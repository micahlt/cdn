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png"/>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3EB91" w14:textId="77777777" w:rsidR="001F2A57" w:rsidRPr="00FE7C78" w:rsidRDefault="001F2A57" w:rsidP="001F2A57">
      <w:pPr>
        <w:jc w:val="center"/>
        <w:rPr>
          <w:rFonts w:ascii="Edwardian Script ITC" w:hAnsi="Edwardian Script ITC"/>
          <w:b/>
          <w:sz w:val="96"/>
          <w:szCs w:val="96"/>
        </w:rPr>
      </w:pPr>
      <w:bookmarkStart w:id="0" w:name="_GoBack"/>
      <w:bookmarkEnd w:id="0"/>
      <w:r w:rsidRPr="00FE7C78">
        <w:rPr>
          <w:rFonts w:ascii="Edwardian Script ITC" w:hAnsi="Edwardian Script ITC"/>
          <w:b/>
          <w:sz w:val="96"/>
          <w:szCs w:val="96"/>
        </w:rPr>
        <w:t xml:space="preserve">A </w:t>
      </w:r>
      <w:r>
        <w:rPr>
          <w:rFonts w:ascii="Edwardian Script ITC" w:hAnsi="Edwardian Script ITC"/>
          <w:b/>
          <w:sz w:val="96"/>
          <w:szCs w:val="96"/>
        </w:rPr>
        <w:t>Profound</w:t>
      </w:r>
      <w:r w:rsidRPr="00FE7C78">
        <w:rPr>
          <w:rFonts w:ascii="Edwardian Script ITC" w:hAnsi="Edwardian Script ITC"/>
          <w:b/>
          <w:sz w:val="96"/>
          <w:szCs w:val="96"/>
        </w:rPr>
        <w:t xml:space="preserve"> Mystery</w:t>
      </w:r>
    </w:p>
    <w:p w14:paraId="1AD0EEA6" w14:textId="77777777" w:rsidR="001F2A57" w:rsidRPr="00FE7C78" w:rsidRDefault="001F2A57" w:rsidP="001F2A57">
      <w:pPr>
        <w:jc w:val="center"/>
        <w:rPr>
          <w:rFonts w:ascii="Edwardian Script ITC" w:hAnsi="Edwardian Script ITC"/>
          <w:b/>
          <w:sz w:val="96"/>
          <w:szCs w:val="96"/>
        </w:rPr>
      </w:pPr>
      <w:r w:rsidRPr="00FE7C78">
        <w:rPr>
          <w:rFonts w:asciiTheme="minorHAnsi" w:hAnsiTheme="minorHAnsi" w:cs="Vijaya"/>
          <w:b/>
          <w:bCs/>
          <w:iCs/>
          <w:noProof/>
          <w:sz w:val="24"/>
          <w:szCs w:val="24"/>
        </w:rPr>
        <w:drawing>
          <wp:inline distT="0" distB="0" distL="0" distR="0" wp14:anchorId="15699A2E" wp14:editId="0F4C944E">
            <wp:extent cx="818161" cy="304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5C600908" w14:textId="77777777" w:rsidR="001F2A57" w:rsidRPr="00FE7C78" w:rsidRDefault="001F2A57" w:rsidP="001F2A57">
      <w:pPr>
        <w:jc w:val="center"/>
        <w:rPr>
          <w:rFonts w:ascii="Vijaya" w:hAnsi="Vijaya" w:cs="Vijaya"/>
          <w:b/>
          <w:bCs/>
          <w:sz w:val="52"/>
          <w:szCs w:val="52"/>
        </w:rPr>
      </w:pPr>
      <w:r w:rsidRPr="00FE7C78">
        <w:rPr>
          <w:rFonts w:ascii="Vijaya" w:hAnsi="Vijaya" w:cs="Vijaya"/>
          <w:b/>
          <w:bCs/>
          <w:sz w:val="52"/>
          <w:szCs w:val="52"/>
        </w:rPr>
        <w:t>An In-depth Study of the Book of Ephesians</w:t>
      </w:r>
    </w:p>
    <w:p w14:paraId="6B47509E" w14:textId="77777777" w:rsidR="001F2A57" w:rsidRDefault="001F2A57" w:rsidP="001F2A57">
      <w:pPr>
        <w:jc w:val="center"/>
        <w:rPr>
          <w:sz w:val="40"/>
          <w:szCs w:val="40"/>
        </w:rPr>
      </w:pPr>
      <w:r>
        <w:rPr>
          <w:noProof/>
        </w:rPr>
        <w:drawing>
          <wp:inline distT="0" distB="0" distL="0" distR="0" wp14:anchorId="07E233A7" wp14:editId="0BE453CE">
            <wp:extent cx="5414519" cy="5199775"/>
            <wp:effectExtent l="0" t="6985"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897.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5467200" cy="5250367"/>
                    </a:xfrm>
                    <a:prstGeom prst="rect">
                      <a:avLst/>
                    </a:prstGeom>
                  </pic:spPr>
                </pic:pic>
              </a:graphicData>
            </a:graphic>
          </wp:inline>
        </w:drawing>
      </w:r>
      <w:r w:rsidRPr="00124852">
        <w:rPr>
          <w:sz w:val="40"/>
          <w:szCs w:val="40"/>
        </w:rPr>
        <w:t xml:space="preserve"> </w:t>
      </w:r>
    </w:p>
    <w:p w14:paraId="29ECC000" w14:textId="77777777" w:rsidR="001F2A57" w:rsidRPr="00A17CEF" w:rsidRDefault="001F2A57" w:rsidP="001F2A57">
      <w:pPr>
        <w:jc w:val="center"/>
        <w:rPr>
          <w:rFonts w:ascii="Edwardian Script ITC" w:hAnsi="Edwardian Script ITC"/>
          <w:b/>
          <w:bCs/>
          <w:sz w:val="96"/>
          <w:szCs w:val="96"/>
        </w:rPr>
      </w:pPr>
      <w:r w:rsidRPr="00A17CEF">
        <w:rPr>
          <w:rFonts w:ascii="Edwardian Script ITC" w:hAnsi="Edwardian Script ITC"/>
          <w:b/>
          <w:bCs/>
          <w:sz w:val="96"/>
          <w:szCs w:val="96"/>
        </w:rPr>
        <w:lastRenderedPageBreak/>
        <w:t>Ginny Porter</w:t>
      </w:r>
    </w:p>
    <w:p w14:paraId="7A8E8A8D" w14:textId="77777777" w:rsidR="001F2A57" w:rsidRPr="00E833CD" w:rsidRDefault="001F2A57" w:rsidP="001F2A57">
      <w:pPr>
        <w:jc w:val="center"/>
        <w:rPr>
          <w:rFonts w:ascii="Edwardian Script ITC" w:hAnsi="Edwardian Script ITC"/>
          <w:b/>
          <w:sz w:val="144"/>
          <w:szCs w:val="144"/>
        </w:rPr>
      </w:pPr>
      <w:r>
        <w:rPr>
          <w:b/>
          <w:bCs/>
          <w:color w:val="403152" w:themeColor="accent4" w:themeShade="80"/>
          <w:sz w:val="36"/>
          <w:szCs w:val="36"/>
        </w:rPr>
        <w:br w:type="page"/>
      </w:r>
      <w:r w:rsidRPr="00E833CD">
        <w:rPr>
          <w:rFonts w:ascii="Edwardian Script ITC" w:hAnsi="Edwardian Script ITC"/>
          <w:b/>
          <w:sz w:val="144"/>
          <w:szCs w:val="144"/>
        </w:rPr>
        <w:t>A Profound Mystery</w:t>
      </w:r>
    </w:p>
    <w:p w14:paraId="49663929" w14:textId="77777777" w:rsidR="001F2A57" w:rsidRDefault="001F2A57" w:rsidP="001F2A57">
      <w:pPr>
        <w:jc w:val="center"/>
        <w:rPr>
          <w:rFonts w:ascii="Edwardian Script ITC" w:hAnsi="Edwardian Script ITC"/>
          <w:b/>
          <w:sz w:val="96"/>
          <w:szCs w:val="96"/>
        </w:rPr>
      </w:pPr>
      <w:r>
        <w:rPr>
          <w:rFonts w:asciiTheme="minorHAnsi" w:hAnsiTheme="minorHAnsi" w:cs="Vijaya"/>
          <w:bCs/>
          <w:iCs/>
          <w:noProof/>
          <w:color w:val="C00000"/>
          <w:sz w:val="24"/>
          <w:szCs w:val="24"/>
        </w:rPr>
        <w:drawing>
          <wp:inline distT="0" distB="0" distL="0" distR="0" wp14:anchorId="516FB9E9" wp14:editId="463C02B3">
            <wp:extent cx="818161" cy="304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1ABB022" w14:textId="77777777" w:rsidR="001F2A57" w:rsidRPr="009B1BDD" w:rsidRDefault="001F2A57" w:rsidP="001F2A57">
      <w:pPr>
        <w:jc w:val="center"/>
        <w:rPr>
          <w:rFonts w:ascii="Vijaya" w:hAnsi="Vijaya" w:cs="Vijaya"/>
          <w:b/>
          <w:bCs/>
          <w:sz w:val="52"/>
          <w:szCs w:val="52"/>
        </w:rPr>
      </w:pPr>
      <w:r w:rsidRPr="009B1BDD">
        <w:rPr>
          <w:rFonts w:ascii="Vijaya" w:hAnsi="Vijaya" w:cs="Vijaya"/>
          <w:b/>
          <w:bCs/>
          <w:sz w:val="52"/>
          <w:szCs w:val="52"/>
        </w:rPr>
        <w:t>An In-depth Study of the Book of Ephesians</w:t>
      </w:r>
    </w:p>
    <w:p w14:paraId="62910B2D" w14:textId="77777777" w:rsidR="001F2A57" w:rsidRPr="00BE03A2" w:rsidRDefault="001F2A57" w:rsidP="001F2A57">
      <w:pPr>
        <w:spacing w:after="160" w:line="259" w:lineRule="auto"/>
        <w:rPr>
          <w:b/>
          <w:bCs/>
          <w:sz w:val="36"/>
          <w:szCs w:val="36"/>
        </w:rPr>
      </w:pPr>
    </w:p>
    <w:p w14:paraId="71669CE1" w14:textId="77777777" w:rsidR="001F2A57" w:rsidRPr="00BE03A2" w:rsidRDefault="001F2A57" w:rsidP="001F2A57">
      <w:pPr>
        <w:spacing w:after="160" w:line="259" w:lineRule="auto"/>
        <w:rPr>
          <w:b/>
          <w:bCs/>
          <w:sz w:val="36"/>
          <w:szCs w:val="36"/>
        </w:rPr>
      </w:pPr>
    </w:p>
    <w:p w14:paraId="089D5449" w14:textId="77777777" w:rsidR="001F2A57" w:rsidRPr="00BE03A2" w:rsidRDefault="001F2A57" w:rsidP="001F2A57">
      <w:pPr>
        <w:spacing w:after="160" w:line="259" w:lineRule="auto"/>
        <w:rPr>
          <w:b/>
          <w:bCs/>
          <w:sz w:val="36"/>
          <w:szCs w:val="36"/>
        </w:rPr>
      </w:pPr>
    </w:p>
    <w:p w14:paraId="16B72168" w14:textId="77777777" w:rsidR="001F2A57" w:rsidRPr="00BE03A2" w:rsidRDefault="001F2A57" w:rsidP="001F2A57">
      <w:pPr>
        <w:spacing w:after="160" w:line="259" w:lineRule="auto"/>
        <w:rPr>
          <w:b/>
          <w:bCs/>
          <w:sz w:val="36"/>
          <w:szCs w:val="36"/>
        </w:rPr>
      </w:pPr>
    </w:p>
    <w:p w14:paraId="0A893EB1" w14:textId="77777777" w:rsidR="001F2A57" w:rsidRPr="00BE03A2" w:rsidRDefault="001F2A57" w:rsidP="001F2A57">
      <w:pPr>
        <w:jc w:val="center"/>
        <w:rPr>
          <w:rFonts w:ascii="Edwardian Script ITC" w:hAnsi="Edwardian Script ITC"/>
          <w:b/>
          <w:bCs/>
          <w:sz w:val="96"/>
          <w:szCs w:val="96"/>
        </w:rPr>
      </w:pPr>
      <w:r w:rsidRPr="00BE03A2">
        <w:rPr>
          <w:rFonts w:ascii="Edwardian Script ITC" w:hAnsi="Edwardian Script ITC"/>
          <w:b/>
          <w:bCs/>
          <w:sz w:val="96"/>
          <w:szCs w:val="96"/>
        </w:rPr>
        <w:t>Ginny Porter</w:t>
      </w:r>
    </w:p>
    <w:p w14:paraId="4E36D0B6" w14:textId="77777777" w:rsidR="001F2A57" w:rsidRDefault="001F2A57" w:rsidP="001F2A57">
      <w:pPr>
        <w:jc w:val="center"/>
        <w:rPr>
          <w:rFonts w:asciiTheme="minorHAnsi" w:hAnsiTheme="minorHAnsi" w:cs="Vijaya"/>
          <w:bCs/>
          <w:sz w:val="32"/>
          <w:szCs w:val="32"/>
        </w:rPr>
      </w:pPr>
    </w:p>
    <w:p w14:paraId="27F1A9BD" w14:textId="77777777" w:rsidR="001F2A57" w:rsidRDefault="001F2A57" w:rsidP="001F2A57">
      <w:pPr>
        <w:jc w:val="center"/>
        <w:rPr>
          <w:rFonts w:asciiTheme="minorHAnsi" w:hAnsiTheme="minorHAnsi" w:cs="Vijaya"/>
          <w:bCs/>
          <w:sz w:val="32"/>
          <w:szCs w:val="32"/>
        </w:rPr>
      </w:pPr>
    </w:p>
    <w:p w14:paraId="7D098668" w14:textId="77777777" w:rsidR="001F2A57" w:rsidRDefault="001F2A57" w:rsidP="001F2A57">
      <w:pPr>
        <w:jc w:val="center"/>
        <w:rPr>
          <w:rFonts w:asciiTheme="minorHAnsi" w:hAnsiTheme="minorHAnsi" w:cs="Vijaya"/>
          <w:bCs/>
          <w:sz w:val="32"/>
          <w:szCs w:val="32"/>
        </w:rPr>
      </w:pPr>
    </w:p>
    <w:p w14:paraId="7176404F" w14:textId="77777777" w:rsidR="001F2A57" w:rsidRDefault="001F2A57" w:rsidP="001F2A57">
      <w:pPr>
        <w:jc w:val="center"/>
        <w:rPr>
          <w:rFonts w:asciiTheme="minorHAnsi" w:hAnsiTheme="minorHAnsi" w:cs="Vijaya"/>
          <w:bCs/>
          <w:sz w:val="32"/>
          <w:szCs w:val="32"/>
        </w:rPr>
      </w:pPr>
    </w:p>
    <w:p w14:paraId="608E12B4" w14:textId="77777777" w:rsidR="001F2A57" w:rsidRDefault="001F2A57" w:rsidP="001F2A57">
      <w:pPr>
        <w:jc w:val="center"/>
        <w:rPr>
          <w:rFonts w:asciiTheme="minorHAnsi" w:hAnsiTheme="minorHAnsi" w:cs="Vijaya"/>
          <w:bCs/>
          <w:sz w:val="32"/>
          <w:szCs w:val="32"/>
        </w:rPr>
      </w:pPr>
    </w:p>
    <w:p w14:paraId="457074E8"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©2016 - Publisher®</w:t>
      </w:r>
    </w:p>
    <w:p w14:paraId="0641C93E"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No part of this book…</w:t>
      </w:r>
    </w:p>
    <w:p w14:paraId="24D204A6" w14:textId="77777777" w:rsidR="001F2A57" w:rsidRPr="0051076D" w:rsidRDefault="001F2A57" w:rsidP="001F2A57">
      <w:pPr>
        <w:jc w:val="center"/>
        <w:rPr>
          <w:rFonts w:asciiTheme="minorHAnsi" w:hAnsiTheme="minorHAnsi" w:cs="Vijaya"/>
          <w:bCs/>
          <w:sz w:val="24"/>
          <w:szCs w:val="24"/>
        </w:rPr>
      </w:pPr>
    </w:p>
    <w:p w14:paraId="280925D4"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ISBN 1154545</w:t>
      </w:r>
    </w:p>
    <w:p w14:paraId="01FD0179"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Item 545487</w:t>
      </w:r>
    </w:p>
    <w:p w14:paraId="622E2F0F" w14:textId="77777777" w:rsidR="001F2A57" w:rsidRPr="0051076D" w:rsidRDefault="001F2A57" w:rsidP="001F2A57">
      <w:pPr>
        <w:jc w:val="center"/>
        <w:rPr>
          <w:rFonts w:asciiTheme="minorHAnsi" w:hAnsiTheme="minorHAnsi" w:cs="Vijaya"/>
          <w:bCs/>
          <w:sz w:val="24"/>
          <w:szCs w:val="24"/>
        </w:rPr>
      </w:pPr>
    </w:p>
    <w:p w14:paraId="20D043D2"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Unless otherwise noted scripture is from the Holy Bible ….</w:t>
      </w:r>
    </w:p>
    <w:p w14:paraId="70C692F2"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To order copies of this resource ….</w:t>
      </w:r>
    </w:p>
    <w:p w14:paraId="0D004EF2"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5FE1454C" w14:textId="77777777" w:rsidR="001F2A57" w:rsidRPr="0051076D" w:rsidRDefault="001F2A57" w:rsidP="001F2A57">
      <w:pPr>
        <w:jc w:val="center"/>
        <w:rPr>
          <w:rFonts w:asciiTheme="minorHAnsi" w:hAnsiTheme="minorHAnsi" w:cs="Vijaya"/>
          <w:bCs/>
          <w:sz w:val="24"/>
          <w:szCs w:val="24"/>
        </w:rPr>
      </w:pPr>
    </w:p>
    <w:p w14:paraId="602C54F7" w14:textId="77777777" w:rsidR="001F2A57" w:rsidRPr="0051076D" w:rsidRDefault="001F2A57" w:rsidP="001F2A57">
      <w:pPr>
        <w:jc w:val="center"/>
        <w:rPr>
          <w:rFonts w:asciiTheme="minorHAnsi" w:hAnsiTheme="minorHAnsi" w:cs="Vijaya"/>
          <w:bCs/>
          <w:sz w:val="24"/>
          <w:szCs w:val="24"/>
        </w:rPr>
      </w:pPr>
    </w:p>
    <w:p w14:paraId="1FC47833" w14:textId="77777777" w:rsidR="001F2A57" w:rsidRPr="0051076D" w:rsidRDefault="001F2A57" w:rsidP="001F2A57">
      <w:pPr>
        <w:jc w:val="center"/>
        <w:rPr>
          <w:rFonts w:asciiTheme="minorHAnsi" w:hAnsiTheme="minorHAnsi" w:cs="Vijaya"/>
          <w:bCs/>
          <w:sz w:val="24"/>
          <w:szCs w:val="24"/>
        </w:rPr>
      </w:pPr>
      <w:r w:rsidRPr="0051076D">
        <w:rPr>
          <w:rFonts w:asciiTheme="minorHAnsi" w:hAnsiTheme="minorHAnsi" w:cs="Vijaya"/>
          <w:bCs/>
          <w:sz w:val="24"/>
          <w:szCs w:val="24"/>
        </w:rPr>
        <w:t>Publishing company</w:t>
      </w:r>
    </w:p>
    <w:p w14:paraId="4F4408A7" w14:textId="77777777" w:rsidR="001F2A57" w:rsidRPr="009B1BDD" w:rsidRDefault="001F2A57" w:rsidP="001F2A57">
      <w:pPr>
        <w:jc w:val="center"/>
        <w:rPr>
          <w:rFonts w:ascii="Vijaya" w:hAnsi="Vijaya" w:cs="Vijaya"/>
          <w:b/>
          <w:bCs/>
          <w:sz w:val="40"/>
          <w:szCs w:val="40"/>
        </w:rPr>
      </w:pPr>
      <w:r w:rsidRPr="009B1BDD">
        <w:rPr>
          <w:rFonts w:ascii="Vijaya" w:hAnsi="Vijaya" w:cs="Vijaya"/>
          <w:b/>
          <w:bCs/>
          <w:sz w:val="40"/>
          <w:szCs w:val="40"/>
        </w:rPr>
        <w:br w:type="page"/>
      </w:r>
    </w:p>
    <w:p w14:paraId="000CDD7E" w14:textId="77777777" w:rsidR="001F2A57" w:rsidRDefault="001F2A57" w:rsidP="001F2A57">
      <w:pPr>
        <w:jc w:val="center"/>
        <w:rPr>
          <w:b/>
          <w:bCs/>
          <w:sz w:val="36"/>
          <w:szCs w:val="36"/>
        </w:rPr>
      </w:pPr>
      <w:r>
        <w:rPr>
          <w:rFonts w:asciiTheme="minorHAnsi" w:hAnsiTheme="minorHAnsi" w:cs="Vijaya"/>
          <w:bCs/>
          <w:iCs/>
          <w:noProof/>
          <w:color w:val="C00000"/>
          <w:sz w:val="24"/>
          <w:szCs w:val="24"/>
        </w:rPr>
        <w:drawing>
          <wp:inline distT="0" distB="0" distL="0" distR="0" wp14:anchorId="07406BD1" wp14:editId="4D74DBC9">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899D0B1" w14:textId="77777777" w:rsidR="001F2A57" w:rsidRDefault="001F2A57" w:rsidP="001F2A57">
      <w:pPr>
        <w:spacing w:after="160" w:line="259" w:lineRule="auto"/>
        <w:jc w:val="center"/>
        <w:rPr>
          <w:rStyle w:val="color11"/>
          <w:rFonts w:asciiTheme="minorHAnsi" w:hAnsiTheme="minorHAnsi" w:cs="Vijaya"/>
          <w:bCs/>
          <w:sz w:val="36"/>
          <w:szCs w:val="36"/>
        </w:rPr>
      </w:pPr>
      <w:r>
        <w:rPr>
          <w:rStyle w:val="color11"/>
          <w:rFonts w:asciiTheme="minorHAnsi" w:hAnsiTheme="minorHAnsi" w:cs="Vijaya"/>
          <w:bCs/>
          <w:sz w:val="24"/>
          <w:szCs w:val="24"/>
        </w:rPr>
        <w:t>To all those who…………</w:t>
      </w:r>
      <w:r w:rsidRPr="0051076D">
        <w:rPr>
          <w:rStyle w:val="color11"/>
          <w:rFonts w:asciiTheme="minorHAnsi" w:hAnsiTheme="minorHAnsi" w:cs="Vijaya"/>
          <w:bCs/>
          <w:sz w:val="36"/>
          <w:szCs w:val="36"/>
        </w:rPr>
        <w:t xml:space="preserve">     </w:t>
      </w:r>
    </w:p>
    <w:p w14:paraId="0FE7C656" w14:textId="77777777" w:rsidR="001F2A57" w:rsidRDefault="001F2A57" w:rsidP="001F2A57">
      <w:pPr>
        <w:spacing w:after="160" w:line="259" w:lineRule="auto"/>
        <w:jc w:val="center"/>
        <w:rPr>
          <w:rStyle w:val="color11"/>
          <w:rFonts w:asciiTheme="minorHAnsi" w:hAnsiTheme="minorHAnsi" w:cs="Vijaya"/>
          <w:bCs/>
          <w:sz w:val="36"/>
          <w:szCs w:val="36"/>
        </w:rPr>
      </w:pPr>
    </w:p>
    <w:p w14:paraId="49B07C92" w14:textId="77777777" w:rsidR="001F2A57" w:rsidRDefault="001F2A57" w:rsidP="001F2A57">
      <w:pPr>
        <w:spacing w:after="160" w:line="259" w:lineRule="auto"/>
        <w:jc w:val="center"/>
        <w:rPr>
          <w:rStyle w:val="color11"/>
          <w:rFonts w:asciiTheme="minorHAnsi" w:hAnsiTheme="minorHAnsi" w:cs="Vijaya"/>
          <w:bCs/>
          <w:sz w:val="36"/>
          <w:szCs w:val="36"/>
        </w:rPr>
      </w:pPr>
    </w:p>
    <w:p w14:paraId="12A7BE95" w14:textId="77777777" w:rsidR="001F2A57" w:rsidRDefault="001F2A57" w:rsidP="001F2A57">
      <w:pPr>
        <w:spacing w:after="160" w:line="259" w:lineRule="auto"/>
        <w:jc w:val="center"/>
        <w:rPr>
          <w:rStyle w:val="color11"/>
          <w:rFonts w:asciiTheme="minorHAnsi" w:hAnsiTheme="minorHAnsi" w:cs="Vijaya"/>
          <w:bCs/>
          <w:sz w:val="36"/>
          <w:szCs w:val="36"/>
        </w:rPr>
      </w:pPr>
    </w:p>
    <w:p w14:paraId="48471DB7" w14:textId="77777777" w:rsidR="001F2A57" w:rsidRDefault="001F2A57" w:rsidP="001F2A57">
      <w:pPr>
        <w:spacing w:after="160" w:line="259" w:lineRule="auto"/>
        <w:jc w:val="center"/>
        <w:rPr>
          <w:rStyle w:val="color11"/>
          <w:rFonts w:asciiTheme="minorHAnsi" w:hAnsiTheme="minorHAnsi" w:cs="Vijaya"/>
          <w:bCs/>
          <w:sz w:val="36"/>
          <w:szCs w:val="36"/>
        </w:rPr>
      </w:pPr>
    </w:p>
    <w:p w14:paraId="6B4BC92C" w14:textId="77777777" w:rsidR="001F2A57" w:rsidRDefault="001F2A57" w:rsidP="001F2A57">
      <w:pPr>
        <w:spacing w:after="160" w:line="259" w:lineRule="auto"/>
        <w:jc w:val="center"/>
        <w:rPr>
          <w:rStyle w:val="color11"/>
          <w:rFonts w:asciiTheme="minorHAnsi" w:hAnsiTheme="minorHAnsi" w:cs="Vijaya"/>
          <w:bCs/>
          <w:sz w:val="36"/>
          <w:szCs w:val="36"/>
        </w:rPr>
      </w:pPr>
    </w:p>
    <w:p w14:paraId="55719911" w14:textId="77777777" w:rsidR="001F2A57" w:rsidRDefault="001F2A57" w:rsidP="001F2A57">
      <w:pPr>
        <w:spacing w:after="160" w:line="259" w:lineRule="auto"/>
        <w:jc w:val="center"/>
        <w:rPr>
          <w:rStyle w:val="color11"/>
          <w:rFonts w:asciiTheme="minorHAnsi" w:hAnsiTheme="minorHAnsi" w:cs="Vijaya"/>
          <w:bCs/>
          <w:sz w:val="36"/>
          <w:szCs w:val="36"/>
        </w:rPr>
      </w:pPr>
    </w:p>
    <w:p w14:paraId="0209F33A" w14:textId="77777777" w:rsidR="001F2A57" w:rsidRDefault="001F2A57" w:rsidP="001F2A57">
      <w:pPr>
        <w:spacing w:after="160" w:line="259" w:lineRule="auto"/>
        <w:jc w:val="center"/>
        <w:rPr>
          <w:rStyle w:val="color11"/>
          <w:rFonts w:asciiTheme="minorHAnsi" w:hAnsiTheme="minorHAnsi" w:cs="Vijaya"/>
          <w:bCs/>
          <w:sz w:val="36"/>
          <w:szCs w:val="36"/>
        </w:rPr>
      </w:pPr>
    </w:p>
    <w:p w14:paraId="52C4A793" w14:textId="77777777" w:rsidR="001F2A57" w:rsidRPr="0051076D" w:rsidRDefault="001F2A57" w:rsidP="001F2A57">
      <w:pPr>
        <w:spacing w:after="160" w:line="259" w:lineRule="auto"/>
        <w:jc w:val="center"/>
        <w:rPr>
          <w:rFonts w:asciiTheme="minorHAnsi" w:hAnsiTheme="minorHAnsi"/>
          <w:bCs/>
          <w:color w:val="403152" w:themeColor="accent4" w:themeShade="80"/>
          <w:sz w:val="36"/>
          <w:szCs w:val="36"/>
        </w:rPr>
      </w:pPr>
    </w:p>
    <w:p w14:paraId="5D5D9263" w14:textId="77777777" w:rsidR="001F2A57" w:rsidRDefault="001F2A57" w:rsidP="001F2A57">
      <w:pPr>
        <w:spacing w:after="160" w:line="259" w:lineRule="auto"/>
        <w:jc w:val="center"/>
        <w:rPr>
          <w:rFonts w:ascii="Edwardian Script ITC" w:hAnsi="Edwardian Script ITC" w:cs="Vijaya"/>
          <w:b/>
          <w:bCs/>
          <w:sz w:val="72"/>
          <w:szCs w:val="72"/>
        </w:rPr>
      </w:pPr>
    </w:p>
    <w:p w14:paraId="69C5C497" w14:textId="77777777" w:rsidR="001F2A57" w:rsidRDefault="001F2A57" w:rsidP="001F2A57">
      <w:pPr>
        <w:spacing w:after="160" w:line="259" w:lineRule="auto"/>
        <w:jc w:val="center"/>
        <w:rPr>
          <w:rFonts w:ascii="Edwardian Script ITC" w:hAnsi="Edwardian Script ITC" w:cs="Vijaya"/>
          <w:b/>
          <w:bCs/>
          <w:sz w:val="72"/>
          <w:szCs w:val="72"/>
        </w:rPr>
      </w:pPr>
    </w:p>
    <w:p w14:paraId="6313D2E2" w14:textId="77777777" w:rsidR="001F2A57" w:rsidRDefault="001F2A57" w:rsidP="001F2A57">
      <w:pPr>
        <w:spacing w:after="160" w:line="259" w:lineRule="auto"/>
        <w:jc w:val="center"/>
        <w:rPr>
          <w:rFonts w:ascii="Edwardian Script ITC" w:hAnsi="Edwardian Script ITC" w:cs="Vijaya"/>
          <w:b/>
          <w:bCs/>
          <w:sz w:val="72"/>
          <w:szCs w:val="72"/>
        </w:rPr>
      </w:pPr>
    </w:p>
    <w:p w14:paraId="0A8E15E0" w14:textId="77777777" w:rsidR="001F2A57" w:rsidRDefault="001F2A57" w:rsidP="001F2A57">
      <w:pPr>
        <w:spacing w:after="160" w:line="259" w:lineRule="auto"/>
        <w:jc w:val="center"/>
        <w:rPr>
          <w:rFonts w:ascii="Edwardian Script ITC" w:hAnsi="Edwardian Script ITC" w:cs="Vijaya"/>
          <w:b/>
          <w:bCs/>
          <w:sz w:val="72"/>
          <w:szCs w:val="72"/>
        </w:rPr>
      </w:pPr>
    </w:p>
    <w:p w14:paraId="07E9E9D3" w14:textId="77777777" w:rsidR="001F2A57" w:rsidRDefault="001F2A57" w:rsidP="001F2A57">
      <w:pPr>
        <w:spacing w:after="160" w:line="259" w:lineRule="auto"/>
        <w:jc w:val="center"/>
        <w:rPr>
          <w:rFonts w:ascii="Edwardian Script ITC" w:hAnsi="Edwardian Script ITC" w:cs="Vijaya"/>
          <w:b/>
          <w:bCs/>
          <w:sz w:val="72"/>
          <w:szCs w:val="72"/>
        </w:rPr>
      </w:pPr>
    </w:p>
    <w:p w14:paraId="33BC0704" w14:textId="77777777" w:rsidR="001F2A57" w:rsidRDefault="001F2A57" w:rsidP="001F2A57">
      <w:pPr>
        <w:spacing w:after="160" w:line="259" w:lineRule="auto"/>
        <w:jc w:val="center"/>
        <w:rPr>
          <w:rFonts w:ascii="Edwardian Script ITC" w:hAnsi="Edwardian Script ITC" w:cs="Vijaya"/>
          <w:b/>
          <w:bCs/>
          <w:sz w:val="72"/>
          <w:szCs w:val="72"/>
        </w:rPr>
      </w:pPr>
    </w:p>
    <w:p w14:paraId="4F65E33E" w14:textId="77777777" w:rsidR="001F2A57" w:rsidRDefault="001F2A57" w:rsidP="001F2A57">
      <w:pPr>
        <w:spacing w:after="160" w:line="259" w:lineRule="auto"/>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60288" behindDoc="0" locked="0" layoutInCell="1" allowOverlap="1" wp14:anchorId="172083F7" wp14:editId="55735B51">
                <wp:simplePos x="0" y="0"/>
                <wp:positionH relativeFrom="margin">
                  <wp:align>right</wp:align>
                </wp:positionH>
                <wp:positionV relativeFrom="paragraph">
                  <wp:posOffset>476250</wp:posOffset>
                </wp:positionV>
                <wp:extent cx="5915025" cy="3810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3AC7E" id="Straight Connector 6"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" strokecolor="black [3040]">
                <w10:wrap anchorx="margin"/>
              </v:line>
            </w:pict>
          </mc:Fallback>
        </mc:AlternateContent>
      </w:r>
      <w:r w:rsidRPr="0051076D">
        <w:rPr>
          <w:rFonts w:ascii="Edwardian Script ITC" w:hAnsi="Edwardian Script ITC" w:cs="Vijaya"/>
          <w:b/>
          <w:bCs/>
          <w:sz w:val="72"/>
          <w:szCs w:val="72"/>
        </w:rPr>
        <w:t>The Author</w:t>
      </w:r>
    </w:p>
    <w:p w14:paraId="12CBA39C" w14:textId="77777777" w:rsidR="001F2A57" w:rsidRPr="0051076D" w:rsidRDefault="001F2A57" w:rsidP="001F2A57">
      <w:pPr>
        <w:spacing w:after="160" w:line="259" w:lineRule="auto"/>
        <w:jc w:val="center"/>
        <w:rPr>
          <w:rFonts w:ascii="Edwardian Script ITC" w:hAnsi="Edwardian Script ITC" w:cs="Vijaya"/>
          <w:b/>
          <w:bCs/>
          <w:sz w:val="72"/>
          <w:szCs w:val="72"/>
        </w:rPr>
      </w:pPr>
      <w:r>
        <w:rPr>
          <w:rFonts w:asciiTheme="minorHAnsi" w:hAnsiTheme="minorHAnsi" w:cs="Vijaya"/>
          <w:bCs/>
          <w:iCs/>
          <w:noProof/>
          <w:color w:val="C00000"/>
          <w:sz w:val="24"/>
          <w:szCs w:val="24"/>
        </w:rPr>
        <w:drawing>
          <wp:inline distT="0" distB="0" distL="0" distR="0" wp14:anchorId="4583224B" wp14:editId="52C7785A">
            <wp:extent cx="818161" cy="304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950423C" w14:textId="77777777" w:rsidR="001F2A57" w:rsidRDefault="001F2A57" w:rsidP="001F2A57">
      <w:pPr>
        <w:spacing w:after="0" w:line="336" w:lineRule="atLeast"/>
        <w:jc w:val="both"/>
        <w:rPr>
          <w:rFonts w:ascii="Vijaya" w:hAnsi="Vijaya" w:cs="Vijaya"/>
          <w:b/>
          <w:bCs/>
          <w:color w:val="403152" w:themeColor="accent4" w:themeShade="80"/>
          <w:sz w:val="36"/>
          <w:szCs w:val="36"/>
        </w:rPr>
        <w:sectPr w:rsidR="001F2A57" w:rsidSect="001F2A57">
          <w:headerReference w:type="default" r:id="rId11"/>
          <w:footerReference w:type="default" r:id="rId12"/>
          <w:type w:val="continuous"/>
          <w:pgSz w:w="12240" w:h="15840"/>
          <w:pgMar w:top="1440" w:right="1440" w:bottom="1440" w:left="1440" w:header="720" w:footer="720" w:gutter="0"/>
          <w:cols w:space="720"/>
          <w:docGrid w:linePitch="360"/>
        </w:sectPr>
      </w:pPr>
    </w:p>
    <w:p w14:paraId="0709B1DF" w14:textId="77777777" w:rsidR="001F2A57" w:rsidRPr="00952C0D" w:rsidRDefault="001F2A57" w:rsidP="001F2A57">
      <w:pPr>
        <w:spacing w:after="0" w:line="336" w:lineRule="atLeast"/>
        <w:jc w:val="both"/>
        <w:rPr>
          <w:rFonts w:asciiTheme="minorHAnsi" w:eastAsia="Times New Roman" w:hAnsiTheme="minorHAnsi" w:cs="Vijaya"/>
          <w:sz w:val="24"/>
          <w:szCs w:val="24"/>
          <w:lang w:val="en"/>
        </w:rPr>
      </w:pPr>
      <w:r w:rsidRPr="006B4F74">
        <w:rPr>
          <w:rFonts w:asciiTheme="minorHAnsi" w:eastAsia="Times New Roman" w:hAnsiTheme="minorHAnsi" w:cs="Vijaya"/>
          <w:noProof/>
          <w:sz w:val="24"/>
          <w:szCs w:val="24"/>
        </w:rPr>
        <w:drawing>
          <wp:anchor distT="0" distB="0" distL="114300" distR="114300" simplePos="0" relativeHeight="251659264" behindDoc="0" locked="0" layoutInCell="1" allowOverlap="1" wp14:anchorId="4960FE1F" wp14:editId="2901B48B">
            <wp:simplePos x="0" y="0"/>
            <wp:positionH relativeFrom="margin">
              <wp:align>center</wp:align>
            </wp:positionH>
            <wp:positionV relativeFrom="paragraph">
              <wp:posOffset>676910</wp:posOffset>
            </wp:positionV>
            <wp:extent cx="2308860" cy="1847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8da4_e38d813bb2584499967f469212f14f02.jpg"/>
                    <pic:cNvPicPr/>
                  </pic:nvPicPr>
                  <pic:blipFill>
                    <a:blip r:embed="rId13">
                      <a:extLst>
                        <a:ext uri="{28A0092B-C50C-407E-A947-70E740481C1C}">
                          <a14:useLocalDpi xmlns:a14="http://schemas.microsoft.com/office/drawing/2010/main" val="0"/>
                        </a:ext>
                      </a:extLst>
                    </a:blip>
                    <a:stretch>
                      <a:fillRect/>
                    </a:stretch>
                  </pic:blipFill>
                  <pic:spPr>
                    <a:xfrm>
                      <a:off x="0" y="0"/>
                      <a:ext cx="2308860" cy="184785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 xml:space="preserve">Mingled among cherished memories, and some I wish to forget, I see the wedding theme woven and spun </w:t>
      </w:r>
      <w:r>
        <w:rPr>
          <w:rFonts w:asciiTheme="minorHAnsi" w:eastAsia="Times New Roman" w:hAnsiTheme="minorHAnsi" w:cs="Vijaya"/>
          <w:sz w:val="24"/>
          <w:szCs w:val="24"/>
          <w:lang w:val="en"/>
        </w:rPr>
        <w:t>t</w:t>
      </w:r>
      <w:r w:rsidRPr="00952C0D">
        <w:rPr>
          <w:rFonts w:asciiTheme="minorHAnsi" w:eastAsia="Times New Roman" w:hAnsiTheme="minorHAnsi" w:cs="Vijaya"/>
          <w:sz w:val="24"/>
          <w:szCs w:val="24"/>
          <w:lang w:val="en"/>
        </w:rPr>
        <w:t>hroughout my life story.  From the time I was newly married, my career and business for seven years was preparing brides for their weddings.</w:t>
      </w:r>
      <w:r>
        <w:rPr>
          <w:rFonts w:asciiTheme="minorHAnsi" w:eastAsia="Times New Roman" w:hAnsiTheme="minorHAnsi" w:cs="Vijaya"/>
          <w:sz w:val="24"/>
          <w:szCs w:val="24"/>
          <w:lang w:val="en"/>
        </w:rPr>
        <w:t xml:space="preserve"> But the here is the thing, my husband and Art and I were completely lost and separated from God, even as we took our vows. And because we were still dead in our sins, inevitably those vows were going to be broken, along with our hearts. But God, who is rich in mercy, had a plan all along. I was a broken woman, from a broken home, in a broken marriage and there I was dressing brides for their most important day. </w:t>
      </w:r>
    </w:p>
    <w:p w14:paraId="19F962B9" w14:textId="77777777" w:rsidR="001F2A57" w:rsidRDefault="001F2A57" w:rsidP="001F2A57">
      <w:pPr>
        <w:spacing w:after="0" w:line="336" w:lineRule="atLeast"/>
        <w:jc w:val="both"/>
        <w:rPr>
          <w:rFonts w:asciiTheme="minorHAnsi" w:eastAsia="Times New Roman" w:hAnsiTheme="minorHAnsi" w:cs="Vijaya"/>
          <w:sz w:val="24"/>
          <w:szCs w:val="24"/>
          <w:lang w:val="en"/>
        </w:rPr>
      </w:pPr>
      <w:r w:rsidRPr="00952C0D">
        <w:rPr>
          <w:rFonts w:asciiTheme="minorHAnsi" w:eastAsia="Times New Roman" w:hAnsiTheme="minorHAnsi" w:cs="Vijaya"/>
          <w:sz w:val="24"/>
          <w:szCs w:val="24"/>
          <w:lang w:val="en"/>
        </w:rPr>
        <w:t xml:space="preserve">     Ironically, something </w:t>
      </w:r>
      <w:r>
        <w:rPr>
          <w:rFonts w:asciiTheme="minorHAnsi" w:eastAsia="Times New Roman" w:hAnsiTheme="minorHAnsi" w:cs="Vijaya"/>
          <w:sz w:val="24"/>
          <w:szCs w:val="24"/>
          <w:lang w:val="en"/>
        </w:rPr>
        <w:t>very important had been</w:t>
      </w:r>
      <w:r w:rsidRPr="00952C0D">
        <w:rPr>
          <w:rFonts w:asciiTheme="minorHAnsi" w:eastAsia="Times New Roman" w:hAnsiTheme="minorHAnsi" w:cs="Vijaya"/>
          <w:sz w:val="24"/>
          <w:szCs w:val="24"/>
          <w:lang w:val="en"/>
        </w:rPr>
        <w:t xml:space="preserve"> missing from my own wedding</w:t>
      </w:r>
      <w:r>
        <w:rPr>
          <w:rFonts w:asciiTheme="minorHAnsi" w:eastAsia="Times New Roman" w:hAnsiTheme="minorHAnsi" w:cs="Vijaya"/>
          <w:sz w:val="24"/>
          <w:szCs w:val="24"/>
          <w:lang w:val="en"/>
        </w:rPr>
        <w:t>. It was the One who created marriage in the first place – God the heavenly Father.</w:t>
      </w:r>
    </w:p>
    <w:p w14:paraId="0F4D1B37" w14:textId="77777777" w:rsidR="001F2A57" w:rsidRDefault="001F2A57" w:rsidP="001F2A57">
      <w:pPr>
        <w:spacing w:after="0" w:line="336" w:lineRule="atLeast"/>
        <w:jc w:val="both"/>
        <w:rPr>
          <w:rFonts w:asciiTheme="minorHAnsi" w:eastAsia="Times New Roman" w:hAnsiTheme="minorHAnsi" w:cs="Vijaya"/>
          <w:sz w:val="24"/>
          <w:szCs w:val="24"/>
          <w:lang w:val="en"/>
        </w:rPr>
      </w:pPr>
      <w:r w:rsidRPr="001511E6">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When I was twenty-seven years old, I met the love of my life, the Lord Jesus Christ, and I became His bride. The next thirteen years were spent growing in intimacy with my Savior and persistently praying for my husband Art. Then finally, after many painful trials, Art also met the Lord Jesus. The two of us became one. (Ephesians 2:13-22) By God’s grace, and His grace alone, Art and I have now been married for 30 years. The Lord has blessed us with three beautiful children, a son-in-law and a daughter-in-law that God handpicked for our children. But that’s not all, He has given us two of the sweetest granddaughters in the world.  I can testify that God is the healer of broken lives. </w:t>
      </w:r>
    </w:p>
    <w:p w14:paraId="1C19D5D0" w14:textId="77777777" w:rsidR="001F2A57" w:rsidRDefault="001F2A57" w:rsidP="001F2A57">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sz w:val="24"/>
          <w:szCs w:val="24"/>
          <w:lang w:val="en"/>
        </w:rPr>
        <w:t>Today my life is all about dressing the bride of Christ by making disciples from my home to the nations. (Matthew 28:18-20) It’s all about spiritual relationships, so please, by all means, invite a friend or two to join you as together we discover the riches of God’s love through the study of the book of Ephesians.</w:t>
      </w:r>
    </w:p>
    <w:p w14:paraId="262C5552" w14:textId="77777777" w:rsidR="001F2A57" w:rsidRPr="007A6016" w:rsidRDefault="001F2A57" w:rsidP="001F2A57">
      <w:pPr>
        <w:spacing w:after="0" w:line="336" w:lineRule="atLeast"/>
        <w:jc w:val="both"/>
        <w:rPr>
          <w:rFonts w:ascii="Vijaya" w:eastAsia="Times New Roman" w:hAnsi="Vijaya" w:cs="Vijaya"/>
          <w:b/>
          <w:color w:val="4F3D5C"/>
          <w:sz w:val="36"/>
          <w:szCs w:val="36"/>
          <w:lang w:val="en"/>
        </w:rPr>
        <w:sectPr w:rsidR="001F2A57" w:rsidRPr="007A6016" w:rsidSect="001F2A57">
          <w:type w:val="continuous"/>
          <w:pgSz w:w="12240" w:h="15840"/>
          <w:pgMar w:top="1440" w:right="1440" w:bottom="1440" w:left="1440" w:header="720" w:footer="720" w:gutter="0"/>
          <w:cols w:num="2" w:space="720"/>
          <w:docGrid w:linePitch="360"/>
        </w:sectPr>
      </w:pP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I am humbled and honored to have the joy of sharing with you, not only the good news of the Lord Jesus Christ, but also bits and pieces of my life story as well.  So thank you!</w:t>
      </w:r>
    </w:p>
    <w:p w14:paraId="0DD1EC94" w14:textId="6AD65F12" w:rsidR="001F2A57" w:rsidRDefault="001F2A57" w:rsidP="001F2A57">
      <w:pPr>
        <w:jc w:val="center"/>
        <w:rPr>
          <w:rFonts w:ascii="Vijaya" w:hAnsi="Vijaya" w:cs="Vijaya"/>
          <w:b/>
          <w:bCs/>
          <w:color w:val="403152" w:themeColor="accent4" w:themeShade="80"/>
          <w:sz w:val="36"/>
          <w:szCs w:val="36"/>
        </w:rPr>
      </w:pPr>
    </w:p>
    <w:p w14:paraId="3D0A1765" w14:textId="6715C3D2" w:rsidR="0074570C" w:rsidRDefault="0074570C" w:rsidP="001F2A57">
      <w:pPr>
        <w:jc w:val="center"/>
        <w:rPr>
          <w:rFonts w:ascii="Vijaya" w:hAnsi="Vijaya" w:cs="Vijaya"/>
          <w:b/>
          <w:bCs/>
          <w:color w:val="403152" w:themeColor="accent4" w:themeShade="80"/>
          <w:sz w:val="36"/>
          <w:szCs w:val="36"/>
        </w:rPr>
      </w:pPr>
    </w:p>
    <w:p w14:paraId="49062AB4" w14:textId="77777777" w:rsidR="0074570C" w:rsidRPr="006378AD" w:rsidRDefault="0074570C" w:rsidP="001F2A57">
      <w:pPr>
        <w:jc w:val="center"/>
        <w:rPr>
          <w:rFonts w:ascii="Vijaya" w:hAnsi="Vijaya" w:cs="Vijaya"/>
          <w:b/>
          <w:bCs/>
          <w:color w:val="403152" w:themeColor="accent4" w:themeShade="80"/>
          <w:sz w:val="36"/>
          <w:szCs w:val="36"/>
        </w:rPr>
      </w:pPr>
    </w:p>
    <w:p w14:paraId="496DAFAC" w14:textId="77777777" w:rsidR="001F2A57" w:rsidRDefault="001F2A57" w:rsidP="001F2A57">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61312" behindDoc="0" locked="0" layoutInCell="1" allowOverlap="1" wp14:anchorId="417804B3" wp14:editId="34591674">
                <wp:simplePos x="0" y="0"/>
                <wp:positionH relativeFrom="margin">
                  <wp:align>right</wp:align>
                </wp:positionH>
                <wp:positionV relativeFrom="paragraph">
                  <wp:posOffset>523875</wp:posOffset>
                </wp:positionV>
                <wp:extent cx="5915025" cy="476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6FC7" id="Straight Connector 8"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" strokecolor="black [3040]">
                <w10:wrap anchorx="margin"/>
              </v:line>
            </w:pict>
          </mc:Fallback>
        </mc:AlternateContent>
      </w:r>
      <w:r w:rsidRPr="0051076D">
        <w:rPr>
          <w:rFonts w:ascii="Edwardian Script ITC" w:hAnsi="Edwardian Script ITC" w:cs="Vijaya"/>
          <w:b/>
          <w:bCs/>
          <w:sz w:val="72"/>
          <w:szCs w:val="72"/>
        </w:rPr>
        <w:t>Forward</w:t>
      </w:r>
    </w:p>
    <w:p w14:paraId="0FF94562" w14:textId="77777777" w:rsidR="001F2A57" w:rsidRPr="0051076D" w:rsidRDefault="001F2A57" w:rsidP="001F2A57">
      <w:pPr>
        <w:jc w:val="center"/>
        <w:rPr>
          <w:rFonts w:ascii="Edwardian Script ITC" w:hAnsi="Edwardian Script ITC" w:cs="Vijaya"/>
          <w:b/>
          <w:bCs/>
          <w:sz w:val="72"/>
          <w:szCs w:val="72"/>
        </w:rPr>
      </w:pPr>
      <w:r>
        <w:rPr>
          <w:rFonts w:asciiTheme="minorHAnsi" w:hAnsiTheme="minorHAnsi" w:cs="Vijaya"/>
          <w:bCs/>
          <w:iCs/>
          <w:noProof/>
          <w:color w:val="C00000"/>
          <w:sz w:val="24"/>
          <w:szCs w:val="24"/>
        </w:rPr>
        <w:drawing>
          <wp:inline distT="0" distB="0" distL="0" distR="0" wp14:anchorId="58BF284C" wp14:editId="3879C261">
            <wp:extent cx="818161" cy="304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8E789A8" w14:textId="77777777" w:rsidR="001F2A57" w:rsidRDefault="001F2A57" w:rsidP="001F2A57">
      <w:pPr>
        <w:jc w:val="center"/>
        <w:rPr>
          <w:rFonts w:ascii="Vijaya" w:hAnsi="Vijaya" w:cs="Vijaya"/>
          <w:b/>
          <w:bCs/>
          <w:sz w:val="36"/>
          <w:szCs w:val="36"/>
        </w:rPr>
      </w:pPr>
    </w:p>
    <w:sdt>
      <w:sdtPr>
        <w:rPr>
          <w:rFonts w:ascii="Calibri" w:eastAsia="Calibri" w:hAnsi="Calibri" w:cs="Times New Roman"/>
          <w:sz w:val="22"/>
          <w:szCs w:val="22"/>
        </w:rPr>
        <w:id w:val="1359628955"/>
        <w:docPartObj>
          <w:docPartGallery w:val="Table of Contents"/>
          <w:docPartUnique/>
        </w:docPartObj>
      </w:sdtPr>
      <w:sdtEndPr>
        <w:rPr>
          <w:b/>
          <w:bCs/>
          <w:noProof/>
        </w:rPr>
      </w:sdtEndPr>
      <w:sdtContent>
        <w:p w14:paraId="1598CFB2" w14:textId="77777777" w:rsidR="001F2A57" w:rsidRPr="00720693" w:rsidRDefault="001F2A57" w:rsidP="001F2A57">
          <w:pPr>
            <w:pStyle w:val="TOCHeading"/>
            <w:rPr>
              <w:rFonts w:ascii="Vijaya" w:hAnsi="Vijaya" w:cs="Vijaya"/>
              <w:b/>
              <w:bCs/>
              <w:sz w:val="36"/>
              <w:szCs w:val="36"/>
            </w:rPr>
          </w:pPr>
          <w:r w:rsidRPr="00B71506">
            <w:rPr>
              <w:b/>
              <w:sz w:val="72"/>
              <w:szCs w:val="72"/>
            </w:rPr>
            <w:t>Contents</w:t>
          </w:r>
        </w:p>
        <w:p w14:paraId="22649517" w14:textId="77777777" w:rsidR="001F2A57" w:rsidRPr="00FE7C78" w:rsidRDefault="001F2A57" w:rsidP="001F2A57">
          <w:pPr>
            <w:jc w:val="center"/>
          </w:pPr>
          <w:r>
            <w:rPr>
              <w:rFonts w:asciiTheme="minorHAnsi" w:hAnsiTheme="minorHAnsi" w:cs="Vijaya"/>
              <w:bCs/>
              <w:iCs/>
              <w:noProof/>
              <w:color w:val="C00000"/>
              <w:sz w:val="24"/>
              <w:szCs w:val="24"/>
            </w:rPr>
            <w:drawing>
              <wp:inline distT="0" distB="0" distL="0" distR="0" wp14:anchorId="3222C3C1" wp14:editId="7ABC85A5">
                <wp:extent cx="561975" cy="2093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2094" cy="250384"/>
                        </a:xfrm>
                        <a:prstGeom prst="rect">
                          <a:avLst/>
                        </a:prstGeom>
                      </pic:spPr>
                    </pic:pic>
                  </a:graphicData>
                </a:graphic>
              </wp:inline>
            </w:drawing>
          </w:r>
        </w:p>
        <w:p w14:paraId="07B85A64" w14:textId="238A0B84" w:rsidR="001F2A57" w:rsidRDefault="001F2A57" w:rsidP="001F2A57">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43817390" w:history="1">
            <w:r w:rsidRPr="00641458">
              <w:rPr>
                <w:rStyle w:val="Hyperlink"/>
                <w:noProof/>
              </w:rPr>
              <w:t>Introduction</w:t>
            </w:r>
            <w:r>
              <w:rPr>
                <w:noProof/>
                <w:webHidden/>
              </w:rPr>
              <w:tab/>
            </w:r>
            <w:r>
              <w:rPr>
                <w:noProof/>
                <w:webHidden/>
              </w:rPr>
              <w:fldChar w:fldCharType="begin"/>
            </w:r>
            <w:r>
              <w:rPr>
                <w:noProof/>
                <w:webHidden/>
              </w:rPr>
              <w:instrText xml:space="preserve"> PAGEREF _Toc443817390 \h </w:instrText>
            </w:r>
            <w:r>
              <w:rPr>
                <w:noProof/>
                <w:webHidden/>
              </w:rPr>
            </w:r>
            <w:r>
              <w:rPr>
                <w:noProof/>
                <w:webHidden/>
              </w:rPr>
              <w:fldChar w:fldCharType="separate"/>
            </w:r>
            <w:r w:rsidR="00FA350D">
              <w:rPr>
                <w:noProof/>
                <w:webHidden/>
              </w:rPr>
              <w:t>8</w:t>
            </w:r>
            <w:r>
              <w:rPr>
                <w:noProof/>
                <w:webHidden/>
              </w:rPr>
              <w:fldChar w:fldCharType="end"/>
            </w:r>
          </w:hyperlink>
        </w:p>
        <w:p w14:paraId="4670694C" w14:textId="43731CAB" w:rsidR="001F2A57" w:rsidRDefault="00CD64AB" w:rsidP="001F2A57">
          <w:pPr>
            <w:pStyle w:val="TOC1"/>
            <w:tabs>
              <w:tab w:val="right" w:leader="dot" w:pos="9350"/>
            </w:tabs>
            <w:rPr>
              <w:rFonts w:asciiTheme="minorHAnsi" w:eastAsiaTheme="minorEastAsia" w:hAnsiTheme="minorHAnsi" w:cstheme="minorBidi"/>
              <w:noProof/>
            </w:rPr>
          </w:pPr>
          <w:hyperlink w:anchor="_Toc443817391" w:history="1">
            <w:r w:rsidR="001F2A57" w:rsidRPr="00641458">
              <w:rPr>
                <w:rStyle w:val="Hyperlink"/>
                <w:noProof/>
              </w:rPr>
              <w:t>History of the Church at Ephesus</w:t>
            </w:r>
            <w:r w:rsidR="001F2A57">
              <w:rPr>
                <w:noProof/>
                <w:webHidden/>
              </w:rPr>
              <w:tab/>
            </w:r>
            <w:r w:rsidR="001F2A57">
              <w:rPr>
                <w:noProof/>
                <w:webHidden/>
              </w:rPr>
              <w:fldChar w:fldCharType="begin"/>
            </w:r>
            <w:r w:rsidR="001F2A57">
              <w:rPr>
                <w:noProof/>
                <w:webHidden/>
              </w:rPr>
              <w:instrText xml:space="preserve"> PAGEREF _Toc443817391 \h </w:instrText>
            </w:r>
            <w:r w:rsidR="001F2A57">
              <w:rPr>
                <w:noProof/>
                <w:webHidden/>
              </w:rPr>
            </w:r>
            <w:r w:rsidR="001F2A57">
              <w:rPr>
                <w:noProof/>
                <w:webHidden/>
              </w:rPr>
              <w:fldChar w:fldCharType="separate"/>
            </w:r>
            <w:r w:rsidR="00FA350D">
              <w:rPr>
                <w:noProof/>
                <w:webHidden/>
              </w:rPr>
              <w:t>9</w:t>
            </w:r>
            <w:r w:rsidR="001F2A57">
              <w:rPr>
                <w:noProof/>
                <w:webHidden/>
              </w:rPr>
              <w:fldChar w:fldCharType="end"/>
            </w:r>
          </w:hyperlink>
        </w:p>
        <w:p w14:paraId="61846093" w14:textId="01517583" w:rsidR="001F2A57" w:rsidRDefault="00CD64AB" w:rsidP="001F2A57">
          <w:pPr>
            <w:pStyle w:val="TOC2"/>
            <w:rPr>
              <w:rFonts w:asciiTheme="minorHAnsi" w:eastAsiaTheme="minorEastAsia" w:hAnsiTheme="minorHAnsi" w:cstheme="minorBidi"/>
              <w:b w:val="0"/>
            </w:rPr>
          </w:pPr>
          <w:hyperlink w:anchor="_Toc443817392"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_Toc443817392 \h </w:instrText>
            </w:r>
            <w:r w:rsidR="001F2A57">
              <w:rPr>
                <w:webHidden/>
              </w:rPr>
            </w:r>
            <w:r w:rsidR="001F2A57">
              <w:rPr>
                <w:webHidden/>
              </w:rPr>
              <w:fldChar w:fldCharType="separate"/>
            </w:r>
            <w:r w:rsidR="00FA350D">
              <w:rPr>
                <w:webHidden/>
              </w:rPr>
              <w:t>14</w:t>
            </w:r>
            <w:r w:rsidR="001F2A57">
              <w:rPr>
                <w:webHidden/>
              </w:rPr>
              <w:fldChar w:fldCharType="end"/>
            </w:r>
          </w:hyperlink>
        </w:p>
        <w:p w14:paraId="2E79CAAF" w14:textId="38B9A7BF" w:rsidR="001F2A57" w:rsidRDefault="00CD64AB" w:rsidP="001F2A57">
          <w:pPr>
            <w:pStyle w:val="TOC2"/>
            <w:rPr>
              <w:rFonts w:asciiTheme="minorHAnsi" w:eastAsiaTheme="minorEastAsia" w:hAnsiTheme="minorHAnsi" w:cstheme="minorBidi"/>
              <w:b w:val="0"/>
            </w:rPr>
          </w:pPr>
          <w:hyperlink w:anchor="_Toc443817393" w:history="1">
            <w:r w:rsidR="001F2A57" w:rsidRPr="00641458">
              <w:rPr>
                <w:rStyle w:val="Hyperlink"/>
              </w:rPr>
              <w:t>Think On These Things</w:t>
            </w:r>
            <w:r w:rsidR="001F2A57">
              <w:rPr>
                <w:webHidden/>
              </w:rPr>
              <w:tab/>
            </w:r>
            <w:r w:rsidR="001F2A57">
              <w:rPr>
                <w:webHidden/>
              </w:rPr>
              <w:fldChar w:fldCharType="begin"/>
            </w:r>
            <w:r w:rsidR="001F2A57">
              <w:rPr>
                <w:webHidden/>
              </w:rPr>
              <w:instrText xml:space="preserve"> PAGEREF _Toc443817393 \h </w:instrText>
            </w:r>
            <w:r w:rsidR="001F2A57">
              <w:rPr>
                <w:webHidden/>
              </w:rPr>
            </w:r>
            <w:r w:rsidR="001F2A57">
              <w:rPr>
                <w:webHidden/>
              </w:rPr>
              <w:fldChar w:fldCharType="separate"/>
            </w:r>
            <w:r w:rsidR="00FA350D">
              <w:rPr>
                <w:webHidden/>
              </w:rPr>
              <w:t>15</w:t>
            </w:r>
            <w:r w:rsidR="001F2A57">
              <w:rPr>
                <w:webHidden/>
              </w:rPr>
              <w:fldChar w:fldCharType="end"/>
            </w:r>
          </w:hyperlink>
        </w:p>
        <w:p w14:paraId="116168E7" w14:textId="55271B76" w:rsidR="001F2A57" w:rsidRDefault="00CD64AB" w:rsidP="001F2A57">
          <w:pPr>
            <w:pStyle w:val="TOC2"/>
            <w:rPr>
              <w:rFonts w:asciiTheme="minorHAnsi" w:eastAsiaTheme="minorEastAsia" w:hAnsiTheme="minorHAnsi" w:cstheme="minorBidi"/>
              <w:b w:val="0"/>
            </w:rPr>
          </w:pPr>
          <w:hyperlink w:anchor="_Toc443817394"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_Toc443817394 \h </w:instrText>
            </w:r>
            <w:r w:rsidR="001F2A57">
              <w:rPr>
                <w:webHidden/>
              </w:rPr>
            </w:r>
            <w:r w:rsidR="001F2A57">
              <w:rPr>
                <w:webHidden/>
              </w:rPr>
              <w:fldChar w:fldCharType="separate"/>
            </w:r>
            <w:r w:rsidR="00FA350D">
              <w:rPr>
                <w:webHidden/>
              </w:rPr>
              <w:t>15</w:t>
            </w:r>
            <w:r w:rsidR="001F2A57">
              <w:rPr>
                <w:webHidden/>
              </w:rPr>
              <w:fldChar w:fldCharType="end"/>
            </w:r>
          </w:hyperlink>
        </w:p>
        <w:p w14:paraId="61022AC6" w14:textId="60FADF6B" w:rsidR="001F2A57" w:rsidRDefault="00CD64AB" w:rsidP="001F2A57">
          <w:pPr>
            <w:pStyle w:val="TOC2"/>
            <w:rPr>
              <w:rFonts w:asciiTheme="minorHAnsi" w:eastAsiaTheme="minorEastAsia" w:hAnsiTheme="minorHAnsi" w:cstheme="minorBidi"/>
              <w:b w:val="0"/>
            </w:rPr>
          </w:pPr>
          <w:hyperlink w:anchor="_Toc443817395" w:history="1">
            <w:r w:rsidR="001F2A57" w:rsidRPr="00641458">
              <w:rPr>
                <w:rStyle w:val="Hyperlink"/>
              </w:rPr>
              <w:t>Time Line</w:t>
            </w:r>
            <w:r w:rsidR="001F2A57">
              <w:rPr>
                <w:webHidden/>
              </w:rPr>
              <w:tab/>
            </w:r>
            <w:r w:rsidR="001F2A57">
              <w:rPr>
                <w:webHidden/>
              </w:rPr>
              <w:fldChar w:fldCharType="begin"/>
            </w:r>
            <w:r w:rsidR="001F2A57">
              <w:rPr>
                <w:webHidden/>
              </w:rPr>
              <w:instrText xml:space="preserve"> PAGEREF _Toc443817395 \h </w:instrText>
            </w:r>
            <w:r w:rsidR="001F2A57">
              <w:rPr>
                <w:webHidden/>
              </w:rPr>
            </w:r>
            <w:r w:rsidR="001F2A57">
              <w:rPr>
                <w:webHidden/>
              </w:rPr>
              <w:fldChar w:fldCharType="separate"/>
            </w:r>
            <w:r w:rsidR="00FA350D">
              <w:rPr>
                <w:webHidden/>
              </w:rPr>
              <w:t>16</w:t>
            </w:r>
            <w:r w:rsidR="001F2A57">
              <w:rPr>
                <w:webHidden/>
              </w:rPr>
              <w:fldChar w:fldCharType="end"/>
            </w:r>
          </w:hyperlink>
        </w:p>
        <w:p w14:paraId="2B2FEB5C" w14:textId="7E4960B2" w:rsidR="001F2A57" w:rsidRDefault="00CD64AB" w:rsidP="001F2A57">
          <w:pPr>
            <w:pStyle w:val="TOC2"/>
            <w:rPr>
              <w:rFonts w:asciiTheme="minorHAnsi" w:eastAsiaTheme="minorEastAsia" w:hAnsiTheme="minorHAnsi" w:cstheme="minorBidi"/>
              <w:b w:val="0"/>
            </w:rPr>
          </w:pPr>
          <w:hyperlink w:anchor="_Toc443817396" w:history="1">
            <w:r w:rsidR="001F2A57" w:rsidRPr="00641458">
              <w:rPr>
                <w:rStyle w:val="Hyperlink"/>
              </w:rPr>
              <w:t>Map</w:t>
            </w:r>
            <w:r w:rsidR="001F2A57">
              <w:rPr>
                <w:webHidden/>
              </w:rPr>
              <w:tab/>
            </w:r>
            <w:r w:rsidR="001F2A57">
              <w:rPr>
                <w:webHidden/>
              </w:rPr>
              <w:fldChar w:fldCharType="begin"/>
            </w:r>
            <w:r w:rsidR="001F2A57">
              <w:rPr>
                <w:webHidden/>
              </w:rPr>
              <w:instrText xml:space="preserve"> PAGEREF _Toc443817396 \h </w:instrText>
            </w:r>
            <w:r w:rsidR="001F2A57">
              <w:rPr>
                <w:webHidden/>
              </w:rPr>
            </w:r>
            <w:r w:rsidR="001F2A57">
              <w:rPr>
                <w:webHidden/>
              </w:rPr>
              <w:fldChar w:fldCharType="separate"/>
            </w:r>
            <w:r w:rsidR="00FA350D">
              <w:rPr>
                <w:webHidden/>
              </w:rPr>
              <w:t>17</w:t>
            </w:r>
            <w:r w:rsidR="001F2A57">
              <w:rPr>
                <w:webHidden/>
              </w:rPr>
              <w:fldChar w:fldCharType="end"/>
            </w:r>
          </w:hyperlink>
        </w:p>
        <w:p w14:paraId="686504CE" w14:textId="4DD00716" w:rsidR="001F2A57" w:rsidRDefault="00CD64AB" w:rsidP="001F2A57">
          <w:pPr>
            <w:pStyle w:val="TOC1"/>
            <w:tabs>
              <w:tab w:val="right" w:leader="dot" w:pos="9350"/>
            </w:tabs>
            <w:rPr>
              <w:rFonts w:asciiTheme="minorHAnsi" w:eastAsiaTheme="minorEastAsia" w:hAnsiTheme="minorHAnsi" w:cstheme="minorBidi"/>
              <w:noProof/>
            </w:rPr>
          </w:pPr>
          <w:hyperlink w:anchor="_Toc443817397" w:history="1">
            <w:r w:rsidR="001F2A57" w:rsidRPr="00641458">
              <w:rPr>
                <w:rStyle w:val="Hyperlink"/>
                <w:noProof/>
              </w:rPr>
              <w:t>The Address of the Saints</w:t>
            </w:r>
            <w:r w:rsidR="001F2A57">
              <w:rPr>
                <w:noProof/>
                <w:webHidden/>
              </w:rPr>
              <w:tab/>
            </w:r>
            <w:r w:rsidR="001F2A57">
              <w:rPr>
                <w:noProof/>
                <w:webHidden/>
              </w:rPr>
              <w:fldChar w:fldCharType="begin"/>
            </w:r>
            <w:r w:rsidR="001F2A57">
              <w:rPr>
                <w:noProof/>
                <w:webHidden/>
              </w:rPr>
              <w:instrText xml:space="preserve"> PAGEREF _Toc443817397 \h </w:instrText>
            </w:r>
            <w:r w:rsidR="001F2A57">
              <w:rPr>
                <w:noProof/>
                <w:webHidden/>
              </w:rPr>
            </w:r>
            <w:r w:rsidR="001F2A57">
              <w:rPr>
                <w:noProof/>
                <w:webHidden/>
              </w:rPr>
              <w:fldChar w:fldCharType="separate"/>
            </w:r>
            <w:r w:rsidR="00FA350D">
              <w:rPr>
                <w:noProof/>
                <w:webHidden/>
              </w:rPr>
              <w:t>18</w:t>
            </w:r>
            <w:r w:rsidR="001F2A57">
              <w:rPr>
                <w:noProof/>
                <w:webHidden/>
              </w:rPr>
              <w:fldChar w:fldCharType="end"/>
            </w:r>
          </w:hyperlink>
        </w:p>
        <w:p w14:paraId="0676519E" w14:textId="3E16B562" w:rsidR="001F2A57" w:rsidRDefault="00CD64AB" w:rsidP="001F2A57">
          <w:pPr>
            <w:pStyle w:val="TOC2"/>
            <w:rPr>
              <w:rFonts w:asciiTheme="minorHAnsi" w:eastAsiaTheme="minorEastAsia" w:hAnsiTheme="minorHAnsi" w:cstheme="minorBidi"/>
              <w:b w:val="0"/>
            </w:rPr>
          </w:pPr>
          <w:hyperlink w:anchor="_Toc443817398"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_Toc443817398 \h </w:instrText>
            </w:r>
            <w:r w:rsidR="001F2A57">
              <w:rPr>
                <w:webHidden/>
              </w:rPr>
            </w:r>
            <w:r w:rsidR="001F2A57">
              <w:rPr>
                <w:webHidden/>
              </w:rPr>
              <w:fldChar w:fldCharType="separate"/>
            </w:r>
            <w:r w:rsidR="00FA350D">
              <w:rPr>
                <w:webHidden/>
              </w:rPr>
              <w:t>22</w:t>
            </w:r>
            <w:r w:rsidR="001F2A57">
              <w:rPr>
                <w:webHidden/>
              </w:rPr>
              <w:fldChar w:fldCharType="end"/>
            </w:r>
          </w:hyperlink>
        </w:p>
        <w:p w14:paraId="0425DAC4" w14:textId="1ACF6CDF" w:rsidR="001F2A57" w:rsidRDefault="00CD64AB" w:rsidP="001F2A57">
          <w:pPr>
            <w:pStyle w:val="TOC2"/>
            <w:rPr>
              <w:rFonts w:asciiTheme="minorHAnsi" w:eastAsiaTheme="minorEastAsia" w:hAnsiTheme="minorHAnsi" w:cstheme="minorBidi"/>
              <w:b w:val="0"/>
            </w:rPr>
          </w:pPr>
          <w:hyperlink w:anchor="_Toc443817399"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_Toc443817399 \h </w:instrText>
            </w:r>
            <w:r w:rsidR="001F2A57">
              <w:rPr>
                <w:webHidden/>
              </w:rPr>
            </w:r>
            <w:r w:rsidR="001F2A57">
              <w:rPr>
                <w:webHidden/>
              </w:rPr>
              <w:fldChar w:fldCharType="separate"/>
            </w:r>
            <w:r w:rsidR="00FA350D">
              <w:rPr>
                <w:webHidden/>
              </w:rPr>
              <w:t>23</w:t>
            </w:r>
            <w:r w:rsidR="001F2A57">
              <w:rPr>
                <w:webHidden/>
              </w:rPr>
              <w:fldChar w:fldCharType="end"/>
            </w:r>
          </w:hyperlink>
        </w:p>
        <w:p w14:paraId="3B4645CE" w14:textId="15F7EA14" w:rsidR="001F2A57" w:rsidRDefault="00CD64AB" w:rsidP="001F2A57">
          <w:pPr>
            <w:pStyle w:val="TOC2"/>
            <w:rPr>
              <w:rFonts w:asciiTheme="minorHAnsi" w:eastAsiaTheme="minorEastAsia" w:hAnsiTheme="minorHAnsi" w:cstheme="minorBidi"/>
              <w:b w:val="0"/>
            </w:rPr>
          </w:pPr>
          <w:hyperlink w:anchor="_Toc443817400"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_Toc443817400 \h </w:instrText>
            </w:r>
            <w:r w:rsidR="001F2A57">
              <w:rPr>
                <w:webHidden/>
              </w:rPr>
            </w:r>
            <w:r w:rsidR="001F2A57">
              <w:rPr>
                <w:webHidden/>
              </w:rPr>
              <w:fldChar w:fldCharType="separate"/>
            </w:r>
            <w:r w:rsidR="00FA350D">
              <w:rPr>
                <w:webHidden/>
              </w:rPr>
              <w:t>23</w:t>
            </w:r>
            <w:r w:rsidR="001F2A57">
              <w:rPr>
                <w:webHidden/>
              </w:rPr>
              <w:fldChar w:fldCharType="end"/>
            </w:r>
          </w:hyperlink>
        </w:p>
        <w:p w14:paraId="11F0B6F2" w14:textId="226106CF" w:rsidR="001F2A57" w:rsidRDefault="00CD64AB" w:rsidP="001F2A57">
          <w:pPr>
            <w:pStyle w:val="TOC1"/>
            <w:tabs>
              <w:tab w:val="right" w:leader="dot" w:pos="9350"/>
            </w:tabs>
            <w:rPr>
              <w:rFonts w:asciiTheme="minorHAnsi" w:eastAsiaTheme="minorEastAsia" w:hAnsiTheme="minorHAnsi" w:cstheme="minorBidi"/>
              <w:noProof/>
            </w:rPr>
          </w:pPr>
          <w:hyperlink w:anchor="_Toc443817401" w:history="1">
            <w:r w:rsidR="001F2A57" w:rsidRPr="00641458">
              <w:rPr>
                <w:rStyle w:val="Hyperlink"/>
                <w:noProof/>
              </w:rPr>
              <w:t>The Crux of Our Problem</w:t>
            </w:r>
            <w:r w:rsidR="001F2A57">
              <w:rPr>
                <w:noProof/>
                <w:webHidden/>
              </w:rPr>
              <w:tab/>
            </w:r>
            <w:r w:rsidR="001F2A57">
              <w:rPr>
                <w:noProof/>
                <w:webHidden/>
              </w:rPr>
              <w:fldChar w:fldCharType="begin"/>
            </w:r>
            <w:r w:rsidR="001F2A57">
              <w:rPr>
                <w:noProof/>
                <w:webHidden/>
              </w:rPr>
              <w:instrText xml:space="preserve"> PAGEREF _Toc443817401 \h </w:instrText>
            </w:r>
            <w:r w:rsidR="001F2A57">
              <w:rPr>
                <w:noProof/>
                <w:webHidden/>
              </w:rPr>
            </w:r>
            <w:r w:rsidR="001F2A57">
              <w:rPr>
                <w:noProof/>
                <w:webHidden/>
              </w:rPr>
              <w:fldChar w:fldCharType="separate"/>
            </w:r>
            <w:r w:rsidR="00FA350D">
              <w:rPr>
                <w:noProof/>
                <w:webHidden/>
              </w:rPr>
              <w:t>24</w:t>
            </w:r>
            <w:r w:rsidR="001F2A57">
              <w:rPr>
                <w:noProof/>
                <w:webHidden/>
              </w:rPr>
              <w:fldChar w:fldCharType="end"/>
            </w:r>
          </w:hyperlink>
        </w:p>
        <w:p w14:paraId="5AA723DA" w14:textId="13754FAF" w:rsidR="001F2A57" w:rsidRDefault="00CD64AB" w:rsidP="001F2A57">
          <w:pPr>
            <w:pStyle w:val="TOC2"/>
            <w:rPr>
              <w:rFonts w:asciiTheme="minorHAnsi" w:eastAsiaTheme="minorEastAsia" w:hAnsiTheme="minorHAnsi" w:cstheme="minorBidi"/>
              <w:b w:val="0"/>
            </w:rPr>
          </w:pPr>
          <w:hyperlink w:anchor="_Toc443817402"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_Toc443817402 \h </w:instrText>
            </w:r>
            <w:r w:rsidR="001F2A57">
              <w:rPr>
                <w:webHidden/>
              </w:rPr>
            </w:r>
            <w:r w:rsidR="001F2A57">
              <w:rPr>
                <w:webHidden/>
              </w:rPr>
              <w:fldChar w:fldCharType="separate"/>
            </w:r>
            <w:r w:rsidR="00FA350D">
              <w:rPr>
                <w:webHidden/>
              </w:rPr>
              <w:t>27</w:t>
            </w:r>
            <w:r w:rsidR="001F2A57">
              <w:rPr>
                <w:webHidden/>
              </w:rPr>
              <w:fldChar w:fldCharType="end"/>
            </w:r>
          </w:hyperlink>
        </w:p>
        <w:p w14:paraId="5917360A" w14:textId="1302A212" w:rsidR="001F2A57" w:rsidRDefault="00CD64AB" w:rsidP="001F2A57">
          <w:pPr>
            <w:pStyle w:val="TOC2"/>
            <w:rPr>
              <w:rFonts w:asciiTheme="minorHAnsi" w:eastAsiaTheme="minorEastAsia" w:hAnsiTheme="minorHAnsi" w:cstheme="minorBidi"/>
              <w:b w:val="0"/>
            </w:rPr>
          </w:pPr>
          <w:hyperlink w:anchor="_Toc443817403"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_Toc443817403 \h </w:instrText>
            </w:r>
            <w:r w:rsidR="001F2A57">
              <w:rPr>
                <w:webHidden/>
              </w:rPr>
            </w:r>
            <w:r w:rsidR="001F2A57">
              <w:rPr>
                <w:webHidden/>
              </w:rPr>
              <w:fldChar w:fldCharType="separate"/>
            </w:r>
            <w:r w:rsidR="00FA350D">
              <w:rPr>
                <w:webHidden/>
              </w:rPr>
              <w:t>27</w:t>
            </w:r>
            <w:r w:rsidR="001F2A57">
              <w:rPr>
                <w:webHidden/>
              </w:rPr>
              <w:fldChar w:fldCharType="end"/>
            </w:r>
          </w:hyperlink>
        </w:p>
        <w:p w14:paraId="6A810149" w14:textId="75C52780" w:rsidR="001F2A57" w:rsidRDefault="00CD64AB" w:rsidP="001F2A57">
          <w:pPr>
            <w:pStyle w:val="TOC2"/>
            <w:rPr>
              <w:rFonts w:asciiTheme="minorHAnsi" w:eastAsiaTheme="minorEastAsia" w:hAnsiTheme="minorHAnsi" w:cstheme="minorBidi"/>
              <w:b w:val="0"/>
            </w:rPr>
          </w:pPr>
          <w:hyperlink w:anchor="_Toc443817404"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_Toc443817404 \h </w:instrText>
            </w:r>
            <w:r w:rsidR="001F2A57">
              <w:rPr>
                <w:webHidden/>
              </w:rPr>
            </w:r>
            <w:r w:rsidR="001F2A57">
              <w:rPr>
                <w:webHidden/>
              </w:rPr>
              <w:fldChar w:fldCharType="separate"/>
            </w:r>
            <w:r w:rsidR="00FA350D">
              <w:rPr>
                <w:webHidden/>
              </w:rPr>
              <w:t>27</w:t>
            </w:r>
            <w:r w:rsidR="001F2A57">
              <w:rPr>
                <w:webHidden/>
              </w:rPr>
              <w:fldChar w:fldCharType="end"/>
            </w:r>
          </w:hyperlink>
        </w:p>
        <w:p w14:paraId="721B3DAF" w14:textId="5B26616E" w:rsidR="001F2A57" w:rsidRDefault="00CD64AB" w:rsidP="001F2A57">
          <w:pPr>
            <w:pStyle w:val="TOC1"/>
            <w:tabs>
              <w:tab w:val="right" w:leader="dot" w:pos="9350"/>
            </w:tabs>
            <w:rPr>
              <w:rFonts w:asciiTheme="minorHAnsi" w:eastAsiaTheme="minorEastAsia" w:hAnsiTheme="minorHAnsi" w:cstheme="minorBidi"/>
              <w:noProof/>
            </w:rPr>
          </w:pPr>
          <w:hyperlink w:anchor="_Toc443817405" w:history="1">
            <w:r w:rsidR="001F2A57" w:rsidRPr="00641458">
              <w:rPr>
                <w:rStyle w:val="Hyperlink"/>
                <w:noProof/>
              </w:rPr>
              <w:t>The Blood of a Spotless Lamb</w:t>
            </w:r>
            <w:r w:rsidR="001F2A57">
              <w:rPr>
                <w:noProof/>
                <w:webHidden/>
              </w:rPr>
              <w:tab/>
            </w:r>
            <w:r w:rsidR="001F2A57">
              <w:rPr>
                <w:noProof/>
                <w:webHidden/>
              </w:rPr>
              <w:fldChar w:fldCharType="begin"/>
            </w:r>
            <w:r w:rsidR="001F2A57">
              <w:rPr>
                <w:noProof/>
                <w:webHidden/>
              </w:rPr>
              <w:instrText xml:space="preserve"> PAGEREF _Toc443817405 \h </w:instrText>
            </w:r>
            <w:r w:rsidR="001F2A57">
              <w:rPr>
                <w:noProof/>
                <w:webHidden/>
              </w:rPr>
            </w:r>
            <w:r w:rsidR="001F2A57">
              <w:rPr>
                <w:noProof/>
                <w:webHidden/>
              </w:rPr>
              <w:fldChar w:fldCharType="separate"/>
            </w:r>
            <w:r w:rsidR="00FA350D">
              <w:rPr>
                <w:noProof/>
                <w:webHidden/>
              </w:rPr>
              <w:t>29</w:t>
            </w:r>
            <w:r w:rsidR="001F2A57">
              <w:rPr>
                <w:noProof/>
                <w:webHidden/>
              </w:rPr>
              <w:fldChar w:fldCharType="end"/>
            </w:r>
          </w:hyperlink>
        </w:p>
        <w:p w14:paraId="1A1A5F8F" w14:textId="1697E3FB" w:rsidR="001F2A57" w:rsidRDefault="00CD64AB" w:rsidP="001F2A57">
          <w:pPr>
            <w:pStyle w:val="TOC2"/>
            <w:rPr>
              <w:rFonts w:asciiTheme="minorHAnsi" w:eastAsiaTheme="minorEastAsia" w:hAnsiTheme="minorHAnsi" w:cstheme="minorBidi"/>
              <w:b w:val="0"/>
            </w:rPr>
          </w:pPr>
          <w:hyperlink w:anchor="_Toc443817406"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_Toc443817406 \h </w:instrText>
            </w:r>
            <w:r w:rsidR="001F2A57">
              <w:rPr>
                <w:webHidden/>
              </w:rPr>
            </w:r>
            <w:r w:rsidR="001F2A57">
              <w:rPr>
                <w:webHidden/>
              </w:rPr>
              <w:fldChar w:fldCharType="separate"/>
            </w:r>
            <w:r w:rsidR="00FA350D">
              <w:rPr>
                <w:webHidden/>
              </w:rPr>
              <w:t>34</w:t>
            </w:r>
            <w:r w:rsidR="001F2A57">
              <w:rPr>
                <w:webHidden/>
              </w:rPr>
              <w:fldChar w:fldCharType="end"/>
            </w:r>
          </w:hyperlink>
        </w:p>
        <w:p w14:paraId="00D0A388" w14:textId="345E6AF3" w:rsidR="001F2A57" w:rsidRDefault="00CD64AB" w:rsidP="001F2A57">
          <w:pPr>
            <w:pStyle w:val="TOC2"/>
            <w:rPr>
              <w:rFonts w:asciiTheme="minorHAnsi" w:eastAsiaTheme="minorEastAsia" w:hAnsiTheme="minorHAnsi" w:cstheme="minorBidi"/>
              <w:b w:val="0"/>
            </w:rPr>
          </w:pPr>
          <w:hyperlink w:anchor="_Toc443817407"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_Toc443817407 \h </w:instrText>
            </w:r>
            <w:r w:rsidR="001F2A57">
              <w:rPr>
                <w:webHidden/>
              </w:rPr>
            </w:r>
            <w:r w:rsidR="001F2A57">
              <w:rPr>
                <w:webHidden/>
              </w:rPr>
              <w:fldChar w:fldCharType="separate"/>
            </w:r>
            <w:r w:rsidR="00FA350D">
              <w:rPr>
                <w:webHidden/>
              </w:rPr>
              <w:t>34</w:t>
            </w:r>
            <w:r w:rsidR="001F2A57">
              <w:rPr>
                <w:webHidden/>
              </w:rPr>
              <w:fldChar w:fldCharType="end"/>
            </w:r>
          </w:hyperlink>
        </w:p>
        <w:p w14:paraId="5F1E3CD2" w14:textId="355B1419" w:rsidR="001F2A57" w:rsidRDefault="00CD64AB" w:rsidP="001F2A57">
          <w:pPr>
            <w:pStyle w:val="TOC2"/>
            <w:rPr>
              <w:rFonts w:asciiTheme="minorHAnsi" w:eastAsiaTheme="minorEastAsia" w:hAnsiTheme="minorHAnsi" w:cstheme="minorBidi"/>
              <w:b w:val="0"/>
            </w:rPr>
          </w:pPr>
          <w:hyperlink w:anchor="_Toc443817408"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_Toc443817408 \h </w:instrText>
            </w:r>
            <w:r w:rsidR="001F2A57">
              <w:rPr>
                <w:webHidden/>
              </w:rPr>
            </w:r>
            <w:r w:rsidR="001F2A57">
              <w:rPr>
                <w:webHidden/>
              </w:rPr>
              <w:fldChar w:fldCharType="separate"/>
            </w:r>
            <w:r w:rsidR="00FA350D">
              <w:rPr>
                <w:webHidden/>
              </w:rPr>
              <w:t>35</w:t>
            </w:r>
            <w:r w:rsidR="001F2A57">
              <w:rPr>
                <w:webHidden/>
              </w:rPr>
              <w:fldChar w:fldCharType="end"/>
            </w:r>
          </w:hyperlink>
        </w:p>
        <w:p w14:paraId="261028C5" w14:textId="70F4EA9C" w:rsidR="001F2A57" w:rsidRDefault="00CD64AB" w:rsidP="001F2A57">
          <w:pPr>
            <w:pStyle w:val="TOC1"/>
            <w:tabs>
              <w:tab w:val="right" w:leader="dot" w:pos="9350"/>
            </w:tabs>
            <w:rPr>
              <w:rFonts w:asciiTheme="minorHAnsi" w:eastAsiaTheme="minorEastAsia" w:hAnsiTheme="minorHAnsi" w:cstheme="minorBidi"/>
              <w:noProof/>
            </w:rPr>
          </w:pPr>
          <w:hyperlink w:anchor="_Toc443817409" w:history="1">
            <w:r w:rsidR="001F2A57" w:rsidRPr="00641458">
              <w:rPr>
                <w:rStyle w:val="Hyperlink"/>
                <w:noProof/>
              </w:rPr>
              <w:t>Stories of Grace</w:t>
            </w:r>
            <w:r w:rsidR="001F2A57">
              <w:rPr>
                <w:noProof/>
                <w:webHidden/>
              </w:rPr>
              <w:tab/>
            </w:r>
            <w:r w:rsidR="001F2A57">
              <w:rPr>
                <w:noProof/>
                <w:webHidden/>
              </w:rPr>
              <w:fldChar w:fldCharType="begin"/>
            </w:r>
            <w:r w:rsidR="001F2A57">
              <w:rPr>
                <w:noProof/>
                <w:webHidden/>
              </w:rPr>
              <w:instrText xml:space="preserve"> PAGEREF _Toc443817409 \h </w:instrText>
            </w:r>
            <w:r w:rsidR="001F2A57">
              <w:rPr>
                <w:noProof/>
                <w:webHidden/>
              </w:rPr>
            </w:r>
            <w:r w:rsidR="001F2A57">
              <w:rPr>
                <w:noProof/>
                <w:webHidden/>
              </w:rPr>
              <w:fldChar w:fldCharType="separate"/>
            </w:r>
            <w:r w:rsidR="00FA350D">
              <w:rPr>
                <w:noProof/>
                <w:webHidden/>
              </w:rPr>
              <w:t>36</w:t>
            </w:r>
            <w:r w:rsidR="001F2A57">
              <w:rPr>
                <w:noProof/>
                <w:webHidden/>
              </w:rPr>
              <w:fldChar w:fldCharType="end"/>
            </w:r>
          </w:hyperlink>
        </w:p>
        <w:p w14:paraId="54F8E2C2" w14:textId="7015A946" w:rsidR="001F2A57" w:rsidRDefault="00CD64AB" w:rsidP="001F2A57">
          <w:pPr>
            <w:pStyle w:val="TOC2"/>
            <w:rPr>
              <w:rFonts w:asciiTheme="minorHAnsi" w:eastAsiaTheme="minorEastAsia" w:hAnsiTheme="minorHAnsi" w:cstheme="minorBidi"/>
              <w:b w:val="0"/>
            </w:rPr>
          </w:pPr>
          <w:hyperlink w:anchor="_Toc443817410"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_Toc443817410 \h </w:instrText>
            </w:r>
            <w:r w:rsidR="001F2A57">
              <w:rPr>
                <w:webHidden/>
              </w:rPr>
            </w:r>
            <w:r w:rsidR="001F2A57">
              <w:rPr>
                <w:webHidden/>
              </w:rPr>
              <w:fldChar w:fldCharType="separate"/>
            </w:r>
            <w:r w:rsidR="00FA350D">
              <w:rPr>
                <w:webHidden/>
              </w:rPr>
              <w:t>42</w:t>
            </w:r>
            <w:r w:rsidR="001F2A57">
              <w:rPr>
                <w:webHidden/>
              </w:rPr>
              <w:fldChar w:fldCharType="end"/>
            </w:r>
          </w:hyperlink>
        </w:p>
        <w:p w14:paraId="6B201A78" w14:textId="0580ACE9" w:rsidR="001F2A57" w:rsidRDefault="00CD64AB" w:rsidP="001F2A57">
          <w:pPr>
            <w:pStyle w:val="TOC2"/>
            <w:rPr>
              <w:rFonts w:asciiTheme="minorHAnsi" w:eastAsiaTheme="minorEastAsia" w:hAnsiTheme="minorHAnsi" w:cstheme="minorBidi"/>
              <w:b w:val="0"/>
            </w:rPr>
          </w:pPr>
          <w:hyperlink w:anchor="_Toc443817411"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_Toc443817411 \h </w:instrText>
            </w:r>
            <w:r w:rsidR="001F2A57">
              <w:rPr>
                <w:webHidden/>
              </w:rPr>
            </w:r>
            <w:r w:rsidR="001F2A57">
              <w:rPr>
                <w:webHidden/>
              </w:rPr>
              <w:fldChar w:fldCharType="separate"/>
            </w:r>
            <w:r w:rsidR="00FA350D">
              <w:rPr>
                <w:webHidden/>
              </w:rPr>
              <w:t>42</w:t>
            </w:r>
            <w:r w:rsidR="001F2A57">
              <w:rPr>
                <w:webHidden/>
              </w:rPr>
              <w:fldChar w:fldCharType="end"/>
            </w:r>
          </w:hyperlink>
        </w:p>
        <w:p w14:paraId="49A4604F" w14:textId="34616B94" w:rsidR="001F2A57" w:rsidRDefault="00CD64AB" w:rsidP="001F2A57">
          <w:pPr>
            <w:pStyle w:val="TOC2"/>
            <w:rPr>
              <w:rFonts w:asciiTheme="minorHAnsi" w:eastAsiaTheme="minorEastAsia" w:hAnsiTheme="minorHAnsi" w:cstheme="minorBidi"/>
              <w:b w:val="0"/>
            </w:rPr>
          </w:pPr>
          <w:hyperlink w:anchor="_Toc443817412"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_Toc443817412 \h </w:instrText>
            </w:r>
            <w:r w:rsidR="001F2A57">
              <w:rPr>
                <w:webHidden/>
              </w:rPr>
            </w:r>
            <w:r w:rsidR="001F2A57">
              <w:rPr>
                <w:webHidden/>
              </w:rPr>
              <w:fldChar w:fldCharType="separate"/>
            </w:r>
            <w:r w:rsidR="00FA350D">
              <w:rPr>
                <w:webHidden/>
              </w:rPr>
              <w:t>42</w:t>
            </w:r>
            <w:r w:rsidR="001F2A57">
              <w:rPr>
                <w:webHidden/>
              </w:rPr>
              <w:fldChar w:fldCharType="end"/>
            </w:r>
          </w:hyperlink>
        </w:p>
        <w:p w14:paraId="420F9423" w14:textId="091C143D" w:rsidR="001F2A57" w:rsidRDefault="00CD64AB" w:rsidP="001F2A57">
          <w:pPr>
            <w:pStyle w:val="TOC1"/>
            <w:tabs>
              <w:tab w:val="right" w:leader="dot" w:pos="9350"/>
            </w:tabs>
            <w:rPr>
              <w:rFonts w:asciiTheme="minorHAnsi" w:eastAsiaTheme="minorEastAsia" w:hAnsiTheme="minorHAnsi" w:cstheme="minorBidi"/>
              <w:noProof/>
            </w:rPr>
          </w:pPr>
          <w:hyperlink w:anchor="_Toc443817413" w:history="1">
            <w:r w:rsidR="001F2A57" w:rsidRPr="00641458">
              <w:rPr>
                <w:rStyle w:val="Hyperlink"/>
                <w:noProof/>
              </w:rPr>
              <w:t>Heirs of Grace</w:t>
            </w:r>
            <w:r w:rsidR="001F2A57">
              <w:rPr>
                <w:noProof/>
                <w:webHidden/>
              </w:rPr>
              <w:tab/>
            </w:r>
            <w:r w:rsidR="001F2A57">
              <w:rPr>
                <w:noProof/>
                <w:webHidden/>
              </w:rPr>
              <w:fldChar w:fldCharType="begin"/>
            </w:r>
            <w:r w:rsidR="001F2A57">
              <w:rPr>
                <w:noProof/>
                <w:webHidden/>
              </w:rPr>
              <w:instrText xml:space="preserve"> PAGEREF _Toc443817413 \h </w:instrText>
            </w:r>
            <w:r w:rsidR="001F2A57">
              <w:rPr>
                <w:noProof/>
                <w:webHidden/>
              </w:rPr>
            </w:r>
            <w:r w:rsidR="001F2A57">
              <w:rPr>
                <w:noProof/>
                <w:webHidden/>
              </w:rPr>
              <w:fldChar w:fldCharType="separate"/>
            </w:r>
            <w:r w:rsidR="00FA350D">
              <w:rPr>
                <w:noProof/>
                <w:webHidden/>
              </w:rPr>
              <w:t>43</w:t>
            </w:r>
            <w:r w:rsidR="001F2A57">
              <w:rPr>
                <w:noProof/>
                <w:webHidden/>
              </w:rPr>
              <w:fldChar w:fldCharType="end"/>
            </w:r>
          </w:hyperlink>
        </w:p>
        <w:p w14:paraId="6AB2C998" w14:textId="7CA03B76" w:rsidR="001F2A57" w:rsidRDefault="00CD64AB" w:rsidP="001F2A57">
          <w:pPr>
            <w:pStyle w:val="TOC2"/>
            <w:rPr>
              <w:rFonts w:asciiTheme="minorHAnsi" w:eastAsiaTheme="minorEastAsia" w:hAnsiTheme="minorHAnsi" w:cstheme="minorBidi"/>
              <w:b w:val="0"/>
            </w:rPr>
          </w:pPr>
          <w:hyperlink w:anchor="_Toc443817414"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_Toc443817414 \h </w:instrText>
            </w:r>
            <w:r w:rsidR="001F2A57">
              <w:rPr>
                <w:webHidden/>
              </w:rPr>
            </w:r>
            <w:r w:rsidR="001F2A57">
              <w:rPr>
                <w:webHidden/>
              </w:rPr>
              <w:fldChar w:fldCharType="separate"/>
            </w:r>
            <w:r w:rsidR="00FA350D">
              <w:rPr>
                <w:webHidden/>
              </w:rPr>
              <w:t>51</w:t>
            </w:r>
            <w:r w:rsidR="001F2A57">
              <w:rPr>
                <w:webHidden/>
              </w:rPr>
              <w:fldChar w:fldCharType="end"/>
            </w:r>
          </w:hyperlink>
        </w:p>
        <w:p w14:paraId="67ECC5FA" w14:textId="2F16387F" w:rsidR="001F2A57" w:rsidRDefault="00CD64AB" w:rsidP="001F2A57">
          <w:pPr>
            <w:pStyle w:val="TOC2"/>
            <w:rPr>
              <w:rFonts w:asciiTheme="minorHAnsi" w:eastAsiaTheme="minorEastAsia" w:hAnsiTheme="minorHAnsi" w:cstheme="minorBidi"/>
              <w:b w:val="0"/>
            </w:rPr>
          </w:pPr>
          <w:hyperlink w:anchor="_Toc443817415"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_Toc443817415 \h </w:instrText>
            </w:r>
            <w:r w:rsidR="001F2A57">
              <w:rPr>
                <w:webHidden/>
              </w:rPr>
            </w:r>
            <w:r w:rsidR="001F2A57">
              <w:rPr>
                <w:webHidden/>
              </w:rPr>
              <w:fldChar w:fldCharType="separate"/>
            </w:r>
            <w:r w:rsidR="00FA350D">
              <w:rPr>
                <w:webHidden/>
              </w:rPr>
              <w:t>52</w:t>
            </w:r>
            <w:r w:rsidR="001F2A57">
              <w:rPr>
                <w:webHidden/>
              </w:rPr>
              <w:fldChar w:fldCharType="end"/>
            </w:r>
          </w:hyperlink>
        </w:p>
        <w:p w14:paraId="0173E808" w14:textId="54C6CDBB" w:rsidR="001F2A57" w:rsidRDefault="00CD64AB" w:rsidP="001F2A57">
          <w:pPr>
            <w:pStyle w:val="TOC2"/>
            <w:rPr>
              <w:rFonts w:asciiTheme="minorHAnsi" w:eastAsiaTheme="minorEastAsia" w:hAnsiTheme="minorHAnsi" w:cstheme="minorBidi"/>
              <w:b w:val="0"/>
            </w:rPr>
          </w:pPr>
          <w:hyperlink w:anchor="_Toc443817416"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_Toc443817416 \h </w:instrText>
            </w:r>
            <w:r w:rsidR="001F2A57">
              <w:rPr>
                <w:webHidden/>
              </w:rPr>
            </w:r>
            <w:r w:rsidR="001F2A57">
              <w:rPr>
                <w:webHidden/>
              </w:rPr>
              <w:fldChar w:fldCharType="separate"/>
            </w:r>
            <w:r w:rsidR="00FA350D">
              <w:rPr>
                <w:webHidden/>
              </w:rPr>
              <w:t>52</w:t>
            </w:r>
            <w:r w:rsidR="001F2A57">
              <w:rPr>
                <w:webHidden/>
              </w:rPr>
              <w:fldChar w:fldCharType="end"/>
            </w:r>
          </w:hyperlink>
        </w:p>
        <w:p w14:paraId="56993713" w14:textId="52E0E8DA" w:rsidR="001F2A57" w:rsidRDefault="00CD64AB" w:rsidP="001F2A57">
          <w:pPr>
            <w:pStyle w:val="TOC1"/>
            <w:tabs>
              <w:tab w:val="right" w:leader="dot" w:pos="9350"/>
            </w:tabs>
            <w:rPr>
              <w:rFonts w:asciiTheme="minorHAnsi" w:eastAsiaTheme="minorEastAsia" w:hAnsiTheme="minorHAnsi" w:cstheme="minorBidi"/>
              <w:noProof/>
            </w:rPr>
          </w:pPr>
          <w:hyperlink w:anchor="_Toc443817417" w:history="1">
            <w:r w:rsidR="001F2A57" w:rsidRPr="00641458">
              <w:rPr>
                <w:rStyle w:val="Hyperlink"/>
                <w:noProof/>
              </w:rPr>
              <w:t>“What Must I Do to Be Saved?”</w:t>
            </w:r>
            <w:r w:rsidR="001F2A57">
              <w:rPr>
                <w:noProof/>
                <w:webHidden/>
              </w:rPr>
              <w:tab/>
            </w:r>
            <w:r w:rsidR="001F2A57">
              <w:rPr>
                <w:noProof/>
                <w:webHidden/>
              </w:rPr>
              <w:fldChar w:fldCharType="begin"/>
            </w:r>
            <w:r w:rsidR="001F2A57">
              <w:rPr>
                <w:noProof/>
                <w:webHidden/>
              </w:rPr>
              <w:instrText xml:space="preserve"> PAGEREF _Toc443817417 \h </w:instrText>
            </w:r>
            <w:r w:rsidR="001F2A57">
              <w:rPr>
                <w:noProof/>
                <w:webHidden/>
              </w:rPr>
            </w:r>
            <w:r w:rsidR="001F2A57">
              <w:rPr>
                <w:noProof/>
                <w:webHidden/>
              </w:rPr>
              <w:fldChar w:fldCharType="separate"/>
            </w:r>
            <w:r w:rsidR="00FA350D">
              <w:rPr>
                <w:noProof/>
                <w:webHidden/>
              </w:rPr>
              <w:t>53</w:t>
            </w:r>
            <w:r w:rsidR="001F2A57">
              <w:rPr>
                <w:noProof/>
                <w:webHidden/>
              </w:rPr>
              <w:fldChar w:fldCharType="end"/>
            </w:r>
          </w:hyperlink>
        </w:p>
        <w:p w14:paraId="4EE2A846" w14:textId="75DCB9C7" w:rsidR="001F2A57" w:rsidRDefault="00CD64AB" w:rsidP="001F2A57">
          <w:pPr>
            <w:pStyle w:val="TOC2"/>
            <w:rPr>
              <w:rFonts w:asciiTheme="minorHAnsi" w:eastAsiaTheme="minorEastAsia" w:hAnsiTheme="minorHAnsi" w:cstheme="minorBidi"/>
              <w:b w:val="0"/>
            </w:rPr>
          </w:pPr>
          <w:hyperlink w:anchor="_Toc443817418"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_Toc443817418 \h </w:instrText>
            </w:r>
            <w:r w:rsidR="001F2A57">
              <w:rPr>
                <w:webHidden/>
              </w:rPr>
            </w:r>
            <w:r w:rsidR="001F2A57">
              <w:rPr>
                <w:webHidden/>
              </w:rPr>
              <w:fldChar w:fldCharType="separate"/>
            </w:r>
            <w:r w:rsidR="00FA350D">
              <w:rPr>
                <w:webHidden/>
              </w:rPr>
              <w:t>63</w:t>
            </w:r>
            <w:r w:rsidR="001F2A57">
              <w:rPr>
                <w:webHidden/>
              </w:rPr>
              <w:fldChar w:fldCharType="end"/>
            </w:r>
          </w:hyperlink>
        </w:p>
        <w:p w14:paraId="685E5899" w14:textId="5A8E66F4" w:rsidR="001F2A57" w:rsidRDefault="00CD64AB" w:rsidP="001F2A57">
          <w:pPr>
            <w:pStyle w:val="TOC2"/>
            <w:rPr>
              <w:rFonts w:asciiTheme="minorHAnsi" w:eastAsiaTheme="minorEastAsia" w:hAnsiTheme="minorHAnsi" w:cstheme="minorBidi"/>
              <w:b w:val="0"/>
            </w:rPr>
          </w:pPr>
          <w:hyperlink w:anchor="_Toc443817419"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_Toc443817419 \h </w:instrText>
            </w:r>
            <w:r w:rsidR="001F2A57">
              <w:rPr>
                <w:webHidden/>
              </w:rPr>
            </w:r>
            <w:r w:rsidR="001F2A57">
              <w:rPr>
                <w:webHidden/>
              </w:rPr>
              <w:fldChar w:fldCharType="separate"/>
            </w:r>
            <w:r w:rsidR="00FA350D">
              <w:rPr>
                <w:webHidden/>
              </w:rPr>
              <w:t>64</w:t>
            </w:r>
            <w:r w:rsidR="001F2A57">
              <w:rPr>
                <w:webHidden/>
              </w:rPr>
              <w:fldChar w:fldCharType="end"/>
            </w:r>
          </w:hyperlink>
        </w:p>
        <w:p w14:paraId="0679D741" w14:textId="2646FFBB" w:rsidR="001F2A57" w:rsidRDefault="00CD64AB" w:rsidP="001F2A57">
          <w:pPr>
            <w:pStyle w:val="TOC2"/>
            <w:rPr>
              <w:rFonts w:asciiTheme="minorHAnsi" w:eastAsiaTheme="minorEastAsia" w:hAnsiTheme="minorHAnsi" w:cstheme="minorBidi"/>
              <w:b w:val="0"/>
            </w:rPr>
          </w:pPr>
          <w:hyperlink w:anchor="_Toc443817420"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_Toc443817420 \h </w:instrText>
            </w:r>
            <w:r w:rsidR="001F2A57">
              <w:rPr>
                <w:webHidden/>
              </w:rPr>
            </w:r>
            <w:r w:rsidR="001F2A57">
              <w:rPr>
                <w:webHidden/>
              </w:rPr>
              <w:fldChar w:fldCharType="separate"/>
            </w:r>
            <w:r w:rsidR="00FA350D">
              <w:rPr>
                <w:webHidden/>
              </w:rPr>
              <w:t>64</w:t>
            </w:r>
            <w:r w:rsidR="001F2A57">
              <w:rPr>
                <w:webHidden/>
              </w:rPr>
              <w:fldChar w:fldCharType="end"/>
            </w:r>
          </w:hyperlink>
        </w:p>
        <w:p w14:paraId="0B437AC9" w14:textId="3E02D272" w:rsidR="001F2A57" w:rsidRDefault="00CD64AB" w:rsidP="001F2A57">
          <w:pPr>
            <w:pStyle w:val="TOC1"/>
            <w:tabs>
              <w:tab w:val="right" w:leader="dot" w:pos="9350"/>
            </w:tabs>
            <w:rPr>
              <w:rFonts w:asciiTheme="minorHAnsi" w:eastAsiaTheme="minorEastAsia" w:hAnsiTheme="minorHAnsi" w:cstheme="minorBidi"/>
              <w:noProof/>
            </w:rPr>
          </w:pPr>
          <w:hyperlink w:anchor="_Toc443817421" w:history="1">
            <w:r w:rsidR="001F2A57" w:rsidRPr="00641458">
              <w:rPr>
                <w:rStyle w:val="Hyperlink"/>
                <w:noProof/>
              </w:rPr>
              <w:t>Signs of Life</w:t>
            </w:r>
            <w:r w:rsidR="001F2A57">
              <w:rPr>
                <w:noProof/>
                <w:webHidden/>
              </w:rPr>
              <w:tab/>
            </w:r>
            <w:r w:rsidR="001F2A57">
              <w:rPr>
                <w:noProof/>
                <w:webHidden/>
              </w:rPr>
              <w:fldChar w:fldCharType="begin"/>
            </w:r>
            <w:r w:rsidR="001F2A57">
              <w:rPr>
                <w:noProof/>
                <w:webHidden/>
              </w:rPr>
              <w:instrText xml:space="preserve"> PAGEREF _Toc443817421 \h </w:instrText>
            </w:r>
            <w:r w:rsidR="001F2A57">
              <w:rPr>
                <w:noProof/>
                <w:webHidden/>
              </w:rPr>
            </w:r>
            <w:r w:rsidR="001F2A57">
              <w:rPr>
                <w:noProof/>
                <w:webHidden/>
              </w:rPr>
              <w:fldChar w:fldCharType="separate"/>
            </w:r>
            <w:r w:rsidR="00FA350D">
              <w:rPr>
                <w:noProof/>
                <w:webHidden/>
              </w:rPr>
              <w:t>65</w:t>
            </w:r>
            <w:r w:rsidR="001F2A57">
              <w:rPr>
                <w:noProof/>
                <w:webHidden/>
              </w:rPr>
              <w:fldChar w:fldCharType="end"/>
            </w:r>
          </w:hyperlink>
        </w:p>
        <w:p w14:paraId="36CA1DE7" w14:textId="58EAED35" w:rsidR="001F2A57" w:rsidRDefault="00CD64AB" w:rsidP="001F2A57">
          <w:pPr>
            <w:pStyle w:val="TOC2"/>
            <w:rPr>
              <w:rFonts w:asciiTheme="minorHAnsi" w:eastAsiaTheme="minorEastAsia" w:hAnsiTheme="minorHAnsi" w:cstheme="minorBidi"/>
              <w:b w:val="0"/>
            </w:rPr>
          </w:pPr>
          <w:hyperlink w:anchor="_Toc443817422"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_Toc443817422 \h </w:instrText>
            </w:r>
            <w:r w:rsidR="001F2A57">
              <w:rPr>
                <w:webHidden/>
              </w:rPr>
            </w:r>
            <w:r w:rsidR="001F2A57">
              <w:rPr>
                <w:webHidden/>
              </w:rPr>
              <w:fldChar w:fldCharType="separate"/>
            </w:r>
            <w:r w:rsidR="00FA350D">
              <w:rPr>
                <w:webHidden/>
              </w:rPr>
              <w:t>75</w:t>
            </w:r>
            <w:r w:rsidR="001F2A57">
              <w:rPr>
                <w:webHidden/>
              </w:rPr>
              <w:fldChar w:fldCharType="end"/>
            </w:r>
          </w:hyperlink>
        </w:p>
        <w:p w14:paraId="02E9F931" w14:textId="1E7A83E2" w:rsidR="001F2A57" w:rsidRDefault="00CD64AB" w:rsidP="001F2A57">
          <w:pPr>
            <w:pStyle w:val="TOC2"/>
            <w:rPr>
              <w:rFonts w:asciiTheme="minorHAnsi" w:eastAsiaTheme="minorEastAsia" w:hAnsiTheme="minorHAnsi" w:cstheme="minorBidi"/>
              <w:b w:val="0"/>
            </w:rPr>
          </w:pPr>
          <w:hyperlink w:anchor="_Toc443817423"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_Toc443817423 \h </w:instrText>
            </w:r>
            <w:r w:rsidR="001F2A57">
              <w:rPr>
                <w:webHidden/>
              </w:rPr>
            </w:r>
            <w:r w:rsidR="001F2A57">
              <w:rPr>
                <w:webHidden/>
              </w:rPr>
              <w:fldChar w:fldCharType="separate"/>
            </w:r>
            <w:r w:rsidR="00FA350D">
              <w:rPr>
                <w:webHidden/>
              </w:rPr>
              <w:t>75</w:t>
            </w:r>
            <w:r w:rsidR="001F2A57">
              <w:rPr>
                <w:webHidden/>
              </w:rPr>
              <w:fldChar w:fldCharType="end"/>
            </w:r>
          </w:hyperlink>
        </w:p>
        <w:p w14:paraId="65099135" w14:textId="024AA9A4" w:rsidR="001F2A57" w:rsidRDefault="00CD64AB" w:rsidP="001F2A57">
          <w:pPr>
            <w:pStyle w:val="TOC2"/>
            <w:rPr>
              <w:rFonts w:asciiTheme="minorHAnsi" w:eastAsiaTheme="minorEastAsia" w:hAnsiTheme="minorHAnsi" w:cstheme="minorBidi"/>
              <w:b w:val="0"/>
            </w:rPr>
          </w:pPr>
          <w:hyperlink w:anchor="_Toc443817424" w:history="1">
            <w:r w:rsidR="001F2A57" w:rsidRPr="00641458">
              <w:rPr>
                <w:rStyle w:val="Hyperlink"/>
              </w:rPr>
              <w:t>Memory Verse</w:t>
            </w:r>
            <w:r w:rsidR="001F2A57">
              <w:rPr>
                <w:webHidden/>
              </w:rPr>
              <w:tab/>
            </w:r>
            <w:r w:rsidR="001F2A57">
              <w:rPr>
                <w:webHidden/>
              </w:rPr>
              <w:fldChar w:fldCharType="begin"/>
            </w:r>
            <w:r w:rsidR="001F2A57">
              <w:rPr>
                <w:webHidden/>
              </w:rPr>
              <w:instrText xml:space="preserve"> PAGEREF _Toc443817424 \h </w:instrText>
            </w:r>
            <w:r w:rsidR="001F2A57">
              <w:rPr>
                <w:webHidden/>
              </w:rPr>
            </w:r>
            <w:r w:rsidR="001F2A57">
              <w:rPr>
                <w:webHidden/>
              </w:rPr>
              <w:fldChar w:fldCharType="separate"/>
            </w:r>
            <w:r w:rsidR="00FA350D">
              <w:rPr>
                <w:webHidden/>
              </w:rPr>
              <w:t>76</w:t>
            </w:r>
            <w:r w:rsidR="001F2A57">
              <w:rPr>
                <w:webHidden/>
              </w:rPr>
              <w:fldChar w:fldCharType="end"/>
            </w:r>
          </w:hyperlink>
        </w:p>
        <w:p w14:paraId="3B14983D" w14:textId="0176530D" w:rsidR="001F2A57" w:rsidRDefault="00CD64AB" w:rsidP="001F2A57">
          <w:pPr>
            <w:pStyle w:val="TOC1"/>
            <w:tabs>
              <w:tab w:val="right" w:leader="dot" w:pos="9350"/>
            </w:tabs>
            <w:rPr>
              <w:rFonts w:asciiTheme="minorHAnsi" w:eastAsiaTheme="minorEastAsia" w:hAnsiTheme="minorHAnsi" w:cstheme="minorBidi"/>
              <w:noProof/>
            </w:rPr>
          </w:pPr>
          <w:hyperlink w:anchor="_Toc443817425" w:history="1">
            <w:r w:rsidR="001F2A57" w:rsidRPr="00641458">
              <w:rPr>
                <w:rStyle w:val="Hyperlink"/>
                <w:noProof/>
              </w:rPr>
              <w:t>The Good News is for All People</w:t>
            </w:r>
            <w:r w:rsidR="001F2A57">
              <w:rPr>
                <w:noProof/>
                <w:webHidden/>
              </w:rPr>
              <w:tab/>
            </w:r>
            <w:r w:rsidR="001F2A57">
              <w:rPr>
                <w:noProof/>
                <w:webHidden/>
              </w:rPr>
              <w:fldChar w:fldCharType="begin"/>
            </w:r>
            <w:r w:rsidR="001F2A57">
              <w:rPr>
                <w:noProof/>
                <w:webHidden/>
              </w:rPr>
              <w:instrText xml:space="preserve"> PAGEREF _Toc443817425 \h </w:instrText>
            </w:r>
            <w:r w:rsidR="001F2A57">
              <w:rPr>
                <w:noProof/>
                <w:webHidden/>
              </w:rPr>
            </w:r>
            <w:r w:rsidR="001F2A57">
              <w:rPr>
                <w:noProof/>
                <w:webHidden/>
              </w:rPr>
              <w:fldChar w:fldCharType="separate"/>
            </w:r>
            <w:r w:rsidR="00FA350D">
              <w:rPr>
                <w:noProof/>
                <w:webHidden/>
              </w:rPr>
              <w:t>77</w:t>
            </w:r>
            <w:r w:rsidR="001F2A57">
              <w:rPr>
                <w:noProof/>
                <w:webHidden/>
              </w:rPr>
              <w:fldChar w:fldCharType="end"/>
            </w:r>
          </w:hyperlink>
        </w:p>
        <w:p w14:paraId="202141EA" w14:textId="0907E0EE" w:rsidR="001F2A57" w:rsidRDefault="00CD64AB" w:rsidP="001F2A57">
          <w:pPr>
            <w:pStyle w:val="TOC2"/>
            <w:rPr>
              <w:rFonts w:asciiTheme="minorHAnsi" w:eastAsiaTheme="minorEastAsia" w:hAnsiTheme="minorHAnsi" w:cstheme="minorBidi"/>
              <w:b w:val="0"/>
            </w:rPr>
          </w:pPr>
          <w:hyperlink w:anchor="_Toc443817426"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_Toc443817426 \h </w:instrText>
            </w:r>
            <w:r w:rsidR="001F2A57">
              <w:rPr>
                <w:webHidden/>
              </w:rPr>
            </w:r>
            <w:r w:rsidR="001F2A57">
              <w:rPr>
                <w:webHidden/>
              </w:rPr>
              <w:fldChar w:fldCharType="separate"/>
            </w:r>
            <w:r w:rsidR="00FA350D">
              <w:rPr>
                <w:webHidden/>
              </w:rPr>
              <w:t>86</w:t>
            </w:r>
            <w:r w:rsidR="001F2A57">
              <w:rPr>
                <w:webHidden/>
              </w:rPr>
              <w:fldChar w:fldCharType="end"/>
            </w:r>
          </w:hyperlink>
        </w:p>
        <w:p w14:paraId="36EA7B1C" w14:textId="300CEE36" w:rsidR="001F2A57" w:rsidRDefault="00CD64AB" w:rsidP="001F2A57">
          <w:pPr>
            <w:pStyle w:val="TOC2"/>
            <w:rPr>
              <w:rFonts w:asciiTheme="minorHAnsi" w:eastAsiaTheme="minorEastAsia" w:hAnsiTheme="minorHAnsi" w:cstheme="minorBidi"/>
              <w:b w:val="0"/>
            </w:rPr>
          </w:pPr>
          <w:hyperlink w:anchor="_Toc443817427"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_Toc443817427 \h </w:instrText>
            </w:r>
            <w:r w:rsidR="001F2A57">
              <w:rPr>
                <w:webHidden/>
              </w:rPr>
            </w:r>
            <w:r w:rsidR="001F2A57">
              <w:rPr>
                <w:webHidden/>
              </w:rPr>
              <w:fldChar w:fldCharType="separate"/>
            </w:r>
            <w:r w:rsidR="00FA350D">
              <w:rPr>
                <w:webHidden/>
              </w:rPr>
              <w:t>87</w:t>
            </w:r>
            <w:r w:rsidR="001F2A57">
              <w:rPr>
                <w:webHidden/>
              </w:rPr>
              <w:fldChar w:fldCharType="end"/>
            </w:r>
          </w:hyperlink>
        </w:p>
        <w:p w14:paraId="5C81B77D" w14:textId="63E885EC" w:rsidR="001F2A57" w:rsidRDefault="00CD64AB" w:rsidP="001F2A57">
          <w:pPr>
            <w:pStyle w:val="TOC2"/>
            <w:rPr>
              <w:rFonts w:asciiTheme="minorHAnsi" w:eastAsiaTheme="minorEastAsia" w:hAnsiTheme="minorHAnsi" w:cstheme="minorBidi"/>
              <w:b w:val="0"/>
            </w:rPr>
          </w:pPr>
          <w:hyperlink w:anchor="_Toc443817428" w:history="1">
            <w:r w:rsidR="001F2A57" w:rsidRPr="00641458">
              <w:rPr>
                <w:rStyle w:val="Hyperlink"/>
                <w:bCs/>
              </w:rPr>
              <w:t>Memory Verses</w:t>
            </w:r>
            <w:r w:rsidR="001F2A57">
              <w:rPr>
                <w:webHidden/>
              </w:rPr>
              <w:tab/>
            </w:r>
            <w:r w:rsidR="001F2A57">
              <w:rPr>
                <w:webHidden/>
              </w:rPr>
              <w:fldChar w:fldCharType="begin"/>
            </w:r>
            <w:r w:rsidR="001F2A57">
              <w:rPr>
                <w:webHidden/>
              </w:rPr>
              <w:instrText xml:space="preserve"> PAGEREF _Toc443817428 \h </w:instrText>
            </w:r>
            <w:r w:rsidR="001F2A57">
              <w:rPr>
                <w:webHidden/>
              </w:rPr>
            </w:r>
            <w:r w:rsidR="001F2A57">
              <w:rPr>
                <w:webHidden/>
              </w:rPr>
              <w:fldChar w:fldCharType="separate"/>
            </w:r>
            <w:r w:rsidR="00FA350D">
              <w:rPr>
                <w:webHidden/>
              </w:rPr>
              <w:t>87</w:t>
            </w:r>
            <w:r w:rsidR="001F2A57">
              <w:rPr>
                <w:webHidden/>
              </w:rPr>
              <w:fldChar w:fldCharType="end"/>
            </w:r>
          </w:hyperlink>
        </w:p>
        <w:p w14:paraId="776919D6" w14:textId="7CE2666E" w:rsidR="001F2A57" w:rsidRDefault="00CD64AB" w:rsidP="001F2A57">
          <w:pPr>
            <w:pStyle w:val="TOC1"/>
            <w:tabs>
              <w:tab w:val="right" w:leader="dot" w:pos="9350"/>
            </w:tabs>
            <w:rPr>
              <w:rFonts w:asciiTheme="minorHAnsi" w:eastAsiaTheme="minorEastAsia" w:hAnsiTheme="minorHAnsi" w:cstheme="minorBidi"/>
              <w:noProof/>
            </w:rPr>
          </w:pPr>
          <w:hyperlink w:anchor="_Toc443817429" w:history="1">
            <w:r w:rsidR="001F2A57" w:rsidRPr="00641458">
              <w:rPr>
                <w:rStyle w:val="Hyperlink"/>
                <w:noProof/>
              </w:rPr>
              <w:t>New Identity</w:t>
            </w:r>
            <w:r w:rsidR="001F2A57">
              <w:rPr>
                <w:noProof/>
                <w:webHidden/>
              </w:rPr>
              <w:tab/>
            </w:r>
            <w:r w:rsidR="001F2A57">
              <w:rPr>
                <w:noProof/>
                <w:webHidden/>
              </w:rPr>
              <w:fldChar w:fldCharType="begin"/>
            </w:r>
            <w:r w:rsidR="001F2A57">
              <w:rPr>
                <w:noProof/>
                <w:webHidden/>
              </w:rPr>
              <w:instrText xml:space="preserve"> PAGEREF _Toc443817429 \h </w:instrText>
            </w:r>
            <w:r w:rsidR="001F2A57">
              <w:rPr>
                <w:noProof/>
                <w:webHidden/>
              </w:rPr>
            </w:r>
            <w:r w:rsidR="001F2A57">
              <w:rPr>
                <w:noProof/>
                <w:webHidden/>
              </w:rPr>
              <w:fldChar w:fldCharType="separate"/>
            </w:r>
            <w:r w:rsidR="00FA350D">
              <w:rPr>
                <w:noProof/>
                <w:webHidden/>
              </w:rPr>
              <w:t>88</w:t>
            </w:r>
            <w:r w:rsidR="001F2A57">
              <w:rPr>
                <w:noProof/>
                <w:webHidden/>
              </w:rPr>
              <w:fldChar w:fldCharType="end"/>
            </w:r>
          </w:hyperlink>
        </w:p>
        <w:p w14:paraId="1611285F" w14:textId="21724851" w:rsidR="001F2A57" w:rsidRDefault="00CD64AB" w:rsidP="001F2A57">
          <w:pPr>
            <w:pStyle w:val="TOC2"/>
            <w:rPr>
              <w:rFonts w:asciiTheme="minorHAnsi" w:eastAsiaTheme="minorEastAsia" w:hAnsiTheme="minorHAnsi" w:cstheme="minorBidi"/>
              <w:b w:val="0"/>
            </w:rPr>
          </w:pPr>
          <w:hyperlink w:anchor="_Toc443817430" w:history="1">
            <w:r w:rsidR="001F2A57" w:rsidRPr="00641458">
              <w:rPr>
                <w:rStyle w:val="Hyperlink"/>
                <w:bCs/>
              </w:rPr>
              <w:t>DISCUSSION QUESTIONS: LET’S TALK ABOUT IT.</w:t>
            </w:r>
            <w:r w:rsidR="001F2A57">
              <w:rPr>
                <w:webHidden/>
              </w:rPr>
              <w:tab/>
            </w:r>
            <w:r w:rsidR="001F2A57">
              <w:rPr>
                <w:webHidden/>
              </w:rPr>
              <w:fldChar w:fldCharType="begin"/>
            </w:r>
            <w:r w:rsidR="001F2A57">
              <w:rPr>
                <w:webHidden/>
              </w:rPr>
              <w:instrText xml:space="preserve"> PAGEREF _Toc443817430 \h </w:instrText>
            </w:r>
            <w:r w:rsidR="001F2A57">
              <w:rPr>
                <w:webHidden/>
              </w:rPr>
            </w:r>
            <w:r w:rsidR="001F2A57">
              <w:rPr>
                <w:webHidden/>
              </w:rPr>
              <w:fldChar w:fldCharType="separate"/>
            </w:r>
            <w:r w:rsidR="00FA350D">
              <w:rPr>
                <w:webHidden/>
              </w:rPr>
              <w:t>93</w:t>
            </w:r>
            <w:r w:rsidR="001F2A57">
              <w:rPr>
                <w:webHidden/>
              </w:rPr>
              <w:fldChar w:fldCharType="end"/>
            </w:r>
          </w:hyperlink>
        </w:p>
        <w:p w14:paraId="2B468148" w14:textId="020E99B7" w:rsidR="001F2A57" w:rsidRDefault="00CD64AB" w:rsidP="001F2A57">
          <w:pPr>
            <w:pStyle w:val="TOC2"/>
            <w:rPr>
              <w:rFonts w:asciiTheme="minorHAnsi" w:eastAsiaTheme="minorEastAsia" w:hAnsiTheme="minorHAnsi" w:cstheme="minorBidi"/>
              <w:b w:val="0"/>
            </w:rPr>
          </w:pPr>
          <w:hyperlink w:anchor="_Toc443817431"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_Toc443817431 \h </w:instrText>
            </w:r>
            <w:r w:rsidR="001F2A57">
              <w:rPr>
                <w:webHidden/>
              </w:rPr>
            </w:r>
            <w:r w:rsidR="001F2A57">
              <w:rPr>
                <w:webHidden/>
              </w:rPr>
              <w:fldChar w:fldCharType="separate"/>
            </w:r>
            <w:r w:rsidR="00FA350D">
              <w:rPr>
                <w:webHidden/>
              </w:rPr>
              <w:t>95</w:t>
            </w:r>
            <w:r w:rsidR="001F2A57">
              <w:rPr>
                <w:webHidden/>
              </w:rPr>
              <w:fldChar w:fldCharType="end"/>
            </w:r>
          </w:hyperlink>
        </w:p>
        <w:p w14:paraId="4ADA668C" w14:textId="7A3CBBFE" w:rsidR="001F2A57" w:rsidRDefault="00CD64AB" w:rsidP="001F2A57">
          <w:pPr>
            <w:pStyle w:val="TOC2"/>
            <w:rPr>
              <w:rFonts w:asciiTheme="minorHAnsi" w:eastAsiaTheme="minorEastAsia" w:hAnsiTheme="minorHAnsi" w:cstheme="minorBidi"/>
              <w:b w:val="0"/>
            </w:rPr>
          </w:pPr>
          <w:hyperlink w:anchor="_Toc443817432" w:history="1">
            <w:r w:rsidR="001F2A57" w:rsidRPr="00641458">
              <w:rPr>
                <w:rStyle w:val="Hyperlink"/>
              </w:rPr>
              <w:t>Memory Verses</w:t>
            </w:r>
            <w:r w:rsidR="001F2A57">
              <w:rPr>
                <w:webHidden/>
              </w:rPr>
              <w:tab/>
            </w:r>
            <w:r w:rsidR="001F2A57">
              <w:rPr>
                <w:webHidden/>
              </w:rPr>
              <w:fldChar w:fldCharType="begin"/>
            </w:r>
            <w:r w:rsidR="001F2A57">
              <w:rPr>
                <w:webHidden/>
              </w:rPr>
              <w:instrText xml:space="preserve"> PAGEREF _Toc443817432 \h </w:instrText>
            </w:r>
            <w:r w:rsidR="001F2A57">
              <w:rPr>
                <w:webHidden/>
              </w:rPr>
            </w:r>
            <w:r w:rsidR="001F2A57">
              <w:rPr>
                <w:webHidden/>
              </w:rPr>
              <w:fldChar w:fldCharType="separate"/>
            </w:r>
            <w:r w:rsidR="00FA350D">
              <w:rPr>
                <w:webHidden/>
              </w:rPr>
              <w:t>95</w:t>
            </w:r>
            <w:r w:rsidR="001F2A57">
              <w:rPr>
                <w:webHidden/>
              </w:rPr>
              <w:fldChar w:fldCharType="end"/>
            </w:r>
          </w:hyperlink>
        </w:p>
        <w:p w14:paraId="379CD5F6" w14:textId="643CB2E6" w:rsidR="001F2A57" w:rsidRDefault="00CD64AB" w:rsidP="001F2A57">
          <w:pPr>
            <w:pStyle w:val="TOC1"/>
            <w:tabs>
              <w:tab w:val="right" w:leader="dot" w:pos="9350"/>
            </w:tabs>
            <w:rPr>
              <w:rFonts w:asciiTheme="minorHAnsi" w:eastAsiaTheme="minorEastAsia" w:hAnsiTheme="minorHAnsi" w:cstheme="minorBidi"/>
              <w:noProof/>
            </w:rPr>
          </w:pPr>
          <w:hyperlink w:anchor="_Toc443817433" w:history="1">
            <w:r w:rsidR="001F2A57" w:rsidRPr="00641458">
              <w:rPr>
                <w:rStyle w:val="Hyperlink"/>
                <w:noProof/>
              </w:rPr>
              <w:t>Redeemed by Love</w:t>
            </w:r>
            <w:r w:rsidR="001F2A57">
              <w:rPr>
                <w:noProof/>
                <w:webHidden/>
              </w:rPr>
              <w:tab/>
            </w:r>
            <w:r w:rsidR="001F2A57">
              <w:rPr>
                <w:noProof/>
                <w:webHidden/>
              </w:rPr>
              <w:fldChar w:fldCharType="begin"/>
            </w:r>
            <w:r w:rsidR="001F2A57">
              <w:rPr>
                <w:noProof/>
                <w:webHidden/>
              </w:rPr>
              <w:instrText xml:space="preserve"> PAGEREF _Toc443817433 \h </w:instrText>
            </w:r>
            <w:r w:rsidR="001F2A57">
              <w:rPr>
                <w:noProof/>
                <w:webHidden/>
              </w:rPr>
            </w:r>
            <w:r w:rsidR="001F2A57">
              <w:rPr>
                <w:noProof/>
                <w:webHidden/>
              </w:rPr>
              <w:fldChar w:fldCharType="separate"/>
            </w:r>
            <w:r w:rsidR="00FA350D">
              <w:rPr>
                <w:noProof/>
                <w:webHidden/>
              </w:rPr>
              <w:t>96</w:t>
            </w:r>
            <w:r w:rsidR="001F2A57">
              <w:rPr>
                <w:noProof/>
                <w:webHidden/>
              </w:rPr>
              <w:fldChar w:fldCharType="end"/>
            </w:r>
          </w:hyperlink>
        </w:p>
        <w:p w14:paraId="16C914B0" w14:textId="57CAC528" w:rsidR="001F2A57" w:rsidRDefault="00CD64AB" w:rsidP="001F2A57">
          <w:pPr>
            <w:pStyle w:val="TOC2"/>
            <w:rPr>
              <w:rFonts w:asciiTheme="minorHAnsi" w:eastAsiaTheme="minorEastAsia" w:hAnsiTheme="minorHAnsi" w:cstheme="minorBidi"/>
              <w:b w:val="0"/>
            </w:rPr>
          </w:pPr>
          <w:hyperlink w:anchor="_Toc443817434"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_Toc443817434 \h </w:instrText>
            </w:r>
            <w:r w:rsidR="001F2A57">
              <w:rPr>
                <w:webHidden/>
              </w:rPr>
            </w:r>
            <w:r w:rsidR="001F2A57">
              <w:rPr>
                <w:webHidden/>
              </w:rPr>
              <w:fldChar w:fldCharType="separate"/>
            </w:r>
            <w:r w:rsidR="00FA350D">
              <w:rPr>
                <w:webHidden/>
              </w:rPr>
              <w:t>104</w:t>
            </w:r>
            <w:r w:rsidR="001F2A57">
              <w:rPr>
                <w:webHidden/>
              </w:rPr>
              <w:fldChar w:fldCharType="end"/>
            </w:r>
          </w:hyperlink>
        </w:p>
        <w:p w14:paraId="3B2B6101" w14:textId="5B7DBE1A" w:rsidR="001F2A57" w:rsidRDefault="00CD64AB" w:rsidP="001F2A57">
          <w:pPr>
            <w:pStyle w:val="TOC2"/>
            <w:rPr>
              <w:rFonts w:asciiTheme="minorHAnsi" w:eastAsiaTheme="minorEastAsia" w:hAnsiTheme="minorHAnsi" w:cstheme="minorBidi"/>
              <w:b w:val="0"/>
            </w:rPr>
          </w:pPr>
          <w:hyperlink w:anchor="_Toc443817435"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_Toc443817435 \h </w:instrText>
            </w:r>
            <w:r w:rsidR="001F2A57">
              <w:rPr>
                <w:webHidden/>
              </w:rPr>
            </w:r>
            <w:r w:rsidR="001F2A57">
              <w:rPr>
                <w:webHidden/>
              </w:rPr>
              <w:fldChar w:fldCharType="separate"/>
            </w:r>
            <w:r w:rsidR="00FA350D">
              <w:rPr>
                <w:webHidden/>
              </w:rPr>
              <w:t>104</w:t>
            </w:r>
            <w:r w:rsidR="001F2A57">
              <w:rPr>
                <w:webHidden/>
              </w:rPr>
              <w:fldChar w:fldCharType="end"/>
            </w:r>
          </w:hyperlink>
        </w:p>
        <w:p w14:paraId="0A353EA1" w14:textId="5C479381" w:rsidR="001F2A57" w:rsidRDefault="00CD64AB" w:rsidP="001F2A57">
          <w:pPr>
            <w:pStyle w:val="TOC2"/>
            <w:rPr>
              <w:rFonts w:asciiTheme="minorHAnsi" w:eastAsiaTheme="minorEastAsia" w:hAnsiTheme="minorHAnsi" w:cstheme="minorBidi"/>
              <w:b w:val="0"/>
            </w:rPr>
          </w:pPr>
          <w:hyperlink w:anchor="_Toc443817436" w:history="1">
            <w:r w:rsidR="001F2A57" w:rsidRPr="00641458">
              <w:rPr>
                <w:rStyle w:val="Hyperlink"/>
                <w:bCs/>
                <w:iCs/>
              </w:rPr>
              <w:t>Memory Verses</w:t>
            </w:r>
            <w:r w:rsidR="001F2A57">
              <w:rPr>
                <w:webHidden/>
              </w:rPr>
              <w:tab/>
            </w:r>
            <w:r w:rsidR="001F2A57">
              <w:rPr>
                <w:webHidden/>
              </w:rPr>
              <w:fldChar w:fldCharType="begin"/>
            </w:r>
            <w:r w:rsidR="001F2A57">
              <w:rPr>
                <w:webHidden/>
              </w:rPr>
              <w:instrText xml:space="preserve"> PAGEREF _Toc443817436 \h </w:instrText>
            </w:r>
            <w:r w:rsidR="001F2A57">
              <w:rPr>
                <w:webHidden/>
              </w:rPr>
            </w:r>
            <w:r w:rsidR="001F2A57">
              <w:rPr>
                <w:webHidden/>
              </w:rPr>
              <w:fldChar w:fldCharType="separate"/>
            </w:r>
            <w:r w:rsidR="00FA350D">
              <w:rPr>
                <w:webHidden/>
              </w:rPr>
              <w:t>104</w:t>
            </w:r>
            <w:r w:rsidR="001F2A57">
              <w:rPr>
                <w:webHidden/>
              </w:rPr>
              <w:fldChar w:fldCharType="end"/>
            </w:r>
          </w:hyperlink>
        </w:p>
        <w:p w14:paraId="37B0631B" w14:textId="393FF6B5" w:rsidR="001F2A57" w:rsidRDefault="00CD64AB" w:rsidP="001F2A57">
          <w:pPr>
            <w:pStyle w:val="TOC1"/>
            <w:tabs>
              <w:tab w:val="right" w:leader="dot" w:pos="9350"/>
            </w:tabs>
            <w:rPr>
              <w:rFonts w:asciiTheme="minorHAnsi" w:eastAsiaTheme="minorEastAsia" w:hAnsiTheme="minorHAnsi" w:cstheme="minorBidi"/>
              <w:noProof/>
            </w:rPr>
          </w:pPr>
          <w:hyperlink w:anchor="_Toc443817437" w:history="1">
            <w:r w:rsidR="001F2A57" w:rsidRPr="00641458">
              <w:rPr>
                <w:rStyle w:val="Hyperlink"/>
                <w:noProof/>
              </w:rPr>
              <w:t>Abba Father</w:t>
            </w:r>
            <w:r w:rsidR="001F2A57">
              <w:rPr>
                <w:noProof/>
                <w:webHidden/>
              </w:rPr>
              <w:tab/>
            </w:r>
            <w:r w:rsidR="001F2A57">
              <w:rPr>
                <w:noProof/>
                <w:webHidden/>
              </w:rPr>
              <w:fldChar w:fldCharType="begin"/>
            </w:r>
            <w:r w:rsidR="001F2A57">
              <w:rPr>
                <w:noProof/>
                <w:webHidden/>
              </w:rPr>
              <w:instrText xml:space="preserve"> PAGEREF _Toc443817437 \h </w:instrText>
            </w:r>
            <w:r w:rsidR="001F2A57">
              <w:rPr>
                <w:noProof/>
                <w:webHidden/>
              </w:rPr>
            </w:r>
            <w:r w:rsidR="001F2A57">
              <w:rPr>
                <w:noProof/>
                <w:webHidden/>
              </w:rPr>
              <w:fldChar w:fldCharType="separate"/>
            </w:r>
            <w:r w:rsidR="00FA350D">
              <w:rPr>
                <w:noProof/>
                <w:webHidden/>
              </w:rPr>
              <w:t>105</w:t>
            </w:r>
            <w:r w:rsidR="001F2A57">
              <w:rPr>
                <w:noProof/>
                <w:webHidden/>
              </w:rPr>
              <w:fldChar w:fldCharType="end"/>
            </w:r>
          </w:hyperlink>
        </w:p>
        <w:p w14:paraId="04D6DAA1" w14:textId="1CEB3A1A" w:rsidR="001F2A57" w:rsidRDefault="00CD64AB" w:rsidP="001F2A57">
          <w:pPr>
            <w:pStyle w:val="TOC2"/>
            <w:rPr>
              <w:rFonts w:asciiTheme="minorHAnsi" w:eastAsiaTheme="minorEastAsia" w:hAnsiTheme="minorHAnsi" w:cstheme="minorBidi"/>
              <w:b w:val="0"/>
            </w:rPr>
          </w:pPr>
          <w:hyperlink w:anchor="_Toc443817438" w:history="1">
            <w:r w:rsidR="001F2A57" w:rsidRPr="00641458">
              <w:rPr>
                <w:rStyle w:val="Hyperlink"/>
              </w:rPr>
              <w:t>DISCUSSION QUESTIONS: LET’S TALK ABOUT IT.</w:t>
            </w:r>
            <w:r w:rsidR="001F2A57">
              <w:rPr>
                <w:webHidden/>
              </w:rPr>
              <w:tab/>
            </w:r>
            <w:r w:rsidR="001F2A57">
              <w:rPr>
                <w:webHidden/>
              </w:rPr>
              <w:fldChar w:fldCharType="begin"/>
            </w:r>
            <w:r w:rsidR="001F2A57">
              <w:rPr>
                <w:webHidden/>
              </w:rPr>
              <w:instrText xml:space="preserve"> PAGEREF _Toc443817438 \h </w:instrText>
            </w:r>
            <w:r w:rsidR="001F2A57">
              <w:rPr>
                <w:webHidden/>
              </w:rPr>
            </w:r>
            <w:r w:rsidR="001F2A57">
              <w:rPr>
                <w:webHidden/>
              </w:rPr>
              <w:fldChar w:fldCharType="separate"/>
            </w:r>
            <w:r w:rsidR="00FA350D">
              <w:rPr>
                <w:webHidden/>
              </w:rPr>
              <w:t>117</w:t>
            </w:r>
            <w:r w:rsidR="001F2A57">
              <w:rPr>
                <w:webHidden/>
              </w:rPr>
              <w:fldChar w:fldCharType="end"/>
            </w:r>
          </w:hyperlink>
        </w:p>
        <w:p w14:paraId="418E0178" w14:textId="0C1EA7D7" w:rsidR="001F2A57" w:rsidRDefault="00CD64AB" w:rsidP="001F2A57">
          <w:pPr>
            <w:pStyle w:val="TOC2"/>
            <w:rPr>
              <w:rFonts w:asciiTheme="minorHAnsi" w:eastAsiaTheme="minorEastAsia" w:hAnsiTheme="minorHAnsi" w:cstheme="minorBidi"/>
              <w:b w:val="0"/>
            </w:rPr>
          </w:pPr>
          <w:hyperlink w:anchor="_Toc443817439" w:history="1">
            <w:r w:rsidR="001F2A57" w:rsidRPr="00641458">
              <w:rPr>
                <w:rStyle w:val="Hyperlink"/>
                <w:bCs/>
              </w:rPr>
              <w:t>Think On These Things</w:t>
            </w:r>
            <w:r w:rsidR="001F2A57">
              <w:rPr>
                <w:webHidden/>
              </w:rPr>
              <w:tab/>
            </w:r>
            <w:r w:rsidR="001F2A57">
              <w:rPr>
                <w:webHidden/>
              </w:rPr>
              <w:fldChar w:fldCharType="begin"/>
            </w:r>
            <w:r w:rsidR="001F2A57">
              <w:rPr>
                <w:webHidden/>
              </w:rPr>
              <w:instrText xml:space="preserve"> PAGEREF _Toc443817439 \h </w:instrText>
            </w:r>
            <w:r w:rsidR="001F2A57">
              <w:rPr>
                <w:webHidden/>
              </w:rPr>
            </w:r>
            <w:r w:rsidR="001F2A57">
              <w:rPr>
                <w:webHidden/>
              </w:rPr>
              <w:fldChar w:fldCharType="separate"/>
            </w:r>
            <w:r w:rsidR="00FA350D">
              <w:rPr>
                <w:webHidden/>
              </w:rPr>
              <w:t>118</w:t>
            </w:r>
            <w:r w:rsidR="001F2A57">
              <w:rPr>
                <w:webHidden/>
              </w:rPr>
              <w:fldChar w:fldCharType="end"/>
            </w:r>
          </w:hyperlink>
        </w:p>
        <w:p w14:paraId="7FDB2E29" w14:textId="63EC2136" w:rsidR="001F2A57" w:rsidRDefault="00CD64AB" w:rsidP="001F2A57">
          <w:pPr>
            <w:pStyle w:val="TOC2"/>
            <w:rPr>
              <w:rFonts w:asciiTheme="minorHAnsi" w:eastAsiaTheme="minorEastAsia" w:hAnsiTheme="minorHAnsi" w:cstheme="minorBidi"/>
              <w:b w:val="0"/>
            </w:rPr>
          </w:pPr>
          <w:hyperlink w:anchor="_Toc443817440" w:history="1">
            <w:r w:rsidR="001F2A57" w:rsidRPr="00641458">
              <w:rPr>
                <w:rStyle w:val="Hyperlink"/>
                <w:bCs/>
              </w:rPr>
              <w:t>Memory Verse</w:t>
            </w:r>
            <w:r w:rsidR="001F2A57">
              <w:rPr>
                <w:webHidden/>
              </w:rPr>
              <w:tab/>
            </w:r>
            <w:r w:rsidR="001F2A57">
              <w:rPr>
                <w:webHidden/>
              </w:rPr>
              <w:fldChar w:fldCharType="begin"/>
            </w:r>
            <w:r w:rsidR="001F2A57">
              <w:rPr>
                <w:webHidden/>
              </w:rPr>
              <w:instrText xml:space="preserve"> PAGEREF _Toc443817440 \h </w:instrText>
            </w:r>
            <w:r w:rsidR="001F2A57">
              <w:rPr>
                <w:webHidden/>
              </w:rPr>
            </w:r>
            <w:r w:rsidR="001F2A57">
              <w:rPr>
                <w:webHidden/>
              </w:rPr>
              <w:fldChar w:fldCharType="separate"/>
            </w:r>
            <w:r w:rsidR="00FA350D">
              <w:rPr>
                <w:webHidden/>
              </w:rPr>
              <w:t>118</w:t>
            </w:r>
            <w:r w:rsidR="001F2A57">
              <w:rPr>
                <w:webHidden/>
              </w:rPr>
              <w:fldChar w:fldCharType="end"/>
            </w:r>
          </w:hyperlink>
        </w:p>
        <w:p w14:paraId="1686C55F" w14:textId="77777777" w:rsidR="001F2A57" w:rsidRDefault="001F2A57" w:rsidP="001F2A57">
          <w:r>
            <w:rPr>
              <w:b/>
              <w:bCs/>
              <w:noProof/>
            </w:rPr>
            <w:fldChar w:fldCharType="end"/>
          </w:r>
        </w:p>
      </w:sdtContent>
    </w:sdt>
    <w:p w14:paraId="4B4E8555" w14:textId="77777777" w:rsidR="001F2A57" w:rsidRDefault="001F2A57" w:rsidP="001F2A57">
      <w:pPr>
        <w:pStyle w:val="Heading1"/>
      </w:pPr>
    </w:p>
    <w:p w14:paraId="1E5DF415" w14:textId="77777777" w:rsidR="001F2A57" w:rsidRDefault="001F2A57" w:rsidP="001F2A57">
      <w:pPr>
        <w:rPr>
          <w:rFonts w:asciiTheme="minorHAnsi" w:eastAsiaTheme="majorEastAsia" w:hAnsiTheme="minorHAnsi" w:cstheme="majorBidi"/>
          <w:sz w:val="36"/>
          <w:szCs w:val="28"/>
        </w:rPr>
      </w:pPr>
      <w:r>
        <w:br w:type="page"/>
      </w:r>
    </w:p>
    <w:p w14:paraId="26D0F216" w14:textId="77777777" w:rsidR="001F2A57" w:rsidRDefault="001F2A57" w:rsidP="22B11B9E">
      <w:pPr>
        <w:jc w:val="center"/>
        <w:rPr>
          <w:rFonts w:ascii="Edwardian Script ITC" w:hAnsi="Edwardian Script ITC"/>
          <w:b/>
          <w:color w:val="632423" w:themeColor="accent2" w:themeShade="80"/>
          <w:sz w:val="96"/>
          <w:szCs w:val="96"/>
        </w:rPr>
      </w:pPr>
    </w:p>
    <w:bookmarkStart w:id="1" w:name="_Toc443817390"/>
    <w:p w14:paraId="40A8EB58" w14:textId="77777777" w:rsidR="001F2A57" w:rsidRPr="006B4F74" w:rsidRDefault="001F2A57" w:rsidP="001F2A57">
      <w:pPr>
        <w:pStyle w:val="Heading1"/>
      </w:pPr>
      <w:r w:rsidRPr="006B4F74">
        <w:rPr>
          <w:noProof/>
        </w:rPr>
        <mc:AlternateContent>
          <mc:Choice Requires="wps">
            <w:drawing>
              <wp:anchor distT="0" distB="0" distL="114300" distR="114300" simplePos="0" relativeHeight="251663360" behindDoc="0" locked="0" layoutInCell="1" allowOverlap="1" wp14:anchorId="16491365" wp14:editId="0C79D8E5">
                <wp:simplePos x="0" y="0"/>
                <wp:positionH relativeFrom="margin">
                  <wp:align>left</wp:align>
                </wp:positionH>
                <wp:positionV relativeFrom="paragraph">
                  <wp:posOffset>447674</wp:posOffset>
                </wp:positionV>
                <wp:extent cx="5934075" cy="19050"/>
                <wp:effectExtent l="0" t="0" r="28575" b="19050"/>
                <wp:wrapNone/>
                <wp:docPr id="10" name="Straight Connector 10"/>
                <wp:cNvGraphicFramePr/>
                <a:graphic xmlns:a="http://schemas.openxmlformats.org/drawingml/2006/main">
                  <a:graphicData uri="http://schemas.microsoft.com/office/word/2010/wordprocessingShape">
                    <wps:wsp>
                      <wps:cNvCnPr/>
                      <wps:spPr>
                        <a:xfrm flipV="1">
                          <a:off x="0" y="0"/>
                          <a:ext cx="59340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A0A38" id="Straight Connector 10"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25pt" to="467.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" strokecolor="black [3040]">
                <w10:wrap anchorx="margin"/>
              </v:line>
            </w:pict>
          </mc:Fallback>
        </mc:AlternateContent>
      </w:r>
      <w:r w:rsidRPr="006B4F74">
        <w:t>Introduction</w:t>
      </w:r>
      <w:bookmarkEnd w:id="1"/>
    </w:p>
    <w:p w14:paraId="2B595F85" w14:textId="77777777" w:rsidR="001F2A57" w:rsidRDefault="001F2A57" w:rsidP="001F2A57">
      <w:pPr>
        <w:jc w:val="center"/>
        <w:rPr>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39827C71" wp14:editId="5DECDE2E">
            <wp:extent cx="818161" cy="30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EB22EE9" w14:textId="77777777" w:rsidR="001F2A57" w:rsidRPr="00CF2BE6" w:rsidRDefault="001F2A57" w:rsidP="001F2A57">
      <w:pPr>
        <w:jc w:val="center"/>
        <w:rPr>
          <w:rFonts w:asciiTheme="minorHAnsi" w:hAnsiTheme="minorHAnsi" w:cs="Vijaya"/>
          <w:b/>
          <w:i/>
          <w:sz w:val="24"/>
          <w:szCs w:val="24"/>
        </w:rPr>
      </w:pPr>
      <w:r w:rsidRPr="00CF2BE6">
        <w:rPr>
          <w:rFonts w:asciiTheme="minorHAnsi" w:hAnsiTheme="minorHAnsi" w:cs="Vijaya"/>
          <w:b/>
          <w:bCs/>
          <w:i/>
          <w:iCs/>
          <w:sz w:val="24"/>
          <w:szCs w:val="24"/>
        </w:rPr>
        <w:t>Ephesians 5:32 (NASB)</w:t>
      </w:r>
    </w:p>
    <w:p w14:paraId="34BE5FF6" w14:textId="77777777" w:rsidR="001F2A57" w:rsidRPr="00CF2BE6" w:rsidRDefault="001F2A57" w:rsidP="001F2A57">
      <w:pPr>
        <w:jc w:val="center"/>
        <w:rPr>
          <w:rFonts w:asciiTheme="minorHAnsi" w:hAnsiTheme="minorHAnsi" w:cs="Vijaya"/>
          <w:b/>
          <w:i/>
          <w:sz w:val="24"/>
          <w:szCs w:val="24"/>
        </w:rPr>
      </w:pPr>
      <w:r w:rsidRPr="00CF2BE6">
        <w:rPr>
          <w:rFonts w:asciiTheme="minorHAnsi" w:hAnsiTheme="minorHAnsi" w:cs="Vijaya"/>
          <w:b/>
          <w:bCs/>
          <w:i/>
          <w:iCs/>
          <w:sz w:val="24"/>
          <w:szCs w:val="24"/>
        </w:rPr>
        <w:t>This mystery is great; but I am speaking with reference to Christ and the church.</w:t>
      </w:r>
    </w:p>
    <w:p w14:paraId="06742681" w14:textId="77777777" w:rsidR="001F2A57" w:rsidRPr="006B4F74" w:rsidRDefault="001F2A57" w:rsidP="001F2A57">
      <w:pPr>
        <w:spacing w:after="160" w:line="259" w:lineRule="auto"/>
        <w:jc w:val="both"/>
        <w:rPr>
          <w:rFonts w:asciiTheme="minorHAnsi" w:hAnsiTheme="minorHAnsi" w:cs="Vijaya"/>
          <w:sz w:val="24"/>
          <w:szCs w:val="24"/>
        </w:rPr>
      </w:pPr>
      <w:r w:rsidRPr="006B4F7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b/>
      </w:r>
      <w:r w:rsidRPr="006B4F74">
        <w:rPr>
          <w:rFonts w:asciiTheme="minorHAnsi" w:eastAsiaTheme="minorEastAsia" w:hAnsiTheme="minorHAnsi" w:cs="Vijaya"/>
          <w:sz w:val="24"/>
          <w:szCs w:val="24"/>
        </w:rPr>
        <w:t>The Bible is full of word pictures, parables of earthly things used to communicate spiritual realities, and such is the case in the book of Ephesians. The Apostle Paul uses words as a paintbrush, and with each stroke we see a portrait emerge.  Yet, this is no ordinary caricature, but a priceless and indescribable masterpiece. In radiant beauty we see the Glory of God in the face of a Bridegroom – the Lord Jesus Christ. And like a portrait within a portrait, hidden</w:t>
      </w:r>
      <w:r w:rsidRPr="006B4F74">
        <w:rPr>
          <w:rFonts w:asciiTheme="minorHAnsi" w:eastAsiaTheme="minorEastAsia" w:hAnsiTheme="minorHAnsi" w:cs="Vijaya"/>
          <w:i/>
          <w:iCs/>
          <w:sz w:val="24"/>
          <w:szCs w:val="24"/>
        </w:rPr>
        <w:t xml:space="preserve"> </w:t>
      </w:r>
      <w:r w:rsidRPr="006B4F74">
        <w:rPr>
          <w:rFonts w:asciiTheme="minorHAnsi" w:eastAsiaTheme="minorEastAsia" w:hAnsiTheme="minorHAnsi" w:cs="Vijaya"/>
          <w:sz w:val="24"/>
          <w:szCs w:val="24"/>
        </w:rPr>
        <w:t>“</w:t>
      </w:r>
      <w:r w:rsidRPr="006B4F74">
        <w:rPr>
          <w:rFonts w:asciiTheme="minorHAnsi" w:eastAsiaTheme="minorEastAsia" w:hAnsiTheme="minorHAnsi" w:cs="Vijaya"/>
          <w:i/>
          <w:iCs/>
          <w:sz w:val="24"/>
          <w:szCs w:val="24"/>
        </w:rPr>
        <w:t>IN</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HIM</w:t>
      </w:r>
      <w:r w:rsidRPr="006B4F74">
        <w:rPr>
          <w:rFonts w:asciiTheme="minorHAnsi" w:eastAsiaTheme="minorEastAsia" w:hAnsiTheme="minorHAnsi" w:cs="Vijaya"/>
          <w:sz w:val="24"/>
          <w:szCs w:val="24"/>
        </w:rPr>
        <w:t>” is someone else.  Part of the mystery is this: as we draw near and focus our attention on the Bridegroom, then we see her - the object of His affections,</w:t>
      </w:r>
      <w:r w:rsidRPr="006B4F74">
        <w:rPr>
          <w:rFonts w:asciiTheme="minorHAnsi" w:eastAsiaTheme="minorEastAsia" w:hAnsiTheme="minorHAnsi" w:cs="Vijaya"/>
          <w:bCs/>
          <w:sz w:val="24"/>
          <w:szCs w:val="24"/>
        </w:rPr>
        <w:t xml:space="preserve"> </w:t>
      </w:r>
      <w:r w:rsidRPr="006B4F74">
        <w:rPr>
          <w:rFonts w:asciiTheme="minorHAnsi" w:eastAsiaTheme="minorEastAsia" w:hAnsiTheme="minorHAnsi" w:cs="Vijaya"/>
          <w:i/>
          <w:iCs/>
          <w:sz w:val="24"/>
          <w:szCs w:val="24"/>
        </w:rPr>
        <w:t>His</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Bride</w:t>
      </w:r>
      <w:r w:rsidRPr="006B4F74">
        <w:rPr>
          <w:rFonts w:asciiTheme="minorHAnsi" w:eastAsiaTheme="minorEastAsia" w:hAnsiTheme="minorHAnsi" w:cs="Vijaya"/>
          <w:sz w:val="24"/>
          <w:szCs w:val="24"/>
        </w:rPr>
        <w:t xml:space="preserve"> – </w:t>
      </w:r>
      <w:r w:rsidRPr="006B4F74">
        <w:rPr>
          <w:rFonts w:asciiTheme="minorHAnsi" w:eastAsiaTheme="minorEastAsia" w:hAnsiTheme="minorHAnsi" w:cs="Vijaya"/>
          <w:i/>
          <w:iCs/>
          <w:sz w:val="24"/>
          <w:szCs w:val="24"/>
        </w:rPr>
        <w:t>the Church.</w:t>
      </w:r>
      <w:r w:rsidRPr="006B4F74">
        <w:rPr>
          <w:rFonts w:asciiTheme="minorHAnsi" w:eastAsiaTheme="minorEastAsia" w:hAnsiTheme="minorHAnsi" w:cs="Vijaya"/>
          <w:sz w:val="24"/>
          <w:szCs w:val="24"/>
        </w:rPr>
        <w:t xml:space="preserve"> This study is an attempt to comprehend this divine mystery as we find ourselves within this love story. </w:t>
      </w:r>
    </w:p>
    <w:p w14:paraId="30F5D6F1" w14:textId="77777777" w:rsidR="001F2A57" w:rsidRDefault="001F2A57" w:rsidP="001F2A57">
      <w:pPr>
        <w:jc w:val="center"/>
        <w:rPr>
          <w:rFonts w:asciiTheme="minorHAnsi" w:hAnsiTheme="minorHAnsi" w:cs="Vijaya"/>
          <w:bCs/>
          <w:iCs/>
          <w:color w:val="C00000"/>
          <w:sz w:val="24"/>
          <w:szCs w:val="24"/>
        </w:rPr>
      </w:pPr>
      <w:r>
        <w:rPr>
          <w:rFonts w:asciiTheme="minorHAnsi" w:hAnsiTheme="minorHAnsi" w:cs="Vijaya"/>
          <w:bCs/>
          <w:iCs/>
          <w:noProof/>
          <w:color w:val="C00000"/>
          <w:sz w:val="24"/>
          <w:szCs w:val="24"/>
        </w:rPr>
        <w:drawing>
          <wp:inline distT="0" distB="0" distL="0" distR="0" wp14:anchorId="63147076" wp14:editId="222B5255">
            <wp:extent cx="818161" cy="304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243983E" w14:textId="77777777" w:rsidR="001F2A57" w:rsidRPr="00CF2BE6" w:rsidRDefault="001F2A57" w:rsidP="001F2A57">
      <w:pPr>
        <w:jc w:val="center"/>
        <w:rPr>
          <w:rFonts w:asciiTheme="minorHAnsi" w:hAnsiTheme="minorHAnsi" w:cs="Vijaya"/>
          <w:b/>
          <w:i/>
          <w:sz w:val="24"/>
          <w:szCs w:val="24"/>
        </w:rPr>
      </w:pPr>
      <w:r w:rsidRPr="00CF2BE6">
        <w:rPr>
          <w:rFonts w:asciiTheme="minorHAnsi" w:hAnsiTheme="minorHAnsi" w:cs="Vijaya"/>
          <w:b/>
          <w:bCs/>
          <w:i/>
          <w:iCs/>
          <w:sz w:val="24"/>
          <w:szCs w:val="24"/>
        </w:rPr>
        <w:t>Colossians 3:3-4 (NASB)</w:t>
      </w:r>
    </w:p>
    <w:p w14:paraId="5634614F" w14:textId="77777777" w:rsidR="001F2A57" w:rsidRPr="00CF2BE6" w:rsidRDefault="001F2A57" w:rsidP="001F2A57">
      <w:pPr>
        <w:jc w:val="center"/>
        <w:rPr>
          <w:rFonts w:asciiTheme="minorHAnsi" w:hAnsiTheme="minorHAnsi" w:cs="Vijaya"/>
          <w:b/>
          <w:i/>
          <w:sz w:val="24"/>
          <w:szCs w:val="24"/>
        </w:rPr>
      </w:pPr>
      <w:r w:rsidRPr="00CF2BE6">
        <w:rPr>
          <w:rFonts w:asciiTheme="minorHAnsi" w:hAnsiTheme="minorHAnsi" w:cs="Vijaya"/>
          <w:b/>
          <w:bCs/>
          <w:i/>
          <w:iCs/>
          <w:sz w:val="24"/>
          <w:szCs w:val="24"/>
        </w:rPr>
        <w:t xml:space="preserve">...For you have died and your life is hidden with Christ in God. When Christ, who is our life, is revealed, then you also will be revealed with Him in glory.  </w:t>
      </w:r>
    </w:p>
    <w:p w14:paraId="3285E4EC" w14:textId="77777777" w:rsidR="001F2A57" w:rsidRPr="006B4F74" w:rsidRDefault="001F2A57" w:rsidP="001F2A57">
      <w:pPr>
        <w:ind w:firstLine="720"/>
        <w:jc w:val="both"/>
        <w:rPr>
          <w:rFonts w:asciiTheme="minorHAnsi" w:hAnsiTheme="minorHAnsi" w:cs="Vijaya"/>
          <w:sz w:val="24"/>
          <w:szCs w:val="24"/>
        </w:rPr>
      </w:pPr>
      <w:r w:rsidRPr="006B4F74">
        <w:rPr>
          <w:rFonts w:asciiTheme="minorHAnsi" w:hAnsiTheme="minorHAnsi" w:cs="Vijaya"/>
          <w:sz w:val="24"/>
          <w:szCs w:val="24"/>
        </w:rPr>
        <w:t xml:space="preserve">Like every book of the Bible, Paul’s letter to the saints in Ephesus contains a rich reservoir of life transforming truth. It also </w:t>
      </w:r>
      <w:r w:rsidRPr="006B4F74">
        <w:rPr>
          <w:rFonts w:asciiTheme="minorHAnsi" w:eastAsiaTheme="minorEastAsia" w:hAnsiTheme="minorHAnsi" w:cs="Vijaya"/>
          <w:sz w:val="24"/>
          <w:szCs w:val="24"/>
        </w:rPr>
        <w:t xml:space="preserve">provides an excellent context in which we can learn essential doctrinal truths as well as real life practical application. Within the safe boundaries of God’s Word, we will tackle the needs of a woman’s heart, such as: our insecurities, identity struggles, dealing with our painful pasts, family issues, etc.  </w:t>
      </w:r>
    </w:p>
    <w:p w14:paraId="55AC07AD" w14:textId="77777777" w:rsidR="001F2A57" w:rsidRPr="006B4F74" w:rsidRDefault="001F2A57" w:rsidP="001F2A57">
      <w:pPr>
        <w:ind w:firstLine="720"/>
        <w:jc w:val="both"/>
        <w:rPr>
          <w:rFonts w:asciiTheme="minorHAnsi" w:hAnsiTheme="minorHAnsi" w:cs="Vijaya"/>
          <w:sz w:val="24"/>
          <w:szCs w:val="24"/>
        </w:rPr>
      </w:pPr>
      <w:r w:rsidRPr="006B4F74">
        <w:rPr>
          <w:rFonts w:asciiTheme="minorHAnsi" w:hAnsiTheme="minorHAnsi" w:cs="Vijaya"/>
          <w:sz w:val="24"/>
          <w:szCs w:val="24"/>
        </w:rPr>
        <w:t xml:space="preserve">Still, what makes this letter unique is that there are no less than six </w:t>
      </w:r>
      <w:r w:rsidRPr="006B4F74">
        <w:rPr>
          <w:rFonts w:asciiTheme="minorHAnsi" w:eastAsiaTheme="minorEastAsia" w:hAnsiTheme="minorHAnsi" w:cs="Vijaya"/>
          <w:sz w:val="24"/>
          <w:szCs w:val="24"/>
        </w:rPr>
        <w:t>profound my</w:t>
      </w:r>
      <w:r w:rsidRPr="006B4F74">
        <w:rPr>
          <w:rFonts w:asciiTheme="minorHAnsi" w:hAnsiTheme="minorHAnsi" w:cs="Vijaya"/>
          <w:sz w:val="24"/>
          <w:szCs w:val="24"/>
        </w:rPr>
        <w:t xml:space="preserve">steries to unearth. These treasures, however, are not found by the casual seeker. They are hidden in Christ, and to find them, you must seek Him with your whole heart. </w:t>
      </w:r>
      <w:r w:rsidRPr="006B4F74">
        <w:rPr>
          <w:rFonts w:asciiTheme="minorHAnsi" w:eastAsiaTheme="minorEastAsia" w:hAnsiTheme="minorHAnsi" w:cs="Vijaya"/>
          <w:sz w:val="24"/>
          <w:szCs w:val="24"/>
        </w:rPr>
        <w:t>The hope is that you will discover deep, soul healing truth and cultivate an intimate love relationship with God.</w:t>
      </w:r>
    </w:p>
    <w:p w14:paraId="43AF5ECD" w14:textId="77777777" w:rsidR="001F2A57" w:rsidRDefault="001F2A57" w:rsidP="001F2A57">
      <w:pPr>
        <w:pStyle w:val="font8"/>
        <w:ind w:firstLine="720"/>
        <w:jc w:val="both"/>
        <w:rPr>
          <w:bCs/>
        </w:rPr>
      </w:pPr>
      <w:r w:rsidRPr="006B4F74">
        <w:rPr>
          <w:rFonts w:asciiTheme="minorHAnsi" w:eastAsiaTheme="minorEastAsia" w:hAnsiTheme="minorHAnsi" w:cs="Vijaya"/>
        </w:rPr>
        <w:t xml:space="preserve"> Perhaps you will meet Him for the first time, and this will be a formal introduction to the One whom your soul has longed for. On the other hand, you may know Him very well, and this in-depth exploration of the book of Ephesians will enlarge your vision of His greatness and serve to rekindle a flame of love for Him.  Either way, as we discover the magnitude of the Love of God in Christ, we will be forever changed.</w:t>
      </w:r>
      <w:r w:rsidRPr="006B4F74">
        <w:rPr>
          <w:rFonts w:asciiTheme="minorHAnsi" w:eastAsiaTheme="minorEastAsia" w:hAnsiTheme="minorHAnsi" w:cstheme="minorBidi"/>
        </w:rPr>
        <w:t xml:space="preserve">     </w:t>
      </w:r>
      <w:r w:rsidRPr="006B4F74">
        <w:rPr>
          <w:bCs/>
        </w:rPr>
        <w:t xml:space="preserve">                                         </w:t>
      </w:r>
    </w:p>
    <w:p w14:paraId="39D4A7FA" w14:textId="6A49EB14" w:rsidR="001F2A57" w:rsidRDefault="001F2A57" w:rsidP="0074570C">
      <w:pPr>
        <w:ind w:left="360"/>
        <w:jc w:val="center"/>
        <w:rPr>
          <w:b/>
          <w:sz w:val="40"/>
          <w:szCs w:val="40"/>
        </w:rPr>
      </w:pPr>
    </w:p>
    <w:p w14:paraId="30CC3DA7" w14:textId="77777777" w:rsidR="0074570C" w:rsidRPr="0074570C" w:rsidRDefault="0074570C" w:rsidP="0074570C">
      <w:pPr>
        <w:ind w:left="360"/>
        <w:jc w:val="center"/>
        <w:rPr>
          <w:b/>
          <w:sz w:val="40"/>
          <w:szCs w:val="40"/>
        </w:rPr>
      </w:pPr>
    </w:p>
    <w:p w14:paraId="2E3D02EE" w14:textId="77777777" w:rsidR="001F2A57" w:rsidRPr="00D555C3" w:rsidRDefault="001F2A57" w:rsidP="001F2A57">
      <w:pPr>
        <w:jc w:val="center"/>
        <w:rPr>
          <w:b/>
          <w:sz w:val="28"/>
          <w:szCs w:val="28"/>
        </w:rPr>
      </w:pPr>
      <w:r w:rsidRPr="00D555C3">
        <w:rPr>
          <w:b/>
          <w:bCs/>
          <w:sz w:val="28"/>
          <w:szCs w:val="28"/>
        </w:rPr>
        <w:t>Chapter #1</w:t>
      </w:r>
    </w:p>
    <w:p w14:paraId="75A62785" w14:textId="77777777" w:rsidR="001F2A57" w:rsidRDefault="001F2A57" w:rsidP="001F2A57">
      <w:pPr>
        <w:pStyle w:val="Heading1"/>
      </w:pPr>
      <w:bookmarkStart w:id="2" w:name="_Toc443817391"/>
      <w:r w:rsidRPr="5897EC05">
        <w:t>History of the Church at Ephesus</w:t>
      </w:r>
      <w:bookmarkEnd w:id="2"/>
    </w:p>
    <w:p w14:paraId="024708F7" w14:textId="77777777" w:rsidR="001F2A57" w:rsidRDefault="001F2A57" w:rsidP="001F2A57">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73025D32" wp14:editId="3CBE2A98">
            <wp:extent cx="818161" cy="3048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A2F91B7" w14:textId="77777777" w:rsidR="001F2A57" w:rsidRDefault="001F2A57" w:rsidP="001F2A57">
      <w:pPr>
        <w:pStyle w:val="ListParagraph"/>
        <w:ind w:left="0"/>
        <w:jc w:val="center"/>
        <w:rPr>
          <w:b/>
          <w:sz w:val="28"/>
          <w:szCs w:val="28"/>
        </w:rPr>
      </w:pPr>
      <w:r w:rsidRPr="5897EC05">
        <w:rPr>
          <w:b/>
          <w:bCs/>
          <w:sz w:val="28"/>
          <w:szCs w:val="28"/>
        </w:rPr>
        <w:t xml:space="preserve">Introduction </w:t>
      </w:r>
    </w:p>
    <w:p w14:paraId="0DF61D36" w14:textId="77777777" w:rsidR="001F2A57" w:rsidRDefault="001F2A57" w:rsidP="001F2A57">
      <w:pPr>
        <w:pStyle w:val="font8"/>
        <w:ind w:firstLine="720"/>
        <w:jc w:val="both"/>
        <w:rPr>
          <w:rFonts w:asciiTheme="minorHAnsi" w:hAnsiTheme="minorHAnsi" w:cstheme="minorHAnsi"/>
        </w:rPr>
      </w:pPr>
      <w:r w:rsidRPr="5897EC05">
        <w:rPr>
          <w:rFonts w:asciiTheme="minorHAnsi" w:eastAsiaTheme="minorEastAsia" w:hAnsiTheme="minorHAnsi" w:cstheme="minorBidi"/>
        </w:rPr>
        <w:t xml:space="preserve">The motif of a wedding runs throughout the Word of God like a golden thread. Using small vignettes, woven within the pages, there is a love story – one of love lost and ultimately found again. This divine narrative is part of the mystery found within Paul’s letter to the Ephesians. </w:t>
      </w:r>
      <w:r>
        <w:rPr>
          <w:rFonts w:asciiTheme="minorHAnsi" w:eastAsiaTheme="minorEastAsia" w:hAnsiTheme="minorHAnsi" w:cstheme="minorBidi"/>
        </w:rPr>
        <w:t xml:space="preserve">In keeping with our theme, </w:t>
      </w:r>
      <w:r>
        <w:rPr>
          <w:rFonts w:asciiTheme="minorHAnsi" w:hAnsiTheme="minorHAnsi" w:cstheme="minorHAnsi"/>
        </w:rPr>
        <w:t>throughout this study we will be</w:t>
      </w:r>
      <w:r w:rsidRPr="5897EC05">
        <w:rPr>
          <w:rFonts w:asciiTheme="minorHAnsi" w:eastAsiaTheme="minorEastAsia" w:hAnsiTheme="minorHAnsi" w:cstheme="minorBidi"/>
        </w:rPr>
        <w:t xml:space="preserve"> us</w:t>
      </w:r>
      <w:r>
        <w:rPr>
          <w:rFonts w:asciiTheme="minorHAnsi" w:eastAsiaTheme="minorEastAsia" w:hAnsiTheme="minorHAnsi" w:cstheme="minorBidi"/>
        </w:rPr>
        <w:t>ing</w:t>
      </w:r>
      <w:r w:rsidRPr="5897EC05">
        <w:rPr>
          <w:rFonts w:asciiTheme="minorHAnsi" w:eastAsiaTheme="minorEastAsia" w:hAnsiTheme="minorHAnsi" w:cstheme="minorBidi"/>
        </w:rPr>
        <w:t xml:space="preserve"> some wedding metaphors. This comes quite naturally for me because as a newlywed, I was in the wedding business. It was around this time that I met the Lord Jesus and became </w:t>
      </w:r>
      <w:r w:rsidRPr="5897EC05">
        <w:rPr>
          <w:rFonts w:asciiTheme="minorHAnsi" w:eastAsiaTheme="minorEastAsia" w:hAnsiTheme="minorHAnsi" w:cstheme="minorBidi"/>
          <w:i/>
          <w:iCs/>
        </w:rPr>
        <w:t>His bride</w:t>
      </w:r>
      <w:r w:rsidRPr="5897EC05">
        <w:rPr>
          <w:rFonts w:asciiTheme="minorHAnsi" w:eastAsiaTheme="minorEastAsia" w:hAnsiTheme="minorHAnsi" w:cstheme="minorBidi"/>
        </w:rPr>
        <w:t xml:space="preserve">. Therefore, this section of scripture bears a special significance for me, in more ways than one. </w:t>
      </w:r>
    </w:p>
    <w:p w14:paraId="35CB513F" w14:textId="77777777" w:rsidR="001F2A57" w:rsidRDefault="001F2A57" w:rsidP="001F2A57">
      <w:pPr>
        <w:pStyle w:val="font8"/>
        <w:ind w:firstLine="720"/>
        <w:jc w:val="both"/>
        <w:rPr>
          <w:rFonts w:asciiTheme="minorHAnsi" w:hAnsiTheme="minorHAnsi" w:cstheme="minorHAnsi"/>
        </w:rPr>
      </w:pPr>
      <w:r w:rsidRPr="5897EC05">
        <w:rPr>
          <w:rFonts w:asciiTheme="minorHAnsi" w:eastAsiaTheme="minorEastAsia" w:hAnsiTheme="minorHAnsi" w:cstheme="minorBidi"/>
        </w:rPr>
        <w:t>For you, perhaps, these concepts of love and marriage may seem foreign. If this is so, you can be assured that it is by no coincidence that you have picked up this study. Every relationship begins with an introduction. My heart’s desire is that the Lord w</w:t>
      </w:r>
      <w:r>
        <w:rPr>
          <w:rFonts w:asciiTheme="minorHAnsi" w:eastAsiaTheme="minorEastAsia" w:hAnsiTheme="minorHAnsi" w:cstheme="minorBidi"/>
        </w:rPr>
        <w:t>ill</w:t>
      </w:r>
      <w:r w:rsidRPr="5897EC05">
        <w:rPr>
          <w:rFonts w:asciiTheme="minorHAnsi" w:eastAsiaTheme="minorEastAsia" w:hAnsiTheme="minorHAnsi" w:cstheme="minorBidi"/>
        </w:rPr>
        <w:t xml:space="preserve"> use this study of the Book of Ephesians to properly </w:t>
      </w:r>
      <w:r w:rsidRPr="5897EC05">
        <w:rPr>
          <w:rFonts w:asciiTheme="minorHAnsi" w:eastAsiaTheme="minorEastAsia" w:hAnsiTheme="minorHAnsi" w:cstheme="minorBidi"/>
          <w:i/>
          <w:iCs/>
        </w:rPr>
        <w:t>introduce you</w:t>
      </w:r>
      <w:r w:rsidRPr="5897EC05">
        <w:rPr>
          <w:rFonts w:asciiTheme="minorHAnsi" w:eastAsiaTheme="minorEastAsia" w:hAnsiTheme="minorHAnsi" w:cstheme="minorBidi"/>
        </w:rPr>
        <w:t xml:space="preserve"> to the God of the Bible. You see, in addition to dressing brides for their weddings, I’ve also been a matchmaker (I promise to expound on this later). </w:t>
      </w:r>
    </w:p>
    <w:p w14:paraId="53F8B34E" w14:textId="77777777" w:rsidR="001F2A57" w:rsidRPr="00436041" w:rsidRDefault="001F2A57" w:rsidP="001F2A57">
      <w:pPr>
        <w:pStyle w:val="font8"/>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A City of Idols</w:t>
      </w:r>
    </w:p>
    <w:p w14:paraId="070393E0" w14:textId="77777777" w:rsidR="001F2A57" w:rsidRDefault="001F2A57" w:rsidP="001F2A57">
      <w:pPr>
        <w:jc w:val="both"/>
        <w:rPr>
          <w:sz w:val="24"/>
          <w:szCs w:val="24"/>
        </w:rPr>
      </w:pPr>
      <w:r>
        <w:rPr>
          <w:sz w:val="24"/>
          <w:szCs w:val="24"/>
        </w:rPr>
        <w:tab/>
        <w:t xml:space="preserve">To correctly interpret any passage of Scripture, we must put the passage into its proper context. So we’ll begin our study of Ephesians with some historical facts about the city. If you were to visit the ancient city of Ephesus today, you would find its ruins on the western coast of </w:t>
      </w:r>
      <w:r w:rsidRPr="00911B7E">
        <w:rPr>
          <w:sz w:val="24"/>
          <w:szCs w:val="24"/>
        </w:rPr>
        <w:t>Turkey</w:t>
      </w:r>
      <w:r>
        <w:rPr>
          <w:sz w:val="24"/>
          <w:szCs w:val="24"/>
        </w:rPr>
        <w:t xml:space="preserve"> next to the modern city of Selcuk. It would hardly resemble the glory of the city believed to be thousands of years old. Yet, in its heyday, it </w:t>
      </w:r>
      <w:r w:rsidRPr="00911B7E">
        <w:rPr>
          <w:sz w:val="24"/>
          <w:szCs w:val="24"/>
        </w:rPr>
        <w:t xml:space="preserve">was the most important city in western Asia Minor. </w:t>
      </w:r>
      <w:r>
        <w:rPr>
          <w:sz w:val="24"/>
          <w:szCs w:val="24"/>
        </w:rPr>
        <w:t xml:space="preserve">Because its </w:t>
      </w:r>
      <w:r w:rsidRPr="00911B7E">
        <w:rPr>
          <w:sz w:val="24"/>
          <w:szCs w:val="24"/>
        </w:rPr>
        <w:t>inland harbor emptied into the Aegean Sea,</w:t>
      </w:r>
      <w:r>
        <w:rPr>
          <w:sz w:val="24"/>
          <w:szCs w:val="24"/>
        </w:rPr>
        <w:t xml:space="preserve"> </w:t>
      </w:r>
      <w:r w:rsidRPr="00911B7E">
        <w:rPr>
          <w:sz w:val="24"/>
          <w:szCs w:val="24"/>
        </w:rPr>
        <w:t xml:space="preserve">it was </w:t>
      </w:r>
      <w:r>
        <w:rPr>
          <w:sz w:val="24"/>
          <w:szCs w:val="24"/>
        </w:rPr>
        <w:t>also a</w:t>
      </w:r>
      <w:r w:rsidRPr="00911B7E">
        <w:rPr>
          <w:sz w:val="24"/>
          <w:szCs w:val="24"/>
        </w:rPr>
        <w:t xml:space="preserve"> major intersection </w:t>
      </w:r>
      <w:r>
        <w:rPr>
          <w:sz w:val="24"/>
          <w:szCs w:val="24"/>
        </w:rPr>
        <w:t xml:space="preserve">for </w:t>
      </w:r>
      <w:r w:rsidRPr="00911B7E">
        <w:rPr>
          <w:sz w:val="24"/>
          <w:szCs w:val="24"/>
        </w:rPr>
        <w:t>trade routes</w:t>
      </w:r>
      <w:r>
        <w:rPr>
          <w:sz w:val="24"/>
          <w:szCs w:val="24"/>
        </w:rPr>
        <w:t xml:space="preserve"> making it very important to the economy of the entire region</w:t>
      </w:r>
      <w:r w:rsidRPr="00911B7E">
        <w:rPr>
          <w:sz w:val="24"/>
          <w:szCs w:val="24"/>
        </w:rPr>
        <w:t xml:space="preserve">. </w:t>
      </w:r>
      <w:r>
        <w:rPr>
          <w:sz w:val="24"/>
          <w:szCs w:val="24"/>
        </w:rPr>
        <w:t>In addition to having an enormous coliseum, Ephesus was the site of o</w:t>
      </w:r>
      <w:r w:rsidRPr="00911B7E">
        <w:rPr>
          <w:sz w:val="24"/>
          <w:szCs w:val="24"/>
        </w:rPr>
        <w:t xml:space="preserve">ne of the Seven Wonders of the World:  a pagan temple dedicated to the Roman goddess Diana </w:t>
      </w:r>
      <w:r>
        <w:rPr>
          <w:sz w:val="24"/>
          <w:szCs w:val="24"/>
        </w:rPr>
        <w:t xml:space="preserve">or in Greek - </w:t>
      </w:r>
      <w:r w:rsidRPr="00911B7E">
        <w:rPr>
          <w:sz w:val="24"/>
          <w:szCs w:val="24"/>
        </w:rPr>
        <w:t>Artemis</w:t>
      </w:r>
      <w:r>
        <w:rPr>
          <w:sz w:val="24"/>
          <w:szCs w:val="24"/>
        </w:rPr>
        <w:t>.</w:t>
      </w:r>
      <w:r w:rsidRPr="00911B7E">
        <w:rPr>
          <w:sz w:val="24"/>
          <w:szCs w:val="24"/>
        </w:rPr>
        <w:t xml:space="preserve"> </w:t>
      </w:r>
      <w:r>
        <w:rPr>
          <w:sz w:val="24"/>
          <w:szCs w:val="24"/>
        </w:rPr>
        <w:t>Diana’s image,</w:t>
      </w:r>
      <w:r w:rsidRPr="0006311C">
        <w:rPr>
          <w:sz w:val="24"/>
          <w:szCs w:val="24"/>
        </w:rPr>
        <w:t xml:space="preserve"> </w:t>
      </w:r>
      <w:r>
        <w:rPr>
          <w:sz w:val="24"/>
          <w:szCs w:val="24"/>
        </w:rPr>
        <w:t xml:space="preserve">according to their beliefs, had fallen down from Jupiter. </w:t>
      </w:r>
    </w:p>
    <w:p w14:paraId="2F4CB85D" w14:textId="77777777" w:rsidR="001F2A57" w:rsidRDefault="001F2A57" w:rsidP="001F2A57">
      <w:pPr>
        <w:ind w:firstLine="720"/>
        <w:jc w:val="both"/>
        <w:rPr>
          <w:sz w:val="24"/>
          <w:szCs w:val="24"/>
        </w:rPr>
      </w:pPr>
      <w:r w:rsidRPr="5897EC05">
        <w:rPr>
          <w:sz w:val="24"/>
          <w:szCs w:val="24"/>
        </w:rPr>
        <w:t xml:space="preserve">Now if you know anything about Biblical history, you may be aware that the devil himself was cast out of heaven in just such a way, and then he became the </w:t>
      </w:r>
      <w:r w:rsidRPr="5897EC05">
        <w:rPr>
          <w:i/>
          <w:iCs/>
          <w:sz w:val="24"/>
          <w:szCs w:val="24"/>
        </w:rPr>
        <w:t xml:space="preserve">god </w:t>
      </w:r>
      <w:r w:rsidRPr="5897EC05">
        <w:rPr>
          <w:sz w:val="24"/>
          <w:szCs w:val="24"/>
        </w:rPr>
        <w:t xml:space="preserve">of this world. (Isaiah 14:12-14; 1 Timothy 4:1; Luke 10:18; Revelation 12:13) Not content to go it alone, the devil led a host of fallen angels with him in his rebellion. Perhaps these fallen angels are what fell from the heavens or maybe it was an asteroid. Regardless of the explanation of the image, Satan has always wanted to be worshiped, and he was very much at home in Ephesus. Because of this, the city became a hub </w:t>
      </w:r>
      <w:r>
        <w:rPr>
          <w:sz w:val="24"/>
          <w:szCs w:val="24"/>
        </w:rPr>
        <w:t>for</w:t>
      </w:r>
      <w:r w:rsidRPr="5897EC05">
        <w:rPr>
          <w:sz w:val="24"/>
          <w:szCs w:val="24"/>
        </w:rPr>
        <w:t xml:space="preserve"> evil spirits, witchcraft, and idolatry. In fact, it was their main industry, and a lucrative industry at that. </w:t>
      </w:r>
    </w:p>
    <w:p w14:paraId="2D49A645" w14:textId="77777777" w:rsidR="001F2A57" w:rsidRDefault="001F2A57" w:rsidP="001F2A57">
      <w:pPr>
        <w:ind w:firstLine="720"/>
        <w:jc w:val="both"/>
        <w:rPr>
          <w:sz w:val="24"/>
          <w:szCs w:val="24"/>
        </w:rPr>
      </w:pPr>
      <w:r w:rsidRPr="5897EC05">
        <w:rPr>
          <w:sz w:val="24"/>
          <w:szCs w:val="24"/>
        </w:rPr>
        <w:t>I wonder if you can relate to being raised in a home or a place that could be described as a habitat for evil incarnate. Because of our ignorance of the spiritual battle that rages around us, we often think of the supernatural world in terms of Halloween, dress up costumes and candy. But this was not a game for the church at Ephesus, and it is no game for us either. The kingdom of darkness had such a stronghold in this place and the surrounding cities that Paul ends this letter describing the cosmic battles with a chapter o</w:t>
      </w:r>
      <w:r>
        <w:rPr>
          <w:sz w:val="24"/>
          <w:szCs w:val="24"/>
        </w:rPr>
        <w:t>n</w:t>
      </w:r>
      <w:r w:rsidRPr="5897EC05">
        <w:rPr>
          <w:sz w:val="24"/>
          <w:szCs w:val="24"/>
        </w:rPr>
        <w:t xml:space="preserve"> spiritual warfare.  </w:t>
      </w:r>
    </w:p>
    <w:p w14:paraId="7D7C80C6" w14:textId="77777777" w:rsidR="001F2A57" w:rsidRPr="00B54232" w:rsidRDefault="001F2A57" w:rsidP="001F2A57">
      <w:pPr>
        <w:ind w:firstLine="720"/>
        <w:jc w:val="both"/>
        <w:rPr>
          <w:sz w:val="24"/>
          <w:szCs w:val="24"/>
        </w:rPr>
      </w:pPr>
      <w:r w:rsidRPr="5897EC05">
        <w:rPr>
          <w:sz w:val="24"/>
          <w:szCs w:val="24"/>
        </w:rPr>
        <w:t xml:space="preserve"> In Acts chapter nineteen, we find the account of a real turning point in this city that culminated with a large bonfire in the city square. Many people had turned to God from idols and brought their book on sorcery to burn. The sum total of the items amounted to </w:t>
      </w:r>
      <w:r w:rsidRPr="00B54232">
        <w:rPr>
          <w:iCs/>
          <w:sz w:val="24"/>
          <w:szCs w:val="24"/>
        </w:rPr>
        <w:t>fifty thousand pieces of silver</w:t>
      </w:r>
      <w:r w:rsidRPr="00B54232">
        <w:rPr>
          <w:sz w:val="24"/>
          <w:szCs w:val="24"/>
        </w:rPr>
        <w:t xml:space="preserve">. </w:t>
      </w:r>
    </w:p>
    <w:p w14:paraId="2C6538B9" w14:textId="77777777" w:rsidR="001F2A57" w:rsidRPr="00742B60" w:rsidRDefault="001F2A57" w:rsidP="001F2A57">
      <w:pPr>
        <w:jc w:val="center"/>
        <w:rPr>
          <w:b/>
          <w:sz w:val="28"/>
          <w:szCs w:val="28"/>
        </w:rPr>
      </w:pPr>
      <w:r w:rsidRPr="5897EC05">
        <w:rPr>
          <w:b/>
          <w:bCs/>
          <w:sz w:val="28"/>
          <w:szCs w:val="28"/>
        </w:rPr>
        <w:t>Spiritual Matchmakers</w:t>
      </w:r>
    </w:p>
    <w:p w14:paraId="423DD05F" w14:textId="77777777" w:rsidR="001F2A57" w:rsidRDefault="001F2A57" w:rsidP="001F2A57">
      <w:pPr>
        <w:ind w:firstLine="720"/>
        <w:jc w:val="both"/>
        <w:rPr>
          <w:sz w:val="24"/>
          <w:szCs w:val="24"/>
        </w:rPr>
      </w:pPr>
      <w:r w:rsidRPr="5897EC05">
        <w:rPr>
          <w:sz w:val="24"/>
          <w:szCs w:val="24"/>
        </w:rPr>
        <w:t>The beautiful feet that first carried the good news to th</w:t>
      </w:r>
      <w:r>
        <w:rPr>
          <w:sz w:val="24"/>
          <w:szCs w:val="24"/>
        </w:rPr>
        <w:t>e</w:t>
      </w:r>
      <w:r w:rsidRPr="5897EC05">
        <w:rPr>
          <w:sz w:val="24"/>
          <w:szCs w:val="24"/>
        </w:rPr>
        <w:t xml:space="preserve"> city </w:t>
      </w:r>
      <w:r>
        <w:rPr>
          <w:sz w:val="24"/>
          <w:szCs w:val="24"/>
        </w:rPr>
        <w:t xml:space="preserve">of Ephesus </w:t>
      </w:r>
      <w:r w:rsidRPr="5897EC05">
        <w:rPr>
          <w:sz w:val="24"/>
          <w:szCs w:val="24"/>
        </w:rPr>
        <w:t>were a husband and wife team from Corinth Greece - another pagan culture. Their names were Priscilla and Aquila.</w:t>
      </w:r>
      <w:r>
        <w:rPr>
          <w:sz w:val="24"/>
          <w:szCs w:val="24"/>
        </w:rPr>
        <w:t xml:space="preserve"> (Acts 18:18-26)</w:t>
      </w:r>
      <w:r w:rsidRPr="5897EC05">
        <w:rPr>
          <w:sz w:val="24"/>
          <w:szCs w:val="24"/>
        </w:rPr>
        <w:t xml:space="preserve"> They were tentmakers by trade, but their vocation was fishing for men and women. From their example we learn that God does not have </w:t>
      </w:r>
      <w:r w:rsidRPr="5897EC05">
        <w:rPr>
          <w:i/>
          <w:iCs/>
          <w:sz w:val="24"/>
          <w:szCs w:val="24"/>
        </w:rPr>
        <w:t>professionals</w:t>
      </w:r>
      <w:r w:rsidRPr="5897EC05">
        <w:rPr>
          <w:sz w:val="24"/>
          <w:szCs w:val="24"/>
        </w:rPr>
        <w:t xml:space="preserve"> in His church and </w:t>
      </w:r>
      <w:r w:rsidRPr="5897EC05">
        <w:rPr>
          <w:i/>
          <w:iCs/>
          <w:sz w:val="24"/>
          <w:szCs w:val="24"/>
        </w:rPr>
        <w:t>lay people</w:t>
      </w:r>
      <w:r w:rsidRPr="5897EC05">
        <w:rPr>
          <w:sz w:val="24"/>
          <w:szCs w:val="24"/>
        </w:rPr>
        <w:t>. In fact, the term “layperson” is not even found in the Bible because no division exists between the secular and the spiritual life in God’s economy.</w:t>
      </w:r>
    </w:p>
    <w:p w14:paraId="586FAB12" w14:textId="77777777" w:rsidR="001F2A57" w:rsidRPr="003943D6" w:rsidRDefault="001F2A57" w:rsidP="001F2A57">
      <w:pPr>
        <w:jc w:val="center"/>
        <w:rPr>
          <w:b/>
          <w:i/>
          <w:sz w:val="24"/>
          <w:szCs w:val="24"/>
        </w:rPr>
      </w:pPr>
      <w:r w:rsidRPr="5897EC05">
        <w:rPr>
          <w:b/>
          <w:bCs/>
          <w:i/>
          <w:iCs/>
          <w:sz w:val="24"/>
          <w:szCs w:val="24"/>
        </w:rPr>
        <w:t>Galatians 3:28 (NASB)</w:t>
      </w:r>
    </w:p>
    <w:p w14:paraId="4F02B438" w14:textId="77777777" w:rsidR="001F2A57" w:rsidRPr="003943D6" w:rsidRDefault="001F2A57" w:rsidP="001F2A57">
      <w:pPr>
        <w:jc w:val="center"/>
        <w:rPr>
          <w:b/>
          <w:i/>
          <w:sz w:val="24"/>
        </w:rPr>
      </w:pPr>
      <w:r w:rsidRPr="5897EC05">
        <w:rPr>
          <w:b/>
          <w:bCs/>
          <w:i/>
          <w:iCs/>
          <w:sz w:val="24"/>
          <w:szCs w:val="24"/>
        </w:rPr>
        <w:t>“There is neither Jew nor Greek, there is neither slave nor free man, there is neither male nor female; for you are all one in Christ Jesus.”</w:t>
      </w:r>
    </w:p>
    <w:p w14:paraId="35C8AAA7" w14:textId="77777777" w:rsidR="001F2A57" w:rsidRDefault="001F2A57" w:rsidP="001F2A57">
      <w:pPr>
        <w:ind w:firstLine="720"/>
        <w:jc w:val="both"/>
        <w:rPr>
          <w:sz w:val="24"/>
          <w:szCs w:val="24"/>
        </w:rPr>
      </w:pPr>
      <w:r w:rsidRPr="5897EC05">
        <w:rPr>
          <w:sz w:val="24"/>
          <w:szCs w:val="24"/>
        </w:rPr>
        <w:t xml:space="preserve"> Every individual who is part of the bride of Christ has a vital role in God’s redemptive plan. Likewise, every follower of Christ should be a fisher of men.  Take John the Baptist for example, he was a disciple maker and yet he called himself "</w:t>
      </w:r>
      <w:r w:rsidRPr="5897EC05">
        <w:rPr>
          <w:b/>
          <w:bCs/>
          <w:i/>
          <w:iCs/>
          <w:sz w:val="24"/>
          <w:szCs w:val="24"/>
        </w:rPr>
        <w:t>a</w:t>
      </w:r>
      <w:r w:rsidRPr="5897EC05">
        <w:rPr>
          <w:sz w:val="24"/>
          <w:szCs w:val="24"/>
        </w:rPr>
        <w:t xml:space="preserve"> </w:t>
      </w:r>
      <w:r w:rsidRPr="5897EC05">
        <w:rPr>
          <w:b/>
          <w:bCs/>
          <w:i/>
          <w:iCs/>
          <w:sz w:val="24"/>
          <w:szCs w:val="24"/>
        </w:rPr>
        <w:t>friend of the Bridegroom.</w:t>
      </w:r>
      <w:r w:rsidRPr="5897EC05">
        <w:rPr>
          <w:sz w:val="24"/>
          <w:szCs w:val="24"/>
        </w:rPr>
        <w:t xml:space="preserve">” His whole life was all about pointing people to Jesus. And then there is John the apostle, a fisherman by trade, but that was before he left his nets to follow Jesus as a fisher of men. (Matthew 4:18-20). If we are </w:t>
      </w:r>
      <w:r>
        <w:rPr>
          <w:sz w:val="24"/>
          <w:szCs w:val="24"/>
        </w:rPr>
        <w:t>friends of Jesus</w:t>
      </w:r>
      <w:r w:rsidRPr="5897EC05">
        <w:rPr>
          <w:sz w:val="24"/>
          <w:szCs w:val="24"/>
        </w:rPr>
        <w:t xml:space="preserve">, like John, Pricilla and Aquila, </w:t>
      </w:r>
      <w:r>
        <w:rPr>
          <w:sz w:val="24"/>
          <w:szCs w:val="24"/>
        </w:rPr>
        <w:t xml:space="preserve">we </w:t>
      </w:r>
      <w:r w:rsidRPr="5897EC05">
        <w:rPr>
          <w:sz w:val="24"/>
          <w:szCs w:val="24"/>
        </w:rPr>
        <w:t>will do the same.</w:t>
      </w:r>
    </w:p>
    <w:p w14:paraId="6E478821" w14:textId="77777777" w:rsidR="001F2A57" w:rsidRDefault="001F2A57" w:rsidP="001F2A57">
      <w:pPr>
        <w:ind w:firstLine="720"/>
        <w:jc w:val="both"/>
        <w:rPr>
          <w:sz w:val="24"/>
          <w:szCs w:val="24"/>
        </w:rPr>
      </w:pPr>
      <w:r w:rsidRPr="5897EC05">
        <w:rPr>
          <w:sz w:val="24"/>
          <w:szCs w:val="24"/>
        </w:rPr>
        <w:t>Here is one more interesting fact about the city of Ephesus. The belief is that the apostle John had spent his last years evangelizing in the region of Ephesus and that Mary, the mother of Jesus, spent her last days there also.</w:t>
      </w:r>
      <w:r>
        <w:rPr>
          <w:sz w:val="24"/>
          <w:szCs w:val="24"/>
        </w:rPr>
        <w:t xml:space="preserve"> John was in Ephesus when he wrote the gospel of John, as well as 1, 2, 3</w:t>
      </w:r>
      <w:r w:rsidRPr="00F935D4">
        <w:rPr>
          <w:sz w:val="24"/>
          <w:szCs w:val="24"/>
          <w:vertAlign w:val="superscript"/>
        </w:rPr>
        <w:t>rd</w:t>
      </w:r>
      <w:r>
        <w:rPr>
          <w:sz w:val="24"/>
          <w:szCs w:val="24"/>
        </w:rPr>
        <w:t xml:space="preserve"> John sometime between A.D. 80-95. In fact, he was arrested while in Ephesus and taken to Patmos, located in the Aegean Sea southwest of Ephesus. This is where he received the Revelation sometime between in A.D. 94-96.</w:t>
      </w:r>
      <w:r w:rsidRPr="5897EC05">
        <w:rPr>
          <w:sz w:val="24"/>
          <w:szCs w:val="24"/>
        </w:rPr>
        <w:t xml:space="preserve"> </w:t>
      </w:r>
      <w:r>
        <w:rPr>
          <w:sz w:val="24"/>
          <w:szCs w:val="24"/>
        </w:rPr>
        <w:t xml:space="preserve">Ephesus is the first of the seven churches that the Lord Jesus addressed in Revelation. </w:t>
      </w:r>
      <w:r w:rsidRPr="5897EC05">
        <w:rPr>
          <w:sz w:val="24"/>
          <w:szCs w:val="24"/>
        </w:rPr>
        <w:t xml:space="preserve">If you were to take a tour of the ruins of this city, the Basilica of Saint John and the House of Virgin Mary would no doubt be on your “must see” list. </w:t>
      </w:r>
      <w:r>
        <w:rPr>
          <w:sz w:val="24"/>
          <w:szCs w:val="24"/>
        </w:rPr>
        <w:t xml:space="preserve">At the conclusion of our study, we will learn more about Saint John and his connection to the church of Ephesus. But that will have to wait until the grand finale.  </w:t>
      </w:r>
    </w:p>
    <w:p w14:paraId="493E546C" w14:textId="77777777" w:rsidR="001F2A57" w:rsidRPr="00742B60" w:rsidRDefault="001F2A57" w:rsidP="001F2A57">
      <w:pPr>
        <w:jc w:val="center"/>
        <w:rPr>
          <w:b/>
          <w:sz w:val="28"/>
          <w:szCs w:val="28"/>
        </w:rPr>
      </w:pPr>
      <w:r w:rsidRPr="5897EC05">
        <w:rPr>
          <w:b/>
          <w:bCs/>
          <w:sz w:val="28"/>
          <w:szCs w:val="28"/>
        </w:rPr>
        <w:t>Paul’s First Prison Epistle</w:t>
      </w:r>
    </w:p>
    <w:p w14:paraId="77398594" w14:textId="77777777" w:rsidR="001F2A57" w:rsidRDefault="001F2A57" w:rsidP="001F2A57">
      <w:pPr>
        <w:ind w:firstLine="720"/>
        <w:jc w:val="both"/>
        <w:rPr>
          <w:sz w:val="24"/>
          <w:szCs w:val="24"/>
        </w:rPr>
      </w:pPr>
      <w:r w:rsidRPr="5897EC05">
        <w:rPr>
          <w:sz w:val="24"/>
          <w:szCs w:val="24"/>
        </w:rPr>
        <w:t>Of course, you cannot tell the story of the church at Ephesus without talking about the apostle Paul, who penned this letter. Not languishing in self-pity as he was incarcerated in Rome, Paul wrote Ephesians, the first of the four prison epistles.</w:t>
      </w:r>
      <w:r>
        <w:rPr>
          <w:sz w:val="24"/>
          <w:szCs w:val="24"/>
        </w:rPr>
        <w:t xml:space="preserve"> (Ca. A.D. 60-62) (Acts 28:16-31)</w:t>
      </w:r>
      <w:r w:rsidRPr="5897EC05">
        <w:rPr>
          <w:sz w:val="24"/>
          <w:szCs w:val="24"/>
        </w:rPr>
        <w:t xml:space="preserve"> The other letters written during this time were to the church at Colossae, Philippi and the personal letter to Philemon. As we will discover, much of the New Testament writings are connected in some way to Ephesus.</w:t>
      </w:r>
    </w:p>
    <w:p w14:paraId="74C67081" w14:textId="77777777" w:rsidR="001F2A57" w:rsidRDefault="001F2A57" w:rsidP="001F2A57">
      <w:pPr>
        <w:ind w:firstLine="720"/>
        <w:jc w:val="both"/>
        <w:rPr>
          <w:sz w:val="24"/>
          <w:szCs w:val="24"/>
        </w:rPr>
      </w:pPr>
      <w:r w:rsidRPr="5897EC05">
        <w:rPr>
          <w:sz w:val="24"/>
          <w:szCs w:val="24"/>
        </w:rPr>
        <w:t>The mail carrier, if you will, who hand delivered the letter was</w:t>
      </w:r>
      <w:r>
        <w:rPr>
          <w:sz w:val="24"/>
          <w:szCs w:val="24"/>
        </w:rPr>
        <w:t xml:space="preserve"> </w:t>
      </w:r>
      <w:r w:rsidRPr="5897EC05">
        <w:rPr>
          <w:sz w:val="24"/>
          <w:szCs w:val="24"/>
        </w:rPr>
        <w:t xml:space="preserve">Tychicus whom Paul called a beloved brother and faithful minister. (Ephesians 6:21-24; Colossians 4:7; 2 Timothy 4:12; Titus 3:12) Although the letter is addressed specifically to the Ephesians, it’s believed to have been intended as a circular letter to be hand copied and read to all the saints who were scattered throughout Asia.  </w:t>
      </w:r>
    </w:p>
    <w:p w14:paraId="7BD6FADF" w14:textId="77777777" w:rsidR="001F2A57" w:rsidRDefault="001F2A57" w:rsidP="001F2A57">
      <w:pPr>
        <w:ind w:firstLine="720"/>
        <w:jc w:val="both"/>
        <w:rPr>
          <w:sz w:val="24"/>
          <w:szCs w:val="24"/>
        </w:rPr>
      </w:pPr>
      <w:r w:rsidRPr="5897EC05">
        <w:rPr>
          <w:sz w:val="24"/>
          <w:szCs w:val="24"/>
        </w:rPr>
        <w:t>Paul spent the longest amount of time in his ministry in the city of Ephesus. This was the same amount of time Jesus invested with His twelve disciples</w:t>
      </w:r>
      <w:r>
        <w:rPr>
          <w:sz w:val="24"/>
          <w:szCs w:val="24"/>
        </w:rPr>
        <w:t>, about three. By the way, it’s important to note that Luke and Timothy were also in Ephesus with Paul. (Acts 16:1-17) He also wrote first and second Corinthians while in Ephesus.</w:t>
      </w:r>
      <w:r w:rsidRPr="5897EC05">
        <w:rPr>
          <w:sz w:val="24"/>
          <w:szCs w:val="24"/>
        </w:rPr>
        <w:t xml:space="preserve"> Always exemplifying the lifestyle of Jesus, Paul cared deeply about those in whom he had invested so much of his time and life.  These specific saints were entrusted with several divine mysteries, not the least of which is that the Church is the bride of Christ, hence, the wedding theme of this study.</w:t>
      </w:r>
    </w:p>
    <w:p w14:paraId="01634084" w14:textId="77777777" w:rsidR="001F2A57" w:rsidRDefault="001F2A57" w:rsidP="001F2A57">
      <w:pPr>
        <w:ind w:firstLine="720"/>
        <w:jc w:val="both"/>
        <w:rPr>
          <w:sz w:val="24"/>
          <w:szCs w:val="24"/>
        </w:rPr>
      </w:pPr>
      <w:r w:rsidRPr="5897EC05">
        <w:rPr>
          <w:sz w:val="24"/>
          <w:szCs w:val="24"/>
        </w:rPr>
        <w:t xml:space="preserve"> Paul too was a “</w:t>
      </w:r>
      <w:r w:rsidRPr="5897EC05">
        <w:rPr>
          <w:i/>
          <w:iCs/>
          <w:sz w:val="24"/>
          <w:szCs w:val="24"/>
        </w:rPr>
        <w:t>spiritual matchmaker,</w:t>
      </w:r>
      <w:r w:rsidRPr="5897EC05">
        <w:rPr>
          <w:sz w:val="24"/>
          <w:szCs w:val="24"/>
        </w:rPr>
        <w:t xml:space="preserve">” otherwise known as an evangelist. But that’s not all he was. He was a true </w:t>
      </w:r>
      <w:r w:rsidRPr="5897EC05">
        <w:rPr>
          <w:b/>
          <w:bCs/>
          <w:sz w:val="24"/>
          <w:szCs w:val="24"/>
        </w:rPr>
        <w:t>“</w:t>
      </w:r>
      <w:r w:rsidRPr="5897EC05">
        <w:rPr>
          <w:b/>
          <w:bCs/>
          <w:i/>
          <w:iCs/>
          <w:sz w:val="24"/>
          <w:szCs w:val="24"/>
        </w:rPr>
        <w:t>friend of the Bride</w:t>
      </w:r>
      <w:r w:rsidRPr="5897EC05">
        <w:rPr>
          <w:b/>
          <w:bCs/>
          <w:sz w:val="24"/>
          <w:szCs w:val="24"/>
        </w:rPr>
        <w:t xml:space="preserve"> </w:t>
      </w:r>
      <w:r w:rsidRPr="5897EC05">
        <w:rPr>
          <w:b/>
          <w:bCs/>
          <w:i/>
          <w:iCs/>
          <w:sz w:val="24"/>
          <w:szCs w:val="24"/>
        </w:rPr>
        <w:t>of Christ</w:t>
      </w:r>
      <w:r w:rsidRPr="5897EC05">
        <w:rPr>
          <w:b/>
          <w:bCs/>
          <w:sz w:val="24"/>
          <w:szCs w:val="24"/>
        </w:rPr>
        <w:t>,” …</w:t>
      </w:r>
      <w:r w:rsidRPr="5897EC05">
        <w:rPr>
          <w:sz w:val="24"/>
          <w:szCs w:val="24"/>
        </w:rPr>
        <w:t xml:space="preserve"> </w:t>
      </w:r>
      <w:r w:rsidRPr="5897EC05">
        <w:rPr>
          <w:b/>
          <w:bCs/>
          <w:i/>
          <w:iCs/>
          <w:sz w:val="24"/>
          <w:szCs w:val="24"/>
        </w:rPr>
        <w:t xml:space="preserve">a disciple maker. </w:t>
      </w:r>
      <w:r w:rsidRPr="5897EC05">
        <w:rPr>
          <w:sz w:val="24"/>
          <w:szCs w:val="24"/>
        </w:rPr>
        <w:t xml:space="preserve">What I’m trying to say is this: just as a bridesmaid or close friend would attend and assist the bride in preparation for the wedding day - a disciple maker does the same thing for the church – the bride of Christ.  Now you may have some preconceived ideas about what it means to make disciples, and so we’ll spend a fair amount of time throughout this study exploring this concept in depth. </w:t>
      </w:r>
    </w:p>
    <w:p w14:paraId="57AEB309" w14:textId="77777777" w:rsidR="001F2A57" w:rsidRDefault="001F2A57" w:rsidP="001F2A57">
      <w:pPr>
        <w:ind w:firstLine="720"/>
        <w:jc w:val="both"/>
        <w:rPr>
          <w:sz w:val="24"/>
          <w:szCs w:val="24"/>
        </w:rPr>
      </w:pPr>
      <w:r w:rsidRPr="5897EC05">
        <w:rPr>
          <w:sz w:val="24"/>
          <w:szCs w:val="24"/>
        </w:rPr>
        <w:t>One product of Paul’s disciple making endeavors in this city was a man named Epaphras. When Epaphras had been well</w:t>
      </w:r>
      <w:r>
        <w:rPr>
          <w:sz w:val="24"/>
          <w:szCs w:val="24"/>
        </w:rPr>
        <w:t>-</w:t>
      </w:r>
      <w:r w:rsidRPr="5897EC05">
        <w:rPr>
          <w:sz w:val="24"/>
          <w:szCs w:val="24"/>
        </w:rPr>
        <w:t>equipped, he took the gospel 100 miles away and founded the church at Colossae. And so we see the multiplication of disciple making.</w:t>
      </w:r>
    </w:p>
    <w:p w14:paraId="64174B1E" w14:textId="77777777" w:rsidR="001F2A57" w:rsidRPr="006B6EC6" w:rsidRDefault="001F2A57" w:rsidP="001F2A57">
      <w:pPr>
        <w:jc w:val="center"/>
        <w:rPr>
          <w:b/>
          <w:sz w:val="28"/>
          <w:szCs w:val="28"/>
        </w:rPr>
      </w:pPr>
      <w:r w:rsidRPr="5897EC05">
        <w:rPr>
          <w:b/>
          <w:bCs/>
          <w:sz w:val="28"/>
          <w:szCs w:val="28"/>
        </w:rPr>
        <w:t>An Emotional Departure</w:t>
      </w:r>
    </w:p>
    <w:p w14:paraId="6CA9A3F3" w14:textId="77777777" w:rsidR="001F2A57" w:rsidRDefault="001F2A57" w:rsidP="001F2A57">
      <w:pPr>
        <w:ind w:firstLine="720"/>
        <w:jc w:val="both"/>
        <w:rPr>
          <w:sz w:val="24"/>
          <w:szCs w:val="24"/>
        </w:rPr>
      </w:pPr>
      <w:r w:rsidRPr="5897EC05">
        <w:rPr>
          <w:sz w:val="24"/>
          <w:szCs w:val="24"/>
        </w:rPr>
        <w:t>By the end of Paul’s three - year tenure at Ephesus, the ties of love that had been forged between he and the saints were apparent. After all, he was their spiritual parent. Acts chapter twenty, gives the account of his moving departure from these beloved saints.</w:t>
      </w:r>
    </w:p>
    <w:p w14:paraId="43038A41" w14:textId="77777777" w:rsidR="001F2A57" w:rsidRPr="004D0134" w:rsidRDefault="001F2A57" w:rsidP="001F2A5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Acts 20:36-38 (ESV)</w:t>
      </w:r>
    </w:p>
    <w:p w14:paraId="79DBA585" w14:textId="77777777" w:rsidR="001F2A57" w:rsidRPr="004D0134" w:rsidRDefault="001F2A57" w:rsidP="001F2A57">
      <w:pPr>
        <w:pStyle w:val="regular"/>
        <w:jc w:val="center"/>
        <w:rPr>
          <w:rFonts w:asciiTheme="minorHAnsi" w:hAnsiTheme="minorHAnsi" w:cstheme="minorHAnsi"/>
          <w:b/>
          <w:i/>
        </w:rPr>
      </w:pPr>
      <w:r w:rsidRPr="5897EC05">
        <w:rPr>
          <w:rFonts w:asciiTheme="minorHAnsi" w:eastAsiaTheme="minorEastAsia" w:hAnsiTheme="minorHAnsi" w:cstheme="minorBidi"/>
          <w:b/>
          <w:bCs/>
          <w:i/>
          <w:iCs/>
        </w:rPr>
        <w:t>And when he had said these things, he knelt down and prayed with them all. And there was much weeping on the part of all; they embraced Paul and kissed him, being sorrowful most of all because of the word he had spoken, that they would not see his face again. And they accompanied him to the ship.</w:t>
      </w:r>
    </w:p>
    <w:p w14:paraId="7A69CB36" w14:textId="77777777" w:rsidR="001F2A57" w:rsidRDefault="001F2A57" w:rsidP="001F2A57">
      <w:pPr>
        <w:ind w:firstLine="720"/>
        <w:jc w:val="both"/>
        <w:rPr>
          <w:sz w:val="24"/>
          <w:szCs w:val="24"/>
        </w:rPr>
      </w:pPr>
      <w:r w:rsidRPr="5897EC05">
        <w:rPr>
          <w:sz w:val="24"/>
          <w:szCs w:val="24"/>
        </w:rPr>
        <w:t xml:space="preserve"> I can relate to Paul's experience. Recently, I was at the airport in Nicaragua about to return home from my sixth trip to visit the women who are part of “A Strand of Pearls Discipling Ministry”. They are my spiritual family and I love them dearly. Each departure is sad for me because I don’t know if I will get to see them again - at least on this earth. That’s how it is when you form true spiritual relationships within God’s eternal family. </w:t>
      </w:r>
    </w:p>
    <w:p w14:paraId="47A5C609" w14:textId="77777777" w:rsidR="001F2A57" w:rsidRDefault="001F2A57" w:rsidP="001F2A57">
      <w:pPr>
        <w:ind w:firstLine="720"/>
        <w:jc w:val="both"/>
        <w:rPr>
          <w:sz w:val="24"/>
          <w:szCs w:val="24"/>
        </w:rPr>
      </w:pPr>
      <w:r w:rsidRPr="5897EC05">
        <w:rPr>
          <w:sz w:val="24"/>
          <w:szCs w:val="24"/>
        </w:rPr>
        <w:t>At the airport I stood next to a young woman who was leaving her country and family for the first time in her life. As her mother unashamedly prayed over her twenty - year old baby, the tears were flowing freely. While we waited to board the plane, I ask</w:t>
      </w:r>
      <w:r>
        <w:rPr>
          <w:sz w:val="24"/>
          <w:szCs w:val="24"/>
        </w:rPr>
        <w:t>ed</w:t>
      </w:r>
      <w:r w:rsidRPr="5897EC05">
        <w:rPr>
          <w:sz w:val="24"/>
          <w:szCs w:val="24"/>
        </w:rPr>
        <w:t xml:space="preserve"> the young woman where she was going and she replied, “To Europe to attend a university.” It would be two long years before her mama would see her face again. I’m a mama too, and I felt the raw emotions of this painful departure. It had been one year, almost to the day, that I put my youngest son on a plane bound for the Czech Republic to attend a university for five months. The reality is, once we part company, we never know for sure if we will see the face of those we love again. Unless, of course we’ve been born again into God’s eternal family because</w:t>
      </w:r>
      <w:r>
        <w:rPr>
          <w:sz w:val="24"/>
          <w:szCs w:val="24"/>
        </w:rPr>
        <w:t>,</w:t>
      </w:r>
      <w:r w:rsidRPr="5897EC05">
        <w:rPr>
          <w:sz w:val="24"/>
          <w:szCs w:val="24"/>
        </w:rPr>
        <w:t xml:space="preserve"> for us, there will be no sad farewells. Eternity will be a forever joyful reunion. </w:t>
      </w:r>
    </w:p>
    <w:p w14:paraId="3DAB2501" w14:textId="77777777" w:rsidR="001F2A57" w:rsidRDefault="001F2A57" w:rsidP="001F2A57">
      <w:pPr>
        <w:ind w:firstLine="720"/>
        <w:jc w:val="both"/>
        <w:rPr>
          <w:sz w:val="24"/>
          <w:szCs w:val="24"/>
        </w:rPr>
      </w:pPr>
      <w:r w:rsidRPr="5897EC05">
        <w:rPr>
          <w:sz w:val="24"/>
          <w:szCs w:val="24"/>
        </w:rPr>
        <w:t xml:space="preserve"> After Paul’s departure, the saints in Ephesus were left in the capable hands of Timothy, Paul’s primary disciple. In fact, first and second Timothy are the personal letters of encouragement that Paul wrote to his “spiritual son” while Timothy was the pastor of the church of Ephesus</w:t>
      </w:r>
      <w:r>
        <w:rPr>
          <w:sz w:val="24"/>
          <w:szCs w:val="24"/>
        </w:rPr>
        <w:t xml:space="preserve">. These were written during Paul’s first and last imprisonment in Rome between A.D. 62-67. </w:t>
      </w:r>
      <w:r w:rsidRPr="5897EC05">
        <w:rPr>
          <w:sz w:val="24"/>
          <w:szCs w:val="24"/>
        </w:rPr>
        <w:t xml:space="preserve"> (</w:t>
      </w:r>
      <w:r>
        <w:rPr>
          <w:sz w:val="24"/>
          <w:szCs w:val="24"/>
        </w:rPr>
        <w:t>Throughout this study w</w:t>
      </w:r>
      <w:r w:rsidRPr="5897EC05">
        <w:rPr>
          <w:sz w:val="24"/>
          <w:szCs w:val="24"/>
        </w:rPr>
        <w:t xml:space="preserve">e will be referencing these letters often.) Continuing the work that Paul had begun, Timothy led this flock for about one and a half years. It is safe to say that the church had been entrusted with </w:t>
      </w:r>
      <w:r w:rsidRPr="5897EC05">
        <w:rPr>
          <w:i/>
          <w:iCs/>
          <w:sz w:val="24"/>
          <w:szCs w:val="24"/>
        </w:rPr>
        <w:t>much truth</w:t>
      </w:r>
      <w:r w:rsidRPr="5897EC05">
        <w:rPr>
          <w:sz w:val="24"/>
          <w:szCs w:val="24"/>
        </w:rPr>
        <w:t xml:space="preserve">. After all, they had at least five full years invested into their souls. But - would they be faithful to reinvest all that truth? </w:t>
      </w:r>
      <w:r>
        <w:rPr>
          <w:sz w:val="24"/>
          <w:szCs w:val="24"/>
        </w:rPr>
        <w:t>Today, this part of the world is 96.64% Muslim. Christians represent only 0.21 % of the population.</w:t>
      </w:r>
    </w:p>
    <w:p w14:paraId="69B77A1E" w14:textId="77777777" w:rsidR="001F2A57" w:rsidRDefault="001F2A57" w:rsidP="001F2A57">
      <w:pPr>
        <w:ind w:firstLine="720"/>
        <w:jc w:val="both"/>
        <w:rPr>
          <w:sz w:val="24"/>
          <w:szCs w:val="24"/>
        </w:rPr>
      </w:pPr>
    </w:p>
    <w:p w14:paraId="3ED4BA2C" w14:textId="77777777" w:rsidR="001F2A57" w:rsidRDefault="001F2A57" w:rsidP="001F2A57">
      <w:pPr>
        <w:rPr>
          <w:b/>
          <w:bCs/>
          <w:sz w:val="28"/>
          <w:szCs w:val="28"/>
        </w:rPr>
      </w:pPr>
      <w:r>
        <w:rPr>
          <w:b/>
          <w:bCs/>
          <w:sz w:val="28"/>
          <w:szCs w:val="28"/>
        </w:rPr>
        <w:t xml:space="preserve">DIGGING DEEPER:  </w:t>
      </w:r>
      <w:r w:rsidRPr="5897EC05">
        <w:rPr>
          <w:b/>
          <w:bCs/>
          <w:sz w:val="28"/>
          <w:szCs w:val="28"/>
        </w:rPr>
        <w:t xml:space="preserve">Read the following passages and make note of any insights and </w:t>
      </w:r>
      <w:r>
        <w:rPr>
          <w:b/>
          <w:bCs/>
          <w:sz w:val="28"/>
          <w:szCs w:val="28"/>
        </w:rPr>
        <w:t>personal applications.</w:t>
      </w:r>
    </w:p>
    <w:p w14:paraId="01F70BB2" w14:textId="77777777" w:rsidR="001F2A57" w:rsidRPr="00487425" w:rsidRDefault="001F2A57" w:rsidP="001F2A57">
      <w:pPr>
        <w:rPr>
          <w:b/>
          <w:sz w:val="28"/>
          <w:szCs w:val="28"/>
        </w:rPr>
      </w:pPr>
    </w:p>
    <w:p w14:paraId="7D8859BE" w14:textId="77777777" w:rsidR="001F2A57" w:rsidRDefault="001F2A57" w:rsidP="00BD269D">
      <w:pPr>
        <w:pStyle w:val="ListParagraph"/>
        <w:numPr>
          <w:ilvl w:val="0"/>
          <w:numId w:val="82"/>
        </w:numPr>
        <w:jc w:val="both"/>
        <w:rPr>
          <w:sz w:val="24"/>
          <w:szCs w:val="24"/>
        </w:rPr>
      </w:pPr>
      <w:r w:rsidRPr="00B76630">
        <w:rPr>
          <w:sz w:val="24"/>
          <w:szCs w:val="24"/>
        </w:rPr>
        <w:t>Acts 11:</w:t>
      </w:r>
      <w:r>
        <w:rPr>
          <w:sz w:val="24"/>
          <w:szCs w:val="24"/>
        </w:rPr>
        <w:t>24-</w:t>
      </w:r>
      <w:r w:rsidRPr="00B76630">
        <w:rPr>
          <w:sz w:val="24"/>
          <w:szCs w:val="24"/>
        </w:rPr>
        <w:t>26, Acts 18:1-</w:t>
      </w:r>
      <w:r>
        <w:rPr>
          <w:sz w:val="24"/>
          <w:szCs w:val="24"/>
        </w:rPr>
        <w:t xml:space="preserve">4, </w:t>
      </w:r>
      <w:r w:rsidRPr="00B76630">
        <w:rPr>
          <w:sz w:val="24"/>
          <w:szCs w:val="24"/>
        </w:rPr>
        <w:t>20:1-38; Romans 16:3-4; 1 Corinthians 16:19; 1 Timothy 1:1-20; 2 Timothy 4:19; Philippians 2:19-22; Colossians 1:1-8; Matthew 28:18-20; 1 Thessalonians 2:7-19</w:t>
      </w:r>
      <w:r>
        <w:rPr>
          <w:sz w:val="24"/>
          <w:szCs w:val="24"/>
        </w:rPr>
        <w:t>; Revelation 2:1-7</w:t>
      </w:r>
    </w:p>
    <w:p w14:paraId="72E7C310" w14:textId="77777777" w:rsidR="001F2A57" w:rsidRDefault="001F2A57" w:rsidP="001F2A57">
      <w:pPr>
        <w:jc w:val="both"/>
        <w:rPr>
          <w:sz w:val="24"/>
          <w:szCs w:val="24"/>
        </w:rPr>
      </w:pPr>
    </w:p>
    <w:p w14:paraId="40332317" w14:textId="77777777" w:rsidR="001F2A57" w:rsidRPr="00F97385" w:rsidRDefault="001F2A57" w:rsidP="001F2A57">
      <w:pPr>
        <w:jc w:val="both"/>
        <w:rPr>
          <w:sz w:val="24"/>
          <w:szCs w:val="24"/>
        </w:rPr>
      </w:pPr>
    </w:p>
    <w:p w14:paraId="04D600F3" w14:textId="77777777" w:rsidR="001F2A57" w:rsidRDefault="001F2A57" w:rsidP="001F2A57">
      <w:pPr>
        <w:spacing w:after="160" w:line="259" w:lineRule="auto"/>
        <w:rPr>
          <w:rFonts w:asciiTheme="minorHAnsi" w:eastAsiaTheme="minorEastAsia" w:hAnsiTheme="minorHAnsi" w:cstheme="minorBidi"/>
          <w:b/>
          <w:bCs/>
          <w:sz w:val="32"/>
          <w:szCs w:val="28"/>
        </w:rPr>
      </w:pPr>
      <w:r>
        <w:br w:type="page"/>
      </w:r>
    </w:p>
    <w:p w14:paraId="20EF2AB8" w14:textId="77777777" w:rsidR="001F2A57" w:rsidRPr="00CB5E5A" w:rsidRDefault="001F2A57" w:rsidP="001F2A57">
      <w:pPr>
        <w:pStyle w:val="Heading2"/>
      </w:pPr>
      <w:bookmarkStart w:id="3" w:name="_Toc443817392"/>
      <w:r w:rsidRPr="00B12CCD">
        <w:t>DISCUSSION QUESTIONS: Let’s talk about it.</w:t>
      </w:r>
      <w:bookmarkEnd w:id="3"/>
    </w:p>
    <w:p w14:paraId="1246906A" w14:textId="77777777" w:rsidR="001F2A57" w:rsidRPr="00C8057F" w:rsidRDefault="001F2A57" w:rsidP="001F2A57">
      <w:pPr>
        <w:numPr>
          <w:ilvl w:val="0"/>
          <w:numId w:val="13"/>
        </w:numPr>
        <w:spacing w:before="100" w:beforeAutospacing="1" w:after="100" w:afterAutospacing="1" w:line="225" w:lineRule="atLeast"/>
        <w:rPr>
          <w:rFonts w:eastAsia="Times New Roman" w:cstheme="minorHAnsi"/>
          <w:color w:val="000000"/>
          <w:sz w:val="24"/>
          <w:szCs w:val="24"/>
        </w:rPr>
      </w:pPr>
      <w:r>
        <w:rPr>
          <w:rFonts w:eastAsia="Times New Roman" w:cstheme="minorHAnsi"/>
          <w:color w:val="000000"/>
          <w:sz w:val="24"/>
          <w:szCs w:val="24"/>
        </w:rPr>
        <w:t>D</w:t>
      </w:r>
      <w:r w:rsidRPr="00C8057F">
        <w:rPr>
          <w:rFonts w:eastAsia="Times New Roman" w:cstheme="minorHAnsi"/>
          <w:color w:val="000000"/>
          <w:sz w:val="24"/>
          <w:szCs w:val="24"/>
        </w:rPr>
        <w:t xml:space="preserve">o you classify yourself as any of the following: Atheist, Jewish, Muslim, Buddhist, other or Christian? What is your spiritual </w:t>
      </w:r>
      <w:r>
        <w:rPr>
          <w:rFonts w:eastAsia="Times New Roman" w:cstheme="minorHAnsi"/>
          <w:color w:val="000000"/>
          <w:sz w:val="24"/>
          <w:szCs w:val="24"/>
        </w:rPr>
        <w:t xml:space="preserve">background? </w:t>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r>
      <w:r>
        <w:rPr>
          <w:rFonts w:eastAsia="Times New Roman" w:cstheme="minorHAnsi"/>
          <w:color w:val="000000"/>
          <w:sz w:val="24"/>
          <w:szCs w:val="24"/>
        </w:rPr>
        <w:softHyphen/>
        <w:t>________________________________</w:t>
      </w:r>
      <w:r w:rsidRPr="00C8057F">
        <w:rPr>
          <w:rFonts w:eastAsia="Times New Roman" w:cstheme="minorHAnsi"/>
          <w:color w:val="000000"/>
          <w:sz w:val="24"/>
          <w:szCs w:val="24"/>
        </w:rPr>
        <w:t xml:space="preserve"> </w:t>
      </w:r>
    </w:p>
    <w:p w14:paraId="381EF57F" w14:textId="77777777" w:rsidR="001F2A57" w:rsidRDefault="001F2A57" w:rsidP="001F2A57">
      <w:pPr>
        <w:pStyle w:val="ListParagraph"/>
        <w:numPr>
          <w:ilvl w:val="0"/>
          <w:numId w:val="13"/>
        </w:numPr>
        <w:rPr>
          <w:sz w:val="24"/>
          <w:szCs w:val="24"/>
        </w:rPr>
      </w:pPr>
      <w:r w:rsidRPr="00251765">
        <w:rPr>
          <w:sz w:val="24"/>
          <w:szCs w:val="24"/>
        </w:rPr>
        <w:t>How well do you know the God of the Bible?</w:t>
      </w:r>
      <w:r>
        <w:rPr>
          <w:sz w:val="24"/>
          <w:szCs w:val="24"/>
        </w:rPr>
        <w:t xml:space="preserve"> ___________________________________</w:t>
      </w:r>
    </w:p>
    <w:p w14:paraId="16BCCB73" w14:textId="77777777" w:rsidR="001F2A57" w:rsidRDefault="001F2A57" w:rsidP="001F2A57">
      <w:pPr>
        <w:pStyle w:val="ListParagraph"/>
        <w:numPr>
          <w:ilvl w:val="0"/>
          <w:numId w:val="13"/>
        </w:numPr>
        <w:rPr>
          <w:sz w:val="24"/>
          <w:szCs w:val="24"/>
        </w:rPr>
      </w:pPr>
      <w:r w:rsidRPr="00382A01">
        <w:rPr>
          <w:sz w:val="24"/>
          <w:szCs w:val="24"/>
        </w:rPr>
        <w:t>If you know Him, who introduced you to Jesus and</w:t>
      </w:r>
      <w:r>
        <w:rPr>
          <w:sz w:val="24"/>
          <w:szCs w:val="24"/>
        </w:rPr>
        <w:t xml:space="preserve"> h</w:t>
      </w:r>
      <w:r w:rsidRPr="00382A01">
        <w:rPr>
          <w:sz w:val="24"/>
          <w:szCs w:val="24"/>
        </w:rPr>
        <w:t>ow long have you been a believer?</w:t>
      </w:r>
    </w:p>
    <w:p w14:paraId="63D5CB19" w14:textId="77777777" w:rsidR="001F2A57" w:rsidRPr="00382A01" w:rsidRDefault="001F2A57" w:rsidP="001F2A57">
      <w:pPr>
        <w:pStyle w:val="ListParagraph"/>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________________________________________________________________________</w:t>
      </w:r>
    </w:p>
    <w:p w14:paraId="1BDD737F" w14:textId="77777777" w:rsidR="001F2A57" w:rsidRDefault="001F2A57" w:rsidP="001F2A57">
      <w:pPr>
        <w:pStyle w:val="ListParagraph"/>
        <w:numPr>
          <w:ilvl w:val="0"/>
          <w:numId w:val="13"/>
        </w:numPr>
        <w:rPr>
          <w:sz w:val="24"/>
          <w:szCs w:val="24"/>
        </w:rPr>
      </w:pPr>
      <w:r w:rsidRPr="5897EC05">
        <w:rPr>
          <w:sz w:val="24"/>
          <w:szCs w:val="24"/>
        </w:rPr>
        <w:t xml:space="preserve">After you heard and responded to the gospel, did you have </w:t>
      </w:r>
      <w:r>
        <w:rPr>
          <w:sz w:val="24"/>
          <w:szCs w:val="24"/>
        </w:rPr>
        <w:t>a mature believer</w:t>
      </w:r>
      <w:r w:rsidRPr="5897EC05">
        <w:rPr>
          <w:sz w:val="24"/>
          <w:szCs w:val="24"/>
        </w:rPr>
        <w:t xml:space="preserve"> who came along beside you to help you grow and apply the truth of God’s Word to your life?</w:t>
      </w:r>
      <w:r>
        <w:rPr>
          <w:sz w:val="24"/>
          <w:szCs w:val="24"/>
        </w:rPr>
        <w:t xml:space="preserve"> ________________________________________________________________________</w:t>
      </w:r>
    </w:p>
    <w:p w14:paraId="19A49AD1" w14:textId="77777777" w:rsidR="001F2A57" w:rsidRDefault="001F2A57" w:rsidP="001F2A57">
      <w:pPr>
        <w:pStyle w:val="ListParagraph"/>
        <w:numPr>
          <w:ilvl w:val="0"/>
          <w:numId w:val="13"/>
        </w:numPr>
        <w:rPr>
          <w:sz w:val="24"/>
          <w:szCs w:val="24"/>
        </w:rPr>
      </w:pPr>
      <w:r>
        <w:rPr>
          <w:sz w:val="24"/>
          <w:szCs w:val="24"/>
        </w:rPr>
        <w:t>If so, what amount of time did they spend with you and what did you learn from them?</w:t>
      </w:r>
    </w:p>
    <w:p w14:paraId="5AD408EF" w14:textId="77777777" w:rsidR="001F2A57" w:rsidRPr="000B45E5" w:rsidRDefault="001F2A57" w:rsidP="001F2A57">
      <w:pPr>
        <w:ind w:left="360"/>
        <w:rPr>
          <w:sz w:val="24"/>
          <w:szCs w:val="24"/>
        </w:rPr>
      </w:pPr>
      <w:r w:rsidRPr="000B45E5">
        <w:rPr>
          <w:sz w:val="24"/>
          <w:szCs w:val="24"/>
        </w:rPr>
        <w:t>________________________________________________________________________</w:t>
      </w:r>
      <w:r>
        <w:rPr>
          <w:sz w:val="24"/>
          <w:szCs w:val="24"/>
        </w:rPr>
        <w:t>___</w:t>
      </w:r>
    </w:p>
    <w:p w14:paraId="13679DD5" w14:textId="77777777" w:rsidR="001F2A57" w:rsidRDefault="001F2A57" w:rsidP="001F2A57">
      <w:pPr>
        <w:pStyle w:val="ListParagraph"/>
        <w:numPr>
          <w:ilvl w:val="0"/>
          <w:numId w:val="13"/>
        </w:numPr>
        <w:rPr>
          <w:sz w:val="24"/>
          <w:szCs w:val="24"/>
        </w:rPr>
      </w:pPr>
      <w:r w:rsidRPr="5897EC05">
        <w:rPr>
          <w:sz w:val="24"/>
          <w:szCs w:val="24"/>
        </w:rPr>
        <w:t>What do you think it means to make disciples?</w:t>
      </w:r>
      <w:r>
        <w:rPr>
          <w:sz w:val="24"/>
          <w:szCs w:val="24"/>
        </w:rPr>
        <w:t xml:space="preserve"> ________________________________________________________________________</w:t>
      </w:r>
    </w:p>
    <w:p w14:paraId="091EA22A" w14:textId="77777777" w:rsidR="001F2A57" w:rsidRDefault="001F2A57" w:rsidP="001F2A57">
      <w:pPr>
        <w:pStyle w:val="ListParagraph"/>
        <w:numPr>
          <w:ilvl w:val="0"/>
          <w:numId w:val="13"/>
        </w:numPr>
        <w:spacing w:after="0"/>
        <w:rPr>
          <w:rFonts w:cstheme="minorHAnsi"/>
          <w:sz w:val="24"/>
          <w:szCs w:val="24"/>
        </w:rPr>
      </w:pPr>
      <w:r>
        <w:rPr>
          <w:rFonts w:cstheme="minorHAnsi"/>
          <w:sz w:val="24"/>
          <w:szCs w:val="24"/>
        </w:rPr>
        <w:t>Are you interested in learning more about Biblical discipleship or beginning a discipling relationship? _____________________________________________________________</w:t>
      </w:r>
    </w:p>
    <w:p w14:paraId="773FD80E" w14:textId="77777777" w:rsidR="001F2A57" w:rsidRDefault="001F2A57" w:rsidP="001F2A57">
      <w:pPr>
        <w:pStyle w:val="ListParagraph"/>
        <w:numPr>
          <w:ilvl w:val="0"/>
          <w:numId w:val="13"/>
        </w:numPr>
        <w:rPr>
          <w:sz w:val="24"/>
          <w:szCs w:val="24"/>
        </w:rPr>
      </w:pPr>
      <w:r w:rsidRPr="5897EC05">
        <w:rPr>
          <w:sz w:val="24"/>
          <w:szCs w:val="24"/>
        </w:rPr>
        <w:t>Can you think of a place where it seems that evil is rampant? Where and why do you think this is so?</w:t>
      </w:r>
      <w:r>
        <w:rPr>
          <w:sz w:val="24"/>
          <w:szCs w:val="24"/>
        </w:rPr>
        <w:t xml:space="preserve"> ___________________________________________________________</w:t>
      </w:r>
    </w:p>
    <w:p w14:paraId="67509721" w14:textId="77777777" w:rsidR="001F2A57" w:rsidRDefault="001F2A57" w:rsidP="001F2A57">
      <w:pPr>
        <w:pStyle w:val="ListParagraph"/>
        <w:numPr>
          <w:ilvl w:val="0"/>
          <w:numId w:val="13"/>
        </w:numPr>
        <w:rPr>
          <w:sz w:val="24"/>
          <w:szCs w:val="24"/>
        </w:rPr>
      </w:pPr>
      <w:r w:rsidRPr="5897EC05">
        <w:rPr>
          <w:sz w:val="24"/>
          <w:szCs w:val="24"/>
        </w:rPr>
        <w:t>As was mentioned, Paul spent the same amount of time in Ephesus that Jesus spent with His 12 disciples. How long was that?</w:t>
      </w:r>
      <w:r>
        <w:rPr>
          <w:sz w:val="24"/>
          <w:szCs w:val="24"/>
        </w:rPr>
        <w:t xml:space="preserve"> (Acts 20:31) ____________________________</w:t>
      </w:r>
    </w:p>
    <w:p w14:paraId="19C2CB8B" w14:textId="77777777" w:rsidR="001F2A57" w:rsidRDefault="001F2A57" w:rsidP="001F2A57">
      <w:pPr>
        <w:pStyle w:val="ListParagraph"/>
        <w:numPr>
          <w:ilvl w:val="0"/>
          <w:numId w:val="13"/>
        </w:numPr>
        <w:rPr>
          <w:sz w:val="24"/>
          <w:szCs w:val="24"/>
        </w:rPr>
      </w:pPr>
      <w:r>
        <w:rPr>
          <w:sz w:val="24"/>
          <w:szCs w:val="24"/>
        </w:rPr>
        <w:t xml:space="preserve">Read Mark 3:13-14 and state two things we can learn from the Lord Jesus and Paul about making disciples. ____________________________________________________ </w:t>
      </w:r>
    </w:p>
    <w:p w14:paraId="61076551" w14:textId="77777777" w:rsidR="001F2A57" w:rsidRPr="00BC6A78" w:rsidRDefault="001F2A57" w:rsidP="001F2A57">
      <w:pPr>
        <w:pStyle w:val="ListParagraph"/>
        <w:numPr>
          <w:ilvl w:val="0"/>
          <w:numId w:val="13"/>
        </w:numPr>
        <w:rPr>
          <w:sz w:val="24"/>
          <w:szCs w:val="24"/>
        </w:rPr>
      </w:pPr>
      <w:r w:rsidRPr="5897EC05">
        <w:rPr>
          <w:sz w:val="24"/>
          <w:szCs w:val="24"/>
        </w:rPr>
        <w:t xml:space="preserve">The Greek word for spent time is </w:t>
      </w:r>
      <w:r w:rsidRPr="005F366F">
        <w:rPr>
          <w:i/>
          <w:sz w:val="24"/>
          <w:szCs w:val="24"/>
        </w:rPr>
        <w:t>dietribo</w:t>
      </w:r>
      <w:r w:rsidRPr="5897EC05">
        <w:rPr>
          <w:sz w:val="24"/>
          <w:szCs w:val="24"/>
        </w:rPr>
        <w:t xml:space="preserve">. It means to wear through with time or to rub off on. </w:t>
      </w:r>
      <w:r>
        <w:rPr>
          <w:sz w:val="24"/>
          <w:szCs w:val="24"/>
        </w:rPr>
        <w:t xml:space="preserve">From these passages </w:t>
      </w:r>
      <w:r w:rsidRPr="5897EC05">
        <w:rPr>
          <w:sz w:val="24"/>
          <w:szCs w:val="24"/>
        </w:rPr>
        <w:t>John 3:22</w:t>
      </w:r>
      <w:r>
        <w:rPr>
          <w:sz w:val="24"/>
          <w:szCs w:val="24"/>
        </w:rPr>
        <w:t xml:space="preserve"> and</w:t>
      </w:r>
      <w:r w:rsidRPr="5897EC05">
        <w:rPr>
          <w:sz w:val="24"/>
          <w:szCs w:val="24"/>
        </w:rPr>
        <w:t xml:space="preserve"> Acts 4:13</w:t>
      </w:r>
      <w:r>
        <w:rPr>
          <w:sz w:val="24"/>
          <w:szCs w:val="24"/>
        </w:rPr>
        <w:t>-20, what were the results of the disciples spending time with Jesus. ___________________________________________</w:t>
      </w:r>
    </w:p>
    <w:p w14:paraId="73C6BBC0" w14:textId="77777777" w:rsidR="001F2A57" w:rsidRPr="00382A01" w:rsidRDefault="001F2A57" w:rsidP="001F2A57">
      <w:pPr>
        <w:pStyle w:val="ListParagraph"/>
        <w:numPr>
          <w:ilvl w:val="0"/>
          <w:numId w:val="13"/>
        </w:numPr>
        <w:rPr>
          <w:sz w:val="24"/>
          <w:szCs w:val="24"/>
        </w:rPr>
      </w:pPr>
      <w:r w:rsidRPr="00382A01">
        <w:rPr>
          <w:sz w:val="24"/>
          <w:szCs w:val="24"/>
        </w:rPr>
        <w:t xml:space="preserve">Give </w:t>
      </w:r>
      <w:r>
        <w:rPr>
          <w:sz w:val="24"/>
          <w:szCs w:val="24"/>
        </w:rPr>
        <w:t>an</w:t>
      </w:r>
      <w:r w:rsidRPr="00382A01">
        <w:rPr>
          <w:sz w:val="24"/>
          <w:szCs w:val="24"/>
        </w:rPr>
        <w:t xml:space="preserve"> example of someone</w:t>
      </w:r>
      <w:r>
        <w:rPr>
          <w:sz w:val="24"/>
          <w:szCs w:val="24"/>
        </w:rPr>
        <w:t xml:space="preserve"> that has influenced your life in a positive way. </w:t>
      </w:r>
      <w:r w:rsidRPr="00382A01">
        <w:rPr>
          <w:sz w:val="24"/>
          <w:szCs w:val="24"/>
        </w:rPr>
        <w:t xml:space="preserve"> </w:t>
      </w:r>
      <w:r>
        <w:rPr>
          <w:sz w:val="24"/>
          <w:szCs w:val="24"/>
        </w:rPr>
        <w:t>________________________________________________________________________</w:t>
      </w:r>
    </w:p>
    <w:p w14:paraId="2A1DA119" w14:textId="77777777" w:rsidR="001F2A57" w:rsidRDefault="001F2A57" w:rsidP="001F2A57">
      <w:pPr>
        <w:pStyle w:val="ListParagraph"/>
        <w:numPr>
          <w:ilvl w:val="0"/>
          <w:numId w:val="13"/>
        </w:numPr>
        <w:rPr>
          <w:sz w:val="24"/>
          <w:szCs w:val="24"/>
        </w:rPr>
      </w:pPr>
      <w:r>
        <w:rPr>
          <w:sz w:val="24"/>
          <w:szCs w:val="24"/>
        </w:rPr>
        <w:t>Are your closes friends people who encourage you to love God and pursue personal holiness? (1 Corinthians 15:32-34; Psalms 1:1-4) ____________________________________________</w:t>
      </w:r>
    </w:p>
    <w:p w14:paraId="4DBA08BC" w14:textId="0168569F" w:rsidR="001F2A57" w:rsidRDefault="001F2A57" w:rsidP="001F2A57">
      <w:pPr>
        <w:pStyle w:val="ListParagraph"/>
        <w:numPr>
          <w:ilvl w:val="0"/>
          <w:numId w:val="13"/>
        </w:numPr>
        <w:spacing w:after="0"/>
        <w:rPr>
          <w:rFonts w:cstheme="minorHAnsi"/>
          <w:sz w:val="24"/>
          <w:szCs w:val="24"/>
        </w:rPr>
      </w:pPr>
      <w:r>
        <w:rPr>
          <w:rFonts w:cstheme="minorHAnsi"/>
          <w:sz w:val="24"/>
          <w:szCs w:val="24"/>
        </w:rPr>
        <w:t>When you are around people who</w:t>
      </w:r>
      <w:r w:rsidRPr="00A44B45">
        <w:rPr>
          <w:rFonts w:cstheme="minorHAnsi"/>
          <w:sz w:val="24"/>
          <w:szCs w:val="24"/>
        </w:rPr>
        <w:t xml:space="preserve"> </w:t>
      </w:r>
      <w:r>
        <w:rPr>
          <w:rFonts w:cstheme="minorHAnsi"/>
          <w:sz w:val="24"/>
          <w:szCs w:val="24"/>
        </w:rPr>
        <w:t>are</w:t>
      </w:r>
      <w:r w:rsidRPr="00A44B45">
        <w:rPr>
          <w:rFonts w:cstheme="minorHAnsi"/>
          <w:sz w:val="24"/>
          <w:szCs w:val="24"/>
        </w:rPr>
        <w:t xml:space="preserve"> negative, gossip</w:t>
      </w:r>
      <w:r>
        <w:rPr>
          <w:rFonts w:cstheme="minorHAnsi"/>
          <w:sz w:val="24"/>
          <w:szCs w:val="24"/>
        </w:rPr>
        <w:t xml:space="preserve"> or </w:t>
      </w:r>
      <w:r w:rsidRPr="00A44B45">
        <w:rPr>
          <w:rFonts w:cstheme="minorHAnsi"/>
          <w:sz w:val="24"/>
          <w:szCs w:val="24"/>
        </w:rPr>
        <w:t>criticize</w:t>
      </w:r>
      <w:r>
        <w:rPr>
          <w:rFonts w:cstheme="minorHAnsi"/>
          <w:sz w:val="24"/>
          <w:szCs w:val="24"/>
        </w:rPr>
        <w:t xml:space="preserve"> </w:t>
      </w:r>
      <w:r w:rsidRPr="00A44B45">
        <w:rPr>
          <w:rFonts w:cstheme="minorHAnsi"/>
          <w:sz w:val="24"/>
          <w:szCs w:val="24"/>
        </w:rPr>
        <w:t>others</w:t>
      </w:r>
      <w:r>
        <w:rPr>
          <w:rFonts w:cstheme="minorHAnsi"/>
          <w:sz w:val="24"/>
          <w:szCs w:val="24"/>
        </w:rPr>
        <w:t>, what effect does this have on you? Read Ephesians 4:29</w:t>
      </w:r>
      <w:r w:rsidR="00CB08FB">
        <w:rPr>
          <w:rFonts w:cstheme="minorHAnsi"/>
          <w:sz w:val="24"/>
          <w:szCs w:val="24"/>
        </w:rPr>
        <w:t>- 31; 2 Timothy 2:15-26</w:t>
      </w:r>
      <w:r>
        <w:rPr>
          <w:rFonts w:cstheme="minorHAnsi"/>
          <w:sz w:val="24"/>
          <w:szCs w:val="24"/>
        </w:rPr>
        <w:t>. ______________________________________________________________________</w:t>
      </w:r>
    </w:p>
    <w:p w14:paraId="26159513" w14:textId="2C49B8DE" w:rsidR="001F2A57" w:rsidRDefault="001F2A57" w:rsidP="001F2A57">
      <w:pPr>
        <w:pStyle w:val="ListParagraph"/>
        <w:spacing w:after="0"/>
        <w:rPr>
          <w:rFonts w:cstheme="minorHAnsi"/>
          <w:sz w:val="24"/>
          <w:szCs w:val="24"/>
        </w:rPr>
      </w:pPr>
    </w:p>
    <w:p w14:paraId="2345F105" w14:textId="462A31EE" w:rsidR="001F2A57" w:rsidRDefault="001F2A57" w:rsidP="001F2A57">
      <w:pPr>
        <w:pStyle w:val="ListParagraph"/>
        <w:spacing w:after="0"/>
        <w:rPr>
          <w:rFonts w:cstheme="minorHAnsi"/>
          <w:sz w:val="24"/>
          <w:szCs w:val="24"/>
        </w:rPr>
      </w:pPr>
    </w:p>
    <w:p w14:paraId="5BCA4190" w14:textId="451A2CB3" w:rsidR="001F2A57" w:rsidRDefault="001F2A57" w:rsidP="001F2A57">
      <w:pPr>
        <w:pStyle w:val="ListParagraph"/>
        <w:spacing w:after="0"/>
        <w:rPr>
          <w:rFonts w:cstheme="minorHAnsi"/>
          <w:sz w:val="24"/>
          <w:szCs w:val="24"/>
        </w:rPr>
      </w:pPr>
    </w:p>
    <w:p w14:paraId="1831A26D" w14:textId="2CE7EE48" w:rsidR="001F2A57" w:rsidRDefault="001F2A57" w:rsidP="001F2A57">
      <w:pPr>
        <w:pStyle w:val="ListParagraph"/>
        <w:spacing w:after="0"/>
        <w:rPr>
          <w:rFonts w:cstheme="minorHAnsi"/>
          <w:sz w:val="24"/>
          <w:szCs w:val="24"/>
        </w:rPr>
      </w:pPr>
    </w:p>
    <w:p w14:paraId="58AD052A" w14:textId="017DA17A" w:rsidR="001F2A57" w:rsidRDefault="001F2A57" w:rsidP="001F2A57">
      <w:pPr>
        <w:pStyle w:val="ListParagraph"/>
        <w:spacing w:after="0"/>
        <w:rPr>
          <w:rFonts w:cstheme="minorHAnsi"/>
          <w:sz w:val="24"/>
          <w:szCs w:val="24"/>
        </w:rPr>
      </w:pPr>
    </w:p>
    <w:p w14:paraId="4BA88349" w14:textId="77777777" w:rsidR="001F2A57" w:rsidRDefault="001F2A57" w:rsidP="001F2A57">
      <w:pPr>
        <w:pStyle w:val="ListParagraph"/>
        <w:spacing w:after="0"/>
        <w:rPr>
          <w:rFonts w:cstheme="minorHAnsi"/>
          <w:sz w:val="24"/>
          <w:szCs w:val="24"/>
        </w:rPr>
      </w:pPr>
    </w:p>
    <w:p w14:paraId="74EDE72A" w14:textId="77777777" w:rsidR="001F2A57" w:rsidRDefault="001F2A57" w:rsidP="001F2A57">
      <w:pPr>
        <w:spacing w:after="0"/>
        <w:jc w:val="both"/>
        <w:rPr>
          <w:rFonts w:cstheme="minorHAnsi"/>
          <w:sz w:val="24"/>
          <w:szCs w:val="24"/>
        </w:rPr>
      </w:pPr>
    </w:p>
    <w:p w14:paraId="65CA3269" w14:textId="77777777" w:rsidR="001F2A57" w:rsidRPr="001F2A57" w:rsidRDefault="001F2A57" w:rsidP="001F2A57">
      <w:pPr>
        <w:pStyle w:val="Heading2"/>
        <w:jc w:val="center"/>
        <w:rPr>
          <w:b/>
          <w:color w:val="auto"/>
        </w:rPr>
      </w:pPr>
      <w:bookmarkStart w:id="4" w:name="_Toc443817393"/>
      <w:r w:rsidRPr="001F2A57">
        <w:rPr>
          <w:b/>
          <w:color w:val="auto"/>
        </w:rPr>
        <w:t>Think On These Things</w:t>
      </w:r>
      <w:bookmarkEnd w:id="4"/>
    </w:p>
    <w:p w14:paraId="18FCE59A"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3900F74C" w14:textId="77777777" w:rsidR="001F2A57" w:rsidRDefault="001F2A57" w:rsidP="001F2A57">
      <w:pPr>
        <w:ind w:left="540"/>
        <w:jc w:val="both"/>
        <w:rPr>
          <w:sz w:val="24"/>
          <w:szCs w:val="24"/>
        </w:rPr>
      </w:pPr>
    </w:p>
    <w:p w14:paraId="751BFAD8" w14:textId="77777777" w:rsidR="001F2A57" w:rsidRPr="001F2A57" w:rsidRDefault="001F2A57" w:rsidP="001F2A57">
      <w:pPr>
        <w:pStyle w:val="Heading2"/>
        <w:jc w:val="center"/>
        <w:rPr>
          <w:b/>
          <w:color w:val="auto"/>
        </w:rPr>
      </w:pPr>
      <w:bookmarkStart w:id="5" w:name="_Toc443817394"/>
      <w:r w:rsidRPr="001F2A57">
        <w:rPr>
          <w:b/>
          <w:color w:val="auto"/>
        </w:rPr>
        <w:t>Memory Verses</w:t>
      </w:r>
      <w:bookmarkEnd w:id="5"/>
    </w:p>
    <w:p w14:paraId="4D73214F" w14:textId="77777777" w:rsidR="001F2A57" w:rsidRPr="00B36E56" w:rsidRDefault="001F2A57" w:rsidP="001F2A57"/>
    <w:p w14:paraId="54D1C2D1" w14:textId="77777777" w:rsidR="001F2A57" w:rsidRDefault="001F2A57" w:rsidP="001F2A57">
      <w:pPr>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Acts 19:1 and 10 (NIV)</w:t>
      </w:r>
      <w:r>
        <w:rPr>
          <w:rFonts w:asciiTheme="minorHAnsi" w:eastAsiaTheme="minorEastAsia" w:hAnsiTheme="minorHAnsi" w:cstheme="minorBidi"/>
          <w:b/>
          <w:bCs/>
          <w:i/>
          <w:iCs/>
        </w:rPr>
        <w:t xml:space="preserve"> </w:t>
      </w:r>
    </w:p>
    <w:p w14:paraId="0E2BB414" w14:textId="77777777" w:rsidR="001F2A57" w:rsidRDefault="001F2A57" w:rsidP="001F2A57">
      <w:pPr>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While Apollos was at Corinth, Paul took the road through the interior and arrived at Ephesus. There he found some disciples. 10 This went on for two years, so that all the Jews and Greeks who lived in the providence of Asia heard the word of the Lord.</w:t>
      </w:r>
    </w:p>
    <w:p w14:paraId="3DA8292D" w14:textId="77777777" w:rsidR="001F2A57" w:rsidRDefault="001F2A57" w:rsidP="001F2A57">
      <w:pPr>
        <w:jc w:val="center"/>
        <w:rPr>
          <w:rFonts w:asciiTheme="minorHAnsi" w:eastAsiaTheme="minorEastAsia" w:hAnsiTheme="minorHAnsi" w:cstheme="minorBidi"/>
          <w:b/>
          <w:bCs/>
          <w:i/>
          <w:iCs/>
        </w:rPr>
      </w:pPr>
    </w:p>
    <w:p w14:paraId="774068E1" w14:textId="77777777" w:rsidR="001F2A57" w:rsidRDefault="001F2A57" w:rsidP="001F2A57">
      <w:pPr>
        <w:jc w:val="center"/>
        <w:rPr>
          <w:rFonts w:asciiTheme="minorHAnsi" w:eastAsiaTheme="minorEastAsia" w:hAnsiTheme="minorHAnsi" w:cstheme="minorBidi"/>
          <w:b/>
          <w:bCs/>
          <w:i/>
          <w:iCs/>
        </w:rPr>
      </w:pPr>
    </w:p>
    <w:p w14:paraId="7D046F27" w14:textId="77777777" w:rsidR="001F2A57" w:rsidRDefault="001F2A57" w:rsidP="001F2A57">
      <w:pPr>
        <w:jc w:val="center"/>
        <w:rPr>
          <w:rFonts w:asciiTheme="minorHAnsi" w:eastAsiaTheme="minorEastAsia" w:hAnsiTheme="minorHAnsi" w:cstheme="minorBidi"/>
          <w:b/>
          <w:bCs/>
          <w:i/>
          <w:iCs/>
        </w:rPr>
      </w:pPr>
    </w:p>
    <w:p w14:paraId="2E292F45" w14:textId="77777777" w:rsidR="001F2A57" w:rsidRDefault="001F2A57" w:rsidP="001F2A57">
      <w:pPr>
        <w:jc w:val="center"/>
        <w:rPr>
          <w:rFonts w:asciiTheme="minorHAnsi" w:eastAsiaTheme="minorEastAsia" w:hAnsiTheme="minorHAnsi" w:cstheme="minorBidi"/>
          <w:b/>
          <w:bCs/>
          <w:i/>
          <w:iCs/>
        </w:rPr>
      </w:pPr>
    </w:p>
    <w:p w14:paraId="7D072688" w14:textId="77777777" w:rsidR="001F2A57" w:rsidRDefault="001F2A57" w:rsidP="001F2A57">
      <w:pPr>
        <w:jc w:val="center"/>
        <w:rPr>
          <w:rFonts w:asciiTheme="minorHAnsi" w:eastAsiaTheme="minorEastAsia" w:hAnsiTheme="minorHAnsi" w:cstheme="minorBidi"/>
          <w:b/>
          <w:bCs/>
          <w:i/>
          <w:iCs/>
        </w:rPr>
      </w:pPr>
    </w:p>
    <w:p w14:paraId="165E1FA7" w14:textId="77777777" w:rsidR="001F2A57" w:rsidRDefault="001F2A57" w:rsidP="001F2A57">
      <w:pPr>
        <w:jc w:val="center"/>
        <w:rPr>
          <w:rFonts w:asciiTheme="minorHAnsi" w:eastAsiaTheme="minorEastAsia" w:hAnsiTheme="minorHAnsi" w:cstheme="minorBidi"/>
          <w:b/>
          <w:bCs/>
          <w:i/>
          <w:iCs/>
        </w:rPr>
      </w:pPr>
    </w:p>
    <w:p w14:paraId="33F1010B" w14:textId="77777777" w:rsidR="001F2A57" w:rsidRDefault="001F2A57" w:rsidP="001F2A57">
      <w:pPr>
        <w:jc w:val="center"/>
        <w:rPr>
          <w:rFonts w:asciiTheme="minorHAnsi" w:eastAsiaTheme="minorEastAsia" w:hAnsiTheme="minorHAnsi" w:cstheme="minorBidi"/>
          <w:b/>
          <w:bCs/>
          <w:i/>
          <w:iCs/>
        </w:rPr>
      </w:pPr>
    </w:p>
    <w:p w14:paraId="3FC1BF63" w14:textId="77777777" w:rsidR="001F2A57" w:rsidRDefault="001F2A57" w:rsidP="001F2A57">
      <w:pPr>
        <w:jc w:val="center"/>
        <w:rPr>
          <w:rFonts w:asciiTheme="minorHAnsi" w:eastAsiaTheme="minorEastAsia" w:hAnsiTheme="minorHAnsi" w:cstheme="minorBidi"/>
          <w:b/>
          <w:bCs/>
          <w:i/>
          <w:iCs/>
        </w:rPr>
      </w:pPr>
    </w:p>
    <w:p w14:paraId="06D8223E" w14:textId="77777777" w:rsidR="001F2A57" w:rsidRDefault="001F2A57" w:rsidP="001F2A57">
      <w:pPr>
        <w:jc w:val="center"/>
        <w:rPr>
          <w:rFonts w:asciiTheme="minorHAnsi" w:eastAsiaTheme="minorEastAsia" w:hAnsiTheme="minorHAnsi" w:cstheme="minorBidi"/>
          <w:b/>
          <w:bCs/>
          <w:i/>
          <w:iCs/>
        </w:rPr>
      </w:pPr>
    </w:p>
    <w:p w14:paraId="2CA65FDE" w14:textId="77777777" w:rsidR="001F2A57" w:rsidRDefault="001F2A57" w:rsidP="001F2A57">
      <w:pPr>
        <w:jc w:val="center"/>
        <w:rPr>
          <w:rFonts w:asciiTheme="minorHAnsi" w:eastAsiaTheme="minorEastAsia" w:hAnsiTheme="minorHAnsi" w:cstheme="minorBidi"/>
          <w:b/>
          <w:bCs/>
          <w:i/>
          <w:iCs/>
        </w:rPr>
      </w:pPr>
    </w:p>
    <w:p w14:paraId="05B89C19" w14:textId="77777777" w:rsidR="001F2A57" w:rsidRDefault="001F2A57" w:rsidP="001F2A57">
      <w:pPr>
        <w:jc w:val="center"/>
        <w:rPr>
          <w:rFonts w:asciiTheme="minorHAnsi" w:eastAsiaTheme="minorEastAsia" w:hAnsiTheme="minorHAnsi" w:cstheme="minorBidi"/>
          <w:b/>
          <w:bCs/>
          <w:i/>
          <w:iCs/>
        </w:rPr>
      </w:pPr>
    </w:p>
    <w:p w14:paraId="24A359A4" w14:textId="77777777" w:rsidR="00E20618" w:rsidRDefault="00E20618" w:rsidP="00DD5997">
      <w:pPr>
        <w:pStyle w:val="ListParagraph"/>
        <w:rPr>
          <w:b/>
          <w:bCs/>
          <w:sz w:val="36"/>
          <w:szCs w:val="36"/>
        </w:rPr>
      </w:pPr>
    </w:p>
    <w:p w14:paraId="12E66A6A" w14:textId="1E7DDFA0" w:rsidR="00B76630" w:rsidRDefault="00B76630" w:rsidP="001F2A57">
      <w:pPr>
        <w:ind w:left="360"/>
        <w:jc w:val="center"/>
        <w:rPr>
          <w:b/>
          <w:sz w:val="36"/>
          <w:szCs w:val="36"/>
        </w:rPr>
      </w:pPr>
    </w:p>
    <w:p w14:paraId="5DF8C62E" w14:textId="2434DF49" w:rsidR="001F2A57" w:rsidRDefault="001F2A57" w:rsidP="001F2A57">
      <w:pPr>
        <w:ind w:left="360"/>
        <w:jc w:val="center"/>
        <w:rPr>
          <w:b/>
          <w:sz w:val="36"/>
          <w:szCs w:val="36"/>
        </w:rPr>
      </w:pPr>
    </w:p>
    <w:p w14:paraId="1B66B7C8" w14:textId="5B762FC7" w:rsidR="001F2A57" w:rsidRDefault="001F2A57" w:rsidP="001F2A57">
      <w:pPr>
        <w:ind w:left="360"/>
        <w:jc w:val="center"/>
        <w:rPr>
          <w:b/>
          <w:sz w:val="36"/>
          <w:szCs w:val="36"/>
        </w:rPr>
      </w:pPr>
    </w:p>
    <w:p w14:paraId="0CB2F3BB" w14:textId="77777777" w:rsidR="001F2A57" w:rsidRPr="0038668B" w:rsidRDefault="001F2A57" w:rsidP="001F2A57">
      <w:pPr>
        <w:pStyle w:val="Heading2"/>
      </w:pPr>
      <w:bookmarkStart w:id="6" w:name="_Toc443817395"/>
      <w:r w:rsidRPr="0038668B">
        <w:t>Time Line</w:t>
      </w:r>
      <w:bookmarkEnd w:id="6"/>
    </w:p>
    <w:tbl>
      <w:tblPr>
        <w:tblStyle w:val="TableGrid"/>
        <w:tblW w:w="10530" w:type="dxa"/>
        <w:tblInd w:w="-545" w:type="dxa"/>
        <w:tblLook w:val="04A0" w:firstRow="1" w:lastRow="0" w:firstColumn="1" w:lastColumn="0" w:noHBand="0" w:noVBand="1"/>
      </w:tblPr>
      <w:tblGrid>
        <w:gridCol w:w="2340"/>
        <w:gridCol w:w="1980"/>
        <w:gridCol w:w="3237"/>
        <w:gridCol w:w="2973"/>
      </w:tblGrid>
      <w:tr w:rsidR="001F2A57" w14:paraId="7B421489" w14:textId="77777777" w:rsidTr="001F2A57">
        <w:tc>
          <w:tcPr>
            <w:tcW w:w="2340" w:type="dxa"/>
          </w:tcPr>
          <w:p w14:paraId="483D098D"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Who &amp; When?</w:t>
            </w:r>
          </w:p>
        </w:tc>
        <w:tc>
          <w:tcPr>
            <w:tcW w:w="1980" w:type="dxa"/>
          </w:tcPr>
          <w:p w14:paraId="68A43E09"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Where?</w:t>
            </w:r>
          </w:p>
        </w:tc>
        <w:tc>
          <w:tcPr>
            <w:tcW w:w="3237" w:type="dxa"/>
          </w:tcPr>
          <w:p w14:paraId="7FECDAF9"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What &amp; Why?</w:t>
            </w:r>
          </w:p>
        </w:tc>
        <w:tc>
          <w:tcPr>
            <w:tcW w:w="2973" w:type="dxa"/>
          </w:tcPr>
          <w:p w14:paraId="3C997E64" w14:textId="77777777" w:rsidR="001F2A57" w:rsidRDefault="001F2A57" w:rsidP="001F2A57">
            <w:pPr>
              <w:jc w:val="center"/>
              <w:rPr>
                <w:rFonts w:asciiTheme="minorHAnsi" w:hAnsiTheme="minorHAnsi"/>
                <w:sz w:val="24"/>
                <w:szCs w:val="24"/>
              </w:rPr>
            </w:pPr>
            <w:r w:rsidRPr="00720693">
              <w:rPr>
                <w:rFonts w:asciiTheme="minorHAnsi" w:hAnsiTheme="minorHAnsi"/>
                <w:sz w:val="24"/>
                <w:szCs w:val="24"/>
              </w:rPr>
              <w:t>How</w:t>
            </w:r>
          </w:p>
          <w:p w14:paraId="67928696" w14:textId="77777777" w:rsidR="001F2A57" w:rsidRPr="00720693" w:rsidRDefault="001F2A57" w:rsidP="001F2A57">
            <w:pPr>
              <w:jc w:val="center"/>
              <w:rPr>
                <w:rFonts w:asciiTheme="minorHAnsi" w:hAnsiTheme="minorHAnsi"/>
                <w:sz w:val="24"/>
                <w:szCs w:val="24"/>
              </w:rPr>
            </w:pPr>
            <w:r>
              <w:rPr>
                <w:rFonts w:asciiTheme="minorHAnsi" w:hAnsiTheme="minorHAnsi"/>
                <w:sz w:val="24"/>
                <w:szCs w:val="24"/>
              </w:rPr>
              <w:t>Do we know?</w:t>
            </w:r>
          </w:p>
        </w:tc>
      </w:tr>
      <w:tr w:rsidR="001F2A57" w14:paraId="5A525C2A" w14:textId="77777777" w:rsidTr="001F2A57">
        <w:tc>
          <w:tcPr>
            <w:tcW w:w="2340" w:type="dxa"/>
          </w:tcPr>
          <w:p w14:paraId="311AC920"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Pricilla and Aquila         A.D. 52-53</w:t>
            </w:r>
          </w:p>
        </w:tc>
        <w:tc>
          <w:tcPr>
            <w:tcW w:w="1980" w:type="dxa"/>
          </w:tcPr>
          <w:p w14:paraId="6BA2A61E"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Ephesus</w:t>
            </w:r>
          </w:p>
        </w:tc>
        <w:tc>
          <w:tcPr>
            <w:tcW w:w="3237" w:type="dxa"/>
          </w:tcPr>
          <w:p w14:paraId="59CBB067"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Evangelize</w:t>
            </w:r>
          </w:p>
        </w:tc>
        <w:tc>
          <w:tcPr>
            <w:tcW w:w="2973" w:type="dxa"/>
          </w:tcPr>
          <w:p w14:paraId="763B41A5"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Acts 18:18-28</w:t>
            </w:r>
          </w:p>
        </w:tc>
      </w:tr>
      <w:tr w:rsidR="001F2A57" w14:paraId="13C0FFBB" w14:textId="77777777" w:rsidTr="001F2A57">
        <w:tc>
          <w:tcPr>
            <w:tcW w:w="2340" w:type="dxa"/>
          </w:tcPr>
          <w:p w14:paraId="24A68F9A"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Paul, Luke, Timothy, Epaphras</w:t>
            </w:r>
            <w:r>
              <w:rPr>
                <w:rFonts w:asciiTheme="minorHAnsi" w:hAnsiTheme="minorHAnsi"/>
                <w:sz w:val="24"/>
                <w:szCs w:val="24"/>
              </w:rPr>
              <w:t xml:space="preserve"> </w:t>
            </w:r>
            <w:r w:rsidRPr="00720693">
              <w:rPr>
                <w:rFonts w:asciiTheme="minorHAnsi" w:hAnsiTheme="minorHAnsi"/>
                <w:sz w:val="24"/>
                <w:szCs w:val="24"/>
              </w:rPr>
              <w:t>A.D. 55</w:t>
            </w:r>
          </w:p>
        </w:tc>
        <w:tc>
          <w:tcPr>
            <w:tcW w:w="1980" w:type="dxa"/>
          </w:tcPr>
          <w:p w14:paraId="24DFC058" w14:textId="77777777" w:rsidR="001F2A57" w:rsidRPr="00720693" w:rsidRDefault="001F2A57" w:rsidP="001F2A57">
            <w:pPr>
              <w:pStyle w:val="DecimalAligned"/>
              <w:jc w:val="center"/>
              <w:rPr>
                <w:sz w:val="24"/>
                <w:szCs w:val="24"/>
              </w:rPr>
            </w:pPr>
            <w:r w:rsidRPr="00720693">
              <w:rPr>
                <w:sz w:val="24"/>
                <w:szCs w:val="24"/>
              </w:rPr>
              <w:t>Ephesus</w:t>
            </w:r>
          </w:p>
        </w:tc>
        <w:tc>
          <w:tcPr>
            <w:tcW w:w="3237" w:type="dxa"/>
          </w:tcPr>
          <w:p w14:paraId="36E2A8B1" w14:textId="77777777" w:rsidR="001F2A57" w:rsidRPr="00720693" w:rsidRDefault="001F2A57" w:rsidP="001F2A57">
            <w:pPr>
              <w:pStyle w:val="DecimalAligned"/>
              <w:jc w:val="center"/>
              <w:rPr>
                <w:sz w:val="24"/>
                <w:szCs w:val="24"/>
              </w:rPr>
            </w:pPr>
            <w:r w:rsidRPr="00720693">
              <w:rPr>
                <w:sz w:val="24"/>
                <w:szCs w:val="24"/>
              </w:rPr>
              <w:t>Evangelize and disciple</w:t>
            </w:r>
          </w:p>
        </w:tc>
        <w:tc>
          <w:tcPr>
            <w:tcW w:w="2973" w:type="dxa"/>
          </w:tcPr>
          <w:p w14:paraId="306E5509" w14:textId="77777777" w:rsidR="001F2A57" w:rsidRPr="00720693" w:rsidRDefault="001F2A57" w:rsidP="001F2A57">
            <w:pPr>
              <w:pStyle w:val="DecimalAligned"/>
              <w:jc w:val="center"/>
              <w:rPr>
                <w:sz w:val="24"/>
                <w:szCs w:val="24"/>
              </w:rPr>
            </w:pPr>
            <w:r w:rsidRPr="00720693">
              <w:rPr>
                <w:sz w:val="24"/>
                <w:szCs w:val="24"/>
              </w:rPr>
              <w:t>Paul wrote 1&amp;2 Cor.  Acts 16-20</w:t>
            </w:r>
          </w:p>
        </w:tc>
      </w:tr>
      <w:tr w:rsidR="001F2A57" w14:paraId="3A877644" w14:textId="77777777" w:rsidTr="001F2A57">
        <w:tc>
          <w:tcPr>
            <w:tcW w:w="2340" w:type="dxa"/>
          </w:tcPr>
          <w:p w14:paraId="6E1F6B05"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Paul, Timothy, Luke</w:t>
            </w:r>
            <w:r>
              <w:rPr>
                <w:rFonts w:asciiTheme="minorHAnsi" w:hAnsiTheme="minorHAnsi"/>
                <w:sz w:val="24"/>
                <w:szCs w:val="24"/>
              </w:rPr>
              <w:t xml:space="preserve"> </w:t>
            </w:r>
            <w:r w:rsidRPr="00720693">
              <w:rPr>
                <w:rFonts w:asciiTheme="minorHAnsi" w:hAnsiTheme="minorHAnsi"/>
                <w:sz w:val="24"/>
                <w:szCs w:val="24"/>
              </w:rPr>
              <w:t>A.D. 60-62</w:t>
            </w:r>
          </w:p>
        </w:tc>
        <w:tc>
          <w:tcPr>
            <w:tcW w:w="1980" w:type="dxa"/>
          </w:tcPr>
          <w:p w14:paraId="46598099"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Rome in prison</w:t>
            </w:r>
          </w:p>
        </w:tc>
        <w:tc>
          <w:tcPr>
            <w:tcW w:w="3237" w:type="dxa"/>
          </w:tcPr>
          <w:p w14:paraId="72A74911" w14:textId="77777777" w:rsidR="001F2A57" w:rsidRPr="00720693" w:rsidRDefault="001F2A57" w:rsidP="001F2A57">
            <w:pPr>
              <w:jc w:val="center"/>
              <w:rPr>
                <w:rFonts w:asciiTheme="minorHAnsi" w:hAnsiTheme="minorHAnsi"/>
                <w:sz w:val="24"/>
                <w:szCs w:val="24"/>
              </w:rPr>
            </w:pPr>
            <w:r>
              <w:rPr>
                <w:rFonts w:asciiTheme="minorHAnsi" w:hAnsiTheme="minorHAnsi"/>
                <w:sz w:val="24"/>
                <w:szCs w:val="24"/>
              </w:rPr>
              <w:t xml:space="preserve">Paul wrote </w:t>
            </w:r>
            <w:r w:rsidRPr="00720693">
              <w:rPr>
                <w:rFonts w:asciiTheme="minorHAnsi" w:hAnsiTheme="minorHAnsi"/>
                <w:sz w:val="24"/>
                <w:szCs w:val="24"/>
              </w:rPr>
              <w:t>Ephesians</w:t>
            </w:r>
            <w:r>
              <w:rPr>
                <w:rFonts w:asciiTheme="minorHAnsi" w:hAnsiTheme="minorHAnsi"/>
                <w:sz w:val="24"/>
                <w:szCs w:val="24"/>
              </w:rPr>
              <w:t xml:space="preserve">, Colossians 1:1, </w:t>
            </w:r>
            <w:r w:rsidRPr="00720693">
              <w:rPr>
                <w:rFonts w:asciiTheme="minorHAnsi" w:hAnsiTheme="minorHAnsi"/>
                <w:sz w:val="24"/>
                <w:szCs w:val="24"/>
              </w:rPr>
              <w:t>Philippians</w:t>
            </w:r>
          </w:p>
        </w:tc>
        <w:tc>
          <w:tcPr>
            <w:tcW w:w="2973" w:type="dxa"/>
          </w:tcPr>
          <w:p w14:paraId="16AB0910" w14:textId="77777777" w:rsidR="001F2A57" w:rsidRPr="00720693" w:rsidRDefault="001F2A57" w:rsidP="001F2A57">
            <w:pPr>
              <w:pStyle w:val="DecimalAligned"/>
              <w:jc w:val="center"/>
              <w:rPr>
                <w:sz w:val="24"/>
                <w:szCs w:val="24"/>
              </w:rPr>
            </w:pPr>
            <w:r w:rsidRPr="00720693">
              <w:rPr>
                <w:sz w:val="24"/>
                <w:szCs w:val="24"/>
              </w:rPr>
              <w:t>Philemon Acts 28 (Luke wrote Luke and Acts)</w:t>
            </w:r>
          </w:p>
        </w:tc>
      </w:tr>
      <w:tr w:rsidR="001F2A57" w14:paraId="4452A377" w14:textId="77777777" w:rsidTr="001F2A57">
        <w:tc>
          <w:tcPr>
            <w:tcW w:w="2340" w:type="dxa"/>
          </w:tcPr>
          <w:p w14:paraId="79D0E52B" w14:textId="77777777" w:rsidR="001F2A57" w:rsidRPr="00720693" w:rsidRDefault="001F2A57" w:rsidP="001F2A57">
            <w:pPr>
              <w:jc w:val="center"/>
              <w:rPr>
                <w:rFonts w:asciiTheme="minorHAnsi" w:hAnsiTheme="minorHAnsi"/>
                <w:sz w:val="24"/>
                <w:szCs w:val="24"/>
              </w:rPr>
            </w:pPr>
            <w:r>
              <w:rPr>
                <w:rFonts w:asciiTheme="minorHAnsi" w:hAnsiTheme="minorHAnsi"/>
                <w:sz w:val="24"/>
                <w:szCs w:val="24"/>
              </w:rPr>
              <w:t xml:space="preserve">Tychicus </w:t>
            </w:r>
            <w:r w:rsidRPr="00720693">
              <w:rPr>
                <w:rFonts w:asciiTheme="minorHAnsi" w:hAnsiTheme="minorHAnsi"/>
                <w:sz w:val="24"/>
                <w:szCs w:val="24"/>
              </w:rPr>
              <w:t>A.D. 60-62</w:t>
            </w:r>
          </w:p>
        </w:tc>
        <w:tc>
          <w:tcPr>
            <w:tcW w:w="1980" w:type="dxa"/>
          </w:tcPr>
          <w:p w14:paraId="5DF493FC"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Went to Rome</w:t>
            </w:r>
          </w:p>
        </w:tc>
        <w:tc>
          <w:tcPr>
            <w:tcW w:w="3237" w:type="dxa"/>
          </w:tcPr>
          <w:p w14:paraId="0ADE2402" w14:textId="77777777" w:rsidR="001F2A57" w:rsidRPr="00720693" w:rsidRDefault="001F2A57" w:rsidP="001F2A57">
            <w:pPr>
              <w:pStyle w:val="DecimalAligned"/>
              <w:jc w:val="center"/>
              <w:rPr>
                <w:sz w:val="24"/>
                <w:szCs w:val="24"/>
              </w:rPr>
            </w:pPr>
            <w:r w:rsidRPr="00720693">
              <w:rPr>
                <w:sz w:val="24"/>
                <w:szCs w:val="24"/>
              </w:rPr>
              <w:t>Carried letters to the saints</w:t>
            </w:r>
          </w:p>
        </w:tc>
        <w:tc>
          <w:tcPr>
            <w:tcW w:w="2973" w:type="dxa"/>
          </w:tcPr>
          <w:p w14:paraId="07182511" w14:textId="77777777" w:rsidR="001F2A57" w:rsidRPr="00720693" w:rsidRDefault="001F2A57" w:rsidP="001F2A57">
            <w:pPr>
              <w:pStyle w:val="DecimalAligned"/>
              <w:jc w:val="center"/>
              <w:rPr>
                <w:sz w:val="24"/>
                <w:szCs w:val="24"/>
              </w:rPr>
            </w:pPr>
            <w:r w:rsidRPr="00720693">
              <w:rPr>
                <w:sz w:val="24"/>
                <w:szCs w:val="24"/>
              </w:rPr>
              <w:t xml:space="preserve">Eph.6:21-22, </w:t>
            </w:r>
            <w:r>
              <w:rPr>
                <w:sz w:val="24"/>
                <w:szCs w:val="24"/>
              </w:rPr>
              <w:t>Col.4:7-</w:t>
            </w:r>
            <w:r w:rsidRPr="00720693">
              <w:rPr>
                <w:sz w:val="24"/>
                <w:szCs w:val="24"/>
              </w:rPr>
              <w:t>9, Acts 20:4</w:t>
            </w:r>
          </w:p>
        </w:tc>
      </w:tr>
      <w:tr w:rsidR="001F2A57" w14:paraId="09D82428" w14:textId="77777777" w:rsidTr="001F2A57">
        <w:tc>
          <w:tcPr>
            <w:tcW w:w="2340" w:type="dxa"/>
          </w:tcPr>
          <w:p w14:paraId="3155DF1A"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Paul</w:t>
            </w:r>
            <w:r>
              <w:rPr>
                <w:rFonts w:asciiTheme="minorHAnsi" w:hAnsiTheme="minorHAnsi"/>
                <w:sz w:val="24"/>
                <w:szCs w:val="24"/>
              </w:rPr>
              <w:t xml:space="preserve"> </w:t>
            </w:r>
            <w:r w:rsidRPr="00720693">
              <w:rPr>
                <w:rFonts w:asciiTheme="minorHAnsi" w:hAnsiTheme="minorHAnsi"/>
                <w:sz w:val="24"/>
                <w:szCs w:val="24"/>
              </w:rPr>
              <w:t>Ad. 62-63</w:t>
            </w:r>
          </w:p>
        </w:tc>
        <w:tc>
          <w:tcPr>
            <w:tcW w:w="1980" w:type="dxa"/>
          </w:tcPr>
          <w:p w14:paraId="465CBE3D"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Released from Rome</w:t>
            </w:r>
            <w:r>
              <w:rPr>
                <w:rFonts w:asciiTheme="minorHAnsi" w:hAnsiTheme="minorHAnsi"/>
                <w:sz w:val="24"/>
                <w:szCs w:val="24"/>
              </w:rPr>
              <w:t xml:space="preserve"> and w</w:t>
            </w:r>
            <w:r w:rsidRPr="00720693">
              <w:rPr>
                <w:rFonts w:asciiTheme="minorHAnsi" w:hAnsiTheme="minorHAnsi"/>
                <w:sz w:val="24"/>
                <w:szCs w:val="24"/>
              </w:rPr>
              <w:t>ent to Macedonia</w:t>
            </w:r>
          </w:p>
        </w:tc>
        <w:tc>
          <w:tcPr>
            <w:tcW w:w="3237" w:type="dxa"/>
          </w:tcPr>
          <w:p w14:paraId="6EFB032C" w14:textId="77777777" w:rsidR="001F2A57" w:rsidRPr="00720693" w:rsidRDefault="001F2A57" w:rsidP="001F2A57">
            <w:pPr>
              <w:jc w:val="center"/>
              <w:rPr>
                <w:rFonts w:asciiTheme="minorHAnsi" w:hAnsiTheme="minorHAnsi"/>
                <w:sz w:val="24"/>
                <w:szCs w:val="24"/>
              </w:rPr>
            </w:pPr>
          </w:p>
        </w:tc>
        <w:tc>
          <w:tcPr>
            <w:tcW w:w="2973" w:type="dxa"/>
          </w:tcPr>
          <w:p w14:paraId="2EB5A719" w14:textId="77777777" w:rsidR="001F2A57" w:rsidRPr="00720693" w:rsidRDefault="001F2A57" w:rsidP="001F2A57">
            <w:pPr>
              <w:pStyle w:val="DecimalAligned"/>
              <w:jc w:val="center"/>
              <w:rPr>
                <w:sz w:val="24"/>
                <w:szCs w:val="24"/>
              </w:rPr>
            </w:pPr>
            <w:r w:rsidRPr="00720693">
              <w:rPr>
                <w:sz w:val="24"/>
                <w:szCs w:val="24"/>
              </w:rPr>
              <w:t>Paul wrote 1 Timothy and Titus</w:t>
            </w:r>
          </w:p>
        </w:tc>
      </w:tr>
      <w:tr w:rsidR="001F2A57" w14:paraId="797D5628" w14:textId="77777777" w:rsidTr="001F2A57">
        <w:tc>
          <w:tcPr>
            <w:tcW w:w="2340" w:type="dxa"/>
          </w:tcPr>
          <w:p w14:paraId="43EFBD3E" w14:textId="77777777" w:rsidR="001F2A57" w:rsidRPr="00720693" w:rsidRDefault="001F2A57" w:rsidP="001F2A57">
            <w:pPr>
              <w:tabs>
                <w:tab w:val="left" w:pos="1350"/>
              </w:tabs>
              <w:jc w:val="center"/>
              <w:rPr>
                <w:rFonts w:asciiTheme="minorHAnsi" w:hAnsiTheme="minorHAnsi"/>
                <w:sz w:val="24"/>
                <w:szCs w:val="24"/>
              </w:rPr>
            </w:pPr>
            <w:r w:rsidRPr="00720693">
              <w:rPr>
                <w:rFonts w:asciiTheme="minorHAnsi" w:hAnsiTheme="minorHAnsi"/>
                <w:sz w:val="24"/>
                <w:szCs w:val="24"/>
              </w:rPr>
              <w:t>Timothy</w:t>
            </w:r>
            <w:r>
              <w:rPr>
                <w:rFonts w:asciiTheme="minorHAnsi" w:hAnsiTheme="minorHAnsi"/>
                <w:sz w:val="24"/>
                <w:szCs w:val="24"/>
              </w:rPr>
              <w:t xml:space="preserve"> </w:t>
            </w:r>
            <w:r w:rsidRPr="00720693">
              <w:rPr>
                <w:rFonts w:asciiTheme="minorHAnsi" w:hAnsiTheme="minorHAnsi"/>
                <w:sz w:val="24"/>
                <w:szCs w:val="24"/>
              </w:rPr>
              <w:t>A.D. 62-64</w:t>
            </w:r>
          </w:p>
        </w:tc>
        <w:tc>
          <w:tcPr>
            <w:tcW w:w="1980" w:type="dxa"/>
          </w:tcPr>
          <w:p w14:paraId="5F3BBB87"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Ephesus</w:t>
            </w:r>
          </w:p>
        </w:tc>
        <w:tc>
          <w:tcPr>
            <w:tcW w:w="3237" w:type="dxa"/>
          </w:tcPr>
          <w:p w14:paraId="1196193D" w14:textId="77777777" w:rsidR="001F2A57" w:rsidRPr="00720693" w:rsidRDefault="001F2A57" w:rsidP="001F2A57">
            <w:pPr>
              <w:pStyle w:val="DecimalAligned"/>
              <w:jc w:val="center"/>
              <w:rPr>
                <w:sz w:val="24"/>
                <w:szCs w:val="24"/>
              </w:rPr>
            </w:pPr>
            <w:r w:rsidRPr="00720693">
              <w:rPr>
                <w:sz w:val="24"/>
                <w:szCs w:val="24"/>
              </w:rPr>
              <w:t>Pastor of the church at Ephesus</w:t>
            </w:r>
          </w:p>
        </w:tc>
        <w:tc>
          <w:tcPr>
            <w:tcW w:w="2973" w:type="dxa"/>
          </w:tcPr>
          <w:p w14:paraId="465301EA" w14:textId="77777777" w:rsidR="001F2A57" w:rsidRPr="00720693" w:rsidRDefault="001F2A57" w:rsidP="001F2A57">
            <w:pPr>
              <w:jc w:val="center"/>
              <w:rPr>
                <w:rFonts w:asciiTheme="minorHAnsi" w:hAnsiTheme="minorHAnsi"/>
                <w:sz w:val="24"/>
                <w:szCs w:val="24"/>
              </w:rPr>
            </w:pPr>
          </w:p>
        </w:tc>
      </w:tr>
      <w:tr w:rsidR="001F2A57" w14:paraId="6E4B712D" w14:textId="77777777" w:rsidTr="001F2A57">
        <w:tc>
          <w:tcPr>
            <w:tcW w:w="2340" w:type="dxa"/>
          </w:tcPr>
          <w:p w14:paraId="585F28CD"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Paul &amp; Luke</w:t>
            </w:r>
            <w:r>
              <w:rPr>
                <w:rFonts w:asciiTheme="minorHAnsi" w:hAnsiTheme="minorHAnsi"/>
                <w:sz w:val="24"/>
                <w:szCs w:val="24"/>
              </w:rPr>
              <w:t xml:space="preserve"> </w:t>
            </w:r>
            <w:r w:rsidRPr="00720693">
              <w:rPr>
                <w:rFonts w:asciiTheme="minorHAnsi" w:hAnsiTheme="minorHAnsi"/>
                <w:sz w:val="24"/>
                <w:szCs w:val="24"/>
              </w:rPr>
              <w:t>A.D. 66-67</w:t>
            </w:r>
          </w:p>
        </w:tc>
        <w:tc>
          <w:tcPr>
            <w:tcW w:w="1980" w:type="dxa"/>
          </w:tcPr>
          <w:p w14:paraId="55AD2C71"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Imprisoned in Rome</w:t>
            </w:r>
          </w:p>
        </w:tc>
        <w:tc>
          <w:tcPr>
            <w:tcW w:w="3237" w:type="dxa"/>
          </w:tcPr>
          <w:p w14:paraId="6F8EE16F" w14:textId="77777777" w:rsidR="001F2A57" w:rsidRPr="00720693" w:rsidRDefault="001F2A57" w:rsidP="001F2A57">
            <w:pPr>
              <w:jc w:val="center"/>
              <w:rPr>
                <w:rFonts w:asciiTheme="minorHAnsi" w:hAnsiTheme="minorHAnsi"/>
                <w:sz w:val="24"/>
                <w:szCs w:val="24"/>
              </w:rPr>
            </w:pPr>
          </w:p>
        </w:tc>
        <w:tc>
          <w:tcPr>
            <w:tcW w:w="2973" w:type="dxa"/>
          </w:tcPr>
          <w:p w14:paraId="576B5F3A" w14:textId="77777777" w:rsidR="001F2A57" w:rsidRDefault="001F2A57" w:rsidP="001F2A57">
            <w:pPr>
              <w:pStyle w:val="DecimalAligned"/>
              <w:jc w:val="center"/>
              <w:rPr>
                <w:sz w:val="24"/>
                <w:szCs w:val="24"/>
              </w:rPr>
            </w:pPr>
            <w:r w:rsidRPr="00720693">
              <w:rPr>
                <w:sz w:val="24"/>
                <w:szCs w:val="24"/>
              </w:rPr>
              <w:t>Paul w</w:t>
            </w:r>
            <w:r>
              <w:rPr>
                <w:sz w:val="24"/>
                <w:szCs w:val="24"/>
              </w:rPr>
              <w:t xml:space="preserve">rote 2 Timothy </w:t>
            </w:r>
            <w:r w:rsidRPr="00720693">
              <w:rPr>
                <w:sz w:val="24"/>
                <w:szCs w:val="24"/>
              </w:rPr>
              <w:t>4:1-12</w:t>
            </w:r>
            <w:r>
              <w:rPr>
                <w:sz w:val="24"/>
                <w:szCs w:val="24"/>
              </w:rPr>
              <w:t xml:space="preserve"> </w:t>
            </w:r>
            <w:r w:rsidRPr="00720693">
              <w:rPr>
                <w:sz w:val="24"/>
                <w:szCs w:val="24"/>
              </w:rPr>
              <w:t>(Paul, Barnabas or Apollos) possible writers of Hebrews A.D. 67-70)</w:t>
            </w:r>
          </w:p>
          <w:p w14:paraId="4D31104E" w14:textId="77777777" w:rsidR="001F2A57" w:rsidRPr="00720693" w:rsidRDefault="001F2A57" w:rsidP="001F2A57">
            <w:pPr>
              <w:pStyle w:val="DecimalAligned"/>
              <w:jc w:val="center"/>
              <w:rPr>
                <w:sz w:val="24"/>
                <w:szCs w:val="24"/>
              </w:rPr>
            </w:pPr>
          </w:p>
        </w:tc>
      </w:tr>
      <w:tr w:rsidR="001F2A57" w14:paraId="3EAAD823" w14:textId="77777777" w:rsidTr="001F2A57">
        <w:tc>
          <w:tcPr>
            <w:tcW w:w="2340" w:type="dxa"/>
          </w:tcPr>
          <w:p w14:paraId="5F41BA51"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Saint John &amp; Mary the mother of Jesus</w:t>
            </w:r>
            <w:r>
              <w:rPr>
                <w:rFonts w:asciiTheme="minorHAnsi" w:hAnsiTheme="minorHAnsi"/>
                <w:sz w:val="24"/>
                <w:szCs w:val="24"/>
              </w:rPr>
              <w:t xml:space="preserve"> </w:t>
            </w:r>
            <w:r w:rsidRPr="00720693">
              <w:rPr>
                <w:rFonts w:asciiTheme="minorHAnsi" w:hAnsiTheme="minorHAnsi"/>
                <w:sz w:val="24"/>
                <w:szCs w:val="24"/>
              </w:rPr>
              <w:t>A.D. 80-95</w:t>
            </w:r>
            <w:r>
              <w:rPr>
                <w:rFonts w:asciiTheme="minorHAnsi" w:hAnsiTheme="minorHAnsi"/>
                <w:sz w:val="24"/>
                <w:szCs w:val="24"/>
              </w:rPr>
              <w:t xml:space="preserve"> </w:t>
            </w:r>
            <w:r w:rsidRPr="00720693">
              <w:rPr>
                <w:rFonts w:asciiTheme="minorHAnsi" w:hAnsiTheme="minorHAnsi"/>
                <w:sz w:val="24"/>
                <w:szCs w:val="24"/>
              </w:rPr>
              <w:t>(about 30 years after Paul left Ephesus)</w:t>
            </w:r>
          </w:p>
          <w:p w14:paraId="77958FB6" w14:textId="77777777" w:rsidR="001F2A57" w:rsidRPr="00720693" w:rsidRDefault="001F2A57" w:rsidP="001F2A57">
            <w:pPr>
              <w:jc w:val="center"/>
              <w:rPr>
                <w:rFonts w:asciiTheme="minorHAnsi" w:hAnsiTheme="minorHAnsi"/>
                <w:sz w:val="24"/>
                <w:szCs w:val="24"/>
              </w:rPr>
            </w:pPr>
          </w:p>
        </w:tc>
        <w:tc>
          <w:tcPr>
            <w:tcW w:w="1980" w:type="dxa"/>
          </w:tcPr>
          <w:p w14:paraId="3FB73499"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Ephesus</w:t>
            </w:r>
          </w:p>
          <w:p w14:paraId="7269B89B" w14:textId="77777777" w:rsidR="001F2A57" w:rsidRPr="00720693" w:rsidRDefault="001F2A57" w:rsidP="001F2A57">
            <w:pPr>
              <w:jc w:val="center"/>
              <w:rPr>
                <w:rFonts w:asciiTheme="minorHAnsi" w:hAnsiTheme="minorHAnsi"/>
                <w:sz w:val="24"/>
                <w:szCs w:val="24"/>
              </w:rPr>
            </w:pPr>
          </w:p>
        </w:tc>
        <w:tc>
          <w:tcPr>
            <w:tcW w:w="3237" w:type="dxa"/>
          </w:tcPr>
          <w:p w14:paraId="5CDC0925" w14:textId="77777777" w:rsidR="001F2A57" w:rsidRPr="00720693" w:rsidRDefault="001F2A57" w:rsidP="001F2A57">
            <w:pPr>
              <w:jc w:val="center"/>
              <w:rPr>
                <w:rFonts w:asciiTheme="minorHAnsi" w:hAnsiTheme="minorHAnsi"/>
                <w:sz w:val="24"/>
                <w:szCs w:val="24"/>
              </w:rPr>
            </w:pPr>
          </w:p>
        </w:tc>
        <w:tc>
          <w:tcPr>
            <w:tcW w:w="2973" w:type="dxa"/>
          </w:tcPr>
          <w:p w14:paraId="0057AD95" w14:textId="77777777" w:rsidR="001F2A57" w:rsidRPr="00720693" w:rsidRDefault="001F2A57" w:rsidP="001F2A57">
            <w:pPr>
              <w:pStyle w:val="DecimalAligned"/>
              <w:jc w:val="center"/>
              <w:rPr>
                <w:sz w:val="24"/>
                <w:szCs w:val="24"/>
              </w:rPr>
            </w:pPr>
            <w:r w:rsidRPr="00720693">
              <w:rPr>
                <w:sz w:val="24"/>
                <w:szCs w:val="24"/>
              </w:rPr>
              <w:t>John wrote the gospel of John &amp; 1,2,3</w:t>
            </w:r>
            <w:r w:rsidRPr="00720693">
              <w:rPr>
                <w:sz w:val="24"/>
                <w:szCs w:val="24"/>
                <w:vertAlign w:val="superscript"/>
              </w:rPr>
              <w:t>rd</w:t>
            </w:r>
            <w:r w:rsidRPr="00720693">
              <w:rPr>
                <w:sz w:val="24"/>
                <w:szCs w:val="24"/>
              </w:rPr>
              <w:t xml:space="preserve"> John</w:t>
            </w:r>
            <w:r w:rsidRPr="00720693">
              <w:rPr>
                <w:sz w:val="24"/>
                <w:szCs w:val="24"/>
              </w:rPr>
              <w:tab/>
            </w:r>
          </w:p>
        </w:tc>
      </w:tr>
      <w:tr w:rsidR="001F2A57" w14:paraId="06B33005" w14:textId="77777777" w:rsidTr="001F2A57">
        <w:tc>
          <w:tcPr>
            <w:tcW w:w="2340" w:type="dxa"/>
          </w:tcPr>
          <w:p w14:paraId="3B329A99" w14:textId="22D7F15A" w:rsidR="001F2A57" w:rsidRPr="00720693" w:rsidRDefault="00040E48" w:rsidP="001F2A57">
            <w:pPr>
              <w:jc w:val="center"/>
              <w:rPr>
                <w:rFonts w:asciiTheme="minorHAnsi" w:hAnsiTheme="minorHAnsi"/>
                <w:sz w:val="24"/>
                <w:szCs w:val="24"/>
              </w:rPr>
            </w:pPr>
            <w:r>
              <w:rPr>
                <w:rFonts w:asciiTheme="minorHAnsi" w:hAnsiTheme="minorHAnsi"/>
                <w:sz w:val="24"/>
                <w:szCs w:val="24"/>
              </w:rPr>
              <w:t xml:space="preserve">Saint </w:t>
            </w:r>
            <w:r w:rsidR="001F2A57" w:rsidRPr="00720693">
              <w:rPr>
                <w:rFonts w:asciiTheme="minorHAnsi" w:hAnsiTheme="minorHAnsi"/>
                <w:sz w:val="24"/>
                <w:szCs w:val="24"/>
              </w:rPr>
              <w:t>John A.D. 94-96</w:t>
            </w:r>
          </w:p>
          <w:p w14:paraId="1F61A651" w14:textId="77777777" w:rsidR="001F2A57" w:rsidRPr="00720693" w:rsidRDefault="001F2A57" w:rsidP="001F2A57">
            <w:pPr>
              <w:jc w:val="center"/>
              <w:rPr>
                <w:rFonts w:asciiTheme="minorHAnsi" w:hAnsiTheme="minorHAnsi"/>
                <w:sz w:val="24"/>
                <w:szCs w:val="24"/>
              </w:rPr>
            </w:pPr>
          </w:p>
        </w:tc>
        <w:tc>
          <w:tcPr>
            <w:tcW w:w="1980" w:type="dxa"/>
          </w:tcPr>
          <w:p w14:paraId="003636E3"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Taken from Ephesus to Patmos</w:t>
            </w:r>
          </w:p>
        </w:tc>
        <w:tc>
          <w:tcPr>
            <w:tcW w:w="3237" w:type="dxa"/>
          </w:tcPr>
          <w:p w14:paraId="3AE4648D" w14:textId="77777777" w:rsidR="001F2A57" w:rsidRPr="00720693" w:rsidRDefault="001F2A57" w:rsidP="001F2A57">
            <w:pPr>
              <w:jc w:val="center"/>
              <w:rPr>
                <w:rFonts w:asciiTheme="minorHAnsi" w:hAnsiTheme="minorHAnsi"/>
                <w:sz w:val="24"/>
                <w:szCs w:val="24"/>
              </w:rPr>
            </w:pPr>
            <w:r w:rsidRPr="00720693">
              <w:rPr>
                <w:rFonts w:asciiTheme="minorHAnsi" w:hAnsiTheme="minorHAnsi"/>
                <w:sz w:val="24"/>
                <w:szCs w:val="24"/>
              </w:rPr>
              <w:t>The 1</w:t>
            </w:r>
            <w:r w:rsidRPr="00720693">
              <w:rPr>
                <w:rFonts w:asciiTheme="minorHAnsi" w:hAnsiTheme="minorHAnsi"/>
                <w:sz w:val="24"/>
                <w:szCs w:val="24"/>
                <w:vertAlign w:val="superscript"/>
              </w:rPr>
              <w:t>st</w:t>
            </w:r>
            <w:r>
              <w:rPr>
                <w:rFonts w:asciiTheme="minorHAnsi" w:hAnsiTheme="minorHAnsi"/>
                <w:sz w:val="24"/>
                <w:szCs w:val="24"/>
              </w:rPr>
              <w:t xml:space="preserve"> church Jesus addressed was </w:t>
            </w:r>
            <w:r w:rsidRPr="00720693">
              <w:rPr>
                <w:rFonts w:asciiTheme="minorHAnsi" w:hAnsiTheme="minorHAnsi"/>
                <w:sz w:val="24"/>
                <w:szCs w:val="24"/>
              </w:rPr>
              <w:t>Ephesus. The had left their first love.</w:t>
            </w:r>
          </w:p>
        </w:tc>
        <w:tc>
          <w:tcPr>
            <w:tcW w:w="2973" w:type="dxa"/>
          </w:tcPr>
          <w:p w14:paraId="66F25701" w14:textId="77777777" w:rsidR="001F2A57" w:rsidRPr="00720693" w:rsidRDefault="001F2A57" w:rsidP="001F2A57">
            <w:pPr>
              <w:pStyle w:val="DecimalAligned"/>
              <w:jc w:val="center"/>
              <w:rPr>
                <w:sz w:val="24"/>
                <w:szCs w:val="24"/>
              </w:rPr>
            </w:pPr>
            <w:r>
              <w:rPr>
                <w:sz w:val="24"/>
                <w:szCs w:val="24"/>
              </w:rPr>
              <w:t xml:space="preserve">Received the </w:t>
            </w:r>
            <w:r w:rsidRPr="00720693">
              <w:rPr>
                <w:sz w:val="24"/>
                <w:szCs w:val="24"/>
              </w:rPr>
              <w:t>Revelation</w:t>
            </w:r>
          </w:p>
          <w:p w14:paraId="7A00AB29" w14:textId="786529BD" w:rsidR="001F2A57" w:rsidRPr="00720693" w:rsidRDefault="00CB08FB" w:rsidP="001F2A57">
            <w:pPr>
              <w:pStyle w:val="DecimalAligned"/>
              <w:jc w:val="center"/>
              <w:rPr>
                <w:sz w:val="24"/>
                <w:szCs w:val="24"/>
              </w:rPr>
            </w:pPr>
            <w:r>
              <w:rPr>
                <w:sz w:val="24"/>
                <w:szCs w:val="24"/>
              </w:rPr>
              <w:t>Revelation 1:1-11</w:t>
            </w:r>
          </w:p>
        </w:tc>
      </w:tr>
    </w:tbl>
    <w:p w14:paraId="2345E77D" w14:textId="77777777" w:rsidR="001F2A57" w:rsidRDefault="001F2A57" w:rsidP="001F2A57">
      <w:pPr>
        <w:jc w:val="center"/>
        <w:rPr>
          <w:b/>
          <w:sz w:val="28"/>
          <w:szCs w:val="28"/>
        </w:rPr>
      </w:pPr>
    </w:p>
    <w:p w14:paraId="4BCE7EAD" w14:textId="77777777" w:rsidR="001F2A57" w:rsidRDefault="001F2A57" w:rsidP="001F2A57">
      <w:pPr>
        <w:pStyle w:val="Heading2"/>
        <w:rPr>
          <w:noProof/>
        </w:rPr>
      </w:pPr>
      <w:bookmarkStart w:id="7" w:name="_Toc443817396"/>
      <w:r>
        <w:rPr>
          <w:noProof/>
        </w:rPr>
        <w:t>Map</w:t>
      </w:r>
      <w:bookmarkEnd w:id="7"/>
    </w:p>
    <w:p w14:paraId="4BDE8BA3" w14:textId="77777777" w:rsidR="001F2A57" w:rsidRPr="00380878" w:rsidRDefault="001F2A57" w:rsidP="001F2A57">
      <w:pPr>
        <w:jc w:val="center"/>
        <w:rPr>
          <w:b/>
          <w:sz w:val="28"/>
          <w:szCs w:val="28"/>
        </w:rPr>
      </w:pPr>
      <w:r>
        <w:rPr>
          <w:noProof/>
        </w:rPr>
        <w:drawing>
          <wp:inline distT="0" distB="0" distL="0" distR="0" wp14:anchorId="7EAFD19B" wp14:editId="3A09135B">
            <wp:extent cx="5943600" cy="6757672"/>
            <wp:effectExtent l="0" t="0" r="0" b="5080"/>
            <wp:docPr id="2" name="Picture 2" descr="http://theonlinebibleschool.net/assets/old_moodle_files/ephesus_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onlinebibleschool.net/assets/old_moodle_files/ephesus_map.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57672"/>
                    </a:xfrm>
                    <a:prstGeom prst="rect">
                      <a:avLst/>
                    </a:prstGeom>
                    <a:noFill/>
                    <a:ln>
                      <a:noFill/>
                    </a:ln>
                  </pic:spPr>
                </pic:pic>
              </a:graphicData>
            </a:graphic>
          </wp:inline>
        </w:drawing>
      </w:r>
    </w:p>
    <w:p w14:paraId="339FCF6C" w14:textId="5B1D45E8" w:rsidR="001F2A57" w:rsidRDefault="001F2A57" w:rsidP="001F2A57">
      <w:pPr>
        <w:ind w:left="360"/>
        <w:jc w:val="center"/>
        <w:rPr>
          <w:b/>
          <w:sz w:val="36"/>
          <w:szCs w:val="36"/>
        </w:rPr>
      </w:pPr>
    </w:p>
    <w:p w14:paraId="0D0FC740" w14:textId="0056F02B" w:rsidR="0074570C" w:rsidRDefault="0074570C" w:rsidP="001F2A57">
      <w:pPr>
        <w:ind w:left="360"/>
        <w:jc w:val="center"/>
        <w:rPr>
          <w:b/>
          <w:sz w:val="36"/>
          <w:szCs w:val="36"/>
        </w:rPr>
      </w:pPr>
    </w:p>
    <w:p w14:paraId="22484B49" w14:textId="77777777" w:rsidR="0074570C" w:rsidRPr="00CF2308" w:rsidRDefault="0074570C" w:rsidP="001F2A57">
      <w:pPr>
        <w:ind w:left="360"/>
        <w:jc w:val="center"/>
        <w:rPr>
          <w:b/>
          <w:sz w:val="36"/>
          <w:szCs w:val="36"/>
        </w:rPr>
      </w:pPr>
    </w:p>
    <w:p w14:paraId="14E52898" w14:textId="77777777" w:rsidR="001F2A57" w:rsidRPr="0038668B" w:rsidRDefault="001F2A57" w:rsidP="001F2A57">
      <w:pPr>
        <w:ind w:left="360"/>
        <w:jc w:val="center"/>
        <w:rPr>
          <w:b/>
          <w:sz w:val="32"/>
          <w:szCs w:val="32"/>
        </w:rPr>
      </w:pPr>
      <w:r w:rsidRPr="0038668B">
        <w:rPr>
          <w:b/>
          <w:bCs/>
          <w:sz w:val="32"/>
          <w:szCs w:val="32"/>
        </w:rPr>
        <w:t>Chapter # 2</w:t>
      </w:r>
    </w:p>
    <w:p w14:paraId="36531833" w14:textId="77777777" w:rsidR="001F2A57" w:rsidRPr="0038668B" w:rsidRDefault="001F2A57" w:rsidP="001F2A57">
      <w:pPr>
        <w:pStyle w:val="Heading1"/>
      </w:pPr>
      <w:bookmarkStart w:id="8" w:name="_Toc443817397"/>
      <w:r w:rsidRPr="0038668B">
        <w:t>The Address of the Saints</w:t>
      </w:r>
      <w:bookmarkEnd w:id="8"/>
    </w:p>
    <w:p w14:paraId="2CD43339" w14:textId="77777777" w:rsidR="001F2A57" w:rsidRDefault="001F2A57" w:rsidP="001F2A57">
      <w:pPr>
        <w:jc w:val="center"/>
        <w:rPr>
          <w:b/>
          <w:bCs/>
          <w:sz w:val="28"/>
          <w:szCs w:val="28"/>
        </w:rPr>
      </w:pPr>
      <w:r>
        <w:rPr>
          <w:rFonts w:asciiTheme="minorHAnsi" w:hAnsiTheme="minorHAnsi" w:cs="Vijaya"/>
          <w:bCs/>
          <w:iCs/>
          <w:noProof/>
          <w:color w:val="C00000"/>
          <w:sz w:val="24"/>
          <w:szCs w:val="24"/>
        </w:rPr>
        <w:drawing>
          <wp:inline distT="0" distB="0" distL="0" distR="0" wp14:anchorId="09386134" wp14:editId="52F5C4E2">
            <wp:extent cx="818161" cy="3048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3BDCB40" w14:textId="77777777" w:rsidR="001F2A57" w:rsidRPr="009F21BD" w:rsidRDefault="001F2A57" w:rsidP="001F2A57">
      <w:pPr>
        <w:jc w:val="center"/>
        <w:rPr>
          <w:rFonts w:asciiTheme="minorHAnsi" w:hAnsiTheme="minorHAnsi" w:cstheme="minorHAnsi"/>
          <w:b/>
          <w:i/>
          <w:sz w:val="24"/>
        </w:rPr>
      </w:pPr>
      <w:r w:rsidRPr="5897EC05">
        <w:rPr>
          <w:b/>
          <w:bCs/>
          <w:sz w:val="28"/>
          <w:szCs w:val="28"/>
        </w:rPr>
        <w:t>Key Passage</w:t>
      </w:r>
      <w:r>
        <w:br/>
      </w:r>
      <w:r w:rsidRPr="5897EC05">
        <w:rPr>
          <w:rFonts w:asciiTheme="minorHAnsi" w:eastAsiaTheme="minorEastAsia" w:hAnsiTheme="minorHAnsi" w:cstheme="minorBidi"/>
          <w:b/>
          <w:bCs/>
          <w:i/>
          <w:iCs/>
          <w:sz w:val="24"/>
          <w:szCs w:val="24"/>
        </w:rPr>
        <w:t>Ephesians 1:1 (NASB)</w:t>
      </w:r>
    </w:p>
    <w:p w14:paraId="032B4346" w14:textId="77777777" w:rsidR="001F2A57" w:rsidRPr="00E352F4" w:rsidRDefault="001F2A57" w:rsidP="001F2A57">
      <w:pPr>
        <w:pStyle w:val="chapter-1"/>
        <w:jc w:val="center"/>
        <w:rPr>
          <w:rStyle w:val="text"/>
          <w:rFonts w:asciiTheme="minorHAnsi" w:eastAsia="Calibri" w:hAnsiTheme="minorHAnsi" w:cstheme="minorHAnsi"/>
          <w:b/>
          <w:i/>
        </w:rPr>
      </w:pPr>
      <w:r w:rsidRPr="00E352F4">
        <w:rPr>
          <w:rStyle w:val="chapternum"/>
          <w:rFonts w:asciiTheme="minorHAnsi" w:eastAsiaTheme="minorEastAsia" w:hAnsiTheme="minorHAnsi" w:cstheme="minorBidi"/>
          <w:i/>
          <w:iCs/>
        </w:rPr>
        <w:t> </w:t>
      </w:r>
      <w:r w:rsidRPr="00E352F4">
        <w:rPr>
          <w:rStyle w:val="text"/>
          <w:rFonts w:asciiTheme="minorHAnsi" w:eastAsiaTheme="minorEastAsia" w:hAnsiTheme="minorHAnsi" w:cstheme="minorBidi"/>
          <w:b/>
          <w:i/>
          <w:iCs/>
        </w:rPr>
        <w:t>Paul, an apostle of Christ Jesus by the will of God, to the saints who are at Ephesus and who are faithful in Christ Jesus.</w:t>
      </w:r>
      <w:r w:rsidRPr="00E352F4">
        <w:rPr>
          <w:rFonts w:asciiTheme="minorHAnsi" w:eastAsiaTheme="minorEastAsia" w:hAnsiTheme="minorHAnsi" w:cstheme="minorBidi"/>
          <w:b/>
          <w:bCs/>
          <w:i/>
          <w:iCs/>
        </w:rPr>
        <w:t xml:space="preserve"> </w:t>
      </w:r>
      <w:r w:rsidRPr="00E352F4">
        <w:rPr>
          <w:rStyle w:val="text"/>
          <w:rFonts w:asciiTheme="minorHAnsi" w:eastAsiaTheme="minorEastAsia" w:hAnsiTheme="minorHAnsi" w:cstheme="minorBidi"/>
          <w:b/>
          <w:i/>
          <w:iCs/>
          <w:vertAlign w:val="superscript"/>
        </w:rPr>
        <w:t> </w:t>
      </w:r>
    </w:p>
    <w:p w14:paraId="2DC092EC" w14:textId="77777777" w:rsidR="001F2A57" w:rsidRDefault="001F2A57" w:rsidP="001F2A57">
      <w:pPr>
        <w:jc w:val="center"/>
        <w:rPr>
          <w:b/>
          <w:sz w:val="28"/>
        </w:rPr>
      </w:pPr>
      <w:r w:rsidRPr="5897EC05">
        <w:rPr>
          <w:b/>
          <w:bCs/>
          <w:sz w:val="28"/>
          <w:szCs w:val="28"/>
        </w:rPr>
        <w:t>Introduction</w:t>
      </w:r>
    </w:p>
    <w:p w14:paraId="4FD12DF2" w14:textId="77777777" w:rsidR="001F2A57" w:rsidRDefault="001F2A57" w:rsidP="001F2A57">
      <w:pPr>
        <w:pStyle w:val="ListParagraph"/>
        <w:ind w:left="0" w:firstLine="720"/>
        <w:jc w:val="both"/>
        <w:rPr>
          <w:sz w:val="24"/>
          <w:szCs w:val="24"/>
        </w:rPr>
      </w:pPr>
      <w:r w:rsidRPr="5897EC05">
        <w:rPr>
          <w:sz w:val="24"/>
          <w:szCs w:val="24"/>
        </w:rPr>
        <w:t>If you are a person who is a little obsessive</w:t>
      </w:r>
      <w:r>
        <w:rPr>
          <w:sz w:val="24"/>
          <w:szCs w:val="24"/>
        </w:rPr>
        <w:t>-</w:t>
      </w:r>
      <w:r w:rsidRPr="5897EC05">
        <w:rPr>
          <w:sz w:val="24"/>
          <w:szCs w:val="24"/>
        </w:rPr>
        <w:t>compulsive, I want to be up front with you. We will not be studying the book of Ephesians chronologically. However, if you’re like me, a bit attention deficit, you’ll have no problem whatsoever, as we skip around. There is a method to my madness and</w:t>
      </w:r>
      <w:r>
        <w:rPr>
          <w:sz w:val="24"/>
          <w:szCs w:val="24"/>
        </w:rPr>
        <w:t>,</w:t>
      </w:r>
      <w:r w:rsidRPr="5897EC05">
        <w:rPr>
          <w:sz w:val="24"/>
          <w:szCs w:val="24"/>
        </w:rPr>
        <w:t xml:space="preserve"> although we may not be following the verses in sequence, you’ll find we’ve hardly left a stone uncovered as we mine the truth from the book of Ephesians. </w:t>
      </w:r>
    </w:p>
    <w:p w14:paraId="26DC6EF6" w14:textId="77777777" w:rsidR="001F2A57" w:rsidRDefault="001F2A57" w:rsidP="001F2A57">
      <w:pPr>
        <w:pStyle w:val="ListParagraph"/>
        <w:ind w:left="0" w:firstLine="720"/>
        <w:jc w:val="both"/>
        <w:rPr>
          <w:sz w:val="24"/>
          <w:szCs w:val="24"/>
        </w:rPr>
      </w:pPr>
    </w:p>
    <w:p w14:paraId="7199A93B" w14:textId="77777777" w:rsidR="001F2A57" w:rsidRDefault="001F2A57" w:rsidP="001F2A57">
      <w:pPr>
        <w:pStyle w:val="ListParagraph"/>
        <w:ind w:left="0" w:firstLine="720"/>
        <w:jc w:val="both"/>
        <w:rPr>
          <w:sz w:val="24"/>
          <w:szCs w:val="24"/>
        </w:rPr>
      </w:pPr>
      <w:r w:rsidRPr="5897EC05">
        <w:rPr>
          <w:sz w:val="24"/>
          <w:szCs w:val="24"/>
        </w:rPr>
        <w:t>The first fourteen verses of Ephesians chapter one has sometimes been called a doxology. Even though the translators of the Bible have added punctuation, in the original Greek language it’s just one long run-on sentence composed to praise God for all that He has done. (You may want to read through and familiarize yourself with these verses.)</w:t>
      </w:r>
    </w:p>
    <w:p w14:paraId="2EFE42C8" w14:textId="77777777" w:rsidR="001F2A57" w:rsidRDefault="001F2A57" w:rsidP="001F2A57">
      <w:pPr>
        <w:pStyle w:val="ListParagraph"/>
        <w:ind w:left="0" w:firstLine="720"/>
        <w:jc w:val="both"/>
        <w:rPr>
          <w:sz w:val="24"/>
          <w:szCs w:val="24"/>
        </w:rPr>
      </w:pPr>
    </w:p>
    <w:p w14:paraId="6B54C05B" w14:textId="2D7B46AC" w:rsidR="001F2A57" w:rsidRDefault="001F2A57" w:rsidP="001F2A57">
      <w:pPr>
        <w:pStyle w:val="ListParagraph"/>
        <w:ind w:left="0" w:firstLine="720"/>
        <w:jc w:val="both"/>
        <w:rPr>
          <w:sz w:val="24"/>
        </w:rPr>
      </w:pPr>
      <w:r w:rsidRPr="5897EC05">
        <w:rPr>
          <w:sz w:val="24"/>
          <w:szCs w:val="24"/>
        </w:rPr>
        <w:t>As we begin to uncover the treasures found just below the surface of this long sentence, let’s employ some basic literary tools in our study. The writer of the Jungle Book, Rudyard Kipling, said “I keep six editorial friends with me at all times: who, what, when, where, why and how.” The “six friends” of Kipling will be of great assistance in unpacking the life transforming truth that is contained within the first few verses of the Book of Ephesians. So, the first questions we will want to answer in the proper interpretation of this book are as follows: “Who wrote the letter?”, “Who were the recipients?” and “What was their address?” It has already been established in chapter one that it was Paul, led by the Holy Spirit, who wrote the letter</w:t>
      </w:r>
      <w:r>
        <w:rPr>
          <w:sz w:val="24"/>
          <w:szCs w:val="24"/>
        </w:rPr>
        <w:t xml:space="preserve"> while he was imprisoned in Rome around A.D. 60</w:t>
      </w:r>
      <w:r w:rsidRPr="5897EC05">
        <w:rPr>
          <w:sz w:val="24"/>
          <w:szCs w:val="24"/>
        </w:rPr>
        <w:t>. (2 Peter 1:21; Ephesians 1:1) But for whom was the letter intended, and what was their address? The truth contained within these seemingly simple questions might very well change our concept of God, and bring us face</w:t>
      </w:r>
      <w:r>
        <w:rPr>
          <w:sz w:val="24"/>
          <w:szCs w:val="24"/>
        </w:rPr>
        <w:t>-</w:t>
      </w:r>
      <w:r w:rsidRPr="5897EC05">
        <w:rPr>
          <w:sz w:val="24"/>
          <w:szCs w:val="24"/>
        </w:rPr>
        <w:t>to-face with our own identity. Before we get to know the recipients of this letter, let’s focus our attention on their location.</w:t>
      </w:r>
      <w:r>
        <w:rPr>
          <w:sz w:val="24"/>
          <w:szCs w:val="24"/>
        </w:rPr>
        <w:t xml:space="preserve"> </w:t>
      </w:r>
      <w:r w:rsidR="00040E48">
        <w:rPr>
          <w:sz w:val="24"/>
          <w:szCs w:val="24"/>
        </w:rPr>
        <w:t>(See the timeline.)</w:t>
      </w:r>
    </w:p>
    <w:p w14:paraId="2D644AC3" w14:textId="77777777" w:rsidR="001F2A57" w:rsidRPr="00D9188B" w:rsidRDefault="001F2A57" w:rsidP="001F2A57">
      <w:pPr>
        <w:jc w:val="center"/>
        <w:rPr>
          <w:b/>
          <w:sz w:val="28"/>
          <w:szCs w:val="28"/>
        </w:rPr>
      </w:pPr>
      <w:r w:rsidRPr="5897EC05">
        <w:rPr>
          <w:b/>
          <w:bCs/>
          <w:sz w:val="28"/>
          <w:szCs w:val="28"/>
        </w:rPr>
        <w:t>What’s Your Address?</w:t>
      </w:r>
    </w:p>
    <w:p w14:paraId="7B94DD4C" w14:textId="77777777" w:rsidR="001F2A57" w:rsidRDefault="001F2A57" w:rsidP="001F2A57">
      <w:pPr>
        <w:ind w:firstLine="720"/>
        <w:jc w:val="both"/>
        <w:rPr>
          <w:sz w:val="24"/>
        </w:rPr>
      </w:pPr>
      <w:r w:rsidRPr="5897EC05">
        <w:rPr>
          <w:sz w:val="24"/>
          <w:szCs w:val="24"/>
        </w:rPr>
        <w:t xml:space="preserve">Do you like to meet people and hear their life stories? Have you ever sat next to a stranger and tried to strike up a conversation? It usually begins something like this: “What is your name?” or “Where do you live?” By gathering information, we can learn so much about the person. Although this letter was addressed to the saints who lived in Ephesus, actually, they were found in different locations. It is thought to have been a circular letter that was hand copied and delivered to the saints who lived throughout Asia Minor.  However, as this passage indicates, the most important and less obvious location of the saints was </w:t>
      </w:r>
      <w:r w:rsidRPr="5897EC05">
        <w:rPr>
          <w:b/>
          <w:bCs/>
          <w:sz w:val="24"/>
          <w:szCs w:val="24"/>
        </w:rPr>
        <w:t>“</w:t>
      </w:r>
      <w:r w:rsidRPr="5897EC05">
        <w:rPr>
          <w:b/>
          <w:bCs/>
          <w:i/>
          <w:iCs/>
          <w:sz w:val="24"/>
          <w:szCs w:val="24"/>
        </w:rPr>
        <w:t>in Christ</w:t>
      </w:r>
      <w:r w:rsidRPr="5897EC05">
        <w:rPr>
          <w:b/>
          <w:bCs/>
          <w:sz w:val="24"/>
          <w:szCs w:val="24"/>
        </w:rPr>
        <w:t>.”</w:t>
      </w:r>
      <w:r w:rsidRPr="5897EC05">
        <w:rPr>
          <w:sz w:val="24"/>
          <w:szCs w:val="24"/>
        </w:rPr>
        <w:t xml:space="preserve"> With fifteen references to this location within the first fourteen verses of Paul’s letter to the Ephesians, we can know that this is significant. So overwhelmed by the fact that the saints could actually live in Christ, and perhaps to grasp the fact himself, Paul used the phrase “</w:t>
      </w:r>
      <w:r w:rsidRPr="5897EC05">
        <w:rPr>
          <w:i/>
          <w:iCs/>
          <w:sz w:val="24"/>
          <w:szCs w:val="24"/>
        </w:rPr>
        <w:t>in</w:t>
      </w:r>
      <w:r w:rsidRPr="5897EC05">
        <w:rPr>
          <w:sz w:val="24"/>
          <w:szCs w:val="24"/>
        </w:rPr>
        <w:t xml:space="preserve"> </w:t>
      </w:r>
      <w:r w:rsidRPr="5897EC05">
        <w:rPr>
          <w:i/>
          <w:iCs/>
          <w:sz w:val="24"/>
          <w:szCs w:val="24"/>
        </w:rPr>
        <w:t>Christ</w:t>
      </w:r>
      <w:r w:rsidRPr="5897EC05">
        <w:rPr>
          <w:sz w:val="24"/>
          <w:szCs w:val="24"/>
        </w:rPr>
        <w:t>” 73 times in his letters.</w:t>
      </w:r>
      <w:r>
        <w:rPr>
          <w:sz w:val="24"/>
          <w:szCs w:val="24"/>
        </w:rPr>
        <w:t xml:space="preserve"> But when you add every inference in his letters to the saints being “in Christ” or “Christ is in us,” it totals around 164 references!</w:t>
      </w:r>
      <w:r w:rsidRPr="5897EC05">
        <w:rPr>
          <w:sz w:val="24"/>
          <w:szCs w:val="24"/>
        </w:rPr>
        <w:t xml:space="preserve"> </w:t>
      </w:r>
      <w:r>
        <w:rPr>
          <w:sz w:val="24"/>
          <w:szCs w:val="24"/>
        </w:rPr>
        <w:t xml:space="preserve">That’s quite significant don’t you think? </w:t>
      </w:r>
      <w:r w:rsidRPr="5897EC05">
        <w:rPr>
          <w:sz w:val="24"/>
          <w:szCs w:val="24"/>
        </w:rPr>
        <w:t xml:space="preserve">No doubt Paul had long conversations with the apostles about the day Jesus unveiled this truth to His first disciples. Saint John recorded Jesus’ words in his gospel.  </w:t>
      </w:r>
    </w:p>
    <w:p w14:paraId="18FAB13C" w14:textId="77777777" w:rsidR="001F2A57" w:rsidRPr="00B6213D" w:rsidRDefault="001F2A57" w:rsidP="001F2A57">
      <w:pPr>
        <w:jc w:val="center"/>
        <w:rPr>
          <w:rFonts w:asciiTheme="minorHAnsi" w:hAnsiTheme="minorHAnsi" w:cstheme="minorHAnsi"/>
          <w:b/>
          <w:i/>
          <w:sz w:val="24"/>
        </w:rPr>
      </w:pPr>
      <w:r w:rsidRPr="5897EC05">
        <w:rPr>
          <w:rFonts w:asciiTheme="minorHAnsi" w:eastAsiaTheme="minorEastAsia" w:hAnsiTheme="minorHAnsi" w:cstheme="minorBidi"/>
          <w:b/>
          <w:bCs/>
          <w:i/>
          <w:iCs/>
          <w:sz w:val="24"/>
          <w:szCs w:val="24"/>
        </w:rPr>
        <w:t>John 15:</w:t>
      </w:r>
      <w:r>
        <w:rPr>
          <w:rFonts w:asciiTheme="minorHAnsi" w:eastAsiaTheme="minorEastAsia" w:hAnsiTheme="minorHAnsi" w:cstheme="minorBidi"/>
          <w:b/>
          <w:bCs/>
          <w:i/>
          <w:iCs/>
          <w:sz w:val="24"/>
          <w:szCs w:val="24"/>
        </w:rPr>
        <w:t>1</w:t>
      </w:r>
      <w:r w:rsidRPr="5897EC05">
        <w:rPr>
          <w:rFonts w:asciiTheme="minorHAnsi" w:eastAsiaTheme="minorEastAsia" w:hAnsiTheme="minorHAnsi" w:cstheme="minorBidi"/>
          <w:b/>
          <w:bCs/>
          <w:i/>
          <w:iCs/>
          <w:sz w:val="24"/>
          <w:szCs w:val="24"/>
        </w:rPr>
        <w:t>-8 (NIV)</w:t>
      </w:r>
    </w:p>
    <w:p w14:paraId="646E11C1" w14:textId="77777777" w:rsidR="001F2A57" w:rsidRPr="00B6213D" w:rsidRDefault="001F2A57" w:rsidP="001F2A57">
      <w:pPr>
        <w:pStyle w:val="reg"/>
        <w:jc w:val="center"/>
        <w:rPr>
          <w:rFonts w:asciiTheme="minorHAnsi" w:hAnsiTheme="minorHAnsi" w:cstheme="minorHAnsi"/>
          <w:b/>
          <w:i/>
        </w:rPr>
      </w:pPr>
      <w:r w:rsidRPr="5897EC05">
        <w:rPr>
          <w:rStyle w:val="red"/>
          <w:rFonts w:asciiTheme="minorHAnsi" w:eastAsiaTheme="minorEastAsia" w:hAnsiTheme="minorHAnsi" w:cstheme="minorBidi"/>
          <w:b/>
          <w:bCs/>
          <w:i/>
          <w:iCs/>
        </w:rPr>
        <w:t>“I am the vine; you are the branches. If you remain in me and I in you, you will bear much fruit; apart from me you can do nothing. If you do not remain in me, you are like a branch that is thrown away and withers; such branches are picked up, thrown into the fire and burned.</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If you remain in me and my words remain in you, ask whatever you wish, and it will be done for you.</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This is to my Father’s glory, that you bear much fruit, showing yourselves to be my disciples.</w:t>
      </w:r>
    </w:p>
    <w:p w14:paraId="6DABF379" w14:textId="77777777" w:rsidR="001F2A57" w:rsidRDefault="001F2A57" w:rsidP="001F2A57">
      <w:pPr>
        <w:pStyle w:val="ListParagraph"/>
        <w:ind w:left="0" w:firstLine="720"/>
        <w:jc w:val="both"/>
        <w:rPr>
          <w:sz w:val="24"/>
        </w:rPr>
      </w:pPr>
      <w:r w:rsidRPr="5897EC05">
        <w:rPr>
          <w:sz w:val="24"/>
          <w:szCs w:val="24"/>
        </w:rPr>
        <w:t>Knowing that some of these truths would be hard for our finite minds to understand, and since we learn by repetition, the Holy Spirit repeats Himself. Case in point, in the above passage, you will find the words “</w:t>
      </w:r>
      <w:r w:rsidRPr="5897EC05">
        <w:rPr>
          <w:i/>
          <w:iCs/>
          <w:sz w:val="24"/>
          <w:szCs w:val="24"/>
        </w:rPr>
        <w:t>Abide in Me</w:t>
      </w:r>
      <w:r w:rsidRPr="5897EC05">
        <w:rPr>
          <w:sz w:val="24"/>
          <w:szCs w:val="24"/>
        </w:rPr>
        <w:t>” eight times within the first seven verses.</w:t>
      </w:r>
    </w:p>
    <w:p w14:paraId="78A86B67" w14:textId="77777777" w:rsidR="001F2A57" w:rsidRDefault="001F2A57" w:rsidP="001F2A57">
      <w:pPr>
        <w:pStyle w:val="ListParagraph"/>
        <w:ind w:left="0" w:firstLine="720"/>
        <w:jc w:val="both"/>
        <w:rPr>
          <w:sz w:val="24"/>
        </w:rPr>
      </w:pPr>
    </w:p>
    <w:p w14:paraId="702D57C2" w14:textId="77777777" w:rsidR="001F2A57" w:rsidRDefault="001F2A57" w:rsidP="001F2A57">
      <w:pPr>
        <w:pStyle w:val="ListParagraph"/>
        <w:ind w:left="0" w:firstLine="720"/>
        <w:jc w:val="both"/>
        <w:rPr>
          <w:sz w:val="24"/>
        </w:rPr>
      </w:pPr>
      <w:r w:rsidRPr="0396A062">
        <w:rPr>
          <w:sz w:val="24"/>
          <w:szCs w:val="24"/>
        </w:rPr>
        <w:t xml:space="preserve">As incredible as it may seem; the abode of the saints (those who are part of the bride of Christ) is </w:t>
      </w:r>
      <w:r w:rsidRPr="5897EC05">
        <w:rPr>
          <w:i/>
          <w:iCs/>
          <w:sz w:val="24"/>
          <w:szCs w:val="24"/>
        </w:rPr>
        <w:t>in</w:t>
      </w:r>
      <w:r w:rsidRPr="0396A062">
        <w:rPr>
          <w:sz w:val="24"/>
          <w:szCs w:val="24"/>
        </w:rPr>
        <w:t xml:space="preserve"> the Bridegroom. That means that the saints actually live in dual locations. Our feet walk the sod of earth, but in reality, because we are </w:t>
      </w:r>
      <w:r w:rsidRPr="5897EC05">
        <w:rPr>
          <w:b/>
          <w:bCs/>
          <w:i/>
          <w:iCs/>
          <w:sz w:val="24"/>
          <w:szCs w:val="24"/>
        </w:rPr>
        <w:t>in Christ,</w:t>
      </w:r>
      <w:r w:rsidRPr="0396A062">
        <w:rPr>
          <w:sz w:val="24"/>
          <w:szCs w:val="24"/>
        </w:rPr>
        <w:t xml:space="preserve"> our true dwelling place is in the Father's House</w:t>
      </w:r>
      <w:r w:rsidRPr="5897EC05">
        <w:rPr>
          <w:b/>
          <w:bCs/>
          <w:i/>
          <w:iCs/>
          <w:sz w:val="24"/>
          <w:szCs w:val="24"/>
        </w:rPr>
        <w:t xml:space="preserve">, </w:t>
      </w:r>
      <w:r w:rsidRPr="5897EC05">
        <w:rPr>
          <w:i/>
          <w:iCs/>
          <w:sz w:val="24"/>
          <w:szCs w:val="24"/>
        </w:rPr>
        <w:t>both now and forever</w:t>
      </w:r>
      <w:r w:rsidRPr="0396A062">
        <w:rPr>
          <w:sz w:val="24"/>
          <w:szCs w:val="24"/>
        </w:rPr>
        <w:t xml:space="preserve">! Now </w:t>
      </w:r>
      <w:r w:rsidRPr="5897EC05">
        <w:rPr>
          <w:i/>
          <w:iCs/>
          <w:sz w:val="24"/>
          <w:szCs w:val="24"/>
        </w:rPr>
        <w:t>that</w:t>
      </w:r>
      <w:r w:rsidRPr="0396A062">
        <w:rPr>
          <w:sz w:val="24"/>
          <w:szCs w:val="24"/>
        </w:rPr>
        <w:t xml:space="preserve"> is a mystery difficult to wrap the mind around!</w:t>
      </w:r>
    </w:p>
    <w:p w14:paraId="168CABBC" w14:textId="77777777" w:rsidR="001F2A57" w:rsidRDefault="001F2A57" w:rsidP="001F2A57">
      <w:pPr>
        <w:jc w:val="center"/>
        <w:rPr>
          <w:b/>
          <w:bCs/>
          <w:i/>
          <w:iCs/>
          <w:sz w:val="24"/>
          <w:szCs w:val="24"/>
        </w:rPr>
      </w:pPr>
    </w:p>
    <w:p w14:paraId="2DA50152" w14:textId="77777777" w:rsidR="001F2A57" w:rsidRDefault="001F2A57" w:rsidP="001F2A57">
      <w:pPr>
        <w:jc w:val="center"/>
        <w:rPr>
          <w:b/>
          <w:bCs/>
          <w:i/>
          <w:iCs/>
          <w:sz w:val="24"/>
          <w:szCs w:val="24"/>
        </w:rPr>
      </w:pPr>
    </w:p>
    <w:p w14:paraId="2E307F35" w14:textId="77777777" w:rsidR="001F2A57" w:rsidRPr="00771C88" w:rsidRDefault="001F2A57" w:rsidP="001F2A57">
      <w:pPr>
        <w:jc w:val="center"/>
        <w:rPr>
          <w:b/>
          <w:i/>
          <w:sz w:val="24"/>
          <w:szCs w:val="24"/>
        </w:rPr>
      </w:pPr>
      <w:r w:rsidRPr="5897EC05">
        <w:rPr>
          <w:b/>
          <w:bCs/>
          <w:i/>
          <w:iCs/>
          <w:sz w:val="24"/>
          <w:szCs w:val="24"/>
        </w:rPr>
        <w:t>Philippians 3:20 (NASB)</w:t>
      </w:r>
    </w:p>
    <w:p w14:paraId="158CD49F" w14:textId="77777777" w:rsidR="001F2A57" w:rsidRDefault="001F2A57" w:rsidP="001F2A57">
      <w:pPr>
        <w:pStyle w:val="ListParagraph"/>
        <w:ind w:left="0"/>
        <w:jc w:val="center"/>
        <w:rPr>
          <w:b/>
          <w:bCs/>
          <w:i/>
          <w:iCs/>
          <w:sz w:val="24"/>
          <w:szCs w:val="24"/>
        </w:rPr>
      </w:pPr>
      <w:r w:rsidRPr="5897EC05">
        <w:rPr>
          <w:b/>
          <w:bCs/>
          <w:i/>
          <w:iCs/>
          <w:sz w:val="24"/>
          <w:szCs w:val="24"/>
        </w:rPr>
        <w:t>For our citizenship is in heaven, from which also we eagerly wait for a Savior, the Lord Jesus Christ.</w:t>
      </w:r>
    </w:p>
    <w:p w14:paraId="56C58C5C" w14:textId="77777777" w:rsidR="001F2A57" w:rsidRDefault="001F2A57" w:rsidP="001F2A57">
      <w:pPr>
        <w:pStyle w:val="ListParagraph"/>
        <w:ind w:left="0"/>
        <w:jc w:val="center"/>
        <w:rPr>
          <w:b/>
          <w:bCs/>
          <w:i/>
          <w:iCs/>
          <w:sz w:val="24"/>
          <w:szCs w:val="24"/>
        </w:rPr>
      </w:pPr>
    </w:p>
    <w:p w14:paraId="73A692E4"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585E1D21" w14:textId="77777777" w:rsidR="001F2A57" w:rsidRPr="000A0592" w:rsidRDefault="001F2A57" w:rsidP="00BD269D">
      <w:pPr>
        <w:pStyle w:val="ListParagraph"/>
        <w:numPr>
          <w:ilvl w:val="0"/>
          <w:numId w:val="82"/>
        </w:numPr>
        <w:jc w:val="both"/>
        <w:rPr>
          <w:sz w:val="24"/>
          <w:szCs w:val="24"/>
        </w:rPr>
      </w:pPr>
      <w:r w:rsidRPr="000A0592">
        <w:rPr>
          <w:sz w:val="24"/>
          <w:szCs w:val="24"/>
        </w:rPr>
        <w:t>John 14:2, 17-20; 15:1-11; 17:16-21; 1 John 3:24, 5:19-21; Ephesians 2:5-7; Colossians 1:13-14; Romans</w:t>
      </w:r>
      <w:r>
        <w:rPr>
          <w:sz w:val="24"/>
          <w:szCs w:val="24"/>
        </w:rPr>
        <w:t>1:18-28,</w:t>
      </w:r>
      <w:r w:rsidRPr="000A0592">
        <w:rPr>
          <w:sz w:val="24"/>
          <w:szCs w:val="24"/>
        </w:rPr>
        <w:t xml:space="preserve"> 8:11; 1 Corinthians 6:19; 2 Corinthians 6:14-16</w:t>
      </w:r>
      <w:r>
        <w:rPr>
          <w:sz w:val="24"/>
          <w:szCs w:val="24"/>
        </w:rPr>
        <w:t>; Galatians 2:20; Exodus 25:8, 29:45</w:t>
      </w:r>
    </w:p>
    <w:p w14:paraId="2D904ED6" w14:textId="77777777" w:rsidR="001F2A57" w:rsidRPr="0086342E" w:rsidRDefault="001F2A57" w:rsidP="001F2A57">
      <w:pPr>
        <w:jc w:val="center"/>
        <w:rPr>
          <w:b/>
          <w:i/>
          <w:sz w:val="24"/>
          <w:szCs w:val="24"/>
        </w:rPr>
      </w:pPr>
      <w:r w:rsidRPr="5897EC05">
        <w:rPr>
          <w:b/>
          <w:bCs/>
          <w:i/>
          <w:iCs/>
          <w:sz w:val="24"/>
          <w:szCs w:val="24"/>
        </w:rPr>
        <w:t>Ephesians 2:6-7 (NIV)</w:t>
      </w:r>
    </w:p>
    <w:p w14:paraId="142D2509" w14:textId="77777777" w:rsidR="001F2A57" w:rsidRDefault="001F2A57" w:rsidP="001F2A57">
      <w:pPr>
        <w:pStyle w:val="ListParagraph"/>
        <w:ind w:left="0" w:firstLine="720"/>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And God raised us up with Christ and seated us with him in the heavenly realms in Christ Jesus, in order that in the coming ages he might show the incomparable riches of his grace, expressed in his kindness to us in Christ Jesus.</w:t>
      </w:r>
    </w:p>
    <w:p w14:paraId="22F29413" w14:textId="77777777" w:rsidR="001F2A57" w:rsidRDefault="001F2A57" w:rsidP="001F2A57">
      <w:pPr>
        <w:pStyle w:val="ListParagraph"/>
        <w:ind w:left="0" w:firstLine="720"/>
        <w:jc w:val="center"/>
        <w:rPr>
          <w:b/>
          <w:i/>
          <w:sz w:val="24"/>
          <w:szCs w:val="24"/>
        </w:rPr>
      </w:pPr>
    </w:p>
    <w:p w14:paraId="4F277385" w14:textId="77777777" w:rsidR="001F2A57" w:rsidRDefault="001F2A57" w:rsidP="001F2A57">
      <w:pPr>
        <w:pStyle w:val="ListParagraph"/>
        <w:ind w:left="0" w:firstLine="720"/>
        <w:jc w:val="both"/>
        <w:rPr>
          <w:sz w:val="24"/>
        </w:rPr>
      </w:pPr>
      <w:r w:rsidRPr="5897EC05">
        <w:rPr>
          <w:sz w:val="24"/>
          <w:szCs w:val="24"/>
        </w:rPr>
        <w:t>What an extraordinary place to live, you might even say, “</w:t>
      </w:r>
      <w:r w:rsidRPr="5897EC05">
        <w:rPr>
          <w:i/>
          <w:iCs/>
          <w:sz w:val="24"/>
          <w:szCs w:val="24"/>
        </w:rPr>
        <w:t>Out of this world!”</w:t>
      </w:r>
      <w:r w:rsidRPr="5897EC05">
        <w:rPr>
          <w:b/>
          <w:bCs/>
          <w:i/>
          <w:iCs/>
          <w:sz w:val="24"/>
          <w:szCs w:val="24"/>
        </w:rPr>
        <w:t xml:space="preserve">  </w:t>
      </w:r>
      <w:r w:rsidRPr="5897EC05">
        <w:rPr>
          <w:sz w:val="24"/>
          <w:szCs w:val="24"/>
        </w:rPr>
        <w:t xml:space="preserve"> Yet, what makes this news so extraordinary is the fact that we once lived at another address, a place far away from God, a place the Bible describes as hopeless. And furthermore, we were </w:t>
      </w:r>
      <w:r w:rsidRPr="5897EC05">
        <w:rPr>
          <w:i/>
          <w:iCs/>
          <w:sz w:val="24"/>
          <w:szCs w:val="24"/>
        </w:rPr>
        <w:t xml:space="preserve">all </w:t>
      </w:r>
      <w:r w:rsidRPr="5897EC05">
        <w:rPr>
          <w:sz w:val="24"/>
          <w:szCs w:val="24"/>
        </w:rPr>
        <w:t>confined to this “</w:t>
      </w:r>
      <w:r w:rsidRPr="5897EC05">
        <w:rPr>
          <w:i/>
          <w:iCs/>
          <w:sz w:val="24"/>
          <w:szCs w:val="24"/>
        </w:rPr>
        <w:t>Godless</w:t>
      </w:r>
      <w:r w:rsidRPr="5897EC05">
        <w:rPr>
          <w:sz w:val="24"/>
          <w:szCs w:val="24"/>
        </w:rPr>
        <w:t xml:space="preserve"> zip code!” Yet thankfully, because of God’s boundless love and mercy, He was not content to leave us there. </w:t>
      </w:r>
    </w:p>
    <w:p w14:paraId="37878E42" w14:textId="77777777" w:rsidR="001F2A57" w:rsidRPr="00AD67C9" w:rsidRDefault="001F2A57" w:rsidP="001F2A57">
      <w:pPr>
        <w:jc w:val="center"/>
        <w:rPr>
          <w:b/>
          <w:sz w:val="28"/>
          <w:szCs w:val="28"/>
        </w:rPr>
      </w:pPr>
      <w:r w:rsidRPr="5897EC05">
        <w:rPr>
          <w:b/>
          <w:bCs/>
          <w:sz w:val="28"/>
          <w:szCs w:val="28"/>
        </w:rPr>
        <w:t>Our Former Address</w:t>
      </w:r>
    </w:p>
    <w:p w14:paraId="666944C1" w14:textId="77777777" w:rsidR="001F2A57" w:rsidRPr="00117B7F" w:rsidRDefault="001F2A57" w:rsidP="001F2A57">
      <w:pPr>
        <w:pStyle w:val="sectionhead"/>
        <w:jc w:val="center"/>
        <w:rPr>
          <w:rFonts w:asciiTheme="minorHAnsi" w:hAnsiTheme="minorHAnsi" w:cstheme="minorHAnsi"/>
          <w:b/>
          <w:i/>
        </w:rPr>
      </w:pPr>
      <w:r w:rsidRPr="5897EC05">
        <w:rPr>
          <w:rFonts w:asciiTheme="minorHAnsi" w:eastAsiaTheme="minorEastAsia" w:hAnsiTheme="minorHAnsi" w:cstheme="minorBidi"/>
          <w:b/>
          <w:bCs/>
          <w:i/>
          <w:iCs/>
        </w:rPr>
        <w:t>Ephesians 2:11-13 (NIV)</w:t>
      </w:r>
    </w:p>
    <w:p w14:paraId="6F7F8497" w14:textId="77777777" w:rsidR="001F2A57" w:rsidRPr="00D47324" w:rsidRDefault="001F2A57" w:rsidP="001F2A57">
      <w:pPr>
        <w:pStyle w:val="reg"/>
        <w:jc w:val="center"/>
        <w:rPr>
          <w:rFonts w:asciiTheme="minorHAnsi" w:hAnsiTheme="minorHAnsi" w:cstheme="minorHAnsi"/>
          <w:b/>
          <w:i/>
        </w:rPr>
      </w:pPr>
      <w:r w:rsidRPr="5897EC05">
        <w:rPr>
          <w:rFonts w:asciiTheme="minorHAnsi" w:eastAsiaTheme="minorEastAsia" w:hAnsiTheme="minorHAnsi" w:cstheme="minorBidi"/>
          <w:b/>
          <w:bCs/>
          <w:i/>
          <w:iCs/>
        </w:rPr>
        <w:t>Therefore, remember that formerly you who are Gentiles by birth and called “uncircumcised” by those who call themselves “the circumcision” (which is done in the body by human hands)— remember that at that time you were separate from Christ, excluded from citizenship in Israel and foreigners to the covenants of the promise, without hope and without God in the world. But now in Christ Jesus you who once were far away have been brought near by the blood of Christ.</w:t>
      </w:r>
    </w:p>
    <w:p w14:paraId="0A0E84F4" w14:textId="77777777" w:rsidR="001F2A57" w:rsidRPr="00C55D82" w:rsidRDefault="001F2A57" w:rsidP="001F2A57">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 xml:space="preserve">How did we all end up in a hopeless place? To find the answer to this question, we need look no farther than the first family God established. (Gen. 1:27-4:25) The story begins in the Garden of Eden where God Himself performed the wedding of Adam and Eve. Everything was perfect; in fact, it was paradise because Adam and Eve had intimacy with God. He was there with them, and He blessed this first couple and commanded them to, “Be fruitful, multiply, and fill the earth.” (Genesis 1:28) (For the bride of Christ, the blessing and command to </w:t>
      </w:r>
      <w:r w:rsidRPr="5897EC05">
        <w:rPr>
          <w:rFonts w:asciiTheme="minorHAnsi" w:eastAsiaTheme="minorEastAsia" w:hAnsiTheme="minorHAnsi" w:cstheme="minorBidi"/>
          <w:i/>
          <w:iCs/>
        </w:rPr>
        <w:t>multiply</w:t>
      </w:r>
      <w:r w:rsidRPr="5897EC05">
        <w:rPr>
          <w:rFonts w:asciiTheme="minorHAnsi" w:eastAsiaTheme="minorEastAsia" w:hAnsiTheme="minorHAnsi" w:cstheme="minorBidi"/>
        </w:rPr>
        <w:t xml:space="preserve"> has not changed.)</w:t>
      </w:r>
    </w:p>
    <w:p w14:paraId="6A0F2DED" w14:textId="77777777" w:rsidR="001F2A57" w:rsidRDefault="001F2A57" w:rsidP="001F2A57">
      <w:pPr>
        <w:pStyle w:val="font8"/>
        <w:spacing w:line="276" w:lineRule="auto"/>
        <w:jc w:val="both"/>
        <w:rPr>
          <w:rFonts w:asciiTheme="minorHAnsi" w:hAnsiTheme="minorHAnsi" w:cstheme="minorHAnsi"/>
        </w:rPr>
      </w:pPr>
      <w:r w:rsidRPr="5897EC05">
        <w:rPr>
          <w:rFonts w:asciiTheme="minorHAnsi" w:eastAsiaTheme="minorEastAsia" w:hAnsiTheme="minorHAnsi" w:cstheme="minorBidi"/>
        </w:rPr>
        <w:t xml:space="preserve">     </w:t>
      </w:r>
      <w:r>
        <w:rPr>
          <w:rFonts w:asciiTheme="minorHAnsi" w:hAnsiTheme="minorHAnsi" w:cstheme="minorHAnsi"/>
        </w:rPr>
        <w:tab/>
      </w:r>
      <w:r w:rsidRPr="5897EC05">
        <w:rPr>
          <w:rFonts w:asciiTheme="minorHAnsi" w:eastAsiaTheme="minorEastAsia" w:hAnsiTheme="minorHAnsi" w:cstheme="minorBidi"/>
        </w:rPr>
        <w:t xml:space="preserve">Haven’t we all thought, “If only this was right,” or "if I had this or that," or "if they would just leave me alone, then I’d be happy?" Yet, even when you have acquired these things, you discovered that they can’t bring you happiness. However, you would think, surely in an unadulterated environment like Eden, everything would be perfect – right? Not so, because even in paradise, things went terribly wrong. Adam and Eve broke the one and only command given by their Creator, and from that moment on their curse became ours. With the curse came hatred, jealousy, </w:t>
      </w:r>
      <w:r>
        <w:rPr>
          <w:rFonts w:asciiTheme="minorHAnsi" w:eastAsiaTheme="minorEastAsia" w:hAnsiTheme="minorHAnsi" w:cstheme="minorBidi"/>
        </w:rPr>
        <w:t xml:space="preserve">selfishness, </w:t>
      </w:r>
      <w:r w:rsidRPr="5897EC05">
        <w:rPr>
          <w:rFonts w:asciiTheme="minorHAnsi" w:eastAsiaTheme="minorEastAsia" w:hAnsiTheme="minorHAnsi" w:cstheme="minorBidi"/>
        </w:rPr>
        <w:t xml:space="preserve">fits of rage, blame, guilt, shame, fear and ultimately death. Instead of intimacy and fellowship with God, Adam and Eve hid from the Holy One. Consequently, from that moment on, the union between the Creator and the first couple was severed by sin. Sin defiles everything it touches, and so it was in the marriage relationship between Adam and Eve. </w:t>
      </w:r>
    </w:p>
    <w:p w14:paraId="6361BA28" w14:textId="77777777" w:rsidR="001F2A57" w:rsidRDefault="001F2A57" w:rsidP="001F2A57">
      <w:pPr>
        <w:pStyle w:val="ListParagraph"/>
        <w:ind w:left="0" w:firstLine="720"/>
        <w:jc w:val="both"/>
        <w:rPr>
          <w:sz w:val="24"/>
          <w:szCs w:val="24"/>
        </w:rPr>
      </w:pPr>
      <w:r w:rsidRPr="5897EC05">
        <w:rPr>
          <w:sz w:val="24"/>
          <w:szCs w:val="24"/>
        </w:rPr>
        <w:t xml:space="preserve">God asked Adam this question - “Where are you?”  Needless to say, God knew exactly where Adam and Eve were and what they had done. And, furthermore, before He created them from dust, He knew that they would become dirty with sin.  Yet, He asked this question so they would realize their address had changed. </w:t>
      </w:r>
    </w:p>
    <w:p w14:paraId="372F814D" w14:textId="77777777" w:rsidR="001F2A57" w:rsidRDefault="001F2A57" w:rsidP="001F2A57">
      <w:pPr>
        <w:spacing w:after="160" w:line="259" w:lineRule="auto"/>
        <w:rPr>
          <w:rFonts w:asciiTheme="minorHAnsi" w:eastAsiaTheme="minorEastAsia" w:hAnsiTheme="minorHAnsi" w:cstheme="minorBidi"/>
          <w:b/>
          <w:bCs/>
          <w:sz w:val="32"/>
          <w:szCs w:val="28"/>
        </w:rPr>
      </w:pPr>
      <w:r>
        <w:br w:type="page"/>
      </w:r>
    </w:p>
    <w:p w14:paraId="3480289C" w14:textId="77777777" w:rsidR="001F2A57" w:rsidRDefault="001F2A57" w:rsidP="001F2A57">
      <w:pPr>
        <w:pStyle w:val="Heading2"/>
      </w:pPr>
      <w:bookmarkStart w:id="9" w:name="_Toc443817398"/>
      <w:r w:rsidRPr="0038668B">
        <w:t>DISCUSSION QUESTIONS: Let’s talk about it.</w:t>
      </w:r>
      <w:bookmarkEnd w:id="9"/>
      <w:r w:rsidRPr="0038668B">
        <w:t xml:space="preserve"> </w:t>
      </w:r>
    </w:p>
    <w:p w14:paraId="33A2C702" w14:textId="77777777" w:rsidR="001F2A57" w:rsidRPr="00C720C8" w:rsidRDefault="001F2A57" w:rsidP="001F2A57"/>
    <w:p w14:paraId="06B96582" w14:textId="77777777" w:rsidR="001F2A57" w:rsidRPr="000B0C5C" w:rsidRDefault="001F2A57" w:rsidP="00BD269D">
      <w:pPr>
        <w:pStyle w:val="ListParagraph"/>
        <w:numPr>
          <w:ilvl w:val="0"/>
          <w:numId w:val="79"/>
        </w:numPr>
        <w:jc w:val="both"/>
        <w:rPr>
          <w:rFonts w:asciiTheme="minorHAnsi" w:eastAsiaTheme="minorEastAsia" w:hAnsiTheme="minorHAnsi" w:cstheme="minorBidi"/>
          <w:sz w:val="24"/>
          <w:szCs w:val="24"/>
        </w:rPr>
      </w:pPr>
      <w:r>
        <w:rPr>
          <w:sz w:val="24"/>
          <w:szCs w:val="24"/>
        </w:rPr>
        <w:t>Have you lived in different cities, states or countries? If so, list them here: _____________________________________________________________________</w:t>
      </w:r>
    </w:p>
    <w:p w14:paraId="1177CE2C" w14:textId="77777777" w:rsidR="001F2A57" w:rsidRPr="0091563A" w:rsidRDefault="001F2A57" w:rsidP="00BD269D">
      <w:pPr>
        <w:pStyle w:val="ListParagraph"/>
        <w:numPr>
          <w:ilvl w:val="0"/>
          <w:numId w:val="79"/>
        </w:numPr>
        <w:jc w:val="both"/>
        <w:rPr>
          <w:rFonts w:asciiTheme="minorHAnsi" w:eastAsiaTheme="minorEastAsia" w:hAnsiTheme="minorHAnsi" w:cstheme="minorBidi"/>
          <w:sz w:val="24"/>
          <w:szCs w:val="24"/>
        </w:rPr>
      </w:pPr>
      <w:r w:rsidRPr="003B731F">
        <w:rPr>
          <w:sz w:val="24"/>
          <w:szCs w:val="24"/>
        </w:rPr>
        <w:t xml:space="preserve">What are the </w:t>
      </w:r>
      <w:r>
        <w:rPr>
          <w:sz w:val="24"/>
          <w:szCs w:val="24"/>
        </w:rPr>
        <w:t>six</w:t>
      </w:r>
      <w:r w:rsidRPr="003B731F">
        <w:rPr>
          <w:sz w:val="24"/>
          <w:szCs w:val="24"/>
        </w:rPr>
        <w:t xml:space="preserve"> editorial friends of Rudyard Kipling</w:t>
      </w:r>
      <w:r>
        <w:rPr>
          <w:sz w:val="24"/>
          <w:szCs w:val="24"/>
        </w:rPr>
        <w:t xml:space="preserve"> that are useful in Bible study________________________________________________________________</w:t>
      </w:r>
    </w:p>
    <w:p w14:paraId="3C2D2C53" w14:textId="77777777" w:rsidR="001F2A57" w:rsidRPr="00BE41D3" w:rsidRDefault="001F2A57" w:rsidP="00BD269D">
      <w:pPr>
        <w:pStyle w:val="ListParagraph"/>
        <w:numPr>
          <w:ilvl w:val="0"/>
          <w:numId w:val="79"/>
        </w:numPr>
        <w:jc w:val="both"/>
        <w:rPr>
          <w:rFonts w:asciiTheme="minorHAnsi" w:eastAsiaTheme="minorEastAsia" w:hAnsiTheme="minorHAnsi" w:cstheme="minorBidi"/>
          <w:sz w:val="24"/>
          <w:szCs w:val="24"/>
        </w:rPr>
      </w:pPr>
      <w:r>
        <w:rPr>
          <w:sz w:val="24"/>
          <w:szCs w:val="24"/>
        </w:rPr>
        <w:t>Have you ever been taught how to study the Bible? Would you like to learn? _______</w:t>
      </w:r>
    </w:p>
    <w:p w14:paraId="2C0A4ACA" w14:textId="77777777" w:rsidR="001F2A57" w:rsidRDefault="001F2A57" w:rsidP="00BD269D">
      <w:pPr>
        <w:pStyle w:val="ListParagraph"/>
        <w:numPr>
          <w:ilvl w:val="0"/>
          <w:numId w:val="79"/>
        </w:numPr>
        <w:spacing w:after="0"/>
        <w:jc w:val="both"/>
        <w:rPr>
          <w:rFonts w:cstheme="minorHAnsi"/>
          <w:sz w:val="24"/>
          <w:szCs w:val="24"/>
        </w:rPr>
      </w:pPr>
      <w:r>
        <w:rPr>
          <w:rFonts w:cstheme="minorHAnsi"/>
          <w:sz w:val="24"/>
          <w:szCs w:val="24"/>
        </w:rPr>
        <w:t>How often do you read the Bible? Do you set aside time each day to dialogue with God through prayer? Do you use a journal? __________________________________</w:t>
      </w:r>
    </w:p>
    <w:p w14:paraId="21E3EAAC" w14:textId="77777777" w:rsidR="001F2A57" w:rsidRDefault="001F2A57" w:rsidP="00BD269D">
      <w:pPr>
        <w:pStyle w:val="ListParagraph"/>
        <w:numPr>
          <w:ilvl w:val="0"/>
          <w:numId w:val="79"/>
        </w:numPr>
        <w:spacing w:after="0"/>
        <w:jc w:val="both"/>
        <w:rPr>
          <w:rFonts w:cstheme="minorHAnsi"/>
          <w:sz w:val="24"/>
          <w:szCs w:val="24"/>
        </w:rPr>
      </w:pPr>
      <w:r>
        <w:rPr>
          <w:rFonts w:cstheme="minorHAnsi"/>
          <w:sz w:val="24"/>
          <w:szCs w:val="24"/>
        </w:rPr>
        <w:t>Why do most people study the Bible? ______________________________________</w:t>
      </w:r>
    </w:p>
    <w:p w14:paraId="3FAE804E" w14:textId="77777777" w:rsidR="001F2A57" w:rsidRPr="00E07573" w:rsidRDefault="001F2A57" w:rsidP="00BD269D">
      <w:pPr>
        <w:pStyle w:val="ListParagraph"/>
        <w:numPr>
          <w:ilvl w:val="0"/>
          <w:numId w:val="79"/>
        </w:numPr>
        <w:spacing w:after="0"/>
        <w:jc w:val="both"/>
        <w:rPr>
          <w:rFonts w:cstheme="minorHAnsi"/>
          <w:sz w:val="24"/>
          <w:szCs w:val="24"/>
        </w:rPr>
      </w:pPr>
      <w:r>
        <w:rPr>
          <w:rFonts w:cstheme="minorHAnsi"/>
          <w:sz w:val="24"/>
          <w:szCs w:val="24"/>
        </w:rPr>
        <w:t xml:space="preserve">How much of what you hear do you think you actually retain? ___________________ </w:t>
      </w:r>
    </w:p>
    <w:p w14:paraId="247D168A" w14:textId="77777777" w:rsidR="001F2A57" w:rsidRPr="008A762A" w:rsidRDefault="001F2A57" w:rsidP="00BD269D">
      <w:pPr>
        <w:pStyle w:val="ListParagraph"/>
        <w:numPr>
          <w:ilvl w:val="0"/>
          <w:numId w:val="79"/>
        </w:numPr>
        <w:jc w:val="both"/>
        <w:rPr>
          <w:rFonts w:asciiTheme="minorHAnsi" w:eastAsiaTheme="minorEastAsia" w:hAnsiTheme="minorHAnsi" w:cstheme="minorBidi"/>
          <w:sz w:val="24"/>
          <w:szCs w:val="24"/>
        </w:rPr>
      </w:pPr>
      <w:r w:rsidRPr="003B731F">
        <w:rPr>
          <w:sz w:val="24"/>
          <w:szCs w:val="24"/>
        </w:rPr>
        <w:t>What</w:t>
      </w:r>
      <w:r>
        <w:rPr>
          <w:sz w:val="24"/>
          <w:szCs w:val="24"/>
        </w:rPr>
        <w:t xml:space="preserve"> apostle, other than Paul, </w:t>
      </w:r>
      <w:r w:rsidRPr="003B731F">
        <w:rPr>
          <w:sz w:val="24"/>
          <w:szCs w:val="24"/>
        </w:rPr>
        <w:t xml:space="preserve">lived in Ephesus and recorded the account </w:t>
      </w:r>
      <w:r>
        <w:rPr>
          <w:sz w:val="24"/>
          <w:szCs w:val="24"/>
        </w:rPr>
        <w:t>where</w:t>
      </w:r>
      <w:r w:rsidRPr="003B731F">
        <w:rPr>
          <w:sz w:val="24"/>
          <w:szCs w:val="24"/>
        </w:rPr>
        <w:t xml:space="preserve"> Jesus</w:t>
      </w:r>
      <w:r>
        <w:rPr>
          <w:sz w:val="24"/>
          <w:szCs w:val="24"/>
        </w:rPr>
        <w:t xml:space="preserve"> told His disciples to, </w:t>
      </w:r>
      <w:r w:rsidRPr="003B731F">
        <w:rPr>
          <w:sz w:val="24"/>
          <w:szCs w:val="24"/>
        </w:rPr>
        <w:t>“</w:t>
      </w:r>
      <w:r>
        <w:rPr>
          <w:sz w:val="24"/>
          <w:szCs w:val="24"/>
        </w:rPr>
        <w:t>A</w:t>
      </w:r>
      <w:r w:rsidRPr="003B731F">
        <w:rPr>
          <w:sz w:val="24"/>
          <w:szCs w:val="24"/>
        </w:rPr>
        <w:t>bide</w:t>
      </w:r>
      <w:r>
        <w:rPr>
          <w:sz w:val="24"/>
          <w:szCs w:val="24"/>
        </w:rPr>
        <w:t xml:space="preserve"> in Me?</w:t>
      </w:r>
      <w:r w:rsidRPr="003B731F">
        <w:rPr>
          <w:sz w:val="24"/>
          <w:szCs w:val="24"/>
        </w:rPr>
        <w:t>”</w:t>
      </w:r>
      <w:r>
        <w:rPr>
          <w:sz w:val="24"/>
          <w:szCs w:val="24"/>
        </w:rPr>
        <w:t xml:space="preserve"> </w:t>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w:t>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_______________________________________</w:t>
      </w:r>
    </w:p>
    <w:p w14:paraId="6DD67CAE" w14:textId="77777777" w:rsidR="001F2A57" w:rsidRPr="00251765" w:rsidRDefault="001F2A57" w:rsidP="00BD269D">
      <w:pPr>
        <w:pStyle w:val="ListParagraph"/>
        <w:numPr>
          <w:ilvl w:val="0"/>
          <w:numId w:val="79"/>
        </w:numPr>
        <w:jc w:val="both"/>
        <w:rPr>
          <w:rFonts w:asciiTheme="minorHAnsi" w:eastAsiaTheme="minorEastAsia" w:hAnsiTheme="minorHAnsi" w:cstheme="minorBidi"/>
          <w:sz w:val="24"/>
          <w:szCs w:val="24"/>
        </w:rPr>
      </w:pPr>
      <w:r>
        <w:rPr>
          <w:sz w:val="24"/>
          <w:szCs w:val="24"/>
        </w:rPr>
        <w:t>Why is it impossible to live the Christian life without abiding in a love relationship with Christ? _______________________________________________________________</w:t>
      </w:r>
    </w:p>
    <w:p w14:paraId="587A032A" w14:textId="77777777" w:rsidR="001F2A57" w:rsidRPr="000B0C5C" w:rsidRDefault="001F2A57" w:rsidP="00BD269D">
      <w:pPr>
        <w:pStyle w:val="NoSpacing"/>
        <w:numPr>
          <w:ilvl w:val="0"/>
          <w:numId w:val="79"/>
        </w:numPr>
        <w:rPr>
          <w:rFonts w:asciiTheme="minorHAnsi" w:eastAsiaTheme="minorEastAsia" w:hAnsiTheme="minorHAnsi" w:cstheme="minorBidi"/>
        </w:rPr>
      </w:pPr>
      <w:r>
        <w:t>Give four practical ways to abide in Christ? ________________________________________</w:t>
      </w:r>
    </w:p>
    <w:p w14:paraId="5BD84816" w14:textId="77777777" w:rsidR="001F2A57" w:rsidRPr="000B0C5C" w:rsidRDefault="001F2A57" w:rsidP="00BD269D">
      <w:pPr>
        <w:pStyle w:val="NoSpacing"/>
        <w:numPr>
          <w:ilvl w:val="0"/>
          <w:numId w:val="79"/>
        </w:numPr>
        <w:rPr>
          <w:rFonts w:asciiTheme="minorHAnsi" w:eastAsiaTheme="minorEastAsia" w:hAnsiTheme="minorHAnsi" w:cstheme="minorBidi"/>
        </w:rPr>
      </w:pPr>
      <w:r>
        <w:t>Read John 15:15-16 and discuss this question: Does a tree bear fruit to eat the fruit itself? If not, why does a tree bear fruit? _________________________________________________</w:t>
      </w:r>
    </w:p>
    <w:p w14:paraId="13524811" w14:textId="77777777" w:rsidR="001F2A57" w:rsidRPr="003B731F" w:rsidRDefault="001F2A57" w:rsidP="001F2A57">
      <w:pPr>
        <w:pStyle w:val="NoSpacing"/>
        <w:ind w:left="720"/>
        <w:rPr>
          <w:rFonts w:asciiTheme="minorHAnsi" w:eastAsiaTheme="minorEastAsia" w:hAnsiTheme="minorHAnsi" w:cstheme="minorBidi"/>
        </w:rPr>
      </w:pPr>
      <w:r>
        <w:t>______________________________________________________________________________</w:t>
      </w:r>
    </w:p>
    <w:p w14:paraId="56A36002" w14:textId="77777777" w:rsidR="001F2A57" w:rsidRPr="00B82B98" w:rsidRDefault="001F2A57" w:rsidP="00BD269D">
      <w:pPr>
        <w:pStyle w:val="ListParagraph"/>
        <w:numPr>
          <w:ilvl w:val="0"/>
          <w:numId w:val="79"/>
        </w:numPr>
        <w:jc w:val="both"/>
        <w:rPr>
          <w:rFonts w:asciiTheme="minorHAnsi" w:eastAsiaTheme="minorEastAsia" w:hAnsiTheme="minorHAnsi" w:cstheme="minorBidi"/>
          <w:sz w:val="24"/>
          <w:szCs w:val="24"/>
        </w:rPr>
      </w:pPr>
      <w:r w:rsidRPr="003B731F">
        <w:rPr>
          <w:sz w:val="24"/>
          <w:szCs w:val="24"/>
        </w:rPr>
        <w:t>How many times did Paul use the phrase “in Christ” in his letters?</w:t>
      </w:r>
      <w:r>
        <w:rPr>
          <w:sz w:val="24"/>
          <w:szCs w:val="24"/>
        </w:rPr>
        <w:t xml:space="preserve"> ________________</w:t>
      </w:r>
    </w:p>
    <w:p w14:paraId="54A71088" w14:textId="77777777" w:rsidR="001F2A57" w:rsidRPr="003B731F" w:rsidRDefault="001F2A57" w:rsidP="00BD269D">
      <w:pPr>
        <w:pStyle w:val="ListParagraph"/>
        <w:numPr>
          <w:ilvl w:val="0"/>
          <w:numId w:val="79"/>
        </w:numPr>
        <w:jc w:val="both"/>
        <w:rPr>
          <w:rFonts w:asciiTheme="minorHAnsi" w:eastAsiaTheme="minorEastAsia" w:hAnsiTheme="minorHAnsi" w:cstheme="minorBidi"/>
          <w:sz w:val="24"/>
          <w:szCs w:val="24"/>
        </w:rPr>
      </w:pPr>
      <w:r>
        <w:rPr>
          <w:sz w:val="24"/>
          <w:szCs w:val="24"/>
        </w:rPr>
        <w:t>1 Peter 1:13-18 says that we are to live our life here as strangers. Why? _____________________________________________________________________</w:t>
      </w:r>
    </w:p>
    <w:p w14:paraId="28320926" w14:textId="77777777" w:rsidR="001F2A57" w:rsidRPr="003B731F" w:rsidRDefault="001F2A57" w:rsidP="00BD269D">
      <w:pPr>
        <w:pStyle w:val="ListParagraph"/>
        <w:numPr>
          <w:ilvl w:val="0"/>
          <w:numId w:val="79"/>
        </w:numPr>
        <w:jc w:val="both"/>
        <w:rPr>
          <w:rFonts w:asciiTheme="minorHAnsi" w:eastAsiaTheme="minorEastAsia" w:hAnsiTheme="minorHAnsi" w:cstheme="minorBidi"/>
          <w:sz w:val="24"/>
          <w:szCs w:val="24"/>
        </w:rPr>
      </w:pPr>
      <w:r>
        <w:rPr>
          <w:sz w:val="24"/>
          <w:szCs w:val="24"/>
        </w:rPr>
        <w:t xml:space="preserve">What separates us from God? Read Isaiah 59:1-8. </w:t>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w:t>
      </w:r>
    </w:p>
    <w:p w14:paraId="2295C52F" w14:textId="77777777" w:rsidR="001F2A57" w:rsidRPr="003B731F" w:rsidRDefault="001F2A57" w:rsidP="00BD269D">
      <w:pPr>
        <w:pStyle w:val="ListParagraph"/>
        <w:numPr>
          <w:ilvl w:val="0"/>
          <w:numId w:val="79"/>
        </w:numPr>
        <w:jc w:val="both"/>
        <w:rPr>
          <w:rFonts w:asciiTheme="minorHAnsi" w:eastAsiaTheme="minorEastAsia" w:hAnsiTheme="minorHAnsi" w:cstheme="minorBidi"/>
          <w:sz w:val="24"/>
          <w:szCs w:val="24"/>
        </w:rPr>
      </w:pPr>
      <w:r>
        <w:rPr>
          <w:sz w:val="24"/>
          <w:szCs w:val="24"/>
        </w:rPr>
        <w:t>Is it possible to hide from God?  Read Psalms 139: 7-15. ________________________</w:t>
      </w:r>
    </w:p>
    <w:p w14:paraId="66BA4F66" w14:textId="77777777" w:rsidR="001F2A57" w:rsidRPr="003B731F" w:rsidRDefault="001F2A57" w:rsidP="00BD269D">
      <w:pPr>
        <w:pStyle w:val="ListParagraph"/>
        <w:numPr>
          <w:ilvl w:val="0"/>
          <w:numId w:val="79"/>
        </w:numPr>
        <w:jc w:val="both"/>
        <w:rPr>
          <w:rFonts w:asciiTheme="minorHAnsi" w:eastAsiaTheme="minorEastAsia" w:hAnsiTheme="minorHAnsi" w:cstheme="minorBidi"/>
          <w:sz w:val="24"/>
          <w:szCs w:val="24"/>
        </w:rPr>
      </w:pPr>
      <w:r w:rsidRPr="003B731F">
        <w:rPr>
          <w:sz w:val="24"/>
          <w:szCs w:val="24"/>
        </w:rPr>
        <w:t xml:space="preserve">What </w:t>
      </w:r>
      <w:r>
        <w:rPr>
          <w:sz w:val="24"/>
          <w:szCs w:val="24"/>
        </w:rPr>
        <w:t xml:space="preserve">are some </w:t>
      </w:r>
      <w:r w:rsidRPr="003B731F">
        <w:rPr>
          <w:sz w:val="24"/>
          <w:szCs w:val="24"/>
        </w:rPr>
        <w:t>words used in Ephesians 2:1</w:t>
      </w:r>
      <w:r>
        <w:rPr>
          <w:sz w:val="24"/>
          <w:szCs w:val="24"/>
        </w:rPr>
        <w:t>1</w:t>
      </w:r>
      <w:r w:rsidRPr="003B731F">
        <w:rPr>
          <w:sz w:val="24"/>
          <w:szCs w:val="24"/>
        </w:rPr>
        <w:t xml:space="preserve">-13 </w:t>
      </w:r>
      <w:r>
        <w:rPr>
          <w:sz w:val="24"/>
          <w:szCs w:val="24"/>
        </w:rPr>
        <w:t xml:space="preserve">that </w:t>
      </w:r>
      <w:r w:rsidRPr="003B731F">
        <w:rPr>
          <w:sz w:val="24"/>
          <w:szCs w:val="24"/>
        </w:rPr>
        <w:t>best describes our first address?</w:t>
      </w:r>
      <w:r>
        <w:rPr>
          <w:sz w:val="24"/>
          <w:szCs w:val="24"/>
        </w:rPr>
        <w:t xml:space="preserve">  _____________________________________________________________________</w:t>
      </w:r>
    </w:p>
    <w:p w14:paraId="1484E628" w14:textId="77777777" w:rsidR="001F2A57" w:rsidRPr="00835BF5" w:rsidRDefault="001F2A57" w:rsidP="00BD269D">
      <w:pPr>
        <w:pStyle w:val="ListParagraph"/>
        <w:numPr>
          <w:ilvl w:val="0"/>
          <w:numId w:val="79"/>
        </w:numPr>
        <w:pBdr>
          <w:bottom w:val="single" w:sz="12" w:space="1" w:color="auto"/>
        </w:pBdr>
        <w:jc w:val="both"/>
        <w:rPr>
          <w:rFonts w:asciiTheme="minorHAnsi" w:eastAsiaTheme="minorEastAsia" w:hAnsiTheme="minorHAnsi" w:cstheme="minorBidi"/>
          <w:sz w:val="24"/>
          <w:szCs w:val="24"/>
        </w:rPr>
      </w:pPr>
      <w:r>
        <w:rPr>
          <w:sz w:val="24"/>
          <w:szCs w:val="24"/>
        </w:rPr>
        <w:t>We are still suffering from the consequences of the fall. From the list of curses found at the bottom of page 22, which ones are most evident in your life at this moment?</w:t>
      </w:r>
    </w:p>
    <w:p w14:paraId="497E47CD" w14:textId="77777777" w:rsidR="001F2A57" w:rsidRPr="00835BF5" w:rsidRDefault="001F2A57" w:rsidP="001F2A57">
      <w:pPr>
        <w:pStyle w:val="ListParagraph"/>
        <w:pBdr>
          <w:bottom w:val="single" w:sz="12" w:space="1" w:color="auto"/>
        </w:pBdr>
        <w:ind w:left="1080"/>
        <w:jc w:val="both"/>
        <w:rPr>
          <w:rFonts w:asciiTheme="minorHAnsi" w:eastAsiaTheme="minorEastAsia" w:hAnsiTheme="minorHAnsi" w:cstheme="minorBidi"/>
          <w:sz w:val="24"/>
          <w:szCs w:val="24"/>
        </w:rPr>
      </w:pPr>
    </w:p>
    <w:p w14:paraId="0C9550F4" w14:textId="77777777" w:rsidR="001F2A57" w:rsidRPr="00B82B98" w:rsidRDefault="001F2A57" w:rsidP="001F2A57">
      <w:pPr>
        <w:pStyle w:val="ListParagraph"/>
        <w:pBdr>
          <w:bottom w:val="single" w:sz="12" w:space="1" w:color="auto"/>
        </w:pBdr>
        <w:ind w:left="1080"/>
        <w:jc w:val="both"/>
        <w:rPr>
          <w:rFonts w:asciiTheme="minorHAnsi" w:eastAsiaTheme="minorEastAsia" w:hAnsiTheme="minorHAnsi" w:cstheme="minorBidi"/>
          <w:sz w:val="24"/>
          <w:szCs w:val="24"/>
        </w:rPr>
      </w:pPr>
    </w:p>
    <w:p w14:paraId="574F4D12" w14:textId="77777777" w:rsidR="001F2A57" w:rsidRDefault="001F2A57" w:rsidP="001F2A57">
      <w:pPr>
        <w:ind w:left="720"/>
        <w:jc w:val="both"/>
        <w:rPr>
          <w:rFonts w:asciiTheme="minorHAnsi" w:eastAsiaTheme="minorEastAsia" w:hAnsiTheme="minorHAnsi" w:cstheme="minorBidi"/>
          <w:sz w:val="24"/>
          <w:szCs w:val="24"/>
        </w:rPr>
      </w:pPr>
    </w:p>
    <w:p w14:paraId="184CA0BB" w14:textId="77777777" w:rsidR="001F2A57" w:rsidRDefault="001F2A57" w:rsidP="001F2A57">
      <w:pPr>
        <w:ind w:left="720"/>
        <w:jc w:val="both"/>
        <w:rPr>
          <w:rFonts w:asciiTheme="minorHAnsi" w:eastAsiaTheme="minorEastAsia" w:hAnsiTheme="minorHAnsi" w:cstheme="minorBidi"/>
          <w:sz w:val="24"/>
          <w:szCs w:val="24"/>
        </w:rPr>
      </w:pPr>
    </w:p>
    <w:p w14:paraId="4EBEDCB5" w14:textId="77777777" w:rsidR="001F2A57" w:rsidRDefault="001F2A57" w:rsidP="001F2A57">
      <w:pPr>
        <w:ind w:left="720"/>
        <w:jc w:val="both"/>
        <w:rPr>
          <w:rFonts w:asciiTheme="minorHAnsi" w:eastAsiaTheme="minorEastAsia" w:hAnsiTheme="minorHAnsi" w:cstheme="minorBidi"/>
          <w:sz w:val="24"/>
          <w:szCs w:val="24"/>
        </w:rPr>
      </w:pPr>
    </w:p>
    <w:p w14:paraId="0B25DD21" w14:textId="77777777" w:rsidR="001F2A57" w:rsidRDefault="001F2A57" w:rsidP="001F2A57">
      <w:pPr>
        <w:ind w:left="720"/>
        <w:jc w:val="both"/>
        <w:rPr>
          <w:rFonts w:asciiTheme="minorHAnsi" w:eastAsiaTheme="minorEastAsia" w:hAnsiTheme="minorHAnsi" w:cstheme="minorBidi"/>
          <w:sz w:val="24"/>
          <w:szCs w:val="24"/>
        </w:rPr>
      </w:pPr>
    </w:p>
    <w:p w14:paraId="46A0F881" w14:textId="77777777" w:rsidR="001F2A57" w:rsidRDefault="001F2A57" w:rsidP="001F2A57">
      <w:pPr>
        <w:ind w:left="720"/>
        <w:jc w:val="both"/>
        <w:rPr>
          <w:rFonts w:asciiTheme="minorHAnsi" w:eastAsiaTheme="minorEastAsia" w:hAnsiTheme="minorHAnsi" w:cstheme="minorBidi"/>
          <w:sz w:val="24"/>
          <w:szCs w:val="24"/>
        </w:rPr>
      </w:pPr>
    </w:p>
    <w:p w14:paraId="286A4B93" w14:textId="77777777" w:rsidR="001F2A57" w:rsidRDefault="001F2A57" w:rsidP="001F2A57">
      <w:pPr>
        <w:ind w:left="720"/>
        <w:jc w:val="both"/>
        <w:rPr>
          <w:rFonts w:asciiTheme="minorHAnsi" w:eastAsiaTheme="minorEastAsia" w:hAnsiTheme="minorHAnsi" w:cstheme="minorBidi"/>
          <w:sz w:val="24"/>
          <w:szCs w:val="24"/>
        </w:rPr>
      </w:pPr>
    </w:p>
    <w:p w14:paraId="10E210A9" w14:textId="77777777" w:rsidR="001F2A57" w:rsidRPr="000C7200" w:rsidRDefault="001F2A57" w:rsidP="001F2A57">
      <w:pPr>
        <w:ind w:left="720"/>
        <w:jc w:val="both"/>
        <w:rPr>
          <w:rFonts w:asciiTheme="minorHAnsi" w:eastAsiaTheme="minorEastAsia" w:hAnsiTheme="minorHAnsi" w:cstheme="minorBidi"/>
          <w:sz w:val="24"/>
          <w:szCs w:val="24"/>
        </w:rPr>
      </w:pPr>
    </w:p>
    <w:p w14:paraId="4BA5D718" w14:textId="77777777" w:rsidR="001F2A57" w:rsidRDefault="001F2A57" w:rsidP="001F2A57">
      <w:pPr>
        <w:pStyle w:val="ListParagraph"/>
        <w:ind w:left="0"/>
        <w:jc w:val="center"/>
        <w:outlineLvl w:val="1"/>
        <w:rPr>
          <w:rFonts w:asciiTheme="minorHAnsi" w:hAnsiTheme="minorHAnsi"/>
          <w:b/>
          <w:bCs/>
          <w:sz w:val="28"/>
          <w:szCs w:val="28"/>
        </w:rPr>
      </w:pPr>
      <w:bookmarkStart w:id="10" w:name="_Toc443817399"/>
      <w:r w:rsidRPr="0050644E">
        <w:rPr>
          <w:rFonts w:asciiTheme="minorHAnsi" w:hAnsiTheme="minorHAnsi"/>
          <w:b/>
          <w:bCs/>
          <w:sz w:val="28"/>
          <w:szCs w:val="28"/>
        </w:rPr>
        <w:t>Think On These Things</w:t>
      </w:r>
      <w:bookmarkEnd w:id="10"/>
    </w:p>
    <w:p w14:paraId="34399A4C"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20E122A3" w14:textId="77777777" w:rsidR="001F2A57" w:rsidRDefault="001F2A57" w:rsidP="001F2A57">
      <w:pPr>
        <w:ind w:left="540"/>
        <w:jc w:val="both"/>
        <w:rPr>
          <w:sz w:val="24"/>
          <w:szCs w:val="24"/>
        </w:rPr>
      </w:pPr>
    </w:p>
    <w:p w14:paraId="77FA9690" w14:textId="77777777" w:rsidR="001F2A57" w:rsidRPr="0038668B" w:rsidRDefault="001F2A57" w:rsidP="001F2A57">
      <w:pPr>
        <w:pStyle w:val="Heading2"/>
      </w:pPr>
      <w:bookmarkStart w:id="11" w:name="_Toc443817400"/>
      <w:r w:rsidRPr="0038668B">
        <w:t>Memory Verses</w:t>
      </w:r>
      <w:bookmarkEnd w:id="11"/>
    </w:p>
    <w:p w14:paraId="636EF9DD" w14:textId="77777777" w:rsidR="001F2A57" w:rsidRDefault="001F2A57" w:rsidP="001F2A57">
      <w:pPr>
        <w:jc w:val="center"/>
        <w:rPr>
          <w:b/>
          <w:bCs/>
          <w:i/>
          <w:iCs/>
          <w:sz w:val="24"/>
          <w:szCs w:val="24"/>
        </w:rPr>
      </w:pPr>
      <w:r w:rsidRPr="5897EC05">
        <w:rPr>
          <w:b/>
          <w:bCs/>
          <w:i/>
          <w:iCs/>
          <w:sz w:val="24"/>
          <w:szCs w:val="24"/>
        </w:rPr>
        <w:t>Ephesians 2:6-7 (NIV)</w:t>
      </w:r>
      <w:r>
        <w:rPr>
          <w:b/>
          <w:bCs/>
          <w:i/>
          <w:iCs/>
          <w:sz w:val="24"/>
          <w:szCs w:val="24"/>
        </w:rPr>
        <w:t xml:space="preserve"> </w:t>
      </w:r>
    </w:p>
    <w:p w14:paraId="33746E53" w14:textId="77777777" w:rsidR="001F2A57" w:rsidRDefault="001F2A57" w:rsidP="001F2A57">
      <w:pPr>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God raised us up with Christ and seated us with him in the heavenly realms in Christ Jesus, in order that in the coming ages he might show the incomparable riches of his grace, expressed in his kindness to us in Christ Jesus.</w:t>
      </w:r>
    </w:p>
    <w:p w14:paraId="14B9343B" w14:textId="77777777" w:rsidR="001F2A57" w:rsidRDefault="001F2A57" w:rsidP="001F2A57">
      <w:pPr>
        <w:jc w:val="center"/>
        <w:rPr>
          <w:rFonts w:asciiTheme="minorHAnsi" w:eastAsiaTheme="minorEastAsia" w:hAnsiTheme="minorHAnsi" w:cstheme="minorBidi"/>
          <w:b/>
          <w:bCs/>
          <w:i/>
          <w:iCs/>
          <w:sz w:val="24"/>
          <w:szCs w:val="24"/>
        </w:rPr>
      </w:pPr>
    </w:p>
    <w:p w14:paraId="20157940" w14:textId="77777777" w:rsidR="001F2A57" w:rsidRDefault="001F2A57" w:rsidP="001F2A57">
      <w:pPr>
        <w:jc w:val="center"/>
        <w:rPr>
          <w:rFonts w:asciiTheme="minorHAnsi" w:eastAsiaTheme="minorEastAsia" w:hAnsiTheme="minorHAnsi" w:cstheme="minorBidi"/>
          <w:b/>
          <w:bCs/>
          <w:i/>
          <w:iCs/>
          <w:sz w:val="24"/>
          <w:szCs w:val="24"/>
        </w:rPr>
      </w:pPr>
    </w:p>
    <w:p w14:paraId="72D96077" w14:textId="77777777" w:rsidR="001F2A57" w:rsidRDefault="001F2A57" w:rsidP="001F2A57">
      <w:pPr>
        <w:jc w:val="center"/>
        <w:rPr>
          <w:rFonts w:asciiTheme="minorHAnsi" w:eastAsiaTheme="minorEastAsia" w:hAnsiTheme="minorHAnsi" w:cstheme="minorBidi"/>
          <w:b/>
          <w:bCs/>
          <w:i/>
          <w:iCs/>
          <w:sz w:val="24"/>
          <w:szCs w:val="24"/>
        </w:rPr>
      </w:pPr>
    </w:p>
    <w:p w14:paraId="1856BBBB" w14:textId="77777777" w:rsidR="001F2A57" w:rsidRDefault="001F2A57" w:rsidP="001F2A57">
      <w:pPr>
        <w:jc w:val="center"/>
        <w:rPr>
          <w:rFonts w:asciiTheme="minorHAnsi" w:eastAsiaTheme="minorEastAsia" w:hAnsiTheme="minorHAnsi" w:cstheme="minorBidi"/>
          <w:b/>
          <w:bCs/>
          <w:i/>
          <w:iCs/>
          <w:sz w:val="24"/>
          <w:szCs w:val="24"/>
        </w:rPr>
      </w:pPr>
    </w:p>
    <w:p w14:paraId="526CAA35" w14:textId="77777777" w:rsidR="001F2A57" w:rsidRDefault="001F2A57" w:rsidP="001F2A57">
      <w:pPr>
        <w:jc w:val="center"/>
        <w:rPr>
          <w:rFonts w:asciiTheme="minorHAnsi" w:eastAsiaTheme="minorEastAsia" w:hAnsiTheme="minorHAnsi" w:cstheme="minorBidi"/>
          <w:b/>
          <w:bCs/>
          <w:i/>
          <w:iCs/>
          <w:sz w:val="24"/>
          <w:szCs w:val="24"/>
        </w:rPr>
      </w:pPr>
    </w:p>
    <w:p w14:paraId="2DCA92B7" w14:textId="77777777" w:rsidR="001F2A57" w:rsidRDefault="001F2A57" w:rsidP="001F2A57">
      <w:pPr>
        <w:jc w:val="center"/>
        <w:rPr>
          <w:rFonts w:asciiTheme="minorHAnsi" w:eastAsiaTheme="minorEastAsia" w:hAnsiTheme="minorHAnsi" w:cstheme="minorBidi"/>
          <w:b/>
          <w:bCs/>
          <w:i/>
          <w:iCs/>
          <w:sz w:val="24"/>
          <w:szCs w:val="24"/>
        </w:rPr>
      </w:pPr>
    </w:p>
    <w:p w14:paraId="4F6B39B1" w14:textId="77777777" w:rsidR="001F2A57" w:rsidRDefault="001F2A57" w:rsidP="001F2A57">
      <w:pPr>
        <w:jc w:val="center"/>
        <w:rPr>
          <w:rFonts w:asciiTheme="minorHAnsi" w:eastAsiaTheme="minorEastAsia" w:hAnsiTheme="minorHAnsi" w:cstheme="minorBidi"/>
          <w:b/>
          <w:bCs/>
          <w:i/>
          <w:iCs/>
          <w:sz w:val="24"/>
          <w:szCs w:val="24"/>
        </w:rPr>
      </w:pPr>
    </w:p>
    <w:p w14:paraId="5F911284" w14:textId="77777777" w:rsidR="001F2A57" w:rsidRDefault="001F2A57" w:rsidP="001F2A57">
      <w:pPr>
        <w:jc w:val="center"/>
        <w:rPr>
          <w:rFonts w:asciiTheme="minorHAnsi" w:eastAsiaTheme="minorEastAsia" w:hAnsiTheme="minorHAnsi" w:cstheme="minorBidi"/>
          <w:b/>
          <w:bCs/>
          <w:i/>
          <w:iCs/>
          <w:sz w:val="24"/>
          <w:szCs w:val="24"/>
        </w:rPr>
      </w:pPr>
    </w:p>
    <w:p w14:paraId="5B803C46" w14:textId="77777777" w:rsidR="001F2A57" w:rsidRDefault="001F2A57" w:rsidP="001F2A57">
      <w:pPr>
        <w:jc w:val="center"/>
        <w:rPr>
          <w:rFonts w:asciiTheme="minorHAnsi" w:eastAsiaTheme="minorEastAsia" w:hAnsiTheme="minorHAnsi" w:cstheme="minorBidi"/>
          <w:b/>
          <w:bCs/>
          <w:i/>
          <w:iCs/>
          <w:sz w:val="24"/>
          <w:szCs w:val="24"/>
        </w:rPr>
      </w:pPr>
    </w:p>
    <w:p w14:paraId="61953FF7" w14:textId="77777777" w:rsidR="001F2A57" w:rsidRDefault="001F2A57" w:rsidP="001F2A57">
      <w:pPr>
        <w:jc w:val="center"/>
        <w:rPr>
          <w:rFonts w:asciiTheme="minorHAnsi" w:eastAsiaTheme="minorEastAsia" w:hAnsiTheme="minorHAnsi" w:cstheme="minorBidi"/>
          <w:b/>
          <w:bCs/>
          <w:i/>
          <w:iCs/>
          <w:sz w:val="24"/>
          <w:szCs w:val="24"/>
        </w:rPr>
      </w:pPr>
    </w:p>
    <w:p w14:paraId="35C3CE35" w14:textId="77777777" w:rsidR="001F2A57" w:rsidRDefault="001F2A57" w:rsidP="001F2A57">
      <w:pPr>
        <w:jc w:val="center"/>
        <w:rPr>
          <w:rFonts w:asciiTheme="minorHAnsi" w:eastAsiaTheme="minorEastAsia" w:hAnsiTheme="minorHAnsi" w:cstheme="minorBidi"/>
          <w:b/>
          <w:bCs/>
          <w:i/>
          <w:iCs/>
          <w:sz w:val="24"/>
          <w:szCs w:val="24"/>
        </w:rPr>
      </w:pPr>
    </w:p>
    <w:p w14:paraId="33CA9B2D" w14:textId="77777777" w:rsidR="001F2A57" w:rsidRDefault="001F2A57" w:rsidP="001F2A57">
      <w:pPr>
        <w:jc w:val="center"/>
        <w:rPr>
          <w:rFonts w:asciiTheme="minorHAnsi" w:eastAsiaTheme="minorEastAsia" w:hAnsiTheme="minorHAnsi" w:cstheme="minorBidi"/>
          <w:b/>
          <w:bCs/>
          <w:i/>
          <w:iCs/>
          <w:sz w:val="24"/>
          <w:szCs w:val="24"/>
        </w:rPr>
      </w:pPr>
    </w:p>
    <w:p w14:paraId="6013D0AA" w14:textId="77777777" w:rsidR="001F2A57" w:rsidRPr="001F2A57" w:rsidRDefault="001F2A57" w:rsidP="001F2A57">
      <w:pPr>
        <w:ind w:left="360"/>
        <w:jc w:val="center"/>
        <w:rPr>
          <w:b/>
          <w:sz w:val="36"/>
          <w:szCs w:val="36"/>
        </w:rPr>
      </w:pPr>
    </w:p>
    <w:p w14:paraId="4C7CE0A3" w14:textId="2FD1A3C4" w:rsidR="000D6340" w:rsidRDefault="000D6340" w:rsidP="001F2A57">
      <w:pPr>
        <w:ind w:left="360"/>
        <w:jc w:val="center"/>
        <w:rPr>
          <w:b/>
          <w:sz w:val="40"/>
          <w:szCs w:val="40"/>
        </w:rPr>
      </w:pPr>
    </w:p>
    <w:p w14:paraId="7001CCBB" w14:textId="77777777" w:rsidR="001F2A57" w:rsidRPr="0038668B" w:rsidRDefault="001F2A57" w:rsidP="001F2A57">
      <w:pPr>
        <w:pStyle w:val="ListParagraph"/>
        <w:ind w:left="0"/>
        <w:jc w:val="center"/>
        <w:rPr>
          <w:b/>
          <w:sz w:val="32"/>
          <w:szCs w:val="32"/>
        </w:rPr>
      </w:pPr>
      <w:r w:rsidRPr="0038668B">
        <w:rPr>
          <w:b/>
          <w:bCs/>
          <w:sz w:val="32"/>
          <w:szCs w:val="32"/>
        </w:rPr>
        <w:t>Chapter # 3</w:t>
      </w:r>
    </w:p>
    <w:p w14:paraId="1018158D" w14:textId="77777777" w:rsidR="001F2A57" w:rsidRDefault="001F2A57" w:rsidP="001F2A57">
      <w:pPr>
        <w:pStyle w:val="Heading1"/>
      </w:pPr>
      <w:bookmarkStart w:id="12" w:name="_Toc443817401"/>
      <w:r w:rsidRPr="01417191">
        <w:t>The Crux of Our Problem</w:t>
      </w:r>
      <w:bookmarkEnd w:id="12"/>
    </w:p>
    <w:p w14:paraId="06FF8031" w14:textId="77777777" w:rsidR="001F2A57" w:rsidRDefault="001F2A57" w:rsidP="001F2A57">
      <w:pPr>
        <w:jc w:val="center"/>
        <w:rPr>
          <w:b/>
          <w:bCs/>
          <w:sz w:val="28"/>
          <w:szCs w:val="28"/>
        </w:rPr>
      </w:pPr>
      <w:r>
        <w:rPr>
          <w:rFonts w:asciiTheme="minorHAnsi" w:hAnsiTheme="minorHAnsi" w:cs="Vijaya"/>
          <w:bCs/>
          <w:iCs/>
          <w:noProof/>
          <w:color w:val="C00000"/>
          <w:sz w:val="24"/>
          <w:szCs w:val="24"/>
        </w:rPr>
        <w:drawing>
          <wp:inline distT="0" distB="0" distL="0" distR="0" wp14:anchorId="702C6D42" wp14:editId="7368827F">
            <wp:extent cx="818161" cy="304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2E59399" w14:textId="77777777" w:rsidR="001F2A57" w:rsidRPr="004E33BB" w:rsidRDefault="001F2A57" w:rsidP="001F2A57">
      <w:pPr>
        <w:jc w:val="center"/>
        <w:rPr>
          <w:b/>
          <w:sz w:val="28"/>
          <w:szCs w:val="28"/>
        </w:rPr>
      </w:pPr>
      <w:r w:rsidRPr="004E33BB">
        <w:rPr>
          <w:b/>
          <w:bCs/>
          <w:sz w:val="28"/>
          <w:szCs w:val="28"/>
        </w:rPr>
        <w:t>Key Passages</w:t>
      </w:r>
    </w:p>
    <w:p w14:paraId="0C5C061D" w14:textId="77777777" w:rsidR="001F2A57" w:rsidRPr="00571C56" w:rsidRDefault="001F2A57" w:rsidP="001F2A57">
      <w:pPr>
        <w:pStyle w:val="ListParagraph"/>
        <w:ind w:left="0"/>
        <w:jc w:val="center"/>
        <w:rPr>
          <w:b/>
          <w:i/>
          <w:sz w:val="24"/>
          <w:szCs w:val="24"/>
        </w:rPr>
      </w:pPr>
      <w:r w:rsidRPr="5897EC05">
        <w:rPr>
          <w:b/>
          <w:bCs/>
          <w:i/>
          <w:iCs/>
          <w:sz w:val="24"/>
          <w:szCs w:val="24"/>
        </w:rPr>
        <w:t>Ephesians 2:1-6 (NASB)</w:t>
      </w:r>
    </w:p>
    <w:p w14:paraId="41633C7C" w14:textId="77777777" w:rsidR="001F2A57" w:rsidRDefault="001F2A57" w:rsidP="001F2A57">
      <w:pPr>
        <w:pStyle w:val="ListParagraph"/>
        <w:ind w:left="0"/>
        <w:jc w:val="center"/>
        <w:rPr>
          <w:b/>
          <w:i/>
          <w:sz w:val="24"/>
          <w:szCs w:val="24"/>
        </w:rPr>
      </w:pPr>
      <w:r w:rsidRPr="5897EC05">
        <w:rPr>
          <w:b/>
          <w:bCs/>
          <w:i/>
          <w:iCs/>
          <w:sz w:val="24"/>
          <w:szCs w:val="24"/>
        </w:rPr>
        <w:t xml:space="preserve">“And you were dead in your trespasses and sins, in which you formerly walked according to the course of this world, according to the prince of the power of the air, of the spirit that is now working in the sons of disobedience. Among them we too all formerly lived in the lust of the flesh and of the mind, and were by nature children of wrath, even as the rest. </w:t>
      </w:r>
    </w:p>
    <w:p w14:paraId="1714327F" w14:textId="77777777" w:rsidR="001F2A57" w:rsidRDefault="001F2A57" w:rsidP="001F2A57">
      <w:pPr>
        <w:pStyle w:val="ListParagraph"/>
        <w:ind w:left="0"/>
        <w:jc w:val="center"/>
      </w:pPr>
    </w:p>
    <w:p w14:paraId="7CE1F69E" w14:textId="77777777" w:rsidR="001F2A57" w:rsidRDefault="001F2A57" w:rsidP="001F2A57">
      <w:pPr>
        <w:pStyle w:val="ListParagraph"/>
        <w:ind w:left="0"/>
        <w:jc w:val="center"/>
      </w:pPr>
      <w:r w:rsidRPr="5897EC05">
        <w:rPr>
          <w:b/>
          <w:bCs/>
          <w:sz w:val="28"/>
          <w:szCs w:val="28"/>
        </w:rPr>
        <w:t>Introduction</w:t>
      </w:r>
    </w:p>
    <w:p w14:paraId="03BF0C5B" w14:textId="77777777" w:rsidR="001F2A57" w:rsidRDefault="001F2A57" w:rsidP="001F2A57">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Now I hope you don’t mind if I ask you a personal question. Do you consider yourself to be a “good person?" How would you answer that question? When you get right down to it, doesn’t it really depend upon the standard by which you measure what good is? Unless your measuring stick differs from most, when you gauge your goodness, it is always in reference to other human beings. For the majority of us, we think of ourselves in terms of being innocent of committing the so called “big sins."  For example - murder. Yet, how does Jesus quantify sin? He defines sin more in terms of the heart because out of the heart our actions will flow. So by His standard, if we are completely honest, we are all guilty: as guilty as sin. (1</w:t>
      </w:r>
      <w:r>
        <w:rPr>
          <w:rFonts w:asciiTheme="minorHAnsi" w:eastAsiaTheme="minorEastAsia" w:hAnsiTheme="minorHAnsi" w:cstheme="minorBidi"/>
        </w:rPr>
        <w:t xml:space="preserve"> John 3:15, 4:19-20; Matthew 5:</w:t>
      </w:r>
      <w:r w:rsidRPr="5897EC05">
        <w:rPr>
          <w:rFonts w:asciiTheme="minorHAnsi" w:eastAsiaTheme="minorEastAsia" w:hAnsiTheme="minorHAnsi" w:cstheme="minorBidi"/>
        </w:rPr>
        <w:t>27-30) This sounds harsh doesn’t it? I have another question. Have you ever wondered why people do such evil things? Even in your own family, have you thought to yourself, “Why can’t we all just get along?” Have you ever stopped to consider the fact that, at the very heart of every relational conflict, is the problem of our sin nature? I’ve been pondering this a lot lately, and when you think about it, it explains a lot.</w:t>
      </w:r>
    </w:p>
    <w:p w14:paraId="790A3F02" w14:textId="77777777" w:rsidR="001F2A57" w:rsidRDefault="001F2A57" w:rsidP="001F2A57">
      <w:pPr>
        <w:pStyle w:val="font8"/>
        <w:spacing w:line="276" w:lineRule="auto"/>
        <w:jc w:val="center"/>
      </w:pPr>
      <w:r w:rsidRPr="5897EC05">
        <w:rPr>
          <w:rFonts w:asciiTheme="minorHAnsi" w:eastAsiaTheme="minorEastAsia" w:hAnsiTheme="minorHAnsi" w:cstheme="minorBidi"/>
          <w:b/>
          <w:bCs/>
          <w:sz w:val="28"/>
          <w:szCs w:val="28"/>
        </w:rPr>
        <w:t>Rotten Family Tree</w:t>
      </w:r>
    </w:p>
    <w:p w14:paraId="19201A3D" w14:textId="77777777" w:rsidR="001F2A57" w:rsidRPr="00EB4FD9" w:rsidRDefault="001F2A57" w:rsidP="001F2A57">
      <w:pPr>
        <w:ind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All of us began life in some family context. The home is where ideas are formed, and where we learn who we are and who God is. For good or for evil, this is the place where discipling begins.  Yet, regardless of what kind of home we were raised in, no one had to teach us to sin. The reality is this: sin is what we do because of who we are. By nature, and by choice we are sinners. As much as we dislike being confronted with our true condition, by comparing ourselves to others, we can delude ourselves into thinking, “I’m not so bad.” But the truth is, we’re not so good. In fact, we are each rotten to the core of our being. Herein l</w:t>
      </w:r>
      <w:r>
        <w:rPr>
          <w:rFonts w:asciiTheme="minorHAnsi" w:eastAsiaTheme="minorEastAsia" w:hAnsiTheme="minorHAnsi" w:cstheme="minorBidi"/>
          <w:sz w:val="24"/>
          <w:szCs w:val="24"/>
        </w:rPr>
        <w:t>ies</w:t>
      </w:r>
      <w:r w:rsidRPr="5897EC05">
        <w:rPr>
          <w:rFonts w:asciiTheme="minorHAnsi" w:eastAsiaTheme="minorEastAsia" w:hAnsiTheme="minorHAnsi" w:cstheme="minorBidi"/>
          <w:sz w:val="24"/>
          <w:szCs w:val="24"/>
        </w:rPr>
        <w:t xml:space="preserve"> the root problem of humanity, and it all stems from a rotten family tree called the tree of the knowledge of good and evil. You see, the apple - as they say - does not fall far from the tree. The effects of sin are evident by the fact that Cain, the first child born, was a murderer. Who did he kill? He killed the second born - his own brother. And we think </w:t>
      </w:r>
      <w:r w:rsidRPr="5897EC05">
        <w:rPr>
          <w:rFonts w:asciiTheme="minorHAnsi" w:eastAsiaTheme="minorEastAsia" w:hAnsiTheme="minorHAnsi" w:cstheme="minorBidi"/>
          <w:i/>
          <w:iCs/>
          <w:sz w:val="24"/>
          <w:szCs w:val="24"/>
        </w:rPr>
        <w:t>our</w:t>
      </w:r>
      <w:r w:rsidRPr="5897EC05">
        <w:rPr>
          <w:rFonts w:asciiTheme="minorHAnsi" w:eastAsiaTheme="minorEastAsia" w:hAnsiTheme="minorHAnsi" w:cstheme="minorBidi"/>
          <w:sz w:val="24"/>
          <w:szCs w:val="24"/>
        </w:rPr>
        <w:t xml:space="preserve"> family is dysfunctional! (Gene</w:t>
      </w:r>
      <w:r>
        <w:rPr>
          <w:rFonts w:asciiTheme="minorHAnsi" w:eastAsiaTheme="minorEastAsia" w:hAnsiTheme="minorHAnsi" w:cstheme="minorBidi"/>
          <w:sz w:val="24"/>
          <w:szCs w:val="24"/>
        </w:rPr>
        <w:t>sis</w:t>
      </w:r>
      <w:r w:rsidRPr="5897EC05">
        <w:rPr>
          <w:rFonts w:asciiTheme="minorHAnsi" w:eastAsiaTheme="minorEastAsia" w:hAnsiTheme="minorHAnsi" w:cstheme="minorBidi"/>
          <w:sz w:val="24"/>
          <w:szCs w:val="24"/>
        </w:rPr>
        <w:t xml:space="preserve"> chapter </w:t>
      </w:r>
      <w:r>
        <w:rPr>
          <w:rFonts w:asciiTheme="minorHAnsi" w:eastAsiaTheme="minorEastAsia" w:hAnsiTheme="minorHAnsi" w:cstheme="minorBidi"/>
          <w:sz w:val="24"/>
          <w:szCs w:val="24"/>
        </w:rPr>
        <w:t>four</w:t>
      </w:r>
      <w:r w:rsidRPr="5897EC05">
        <w:rPr>
          <w:rFonts w:asciiTheme="minorHAnsi" w:eastAsiaTheme="minorEastAsia" w:hAnsiTheme="minorHAnsi" w:cstheme="minorBidi"/>
          <w:sz w:val="24"/>
          <w:szCs w:val="24"/>
        </w:rPr>
        <w:t>)</w:t>
      </w:r>
    </w:p>
    <w:p w14:paraId="7F9B4DAE" w14:textId="77777777" w:rsidR="001F2A57" w:rsidRPr="0053127E" w:rsidRDefault="001F2A57" w:rsidP="001F2A57">
      <w:pPr>
        <w:ind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God told Adam and Eve that if they ate from this one and only forbidden tree, they would surely die. And as sure as God’s Word is true, they died spiritually.  Consequently, we will all die physically, and we will all come face to face with this fact each and every time we attend a funeral. (I attended one just yesterday.)  The mortality rate of every living creature is 100%.  </w:t>
      </w:r>
    </w:p>
    <w:p w14:paraId="03FFFCE8" w14:textId="77777777" w:rsidR="001F2A57" w:rsidRDefault="001F2A57" w:rsidP="001F2A57">
      <w:pPr>
        <w:ind w:firstLine="720"/>
        <w:jc w:val="both"/>
        <w:rPr>
          <w:sz w:val="24"/>
          <w:szCs w:val="24"/>
        </w:rPr>
      </w:pPr>
      <w:r w:rsidRPr="5897EC05">
        <w:rPr>
          <w:sz w:val="24"/>
          <w:szCs w:val="24"/>
        </w:rPr>
        <w:t>The Holy Spirit does not mince words in describing who and what we are before conversion. We are alienated and hostile in our minds towards God, engaged in evil deeds and enemies of God. We are full of envy, murder, strife, inventors of evil, slanderers, disobedient, unloving, ungrateful, unmerciful, ungodly, unholy, slaves to sin and we use our bodies as “instruments of unrighteousness.” The Bible paints a poignant picture that well</w:t>
      </w:r>
      <w:r>
        <w:rPr>
          <w:sz w:val="24"/>
          <w:szCs w:val="24"/>
        </w:rPr>
        <w:t xml:space="preserve"> -</w:t>
      </w:r>
      <w:r w:rsidRPr="5897EC05">
        <w:rPr>
          <w:sz w:val="24"/>
          <w:szCs w:val="24"/>
        </w:rPr>
        <w:t xml:space="preserve"> illustrates why we are separated from a holy God. It isn’t a pretty picture, is it?   </w:t>
      </w:r>
    </w:p>
    <w:p w14:paraId="0E960AF4" w14:textId="77777777" w:rsidR="001F2A57" w:rsidRDefault="001F2A57" w:rsidP="001F2A5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The ramifications of Adam and Eve being expelled from the garden to live in a godless world remain today. From this first family, to yours and mine, we are under the same curse of sin, and because of this, we are born confined to the same zip code. We are all</w:t>
      </w:r>
      <w:r w:rsidRPr="5897EC05">
        <w:rPr>
          <w:rFonts w:asciiTheme="minorHAnsi" w:eastAsiaTheme="minorEastAsia" w:hAnsiTheme="minorHAnsi" w:cstheme="minorBidi"/>
        </w:rPr>
        <w:t xml:space="preserve"> </w:t>
      </w:r>
      <w:r w:rsidRPr="5897EC05">
        <w:rPr>
          <w:rFonts w:asciiTheme="minorHAnsi" w:eastAsiaTheme="minorEastAsia" w:hAnsiTheme="minorHAnsi" w:cstheme="minorBidi"/>
          <w:sz w:val="24"/>
          <w:szCs w:val="24"/>
        </w:rPr>
        <w:t>born spiritually dead</w:t>
      </w:r>
      <w:r w:rsidRPr="5897EC05">
        <w:rPr>
          <w:rFonts w:asciiTheme="minorHAnsi" w:eastAsiaTheme="minorEastAsia" w:hAnsiTheme="minorHAnsi" w:cstheme="minorBidi"/>
        </w:rPr>
        <w:t xml:space="preserve"> and</w:t>
      </w:r>
      <w:r w:rsidRPr="5897EC05">
        <w:rPr>
          <w:rFonts w:asciiTheme="minorHAnsi" w:eastAsiaTheme="minorEastAsia" w:hAnsiTheme="minorHAnsi" w:cstheme="minorBidi"/>
          <w:sz w:val="24"/>
          <w:szCs w:val="24"/>
        </w:rPr>
        <w:t xml:space="preserve"> separated from God. </w:t>
      </w:r>
      <w:r>
        <w:rPr>
          <w:sz w:val="24"/>
          <w:szCs w:val="24"/>
        </w:rPr>
        <w:t xml:space="preserve">Because of these horrific facts, we are </w:t>
      </w:r>
      <w:r w:rsidRPr="00793F51">
        <w:rPr>
          <w:sz w:val="24"/>
          <w:szCs w:val="24"/>
        </w:rPr>
        <w:t>und</w:t>
      </w:r>
      <w:r>
        <w:rPr>
          <w:sz w:val="24"/>
          <w:szCs w:val="24"/>
        </w:rPr>
        <w:t>er God’s wrath and condemnation.</w:t>
      </w:r>
      <w:r w:rsidRPr="005E2C7C">
        <w:rPr>
          <w:sz w:val="24"/>
          <w:szCs w:val="24"/>
        </w:rPr>
        <w:t xml:space="preserve"> </w:t>
      </w:r>
      <w:r w:rsidRPr="5897EC05">
        <w:rPr>
          <w:rFonts w:asciiTheme="minorHAnsi" w:eastAsiaTheme="minorEastAsia" w:hAnsiTheme="minorHAnsi" w:cstheme="minorBidi"/>
          <w:sz w:val="24"/>
          <w:szCs w:val="24"/>
        </w:rPr>
        <w:t>And tragically, if we remain dead in our sins, we will be confined to a Christ-less eternity in a place the Bible calls hell.</w:t>
      </w:r>
      <w:r>
        <w:rPr>
          <w:rFonts w:asciiTheme="minorHAnsi" w:eastAsiaTheme="minorEastAsia" w:hAnsiTheme="minorHAnsi" w:cstheme="minorBidi"/>
          <w:sz w:val="24"/>
          <w:szCs w:val="24"/>
        </w:rPr>
        <w:t xml:space="preserve"> In this place, sin reigns supreme and God is absent. </w:t>
      </w:r>
    </w:p>
    <w:p w14:paraId="2D2EEEBC" w14:textId="77777777" w:rsidR="001F2A57" w:rsidRPr="002305AB" w:rsidRDefault="001F2A57" w:rsidP="001F2A57">
      <w:pPr>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 xml:space="preserve">None </w:t>
      </w:r>
      <w:r>
        <w:rPr>
          <w:rFonts w:asciiTheme="minorHAnsi" w:eastAsiaTheme="minorEastAsia" w:hAnsiTheme="minorHAnsi" w:cstheme="minorBidi"/>
          <w:b/>
          <w:bCs/>
          <w:sz w:val="28"/>
          <w:szCs w:val="28"/>
        </w:rPr>
        <w:t>A</w:t>
      </w:r>
      <w:r w:rsidRPr="5897EC05">
        <w:rPr>
          <w:rFonts w:asciiTheme="minorHAnsi" w:eastAsiaTheme="minorEastAsia" w:hAnsiTheme="minorHAnsi" w:cstheme="minorBidi"/>
          <w:b/>
          <w:bCs/>
          <w:sz w:val="28"/>
          <w:szCs w:val="28"/>
        </w:rPr>
        <w:t>re Righteous, Not Even One!</w:t>
      </w:r>
    </w:p>
    <w:p w14:paraId="7C896FB2" w14:textId="77777777" w:rsidR="001F2A57" w:rsidRPr="003857F6" w:rsidRDefault="001F2A57" w:rsidP="001F2A57">
      <w:pPr>
        <w:jc w:val="center"/>
        <w:rPr>
          <w:rFonts w:asciiTheme="minorHAnsi" w:hAnsiTheme="minorHAnsi" w:cstheme="minorHAnsi"/>
          <w:b/>
          <w:i/>
          <w:sz w:val="24"/>
        </w:rPr>
      </w:pPr>
      <w:r w:rsidRPr="5897EC05">
        <w:rPr>
          <w:rFonts w:asciiTheme="minorHAnsi" w:eastAsiaTheme="minorEastAsia" w:hAnsiTheme="minorHAnsi" w:cstheme="minorBidi"/>
          <w:b/>
          <w:bCs/>
          <w:i/>
          <w:iCs/>
          <w:sz w:val="24"/>
          <w:szCs w:val="24"/>
        </w:rPr>
        <w:t>Romans 3:9-15 (EVS)</w:t>
      </w:r>
    </w:p>
    <w:p w14:paraId="3F8EF1DB" w14:textId="77777777" w:rsidR="001F2A57" w:rsidRPr="007D4BC2" w:rsidRDefault="001F2A57" w:rsidP="001F2A57">
      <w:pPr>
        <w:pStyle w:val="regular"/>
        <w:jc w:val="center"/>
        <w:rPr>
          <w:rFonts w:asciiTheme="minorHAnsi" w:hAnsiTheme="minorHAnsi" w:cstheme="minorHAnsi"/>
          <w:b/>
          <w:i/>
        </w:rPr>
      </w:pPr>
      <w:r w:rsidRPr="5897EC05">
        <w:rPr>
          <w:rFonts w:asciiTheme="minorHAnsi" w:eastAsiaTheme="minorEastAsia" w:hAnsiTheme="minorHAnsi" w:cstheme="minorBidi"/>
          <w:b/>
          <w:bCs/>
          <w:i/>
          <w:iCs/>
        </w:rPr>
        <w:t xml:space="preserve">What then? Are we Jews any better off? No, not at all. For we have already charged that all, both Jews and Greeks, are under sin, as it is written: </w:t>
      </w:r>
      <w:r w:rsidRPr="5897EC05">
        <w:rPr>
          <w:rStyle w:val="ln-group"/>
          <w:rFonts w:asciiTheme="minorHAnsi" w:eastAsiaTheme="minorEastAsia" w:hAnsiTheme="minorHAnsi" w:cstheme="minorBidi"/>
          <w:b/>
          <w:bCs/>
          <w:i/>
          <w:iCs/>
        </w:rPr>
        <w:t xml:space="preserve">“None is righteous, no, not one; </w:t>
      </w:r>
      <w:r w:rsidRPr="5897EC05">
        <w:rPr>
          <w:rStyle w:val="indent"/>
          <w:rFonts w:asciiTheme="minorHAnsi" w:eastAsiaTheme="minorEastAsia" w:hAnsiTheme="minorHAnsi" w:cstheme="minorBidi"/>
          <w:b/>
          <w:bCs/>
          <w:i/>
          <w:iCs/>
        </w:rPr>
        <w:t xml:space="preserve">no one understands; no one seeks for God. </w:t>
      </w:r>
      <w:r w:rsidRPr="5897EC05">
        <w:rPr>
          <w:rStyle w:val="ln-group"/>
          <w:rFonts w:asciiTheme="minorHAnsi" w:eastAsiaTheme="minorEastAsia" w:hAnsiTheme="minorHAnsi" w:cstheme="minorBidi"/>
          <w:b/>
          <w:bCs/>
          <w:i/>
          <w:iCs/>
        </w:rPr>
        <w:t>All have turned aside; together they have become worthless;</w:t>
      </w:r>
      <w:r>
        <w:br/>
      </w:r>
      <w:r w:rsidRPr="5897EC05">
        <w:rPr>
          <w:rStyle w:val="indent"/>
          <w:rFonts w:asciiTheme="minorHAnsi" w:eastAsiaTheme="minorEastAsia" w:hAnsiTheme="minorHAnsi" w:cstheme="minorBidi"/>
          <w:b/>
          <w:bCs/>
          <w:i/>
          <w:iCs/>
        </w:rPr>
        <w:t xml:space="preserve">no one does good, not even one.” </w:t>
      </w:r>
      <w:r w:rsidRPr="5897EC05">
        <w:rPr>
          <w:rStyle w:val="ln-group"/>
          <w:rFonts w:asciiTheme="minorHAnsi" w:eastAsiaTheme="minorEastAsia" w:hAnsiTheme="minorHAnsi" w:cstheme="minorBidi"/>
          <w:b/>
          <w:bCs/>
          <w:i/>
          <w:iCs/>
        </w:rPr>
        <w:t xml:space="preserve">“Their throat is an open grave; </w:t>
      </w:r>
      <w:r w:rsidRPr="5897EC05">
        <w:rPr>
          <w:rStyle w:val="indent"/>
          <w:rFonts w:asciiTheme="minorHAnsi" w:eastAsiaTheme="minorEastAsia" w:hAnsiTheme="minorHAnsi" w:cstheme="minorBidi"/>
          <w:b/>
          <w:bCs/>
          <w:i/>
          <w:iCs/>
        </w:rPr>
        <w:t xml:space="preserve">they use their tongues to deceive.” </w:t>
      </w:r>
      <w:r w:rsidRPr="5897EC05">
        <w:rPr>
          <w:rStyle w:val="br-ln-group-10"/>
          <w:rFonts w:asciiTheme="minorHAnsi" w:eastAsiaTheme="minorEastAsia" w:hAnsiTheme="minorHAnsi" w:cstheme="minorBidi"/>
          <w:b/>
          <w:bCs/>
          <w:i/>
          <w:iCs/>
        </w:rPr>
        <w:t xml:space="preserve">“The venom of asps is under their lips.” </w:t>
      </w:r>
      <w:r w:rsidRPr="5897EC05">
        <w:rPr>
          <w:rStyle w:val="indent"/>
          <w:rFonts w:asciiTheme="minorHAnsi" w:eastAsiaTheme="minorEastAsia" w:hAnsiTheme="minorHAnsi" w:cstheme="minorBidi"/>
          <w:b/>
          <w:bCs/>
          <w:i/>
          <w:iCs/>
        </w:rPr>
        <w:t>“Their mouth is full of curses and bitterness.”</w:t>
      </w:r>
      <w:r>
        <w:br/>
      </w:r>
      <w:r w:rsidRPr="5897EC05">
        <w:rPr>
          <w:rStyle w:val="ln-group"/>
          <w:rFonts w:asciiTheme="minorHAnsi" w:eastAsiaTheme="minorEastAsia" w:hAnsiTheme="minorHAnsi" w:cstheme="minorBidi"/>
          <w:b/>
          <w:bCs/>
          <w:i/>
          <w:iCs/>
        </w:rPr>
        <w:t xml:space="preserve">“Their feet are swift to shed blood; </w:t>
      </w:r>
      <w:r w:rsidRPr="5897EC05">
        <w:rPr>
          <w:rStyle w:val="indent"/>
          <w:rFonts w:asciiTheme="minorHAnsi" w:eastAsiaTheme="minorEastAsia" w:hAnsiTheme="minorHAnsi" w:cstheme="minorBidi"/>
          <w:b/>
          <w:bCs/>
          <w:i/>
          <w:iCs/>
        </w:rPr>
        <w:t xml:space="preserve">in their paths are ruin and misery, </w:t>
      </w:r>
      <w:r w:rsidRPr="5897EC05">
        <w:rPr>
          <w:rStyle w:val="ln-group"/>
          <w:rFonts w:asciiTheme="minorHAnsi" w:eastAsiaTheme="minorEastAsia" w:hAnsiTheme="minorHAnsi" w:cstheme="minorBidi"/>
          <w:b/>
          <w:bCs/>
          <w:i/>
          <w:iCs/>
        </w:rPr>
        <w:t xml:space="preserve">and the way of peace they have not known.” </w:t>
      </w:r>
      <w:r w:rsidRPr="5897EC05">
        <w:rPr>
          <w:rStyle w:val="indent"/>
          <w:rFonts w:asciiTheme="minorHAnsi" w:eastAsiaTheme="minorEastAsia" w:hAnsiTheme="minorHAnsi" w:cstheme="minorBidi"/>
          <w:b/>
          <w:bCs/>
          <w:i/>
          <w:iCs/>
        </w:rPr>
        <w:t xml:space="preserve">“There is no fear of God before their eyes.” </w:t>
      </w:r>
      <w:r w:rsidRPr="5897EC05">
        <w:rPr>
          <w:rFonts w:asciiTheme="minorHAnsi" w:eastAsiaTheme="minorEastAsia" w:hAnsiTheme="minorHAnsi" w:cstheme="minorBidi"/>
          <w:b/>
          <w:bCs/>
          <w:i/>
          <w:iCs/>
        </w:rPr>
        <w:t>Now we know that whatever the law says it speaks to those who are under the law, so that every mouth may be stopped, and the whole world may be held accountable to God.</w:t>
      </w:r>
    </w:p>
    <w:p w14:paraId="69E13181" w14:textId="77777777" w:rsidR="001F2A57" w:rsidRPr="00EB4FD9" w:rsidRDefault="001F2A57" w:rsidP="001F2A57">
      <w:pPr>
        <w:pStyle w:val="ListParagraph"/>
        <w:ind w:left="0" w:firstLine="720"/>
        <w:jc w:val="both"/>
        <w:rPr>
          <w:sz w:val="24"/>
          <w:szCs w:val="24"/>
        </w:rPr>
      </w:pPr>
      <w:r w:rsidRPr="00EB4FD9">
        <w:rPr>
          <w:sz w:val="24"/>
          <w:szCs w:val="24"/>
        </w:rPr>
        <w:t xml:space="preserve">Even though we may try to cover ourselves with the fig leaves of religion and good works, we are either hiding </w:t>
      </w:r>
      <w:r w:rsidRPr="5897EC05">
        <w:rPr>
          <w:i/>
          <w:iCs/>
          <w:sz w:val="24"/>
          <w:szCs w:val="24"/>
        </w:rPr>
        <w:t>from</w:t>
      </w:r>
      <w:r w:rsidRPr="00EB4FD9">
        <w:rPr>
          <w:sz w:val="24"/>
          <w:szCs w:val="24"/>
        </w:rPr>
        <w:t xml:space="preserve"> God in our sinful nakedness like Adam and Eve, </w:t>
      </w:r>
      <w:r w:rsidRPr="5897EC05">
        <w:rPr>
          <w:i/>
          <w:iCs/>
          <w:sz w:val="24"/>
          <w:szCs w:val="24"/>
        </w:rPr>
        <w:t>or we are</w:t>
      </w:r>
      <w:r w:rsidRPr="00EB4FD9">
        <w:rPr>
          <w:sz w:val="24"/>
          <w:szCs w:val="24"/>
        </w:rPr>
        <w:t xml:space="preserve"> hidden </w:t>
      </w:r>
      <w:r w:rsidRPr="5897EC05">
        <w:rPr>
          <w:i/>
          <w:iCs/>
          <w:sz w:val="24"/>
          <w:szCs w:val="24"/>
        </w:rPr>
        <w:t>with</w:t>
      </w:r>
      <w:r w:rsidRPr="00EB4FD9">
        <w:rPr>
          <w:sz w:val="24"/>
          <w:szCs w:val="24"/>
        </w:rPr>
        <w:t xml:space="preserve"> God </w:t>
      </w:r>
      <w:r w:rsidRPr="5897EC05">
        <w:rPr>
          <w:b/>
          <w:bCs/>
          <w:i/>
          <w:iCs/>
          <w:sz w:val="24"/>
          <w:szCs w:val="24"/>
        </w:rPr>
        <w:t>in</w:t>
      </w:r>
      <w:r w:rsidRPr="00EB4FD9">
        <w:rPr>
          <w:sz w:val="24"/>
          <w:szCs w:val="24"/>
        </w:rPr>
        <w:t xml:space="preserve"> </w:t>
      </w:r>
      <w:r w:rsidRPr="5897EC05">
        <w:rPr>
          <w:b/>
          <w:bCs/>
          <w:i/>
          <w:iCs/>
          <w:sz w:val="24"/>
          <w:szCs w:val="24"/>
        </w:rPr>
        <w:t>Christ</w:t>
      </w:r>
      <w:r w:rsidRPr="01417191">
        <w:rPr>
          <w:b/>
          <w:bCs/>
          <w:sz w:val="24"/>
          <w:szCs w:val="24"/>
        </w:rPr>
        <w:t xml:space="preserve"> </w:t>
      </w:r>
      <w:r w:rsidRPr="00EB4FD9">
        <w:rPr>
          <w:sz w:val="24"/>
          <w:szCs w:val="24"/>
        </w:rPr>
        <w:t xml:space="preserve">and clothed in His righteousness. Regardless of our pretense, we are not fooling God. He knows precisely where we are and the dastardly things we have done. And, furthermore, He also knows the unspeakable things that others have done to us. Take a look at Isaiah 64:6. “All of our righteousness is as filthy rags.” The words “filthy rags” mentioned in this passage are referring to a woman’s soiled menstrual cloths, and a woman who was on her period was considered unclean. How putrid must our </w:t>
      </w:r>
      <w:r w:rsidRPr="5897EC05">
        <w:rPr>
          <w:i/>
          <w:iCs/>
          <w:sz w:val="24"/>
          <w:szCs w:val="24"/>
        </w:rPr>
        <w:t>self-righteousness</w:t>
      </w:r>
      <w:r w:rsidRPr="00EB4FD9">
        <w:rPr>
          <w:sz w:val="24"/>
          <w:szCs w:val="24"/>
        </w:rPr>
        <w:t xml:space="preserve"> be to God who is holy?</w:t>
      </w:r>
      <w:r>
        <w:rPr>
          <w:sz w:val="24"/>
          <w:szCs w:val="24"/>
        </w:rPr>
        <w:t xml:space="preserve"> </w:t>
      </w:r>
      <w:r w:rsidRPr="00EB4FD9">
        <w:rPr>
          <w:sz w:val="24"/>
          <w:szCs w:val="24"/>
        </w:rPr>
        <w:t xml:space="preserve"> And yet, </w:t>
      </w:r>
      <w:r>
        <w:rPr>
          <w:sz w:val="24"/>
          <w:szCs w:val="24"/>
        </w:rPr>
        <w:t xml:space="preserve">isn’t it amazing that </w:t>
      </w:r>
      <w:r w:rsidRPr="00EB4FD9">
        <w:rPr>
          <w:sz w:val="24"/>
          <w:szCs w:val="24"/>
        </w:rPr>
        <w:t>in spite of this, God loves us still?</w:t>
      </w:r>
    </w:p>
    <w:p w14:paraId="7F34FE9F" w14:textId="77777777" w:rsidR="001F2A57" w:rsidRPr="002A2A6C" w:rsidRDefault="001F2A57" w:rsidP="001F2A57">
      <w:pPr>
        <w:jc w:val="center"/>
        <w:rPr>
          <w:b/>
          <w:bCs/>
          <w:i/>
          <w:sz w:val="24"/>
          <w:szCs w:val="24"/>
        </w:rPr>
      </w:pPr>
      <w:r w:rsidRPr="002A2A6C">
        <w:rPr>
          <w:b/>
          <w:bCs/>
          <w:i/>
          <w:sz w:val="24"/>
          <w:szCs w:val="24"/>
        </w:rPr>
        <w:t>Romans 5:6-8 (NIV)</w:t>
      </w:r>
    </w:p>
    <w:p w14:paraId="2F191505" w14:textId="77777777" w:rsidR="001F2A57" w:rsidRPr="002A2A6C" w:rsidRDefault="001F2A57" w:rsidP="001F2A57">
      <w:pPr>
        <w:pStyle w:val="ListParagraph"/>
        <w:ind w:left="0"/>
        <w:jc w:val="center"/>
        <w:rPr>
          <w:b/>
          <w:bCs/>
          <w:i/>
          <w:sz w:val="24"/>
          <w:szCs w:val="24"/>
        </w:rPr>
      </w:pPr>
      <w:r w:rsidRPr="002A2A6C">
        <w:rPr>
          <w:b/>
          <w:bCs/>
          <w:i/>
          <w:sz w:val="24"/>
          <w:szCs w:val="24"/>
        </w:rPr>
        <w:t>You see, at just the right time, when we were still powerless, Christ died for the ungodly. Very rarely will anyone die for a righteous person, though for a good person someone might possibly dare to die. But God demonstrates his own love for us in this: While we were still sinners, Christ died for us.</w:t>
      </w:r>
    </w:p>
    <w:p w14:paraId="70483303" w14:textId="77777777" w:rsidR="001F2A57" w:rsidRDefault="001F2A57" w:rsidP="001F2A57">
      <w:pPr>
        <w:pStyle w:val="ListParagraph"/>
        <w:ind w:left="0"/>
        <w:rPr>
          <w:b/>
          <w:bCs/>
          <w:sz w:val="28"/>
          <w:szCs w:val="28"/>
        </w:rPr>
      </w:pPr>
    </w:p>
    <w:p w14:paraId="1CD9DDE6"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D2271EE" w14:textId="77777777" w:rsidR="001F2A57" w:rsidRPr="00104FD0" w:rsidRDefault="001F2A57" w:rsidP="00BD269D">
      <w:pPr>
        <w:pStyle w:val="ListParagraph"/>
        <w:numPr>
          <w:ilvl w:val="0"/>
          <w:numId w:val="81"/>
        </w:numPr>
        <w:rPr>
          <w:b/>
          <w:bCs/>
          <w:sz w:val="28"/>
          <w:szCs w:val="28"/>
        </w:rPr>
      </w:pPr>
      <w:r w:rsidRPr="00104FD0">
        <w:rPr>
          <w:sz w:val="24"/>
          <w:szCs w:val="24"/>
        </w:rPr>
        <w:t xml:space="preserve">John 3:16-18; Titus 3:3-7; Romans </w:t>
      </w:r>
      <w:r>
        <w:rPr>
          <w:sz w:val="24"/>
          <w:szCs w:val="24"/>
        </w:rPr>
        <w:t>1: 1-26, 2:4-10,</w:t>
      </w:r>
      <w:r w:rsidRPr="00104FD0">
        <w:rPr>
          <w:sz w:val="24"/>
          <w:szCs w:val="24"/>
        </w:rPr>
        <w:t>6:6-12, 11:30; Colossians 3:7; 1 Corinthians 6:9-11</w:t>
      </w:r>
    </w:p>
    <w:p w14:paraId="5D79AC33" w14:textId="77777777" w:rsidR="001F2A57" w:rsidRDefault="001F2A57" w:rsidP="001F2A57">
      <w:pPr>
        <w:ind w:firstLine="720"/>
        <w:jc w:val="both"/>
        <w:rPr>
          <w:sz w:val="24"/>
          <w:szCs w:val="24"/>
        </w:rPr>
      </w:pPr>
      <w:r w:rsidRPr="5897EC05">
        <w:rPr>
          <w:sz w:val="24"/>
          <w:szCs w:val="24"/>
        </w:rPr>
        <w:t xml:space="preserve">What do these ancient Bible stories have to do with my life here in the twenty–first century? Absolutely everything! You see, when I read the Bible, I find the answers to a thousand </w:t>
      </w:r>
      <w:r w:rsidRPr="5897EC05">
        <w:rPr>
          <w:b/>
          <w:bCs/>
          <w:i/>
          <w:iCs/>
          <w:sz w:val="24"/>
          <w:szCs w:val="24"/>
        </w:rPr>
        <w:t>whys</w:t>
      </w:r>
      <w:r w:rsidRPr="5897EC05">
        <w:rPr>
          <w:sz w:val="24"/>
          <w:szCs w:val="24"/>
        </w:rPr>
        <w:t xml:space="preserve">! For instance, from the very beginning of God’s story, </w:t>
      </w:r>
      <w:r w:rsidRPr="5897EC05">
        <w:rPr>
          <w:i/>
          <w:iCs/>
          <w:sz w:val="24"/>
          <w:szCs w:val="24"/>
        </w:rPr>
        <w:t>where everything fell apart</w:t>
      </w:r>
      <w:r w:rsidRPr="5897EC05">
        <w:rPr>
          <w:sz w:val="24"/>
          <w:szCs w:val="24"/>
        </w:rPr>
        <w:t>, I see a mirror reflection of my life. Not only do these Bible stories mirror my life, they explain it!  C.S. Lewis articulated best what I’m trying to say when he said: “I believe in Christianity a</w:t>
      </w:r>
      <w:r>
        <w:rPr>
          <w:sz w:val="24"/>
          <w:szCs w:val="24"/>
        </w:rPr>
        <w:t>s I believe the sun has risen…n</w:t>
      </w:r>
      <w:r w:rsidRPr="5897EC05">
        <w:rPr>
          <w:sz w:val="24"/>
          <w:szCs w:val="24"/>
        </w:rPr>
        <w:t>ot only because I can see it, but because by it… I can see everything else.” This brief statement summarizing his faith is inscribed upon the memorial stone of his grave. By the way, C.S. Lewis walked through the valley of death to enter his real home. He is alive with Christ, and so shall he, as every saint, be with the Lord forever.  (</w:t>
      </w:r>
      <w:r>
        <w:rPr>
          <w:sz w:val="24"/>
          <w:szCs w:val="24"/>
        </w:rPr>
        <w:t>1</w:t>
      </w:r>
      <w:r w:rsidRPr="5897EC05">
        <w:rPr>
          <w:sz w:val="24"/>
          <w:szCs w:val="24"/>
        </w:rPr>
        <w:t xml:space="preserve"> Corinthians 15:20-23)</w:t>
      </w:r>
    </w:p>
    <w:p w14:paraId="1FCFFA5E" w14:textId="77777777" w:rsidR="001F2A57" w:rsidRDefault="001F2A57" w:rsidP="001F2A57">
      <w:pPr>
        <w:ind w:firstLine="720"/>
        <w:jc w:val="both"/>
        <w:rPr>
          <w:sz w:val="24"/>
        </w:rPr>
      </w:pPr>
      <w:r w:rsidRPr="5897EC05">
        <w:rPr>
          <w:sz w:val="24"/>
          <w:szCs w:val="24"/>
        </w:rPr>
        <w:t>In light of all we have just learned, I would like to ask you a question. Now I don’t mean to insult your intelligence, but do you know where you live? What is your spiritual address? I ask this question because, at times, I think that even as believers we live as if we are experiencing spiritual amnesia</w:t>
      </w:r>
      <w:r>
        <w:rPr>
          <w:sz w:val="24"/>
          <w:szCs w:val="24"/>
        </w:rPr>
        <w:t xml:space="preserve"> </w:t>
      </w:r>
      <w:r w:rsidRPr="5897EC05">
        <w:rPr>
          <w:sz w:val="24"/>
          <w:szCs w:val="24"/>
        </w:rPr>
        <w:t xml:space="preserve">or perhaps we have never been made aware of our address in the first place. </w:t>
      </w:r>
    </w:p>
    <w:p w14:paraId="08C4B9D3" w14:textId="77777777" w:rsidR="001F2A57" w:rsidRDefault="001F2A57" w:rsidP="001F2A57">
      <w:pPr>
        <w:ind w:firstLine="720"/>
        <w:jc w:val="both"/>
        <w:rPr>
          <w:sz w:val="24"/>
          <w:szCs w:val="24"/>
        </w:rPr>
      </w:pPr>
      <w:r w:rsidRPr="5897EC05">
        <w:rPr>
          <w:sz w:val="24"/>
          <w:szCs w:val="24"/>
        </w:rPr>
        <w:t>Now if, on the other hand, you are lost, you may feel as if you are reading a letter that was addressed to someone else. If you aren’t sure of your spiritual address</w:t>
      </w:r>
      <w:r w:rsidRPr="5897EC05">
        <w:rPr>
          <w:i/>
          <w:iCs/>
          <w:sz w:val="24"/>
          <w:szCs w:val="24"/>
        </w:rPr>
        <w:t>,</w:t>
      </w:r>
      <w:r w:rsidRPr="5897EC05">
        <w:rPr>
          <w:sz w:val="24"/>
          <w:szCs w:val="24"/>
        </w:rPr>
        <w:t xml:space="preserve"> please keep reading. I’ve got some </w:t>
      </w:r>
      <w:r w:rsidRPr="5897EC05">
        <w:rPr>
          <w:b/>
          <w:bCs/>
          <w:i/>
          <w:iCs/>
          <w:sz w:val="24"/>
          <w:szCs w:val="24"/>
        </w:rPr>
        <w:t xml:space="preserve">very good news, </w:t>
      </w:r>
      <w:r w:rsidRPr="5897EC05">
        <w:rPr>
          <w:i/>
          <w:iCs/>
          <w:sz w:val="24"/>
          <w:szCs w:val="24"/>
        </w:rPr>
        <w:t>and it’s</w:t>
      </w:r>
      <w:r w:rsidRPr="5897EC05">
        <w:rPr>
          <w:sz w:val="24"/>
          <w:szCs w:val="24"/>
        </w:rPr>
        <w:t xml:space="preserve"> addressed personally to you!  God loves you. He did not send Jesus into this world to condemn you. He came to save you from your sins and give you a new address. (John 3:1-18)</w:t>
      </w:r>
      <w:r>
        <w:rPr>
          <w:sz w:val="24"/>
          <w:szCs w:val="24"/>
        </w:rPr>
        <w:t xml:space="preserve"> Now I don’t want to spoil this for you, but just so you know, there is another </w:t>
      </w:r>
      <w:r w:rsidRPr="00A953CC">
        <w:rPr>
          <w:i/>
          <w:sz w:val="24"/>
          <w:szCs w:val="24"/>
        </w:rPr>
        <w:t>family tree</w:t>
      </w:r>
      <w:r>
        <w:rPr>
          <w:sz w:val="24"/>
          <w:szCs w:val="24"/>
        </w:rPr>
        <w:t xml:space="preserve">. But more about that later. </w:t>
      </w:r>
    </w:p>
    <w:p w14:paraId="7E1986AD" w14:textId="77777777" w:rsidR="001F2A57" w:rsidRDefault="001F2A57" w:rsidP="001F2A57">
      <w:pPr>
        <w:ind w:firstLine="720"/>
        <w:jc w:val="both"/>
        <w:rPr>
          <w:sz w:val="24"/>
          <w:szCs w:val="24"/>
        </w:rPr>
      </w:pPr>
    </w:p>
    <w:p w14:paraId="119B8771" w14:textId="2F04B375" w:rsidR="001F2A57" w:rsidRPr="0074570C" w:rsidRDefault="001F2A57" w:rsidP="0074570C">
      <w:pPr>
        <w:spacing w:after="160" w:line="259" w:lineRule="auto"/>
        <w:rPr>
          <w:b/>
          <w:sz w:val="28"/>
          <w:szCs w:val="28"/>
        </w:rPr>
      </w:pPr>
      <w:r>
        <w:br w:type="page"/>
      </w:r>
      <w:bookmarkStart w:id="13" w:name="_Toc443817402"/>
      <w:r w:rsidRPr="0074570C">
        <w:rPr>
          <w:b/>
          <w:sz w:val="28"/>
          <w:szCs w:val="28"/>
        </w:rPr>
        <w:t>DISCUSSION QUESTIONS: Let’s talk about it.</w:t>
      </w:r>
      <w:bookmarkEnd w:id="13"/>
    </w:p>
    <w:p w14:paraId="16A7C608" w14:textId="77777777" w:rsidR="001F2A57" w:rsidRPr="00C720C8" w:rsidRDefault="001F2A57" w:rsidP="001F2A57"/>
    <w:p w14:paraId="3D64DB6D" w14:textId="77777777" w:rsidR="001F2A57" w:rsidRDefault="001F2A57" w:rsidP="00BD269D">
      <w:pPr>
        <w:pStyle w:val="ListParagraph"/>
        <w:numPr>
          <w:ilvl w:val="0"/>
          <w:numId w:val="64"/>
        </w:numPr>
        <w:rPr>
          <w:sz w:val="24"/>
          <w:szCs w:val="24"/>
        </w:rPr>
      </w:pPr>
      <w:r>
        <w:rPr>
          <w:sz w:val="24"/>
          <w:szCs w:val="24"/>
        </w:rPr>
        <w:t>Read Ephesians 2:11-13 and fill in the blanks. Our address at birth is: _______________.</w:t>
      </w:r>
      <w:r w:rsidRPr="5897EC05">
        <w:rPr>
          <w:sz w:val="24"/>
          <w:szCs w:val="24"/>
        </w:rPr>
        <w:t xml:space="preserve"> </w:t>
      </w:r>
      <w:r>
        <w:rPr>
          <w:sz w:val="24"/>
          <w:szCs w:val="24"/>
        </w:rPr>
        <w:t>Our address at second birth is_______________________________________________</w:t>
      </w:r>
    </w:p>
    <w:p w14:paraId="6142B91D" w14:textId="77777777" w:rsidR="001F2A57" w:rsidRDefault="001F2A57" w:rsidP="00BD269D">
      <w:pPr>
        <w:pStyle w:val="ListParagraph"/>
        <w:numPr>
          <w:ilvl w:val="0"/>
          <w:numId w:val="64"/>
        </w:numPr>
        <w:rPr>
          <w:sz w:val="24"/>
          <w:szCs w:val="24"/>
        </w:rPr>
      </w:pPr>
      <w:r>
        <w:rPr>
          <w:sz w:val="24"/>
          <w:szCs w:val="24"/>
        </w:rPr>
        <w:t>In your own words, describe what happened in the garden of Eden. _______________________________________________________________________</w:t>
      </w:r>
    </w:p>
    <w:p w14:paraId="57C4898A" w14:textId="77777777" w:rsidR="001F2A57" w:rsidRDefault="001F2A57" w:rsidP="00BD269D">
      <w:pPr>
        <w:pStyle w:val="ListParagraph"/>
        <w:numPr>
          <w:ilvl w:val="0"/>
          <w:numId w:val="64"/>
        </w:numPr>
        <w:rPr>
          <w:sz w:val="24"/>
          <w:szCs w:val="24"/>
        </w:rPr>
      </w:pPr>
      <w:r w:rsidRPr="5897EC05">
        <w:rPr>
          <w:sz w:val="24"/>
          <w:szCs w:val="24"/>
        </w:rPr>
        <w:t>Describe what you think it means to be spiritually dead.</w:t>
      </w:r>
      <w:r>
        <w:rPr>
          <w:sz w:val="24"/>
          <w:szCs w:val="24"/>
        </w:rPr>
        <w:t xml:space="preserve"> _________________________</w:t>
      </w:r>
    </w:p>
    <w:p w14:paraId="29DD6493" w14:textId="77777777" w:rsidR="001F2A57" w:rsidRDefault="001F2A57" w:rsidP="001F2A57">
      <w:pPr>
        <w:pStyle w:val="ListParagraph"/>
        <w:rPr>
          <w:sz w:val="24"/>
          <w:szCs w:val="24"/>
        </w:rPr>
      </w:pPr>
      <w:r>
        <w:rPr>
          <w:sz w:val="24"/>
          <w:szCs w:val="24"/>
        </w:rPr>
        <w:t xml:space="preserve">_______________________________________________________________________  </w:t>
      </w:r>
    </w:p>
    <w:p w14:paraId="2D683565" w14:textId="77777777" w:rsidR="001F2A57" w:rsidRDefault="001F2A57" w:rsidP="00BD269D">
      <w:pPr>
        <w:pStyle w:val="ListParagraph"/>
        <w:numPr>
          <w:ilvl w:val="0"/>
          <w:numId w:val="64"/>
        </w:numPr>
        <w:rPr>
          <w:sz w:val="24"/>
          <w:szCs w:val="24"/>
        </w:rPr>
      </w:pPr>
      <w:r w:rsidRPr="5897EC05">
        <w:rPr>
          <w:sz w:val="24"/>
          <w:szCs w:val="24"/>
        </w:rPr>
        <w:t>According to Matthew 1:21, what did Jesus come to save us from?</w:t>
      </w:r>
      <w:r>
        <w:rPr>
          <w:sz w:val="24"/>
          <w:szCs w:val="24"/>
        </w:rPr>
        <w:t xml:space="preserve"> ________________</w:t>
      </w:r>
    </w:p>
    <w:p w14:paraId="11D51CF1" w14:textId="77777777" w:rsidR="001F2A57" w:rsidRDefault="001F2A57" w:rsidP="00BD269D">
      <w:pPr>
        <w:pStyle w:val="ListParagraph"/>
        <w:numPr>
          <w:ilvl w:val="0"/>
          <w:numId w:val="64"/>
        </w:numPr>
        <w:rPr>
          <w:sz w:val="24"/>
          <w:szCs w:val="24"/>
        </w:rPr>
      </w:pPr>
      <w:r w:rsidRPr="5897EC05">
        <w:rPr>
          <w:sz w:val="24"/>
          <w:szCs w:val="24"/>
        </w:rPr>
        <w:t xml:space="preserve">Read the following passages and then answer this question: In addition to our sin, what else, or </w:t>
      </w:r>
      <w:r w:rsidRPr="5897EC05">
        <w:rPr>
          <w:i/>
          <w:iCs/>
          <w:sz w:val="24"/>
          <w:szCs w:val="24"/>
        </w:rPr>
        <w:t>who else</w:t>
      </w:r>
      <w:r w:rsidRPr="5897EC05">
        <w:rPr>
          <w:sz w:val="24"/>
          <w:szCs w:val="24"/>
        </w:rPr>
        <w:t xml:space="preserve"> did Jesus come to save us from? Hint: there could be more than one answer. (John 3:36; Romans</w:t>
      </w:r>
      <w:r>
        <w:rPr>
          <w:sz w:val="24"/>
          <w:szCs w:val="24"/>
        </w:rPr>
        <w:t xml:space="preserve"> 1:18-32,</w:t>
      </w:r>
      <w:r w:rsidRPr="5897EC05">
        <w:rPr>
          <w:sz w:val="24"/>
          <w:szCs w:val="24"/>
        </w:rPr>
        <w:t xml:space="preserve"> 2:4-6; Colossians 1:13-14)</w:t>
      </w:r>
      <w:r>
        <w:rPr>
          <w:sz w:val="24"/>
          <w:szCs w:val="24"/>
        </w:rPr>
        <w:t xml:space="preserve"> _______________________________________________________________________</w:t>
      </w:r>
    </w:p>
    <w:p w14:paraId="37C3F456" w14:textId="77777777" w:rsidR="001F2A57" w:rsidRDefault="001F2A57" w:rsidP="00BD269D">
      <w:pPr>
        <w:pStyle w:val="ListParagraph"/>
        <w:numPr>
          <w:ilvl w:val="0"/>
          <w:numId w:val="64"/>
        </w:numPr>
        <w:rPr>
          <w:sz w:val="24"/>
          <w:szCs w:val="24"/>
        </w:rPr>
      </w:pPr>
      <w:r>
        <w:rPr>
          <w:sz w:val="24"/>
          <w:szCs w:val="24"/>
        </w:rPr>
        <w:t>What scale do most people use to measure their own “goodness?” _______________________________________________________________________</w:t>
      </w:r>
    </w:p>
    <w:p w14:paraId="73815637" w14:textId="77777777" w:rsidR="001F2A57" w:rsidRDefault="001F2A57" w:rsidP="00BD269D">
      <w:pPr>
        <w:pStyle w:val="ListParagraph"/>
        <w:numPr>
          <w:ilvl w:val="0"/>
          <w:numId w:val="64"/>
        </w:numPr>
        <w:rPr>
          <w:sz w:val="24"/>
          <w:szCs w:val="24"/>
        </w:rPr>
      </w:pPr>
      <w:r w:rsidRPr="5897EC05">
        <w:rPr>
          <w:sz w:val="24"/>
          <w:szCs w:val="24"/>
        </w:rPr>
        <w:t>Fill in the blank: Every saint was born into the world a_______</w:t>
      </w:r>
      <w:r>
        <w:rPr>
          <w:sz w:val="24"/>
          <w:szCs w:val="24"/>
        </w:rPr>
        <w:t>____________________</w:t>
      </w:r>
      <w:r w:rsidRPr="5897EC05">
        <w:rPr>
          <w:sz w:val="24"/>
          <w:szCs w:val="24"/>
        </w:rPr>
        <w:t>.</w:t>
      </w:r>
    </w:p>
    <w:p w14:paraId="43D5670E" w14:textId="77777777" w:rsidR="001F2A57" w:rsidRDefault="001F2A57" w:rsidP="00BD269D">
      <w:pPr>
        <w:pStyle w:val="ListParagraph"/>
        <w:numPr>
          <w:ilvl w:val="0"/>
          <w:numId w:val="64"/>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Based on these verses Ephesians 2:1-7, what are the two conditions of every living soul?</w:t>
      </w:r>
    </w:p>
    <w:p w14:paraId="6CDF4D4A" w14:textId="77777777" w:rsidR="001F2A57" w:rsidRDefault="001F2A57" w:rsidP="001F2A57">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w:t>
      </w:r>
    </w:p>
    <w:p w14:paraId="4DA4FB7B" w14:textId="77777777" w:rsidR="001F2A57" w:rsidRDefault="001F2A57" w:rsidP="00BD269D">
      <w:pPr>
        <w:pStyle w:val="ListParagraph"/>
        <w:numPr>
          <w:ilvl w:val="0"/>
          <w:numId w:val="64"/>
        </w:numPr>
        <w:rPr>
          <w:sz w:val="24"/>
          <w:szCs w:val="24"/>
        </w:rPr>
      </w:pPr>
      <w:r>
        <w:rPr>
          <w:sz w:val="24"/>
          <w:szCs w:val="24"/>
        </w:rPr>
        <w:t>Thinking of your background, do others in your family point you to Christ or keep you from Him? ______________________________________________________________</w:t>
      </w:r>
    </w:p>
    <w:p w14:paraId="4D50713A" w14:textId="77777777" w:rsidR="001F2A57" w:rsidRDefault="001F2A57" w:rsidP="00BD269D">
      <w:pPr>
        <w:pStyle w:val="ListParagraph"/>
        <w:numPr>
          <w:ilvl w:val="0"/>
          <w:numId w:val="64"/>
        </w:numPr>
        <w:rPr>
          <w:sz w:val="24"/>
          <w:szCs w:val="24"/>
        </w:rPr>
      </w:pPr>
      <w:r>
        <w:rPr>
          <w:sz w:val="24"/>
          <w:szCs w:val="24"/>
        </w:rPr>
        <w:t>What is your spiritual background? __________________________________________</w:t>
      </w:r>
    </w:p>
    <w:p w14:paraId="2214AC38" w14:textId="77777777" w:rsidR="001F2A57" w:rsidRPr="008A299A" w:rsidRDefault="001F2A57" w:rsidP="00BD269D">
      <w:pPr>
        <w:pStyle w:val="ListParagraph"/>
        <w:numPr>
          <w:ilvl w:val="0"/>
          <w:numId w:val="64"/>
        </w:numPr>
        <w:rPr>
          <w:sz w:val="24"/>
          <w:szCs w:val="24"/>
        </w:rPr>
      </w:pPr>
      <w:r>
        <w:rPr>
          <w:sz w:val="24"/>
          <w:szCs w:val="24"/>
        </w:rPr>
        <w:t>Adam and Eve used fig leafs to hide their sins. What kind of fig leaves do people hide behind today? ___________________________________________________________</w:t>
      </w:r>
    </w:p>
    <w:p w14:paraId="0E1F9446" w14:textId="77777777" w:rsidR="001F2A57" w:rsidRDefault="001F2A57" w:rsidP="00BD269D">
      <w:pPr>
        <w:pStyle w:val="ListParagraph"/>
        <w:numPr>
          <w:ilvl w:val="0"/>
          <w:numId w:val="64"/>
        </w:numPr>
        <w:rPr>
          <w:sz w:val="24"/>
          <w:szCs w:val="24"/>
        </w:rPr>
      </w:pPr>
      <w:r>
        <w:rPr>
          <w:sz w:val="24"/>
          <w:szCs w:val="24"/>
        </w:rPr>
        <w:t>According to Isaiah 64:6, how God sees our “self-righteousness.” __________________</w:t>
      </w:r>
    </w:p>
    <w:p w14:paraId="6C87F02F" w14:textId="77777777" w:rsidR="001F2A57" w:rsidRPr="00CF2308" w:rsidRDefault="001F2A57" w:rsidP="00BD269D">
      <w:pPr>
        <w:pStyle w:val="ListParagraph"/>
        <w:numPr>
          <w:ilvl w:val="0"/>
          <w:numId w:val="64"/>
        </w:numPr>
        <w:rPr>
          <w:sz w:val="24"/>
          <w:szCs w:val="24"/>
        </w:rPr>
      </w:pPr>
      <w:r w:rsidRPr="00CF2308">
        <w:rPr>
          <w:sz w:val="24"/>
          <w:szCs w:val="24"/>
        </w:rPr>
        <w:t xml:space="preserve"> Read Romans 3:9-15 (on page </w:t>
      </w:r>
      <w:r>
        <w:rPr>
          <w:sz w:val="24"/>
          <w:szCs w:val="24"/>
        </w:rPr>
        <w:t>2</w:t>
      </w:r>
      <w:r w:rsidRPr="00CF2308">
        <w:rPr>
          <w:sz w:val="24"/>
          <w:szCs w:val="24"/>
        </w:rPr>
        <w:t>6) and think of a current situation that proves God’s Word is as relevant now as it was 2000 years ago. ________________________________________________________________________</w:t>
      </w:r>
    </w:p>
    <w:p w14:paraId="3616221A" w14:textId="77777777" w:rsidR="001F2A57" w:rsidRDefault="001F2A57" w:rsidP="001F2A57">
      <w:pPr>
        <w:pStyle w:val="ListParagraph"/>
        <w:rPr>
          <w:sz w:val="24"/>
          <w:szCs w:val="24"/>
        </w:rPr>
      </w:pPr>
    </w:p>
    <w:p w14:paraId="0C8E01C0" w14:textId="77777777" w:rsidR="001F2A57" w:rsidRDefault="001F2A57" w:rsidP="001F2A57">
      <w:pPr>
        <w:pStyle w:val="ListParagraph"/>
        <w:ind w:left="0"/>
        <w:jc w:val="center"/>
        <w:outlineLvl w:val="1"/>
        <w:rPr>
          <w:b/>
          <w:bCs/>
          <w:sz w:val="28"/>
          <w:szCs w:val="28"/>
        </w:rPr>
      </w:pPr>
      <w:bookmarkStart w:id="14" w:name="_Toc443817403"/>
      <w:r w:rsidRPr="5897EC05">
        <w:rPr>
          <w:b/>
          <w:bCs/>
          <w:sz w:val="28"/>
          <w:szCs w:val="28"/>
        </w:rPr>
        <w:t>Think On These Things</w:t>
      </w:r>
      <w:bookmarkEnd w:id="14"/>
    </w:p>
    <w:p w14:paraId="3EE5E8E2"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1524008B" w14:textId="77777777" w:rsidR="001F2A57" w:rsidRDefault="001F2A57" w:rsidP="001F2A57">
      <w:pPr>
        <w:pStyle w:val="Heading2"/>
      </w:pPr>
      <w:bookmarkStart w:id="15" w:name="_Toc443817404"/>
      <w:r>
        <w:t>Memory Verses</w:t>
      </w:r>
      <w:bookmarkEnd w:id="15"/>
    </w:p>
    <w:p w14:paraId="21359131" w14:textId="77777777" w:rsidR="001F2A57" w:rsidRDefault="001F2A57" w:rsidP="001F2A57">
      <w:pPr>
        <w:jc w:val="center"/>
        <w:rPr>
          <w:b/>
          <w:bCs/>
          <w:i/>
          <w:iCs/>
          <w:sz w:val="24"/>
          <w:szCs w:val="24"/>
        </w:rPr>
      </w:pPr>
      <w:r w:rsidRPr="002A2A6C">
        <w:rPr>
          <w:b/>
          <w:bCs/>
          <w:i/>
          <w:iCs/>
          <w:sz w:val="24"/>
          <w:szCs w:val="24"/>
        </w:rPr>
        <w:t>1 Corinthians 15:21-22 (NASB)</w:t>
      </w:r>
    </w:p>
    <w:p w14:paraId="1F0FBD39" w14:textId="77777777" w:rsidR="001F2A57" w:rsidRDefault="001F2A57" w:rsidP="001F2A57">
      <w:pPr>
        <w:jc w:val="center"/>
        <w:rPr>
          <w:b/>
          <w:i/>
          <w:sz w:val="24"/>
          <w:szCs w:val="24"/>
        </w:rPr>
      </w:pPr>
      <w:r>
        <w:rPr>
          <w:b/>
          <w:bCs/>
          <w:i/>
          <w:iCs/>
          <w:sz w:val="24"/>
          <w:szCs w:val="24"/>
        </w:rPr>
        <w:t xml:space="preserve"> </w:t>
      </w:r>
      <w:r w:rsidRPr="002A2A6C">
        <w:rPr>
          <w:b/>
          <w:i/>
          <w:sz w:val="24"/>
          <w:szCs w:val="24"/>
        </w:rPr>
        <w:t>For since by a man came death, by a man also came the resurrection of the dead. For as in Adam all die, so also in Christ all will be made alive.</w:t>
      </w:r>
    </w:p>
    <w:p w14:paraId="39DB04EE" w14:textId="77777777" w:rsidR="001F2A57" w:rsidRDefault="001F2A57" w:rsidP="001F2A57">
      <w:pPr>
        <w:jc w:val="center"/>
        <w:rPr>
          <w:b/>
          <w:i/>
          <w:sz w:val="24"/>
          <w:szCs w:val="24"/>
        </w:rPr>
      </w:pPr>
    </w:p>
    <w:p w14:paraId="4C66375D" w14:textId="77777777" w:rsidR="001F2A57" w:rsidRDefault="001F2A57" w:rsidP="001F2A57">
      <w:pPr>
        <w:jc w:val="center"/>
        <w:rPr>
          <w:b/>
          <w:i/>
          <w:sz w:val="24"/>
          <w:szCs w:val="24"/>
        </w:rPr>
      </w:pPr>
    </w:p>
    <w:p w14:paraId="0866C18E" w14:textId="77777777" w:rsidR="001F2A57" w:rsidRDefault="001F2A57" w:rsidP="001F2A57">
      <w:pPr>
        <w:jc w:val="center"/>
        <w:rPr>
          <w:b/>
          <w:i/>
          <w:sz w:val="24"/>
          <w:szCs w:val="24"/>
        </w:rPr>
      </w:pPr>
    </w:p>
    <w:p w14:paraId="691C2519" w14:textId="77777777" w:rsidR="001F2A57" w:rsidRDefault="001F2A57" w:rsidP="001F2A57">
      <w:pPr>
        <w:jc w:val="center"/>
        <w:rPr>
          <w:b/>
          <w:i/>
          <w:sz w:val="24"/>
          <w:szCs w:val="24"/>
        </w:rPr>
      </w:pPr>
    </w:p>
    <w:p w14:paraId="77C818FB" w14:textId="77777777" w:rsidR="001F2A57" w:rsidRDefault="001F2A57" w:rsidP="001F2A57">
      <w:pPr>
        <w:jc w:val="center"/>
        <w:rPr>
          <w:b/>
          <w:i/>
          <w:sz w:val="24"/>
          <w:szCs w:val="24"/>
        </w:rPr>
      </w:pPr>
    </w:p>
    <w:p w14:paraId="52733A69" w14:textId="77777777" w:rsidR="001F2A57" w:rsidRDefault="001F2A57" w:rsidP="001F2A57">
      <w:pPr>
        <w:jc w:val="center"/>
        <w:rPr>
          <w:b/>
          <w:i/>
          <w:sz w:val="24"/>
          <w:szCs w:val="24"/>
        </w:rPr>
      </w:pPr>
    </w:p>
    <w:p w14:paraId="2994B745" w14:textId="77777777" w:rsidR="001F2A57" w:rsidRDefault="001F2A57" w:rsidP="001F2A57">
      <w:pPr>
        <w:jc w:val="center"/>
        <w:rPr>
          <w:b/>
          <w:i/>
          <w:sz w:val="24"/>
          <w:szCs w:val="24"/>
        </w:rPr>
      </w:pPr>
    </w:p>
    <w:p w14:paraId="4947A5D6" w14:textId="77777777" w:rsidR="001F2A57" w:rsidRDefault="001F2A57" w:rsidP="001F2A57">
      <w:pPr>
        <w:jc w:val="center"/>
        <w:rPr>
          <w:b/>
          <w:i/>
          <w:sz w:val="24"/>
          <w:szCs w:val="24"/>
        </w:rPr>
      </w:pPr>
    </w:p>
    <w:p w14:paraId="5CB1DF6D" w14:textId="77777777" w:rsidR="001F2A57" w:rsidRDefault="001F2A57" w:rsidP="001F2A57">
      <w:pPr>
        <w:jc w:val="center"/>
        <w:rPr>
          <w:b/>
          <w:i/>
          <w:sz w:val="24"/>
          <w:szCs w:val="24"/>
        </w:rPr>
      </w:pPr>
    </w:p>
    <w:p w14:paraId="2ED54CE3" w14:textId="77777777" w:rsidR="001F2A57" w:rsidRDefault="001F2A57" w:rsidP="001F2A57">
      <w:pPr>
        <w:jc w:val="center"/>
        <w:rPr>
          <w:b/>
          <w:i/>
          <w:sz w:val="24"/>
          <w:szCs w:val="24"/>
        </w:rPr>
      </w:pPr>
    </w:p>
    <w:p w14:paraId="47F376B5" w14:textId="77777777" w:rsidR="001F2A57" w:rsidRDefault="001F2A57" w:rsidP="001F2A57">
      <w:pPr>
        <w:jc w:val="center"/>
        <w:rPr>
          <w:b/>
          <w:i/>
          <w:sz w:val="24"/>
          <w:szCs w:val="24"/>
        </w:rPr>
      </w:pPr>
    </w:p>
    <w:p w14:paraId="621DDA37" w14:textId="77777777" w:rsidR="001F2A57" w:rsidRDefault="001F2A57" w:rsidP="001F2A57">
      <w:pPr>
        <w:jc w:val="center"/>
        <w:rPr>
          <w:b/>
          <w:i/>
          <w:sz w:val="24"/>
          <w:szCs w:val="24"/>
        </w:rPr>
      </w:pPr>
    </w:p>
    <w:p w14:paraId="2E494F5E" w14:textId="3407B39C" w:rsidR="001F2A57" w:rsidRDefault="001F2A57" w:rsidP="001F2A57">
      <w:pPr>
        <w:ind w:left="360"/>
        <w:jc w:val="center"/>
        <w:rPr>
          <w:b/>
          <w:sz w:val="40"/>
          <w:szCs w:val="40"/>
        </w:rPr>
      </w:pPr>
    </w:p>
    <w:p w14:paraId="2682464F" w14:textId="34AFF868" w:rsidR="0074570C" w:rsidRDefault="0074570C" w:rsidP="001F2A57">
      <w:pPr>
        <w:ind w:left="360"/>
        <w:jc w:val="center"/>
        <w:rPr>
          <w:b/>
          <w:sz w:val="40"/>
          <w:szCs w:val="40"/>
        </w:rPr>
      </w:pPr>
    </w:p>
    <w:p w14:paraId="5DD97616" w14:textId="0E7898C6" w:rsidR="0074570C" w:rsidRDefault="0074570C" w:rsidP="001F2A57">
      <w:pPr>
        <w:ind w:left="360"/>
        <w:jc w:val="center"/>
        <w:rPr>
          <w:b/>
          <w:sz w:val="40"/>
          <w:szCs w:val="40"/>
        </w:rPr>
      </w:pPr>
    </w:p>
    <w:p w14:paraId="438997A1" w14:textId="448A0076" w:rsidR="0074570C" w:rsidRDefault="0074570C" w:rsidP="001F2A57">
      <w:pPr>
        <w:ind w:left="360"/>
        <w:jc w:val="center"/>
        <w:rPr>
          <w:b/>
          <w:sz w:val="40"/>
          <w:szCs w:val="40"/>
        </w:rPr>
      </w:pPr>
    </w:p>
    <w:p w14:paraId="7D407778" w14:textId="1BD510BE" w:rsidR="0074570C" w:rsidRDefault="0074570C" w:rsidP="001F2A57">
      <w:pPr>
        <w:ind w:left="360"/>
        <w:jc w:val="center"/>
        <w:rPr>
          <w:b/>
          <w:sz w:val="40"/>
          <w:szCs w:val="40"/>
        </w:rPr>
      </w:pPr>
    </w:p>
    <w:p w14:paraId="57F016CC" w14:textId="711BA305" w:rsidR="0074570C" w:rsidRDefault="0074570C" w:rsidP="001F2A57">
      <w:pPr>
        <w:ind w:left="360"/>
        <w:jc w:val="center"/>
        <w:rPr>
          <w:b/>
          <w:sz w:val="40"/>
          <w:szCs w:val="40"/>
        </w:rPr>
      </w:pPr>
    </w:p>
    <w:p w14:paraId="4C49D7B3" w14:textId="39E5DAC8" w:rsidR="0074570C" w:rsidRDefault="0074570C" w:rsidP="001F2A57">
      <w:pPr>
        <w:ind w:left="360"/>
        <w:jc w:val="center"/>
        <w:rPr>
          <w:b/>
          <w:sz w:val="40"/>
          <w:szCs w:val="40"/>
        </w:rPr>
      </w:pPr>
    </w:p>
    <w:p w14:paraId="420700AD" w14:textId="77777777" w:rsidR="0074570C" w:rsidRDefault="0074570C" w:rsidP="001F2A57">
      <w:pPr>
        <w:ind w:left="360"/>
        <w:jc w:val="center"/>
        <w:rPr>
          <w:b/>
          <w:sz w:val="40"/>
          <w:szCs w:val="40"/>
        </w:rPr>
      </w:pPr>
    </w:p>
    <w:p w14:paraId="4D768564" w14:textId="77777777" w:rsidR="001F2A57" w:rsidRPr="00CF2308" w:rsidRDefault="001F2A57" w:rsidP="001F2A57">
      <w:pPr>
        <w:ind w:left="360"/>
        <w:jc w:val="center"/>
        <w:rPr>
          <w:b/>
          <w:sz w:val="40"/>
          <w:szCs w:val="40"/>
        </w:rPr>
      </w:pPr>
    </w:p>
    <w:p w14:paraId="56E828AA" w14:textId="77777777" w:rsidR="001F2A57" w:rsidRPr="00C11D92" w:rsidRDefault="001F2A57" w:rsidP="001F2A57">
      <w:pPr>
        <w:jc w:val="center"/>
        <w:rPr>
          <w:b/>
          <w:sz w:val="32"/>
          <w:szCs w:val="32"/>
        </w:rPr>
      </w:pPr>
      <w:r w:rsidRPr="00C11D92">
        <w:rPr>
          <w:b/>
          <w:bCs/>
          <w:sz w:val="32"/>
          <w:szCs w:val="32"/>
        </w:rPr>
        <w:t>Chapter # 4</w:t>
      </w:r>
    </w:p>
    <w:p w14:paraId="236CEBB5" w14:textId="77777777" w:rsidR="001F2A57" w:rsidRDefault="001F2A57" w:rsidP="001F2A57">
      <w:pPr>
        <w:pStyle w:val="Heading1"/>
      </w:pPr>
      <w:bookmarkStart w:id="16" w:name="_Toc443817405"/>
      <w:r w:rsidRPr="5897EC05">
        <w:t>The Blood of a Spotless Lamb</w:t>
      </w:r>
      <w:bookmarkEnd w:id="16"/>
    </w:p>
    <w:p w14:paraId="249B5273" w14:textId="77777777" w:rsidR="001F2A57" w:rsidRPr="00C11D92" w:rsidRDefault="001F2A57" w:rsidP="001F2A57">
      <w:pPr>
        <w:jc w:val="center"/>
      </w:pPr>
      <w:r>
        <w:rPr>
          <w:rFonts w:asciiTheme="minorHAnsi" w:hAnsiTheme="minorHAnsi" w:cs="Vijaya"/>
          <w:bCs/>
          <w:iCs/>
          <w:noProof/>
          <w:color w:val="C00000"/>
          <w:sz w:val="24"/>
          <w:szCs w:val="24"/>
        </w:rPr>
        <w:drawing>
          <wp:inline distT="0" distB="0" distL="0" distR="0" wp14:anchorId="0B63365B" wp14:editId="7828EA0B">
            <wp:extent cx="818161" cy="304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5B6DB7E" w14:textId="77777777" w:rsidR="001F2A57" w:rsidRPr="004E33BB" w:rsidRDefault="001F2A57" w:rsidP="001F2A57">
      <w:pPr>
        <w:jc w:val="center"/>
        <w:rPr>
          <w:b/>
          <w:sz w:val="28"/>
          <w:szCs w:val="28"/>
        </w:rPr>
      </w:pPr>
      <w:r w:rsidRPr="004E33BB">
        <w:rPr>
          <w:b/>
          <w:bCs/>
          <w:sz w:val="28"/>
          <w:szCs w:val="28"/>
        </w:rPr>
        <w:t>Key Passages</w:t>
      </w:r>
    </w:p>
    <w:p w14:paraId="030F6930" w14:textId="77777777" w:rsidR="001F2A57" w:rsidRPr="00507A5B" w:rsidRDefault="001F2A57" w:rsidP="001F2A5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1:7-10 (ESV)</w:t>
      </w:r>
    </w:p>
    <w:p w14:paraId="01430605" w14:textId="77777777" w:rsidR="001F2A57" w:rsidRPr="00507A5B" w:rsidRDefault="001F2A57" w:rsidP="001F2A57">
      <w:pPr>
        <w:pStyle w:val="regular"/>
        <w:jc w:val="center"/>
        <w:rPr>
          <w:rFonts w:asciiTheme="minorHAnsi" w:hAnsiTheme="minorHAnsi" w:cstheme="minorHAnsi"/>
          <w:b/>
          <w:i/>
        </w:rPr>
      </w:pPr>
      <w:r w:rsidRPr="5897EC05">
        <w:rPr>
          <w:rFonts w:asciiTheme="minorHAnsi" w:eastAsiaTheme="minorEastAsia" w:hAnsiTheme="minorHAnsi" w:cstheme="minorBidi"/>
          <w:b/>
          <w:bCs/>
          <w:i/>
          <w:iCs/>
        </w:rPr>
        <w:t>In him we have redemption through his blood, the forgiveness of our trespasses, according to the riches of his grace, which he lavished upon us, in all wisdom and insight making known to us the mystery of his will, according to his purpose, which he set forth in Christ as a plan for the fullness of time, to unite all things in him, things in heaven and things on earth.</w:t>
      </w:r>
    </w:p>
    <w:p w14:paraId="034AAE69" w14:textId="77777777" w:rsidR="001F2A57" w:rsidRDefault="001F2A57" w:rsidP="001F2A57">
      <w:pPr>
        <w:pStyle w:val="ListParagraph"/>
        <w:ind w:left="0" w:firstLine="720"/>
        <w:jc w:val="center"/>
      </w:pPr>
    </w:p>
    <w:p w14:paraId="6311AC48" w14:textId="77777777" w:rsidR="001F2A57" w:rsidRDefault="001F2A57" w:rsidP="001F2A57">
      <w:pPr>
        <w:pStyle w:val="ListParagraph"/>
        <w:ind w:left="0"/>
        <w:jc w:val="center"/>
      </w:pPr>
      <w:r w:rsidRPr="5897EC05">
        <w:rPr>
          <w:b/>
          <w:bCs/>
          <w:sz w:val="28"/>
          <w:szCs w:val="28"/>
        </w:rPr>
        <w:t>Introduction</w:t>
      </w:r>
    </w:p>
    <w:p w14:paraId="380B3170" w14:textId="77777777" w:rsidR="001F2A57" w:rsidRDefault="001F2A57" w:rsidP="001F2A57">
      <w:pPr>
        <w:pStyle w:val="ListParagraph"/>
        <w:ind w:left="0"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Thank goodness the story did not end in the Garden. In fact, before the world began God had a plan to redeem us from the curse of sin.  The first glimmer of hope is found in the middle of the bleakness. Right there in the account of the fall, God Himself preached the first gospel message that is recorded in the Bible. The unlikely recipient of the gospel was the ancient serpent – the Devil.  In the midst of this seemingly hopeless situation, a promise was made. When time had fully come, a woman (a virgin named Mary) would give birth to a Son and He - the God/Man - would ultimately destroy the Devil’s work. (Genesis 3:14-15)</w:t>
      </w:r>
      <w:r>
        <w:rPr>
          <w:rFonts w:asciiTheme="minorHAnsi" w:eastAsiaTheme="minorEastAsia" w:hAnsiTheme="minorHAnsi" w:cstheme="minorBidi"/>
          <w:sz w:val="24"/>
          <w:szCs w:val="24"/>
        </w:rPr>
        <w:t xml:space="preserve"> </w:t>
      </w:r>
    </w:p>
    <w:p w14:paraId="20746C3B" w14:textId="77777777" w:rsidR="001F2A57" w:rsidRPr="00F21A64" w:rsidRDefault="001F2A57" w:rsidP="001F2A5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 xml:space="preserve">Revelation 13:7-8 (KJV) </w:t>
      </w:r>
    </w:p>
    <w:p w14:paraId="2D68E568" w14:textId="77777777" w:rsidR="001F2A57" w:rsidRPr="009C3880" w:rsidRDefault="001F2A57" w:rsidP="001F2A57">
      <w:pPr>
        <w:pStyle w:val="ListParagraph"/>
        <w:ind w:left="0"/>
        <w:jc w:val="center"/>
        <w:rPr>
          <w:rFonts w:asciiTheme="minorHAnsi" w:hAnsiTheme="minorHAnsi" w:cstheme="minorHAnsi"/>
          <w:b/>
          <w:i/>
          <w:sz w:val="24"/>
          <w:szCs w:val="24"/>
          <w:u w:val="single"/>
        </w:rPr>
      </w:pPr>
      <w:r w:rsidRPr="5897EC05">
        <w:rPr>
          <w:b/>
          <w:bCs/>
          <w:i/>
          <w:iCs/>
          <w:sz w:val="24"/>
          <w:szCs w:val="24"/>
        </w:rPr>
        <w:t xml:space="preserve">And it was given unto him to make war with the saints, and to overcome them: and power was given him over all kindreds, and tongues, and nations. And all that dwell upon the earth shall worship him, whose names are not written in the book of life of </w:t>
      </w:r>
      <w:r w:rsidRPr="5897EC05">
        <w:rPr>
          <w:b/>
          <w:bCs/>
          <w:i/>
          <w:iCs/>
          <w:sz w:val="24"/>
          <w:szCs w:val="24"/>
          <w:u w:val="single"/>
        </w:rPr>
        <w:t>the Lamb slain from the foundation of the world</w:t>
      </w:r>
      <w:r w:rsidRPr="5897EC05">
        <w:rPr>
          <w:b/>
          <w:bCs/>
          <w:i/>
          <w:iCs/>
          <w:sz w:val="24"/>
          <w:szCs w:val="24"/>
        </w:rPr>
        <w:t>.  (</w:t>
      </w:r>
      <w:r w:rsidRPr="5897EC05">
        <w:rPr>
          <w:rFonts w:asciiTheme="minorHAnsi" w:eastAsiaTheme="minorEastAsia" w:hAnsiTheme="minorHAnsi" w:cstheme="minorBidi"/>
          <w:b/>
          <w:bCs/>
          <w:i/>
          <w:iCs/>
          <w:sz w:val="24"/>
          <w:szCs w:val="24"/>
        </w:rPr>
        <w:t>Emphasis mine)</w:t>
      </w:r>
    </w:p>
    <w:p w14:paraId="2C3595AF" w14:textId="77777777" w:rsidR="001F2A57" w:rsidRDefault="001F2A57" w:rsidP="001F2A57">
      <w:pPr>
        <w:pStyle w:val="ListParagraph"/>
        <w:ind w:left="0"/>
        <w:jc w:val="both"/>
        <w:rPr>
          <w:rFonts w:asciiTheme="minorHAnsi" w:hAnsiTheme="minorHAnsi" w:cstheme="minorHAnsi"/>
          <w:sz w:val="24"/>
          <w:szCs w:val="24"/>
        </w:rPr>
      </w:pPr>
    </w:p>
    <w:p w14:paraId="1EBC1851" w14:textId="77777777" w:rsidR="001F2A57" w:rsidRDefault="001F2A57" w:rsidP="001F2A57">
      <w:pPr>
        <w:pStyle w:val="ListParagraph"/>
        <w:ind w:left="0"/>
        <w:jc w:val="center"/>
        <w:rPr>
          <w:b/>
          <w:bCs/>
          <w:sz w:val="28"/>
          <w:szCs w:val="28"/>
        </w:rPr>
      </w:pPr>
    </w:p>
    <w:p w14:paraId="30FDA8AE" w14:textId="77777777" w:rsidR="001F2A57" w:rsidRDefault="001F2A57" w:rsidP="001F2A57">
      <w:pPr>
        <w:pStyle w:val="ListParagraph"/>
        <w:ind w:left="0"/>
        <w:jc w:val="center"/>
        <w:rPr>
          <w:b/>
          <w:bCs/>
          <w:sz w:val="28"/>
          <w:szCs w:val="28"/>
        </w:rPr>
      </w:pPr>
    </w:p>
    <w:p w14:paraId="0E3CD91B" w14:textId="77777777" w:rsidR="001F2A57" w:rsidRDefault="001F2A57" w:rsidP="001F2A57">
      <w:pPr>
        <w:pStyle w:val="ListParagraph"/>
        <w:ind w:left="0"/>
        <w:jc w:val="center"/>
      </w:pPr>
      <w:r w:rsidRPr="5897EC05">
        <w:rPr>
          <w:b/>
          <w:bCs/>
          <w:sz w:val="28"/>
          <w:szCs w:val="28"/>
        </w:rPr>
        <w:t>God Provides</w:t>
      </w:r>
    </w:p>
    <w:p w14:paraId="4F6195A2"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As seen in the previous passage</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the plan was set in motion before the Lord Jesus ever spoke the world into existence. What was God’s plan? The answer lies, in part, within God’s provision to cover Adam and Eve’s shame and guilt through the death of an animal. I believe that animal was a lamb. (Genesis 3:22) Elsewhere we find another account that foreshadowed the plan. In Genesis chapter twenty-two, God told Abraham to take his “only son Isaac, whom he loved” and sacrifice him on an altar. Yet all the while, God intended on providing a ram as a substitution for Abraham’s son.  It’s not by coincidence that in this story the word “love” is mentioned for the first time in the Bible. One more noteworthy narrative took place in Exodus chapter twelve when God was about to redeem His people out of slavery in Egypt. He told them to slaughter a lamb and place the blood over the doorposts of their homes. When the death angel saw the blood, </w:t>
      </w:r>
      <w:r>
        <w:rPr>
          <w:rFonts w:asciiTheme="minorHAnsi" w:eastAsiaTheme="minorEastAsia" w:hAnsiTheme="minorHAnsi" w:cstheme="minorBidi"/>
          <w:sz w:val="24"/>
          <w:szCs w:val="24"/>
        </w:rPr>
        <w:t>he</w:t>
      </w:r>
      <w:r w:rsidRPr="5897EC05">
        <w:rPr>
          <w:rFonts w:asciiTheme="minorHAnsi" w:eastAsiaTheme="minorEastAsia" w:hAnsiTheme="minorHAnsi" w:cstheme="minorBidi"/>
          <w:sz w:val="24"/>
          <w:szCs w:val="24"/>
        </w:rPr>
        <w:t xml:space="preserve"> would pass over the house. Each and every one of these blood sacrifices prefigured the One who would come as our substitute…Jesus the Lamb of God. Through the shedding of His precious blood, God would redeem His people from their sins. (John 1:29)</w:t>
      </w:r>
    </w:p>
    <w:p w14:paraId="6DB643DC"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0456513A" w14:textId="77777777" w:rsidR="001F2A57" w:rsidRPr="005E72A3" w:rsidRDefault="001F2A57" w:rsidP="001F2A57">
      <w:pPr>
        <w:pStyle w:val="ListParagraph"/>
        <w:ind w:left="0"/>
        <w:jc w:val="center"/>
        <w:rPr>
          <w:b/>
          <w:i/>
          <w:sz w:val="24"/>
          <w:szCs w:val="24"/>
        </w:rPr>
      </w:pPr>
      <w:r w:rsidRPr="5897EC05">
        <w:rPr>
          <w:b/>
          <w:bCs/>
          <w:i/>
          <w:iCs/>
          <w:sz w:val="24"/>
          <w:szCs w:val="24"/>
        </w:rPr>
        <w:t>1 Peter 1:18-19 (NASB)</w:t>
      </w:r>
    </w:p>
    <w:p w14:paraId="7E76CCBF" w14:textId="77777777" w:rsidR="001F2A57" w:rsidRPr="005E72A3" w:rsidRDefault="001F2A57" w:rsidP="001F2A57">
      <w:pPr>
        <w:pStyle w:val="ListParagraph"/>
        <w:ind w:left="0"/>
        <w:jc w:val="center"/>
        <w:rPr>
          <w:b/>
          <w:i/>
          <w:sz w:val="24"/>
          <w:szCs w:val="24"/>
        </w:rPr>
      </w:pPr>
      <w:r w:rsidRPr="5897EC05">
        <w:rPr>
          <w:b/>
          <w:bCs/>
          <w:i/>
          <w:iCs/>
          <w:sz w:val="24"/>
          <w:szCs w:val="24"/>
        </w:rPr>
        <w:t xml:space="preserve">Knowing that you were not </w:t>
      </w:r>
      <w:r w:rsidRPr="5897EC05">
        <w:rPr>
          <w:b/>
          <w:bCs/>
          <w:i/>
          <w:iCs/>
          <w:sz w:val="24"/>
          <w:szCs w:val="24"/>
          <w:u w:val="single"/>
        </w:rPr>
        <w:t>redeemed</w:t>
      </w:r>
      <w:r w:rsidRPr="5897EC05">
        <w:rPr>
          <w:b/>
          <w:bCs/>
          <w:i/>
          <w:iCs/>
          <w:sz w:val="24"/>
          <w:szCs w:val="24"/>
        </w:rPr>
        <w:t xml:space="preserve"> with perishable things like silver or gold from futile way of life inherited from your forefathers, but with precious blood, as of a lamb unblemished and spotless, the blood of Christ.</w:t>
      </w:r>
    </w:p>
    <w:p w14:paraId="2E99C1CF"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5BACF6F1"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is another, yet not so apparent, illustration from the Garden of Eden that we don’t want to miss. If you’ll remember, there were two trees in the middle of the garden. We have looked at the Tree of the Knowledge of Good and Evil, now let’s consider the other one appropriately called - </w:t>
      </w:r>
      <w:r w:rsidRPr="00725B46">
        <w:rPr>
          <w:rFonts w:asciiTheme="minorHAnsi" w:eastAsiaTheme="minorEastAsia" w:hAnsiTheme="minorHAnsi" w:cstheme="minorBidi"/>
          <w:i/>
          <w:sz w:val="24"/>
          <w:szCs w:val="24"/>
        </w:rPr>
        <w:t>the Tree of Life</w:t>
      </w:r>
      <w:r>
        <w:rPr>
          <w:rFonts w:asciiTheme="minorHAnsi" w:eastAsiaTheme="minorEastAsia" w:hAnsiTheme="minorHAnsi" w:cstheme="minorBidi"/>
          <w:sz w:val="24"/>
          <w:szCs w:val="24"/>
        </w:rPr>
        <w:t xml:space="preserve">.  </w:t>
      </w:r>
    </w:p>
    <w:p w14:paraId="158A661A" w14:textId="77777777" w:rsidR="001F2A57" w:rsidRPr="00355211" w:rsidRDefault="001F2A57" w:rsidP="001F2A57">
      <w:pPr>
        <w:jc w:val="center"/>
        <w:rPr>
          <w:rFonts w:asciiTheme="minorHAnsi" w:eastAsiaTheme="minorEastAsia" w:hAnsiTheme="minorHAnsi" w:cstheme="minorBidi"/>
          <w:b/>
          <w:i/>
          <w:sz w:val="24"/>
          <w:szCs w:val="24"/>
        </w:rPr>
      </w:pPr>
      <w:r w:rsidRPr="00355211">
        <w:rPr>
          <w:rFonts w:asciiTheme="minorHAnsi" w:eastAsiaTheme="minorEastAsia" w:hAnsiTheme="minorHAnsi" w:cstheme="minorBidi"/>
          <w:b/>
          <w:i/>
          <w:sz w:val="24"/>
          <w:szCs w:val="24"/>
        </w:rPr>
        <w:t>Genesis 3:21-24 (ESV))</w:t>
      </w:r>
    </w:p>
    <w:p w14:paraId="797BB228" w14:textId="77777777" w:rsidR="001F2A57" w:rsidRPr="00355211" w:rsidRDefault="001F2A57" w:rsidP="001F2A57">
      <w:pPr>
        <w:pStyle w:val="regular"/>
        <w:jc w:val="center"/>
        <w:rPr>
          <w:rFonts w:asciiTheme="minorHAnsi" w:hAnsiTheme="minorHAnsi"/>
          <w:b/>
          <w:i/>
        </w:rPr>
      </w:pPr>
      <w:r w:rsidRPr="00355211">
        <w:rPr>
          <w:rFonts w:asciiTheme="minorHAnsi" w:hAnsiTheme="minorHAnsi"/>
          <w:b/>
          <w:i/>
        </w:rPr>
        <w:t xml:space="preserve">And the </w:t>
      </w:r>
      <w:r w:rsidRPr="00355211">
        <w:rPr>
          <w:rStyle w:val="divine-name"/>
          <w:rFonts w:asciiTheme="minorHAnsi" w:hAnsiTheme="minorHAnsi"/>
          <w:b/>
          <w:i/>
        </w:rPr>
        <w:t>Lord</w:t>
      </w:r>
      <w:r w:rsidRPr="00355211">
        <w:rPr>
          <w:rFonts w:asciiTheme="minorHAnsi" w:hAnsiTheme="minorHAnsi"/>
          <w:b/>
          <w:i/>
        </w:rPr>
        <w:t xml:space="preserve"> God made for Adam and for his wife garments of skins and clothed them.</w:t>
      </w:r>
    </w:p>
    <w:p w14:paraId="196EAA03" w14:textId="77777777" w:rsidR="001F2A57" w:rsidRPr="00355211" w:rsidRDefault="001F2A57" w:rsidP="001F2A57">
      <w:pPr>
        <w:pStyle w:val="ListParagraph"/>
        <w:ind w:left="0" w:firstLine="720"/>
        <w:jc w:val="center"/>
        <w:rPr>
          <w:rFonts w:asciiTheme="minorHAnsi" w:hAnsiTheme="minorHAnsi" w:cstheme="minorHAnsi"/>
          <w:b/>
          <w:i/>
          <w:sz w:val="24"/>
          <w:szCs w:val="24"/>
        </w:rPr>
      </w:pPr>
      <w:r w:rsidRPr="00355211">
        <w:rPr>
          <w:rFonts w:asciiTheme="minorHAnsi" w:hAnsiTheme="minorHAnsi"/>
          <w:b/>
          <w:i/>
          <w:sz w:val="24"/>
          <w:szCs w:val="24"/>
        </w:rPr>
        <w:t xml:space="preserve">Then the </w:t>
      </w:r>
      <w:r w:rsidRPr="00355211">
        <w:rPr>
          <w:rStyle w:val="divine-name"/>
          <w:rFonts w:asciiTheme="minorHAnsi" w:hAnsiTheme="minorHAnsi"/>
          <w:b/>
          <w:i/>
          <w:sz w:val="24"/>
          <w:szCs w:val="24"/>
        </w:rPr>
        <w:t>Lord</w:t>
      </w:r>
      <w:r w:rsidRPr="00355211">
        <w:rPr>
          <w:rFonts w:asciiTheme="minorHAnsi" w:hAnsiTheme="minorHAnsi"/>
          <w:b/>
          <w:i/>
          <w:sz w:val="24"/>
          <w:szCs w:val="24"/>
        </w:rPr>
        <w:t xml:space="preserve"> God said, “Behold, the man has become like one of us in knowing good and evil. Now, lest he reach out his hand and take also of the tree of life and eat, and live forever—”</w:t>
      </w:r>
      <w:r>
        <w:rPr>
          <w:rFonts w:asciiTheme="minorHAnsi" w:hAnsiTheme="minorHAnsi"/>
          <w:b/>
          <w:i/>
          <w:sz w:val="24"/>
          <w:szCs w:val="24"/>
        </w:rPr>
        <w:t xml:space="preserve"> </w:t>
      </w:r>
      <w:r w:rsidRPr="00355211">
        <w:rPr>
          <w:rFonts w:asciiTheme="minorHAnsi" w:hAnsiTheme="minorHAnsi"/>
          <w:b/>
          <w:i/>
          <w:sz w:val="24"/>
          <w:szCs w:val="24"/>
        </w:rPr>
        <w:t xml:space="preserve">therefore the </w:t>
      </w:r>
      <w:r w:rsidRPr="00355211">
        <w:rPr>
          <w:rStyle w:val="divine-name"/>
          <w:rFonts w:asciiTheme="minorHAnsi" w:hAnsiTheme="minorHAnsi"/>
          <w:b/>
          <w:i/>
          <w:sz w:val="24"/>
          <w:szCs w:val="24"/>
        </w:rPr>
        <w:t>Lord</w:t>
      </w:r>
      <w:r w:rsidRPr="00355211">
        <w:rPr>
          <w:rFonts w:asciiTheme="minorHAnsi" w:hAnsiTheme="minorHAnsi"/>
          <w:b/>
          <w:i/>
          <w:sz w:val="24"/>
          <w:szCs w:val="24"/>
        </w:rPr>
        <w:t xml:space="preserve"> God sent him out from the garden of Eden to work the ground from which he was taken. He drove out the man, and at the east of the garden of Eden he placed the cherubim and a flaming sword that turned every way to guard the way to the tree of life.</w:t>
      </w:r>
    </w:p>
    <w:p w14:paraId="457CE3C5" w14:textId="77777777" w:rsidR="001F2A57" w:rsidRDefault="001F2A57" w:rsidP="001F2A57">
      <w:pPr>
        <w:ind w:firstLine="720"/>
        <w:jc w:val="both"/>
        <w:rPr>
          <w:sz w:val="24"/>
          <w:szCs w:val="24"/>
        </w:rPr>
      </w:pPr>
      <w:r>
        <w:rPr>
          <w:rFonts w:asciiTheme="minorHAnsi" w:hAnsiTheme="minorHAnsi" w:cstheme="minorHAnsi"/>
          <w:sz w:val="24"/>
          <w:szCs w:val="24"/>
        </w:rPr>
        <w:t>Look closely at the above text. The cherubim and a flaming sword blocked the way to the Tree of Life. Why? Because, if they could get to that tree, and eat of its fruit, they would live forever! Now fast forward approximately four thousand years to another tree. A tree that was cut down to make a cross. And what kind of “Fruit” hung upon that tree? (Deut. 21:23)</w:t>
      </w:r>
      <w:r w:rsidRPr="009F7B42">
        <w:rPr>
          <w:sz w:val="24"/>
          <w:szCs w:val="24"/>
        </w:rPr>
        <w:t xml:space="preserve"> </w:t>
      </w:r>
      <w:r>
        <w:rPr>
          <w:sz w:val="24"/>
          <w:szCs w:val="24"/>
        </w:rPr>
        <w:t>On</w:t>
      </w:r>
      <w:r w:rsidRPr="00FA09F2">
        <w:rPr>
          <w:sz w:val="24"/>
          <w:szCs w:val="24"/>
        </w:rPr>
        <w:t xml:space="preserve"> a hill call</w:t>
      </w:r>
      <w:r>
        <w:rPr>
          <w:sz w:val="24"/>
          <w:szCs w:val="24"/>
        </w:rPr>
        <w:t>ed</w:t>
      </w:r>
      <w:r w:rsidRPr="00FA09F2">
        <w:rPr>
          <w:sz w:val="24"/>
          <w:szCs w:val="24"/>
        </w:rPr>
        <w:t xml:space="preserve"> Golgotha, </w:t>
      </w:r>
      <w:r w:rsidRPr="00FA09F2">
        <w:rPr>
          <w:rFonts w:asciiTheme="minorHAnsi" w:eastAsiaTheme="minorEastAsia" w:hAnsiTheme="minorHAnsi" w:cstheme="minorBidi"/>
          <w:sz w:val="24"/>
          <w:szCs w:val="24"/>
        </w:rPr>
        <w:t>suspended between heaven and earth,</w:t>
      </w:r>
      <w:r w:rsidRPr="00FA09F2">
        <w:rPr>
          <w:sz w:val="24"/>
          <w:szCs w:val="24"/>
        </w:rPr>
        <w:t xml:space="preserve"> was the naked, mutilated and blood soaked body of God’s One and Only Son.</w:t>
      </w:r>
    </w:p>
    <w:p w14:paraId="633ADC9F" w14:textId="77777777" w:rsidR="001F2A57" w:rsidRPr="00FA09F2" w:rsidRDefault="001F2A57" w:rsidP="001F2A57">
      <w:pPr>
        <w:ind w:firstLine="720"/>
        <w:jc w:val="both"/>
        <w:rPr>
          <w:rFonts w:asciiTheme="minorHAnsi" w:hAnsiTheme="minorHAnsi" w:cstheme="minorHAnsi"/>
          <w:sz w:val="24"/>
          <w:szCs w:val="24"/>
        </w:rPr>
      </w:pPr>
    </w:p>
    <w:p w14:paraId="642EBAB8" w14:textId="77777777" w:rsidR="001F2A57" w:rsidRPr="00054096" w:rsidRDefault="001F2A57" w:rsidP="001F2A57">
      <w:pPr>
        <w:jc w:val="center"/>
        <w:rPr>
          <w:rFonts w:asciiTheme="minorHAnsi" w:hAnsiTheme="minorHAnsi" w:cstheme="minorHAnsi"/>
          <w:b/>
          <w:i/>
          <w:sz w:val="24"/>
          <w:szCs w:val="24"/>
        </w:rPr>
      </w:pPr>
      <w:r w:rsidRPr="00054096">
        <w:rPr>
          <w:rFonts w:asciiTheme="minorHAnsi" w:hAnsiTheme="minorHAnsi" w:cstheme="minorHAnsi"/>
          <w:b/>
          <w:i/>
          <w:sz w:val="24"/>
          <w:szCs w:val="24"/>
        </w:rPr>
        <w:t>Galatians 3:13 (ESV)</w:t>
      </w:r>
    </w:p>
    <w:p w14:paraId="6FBE0174" w14:textId="77777777" w:rsidR="001F2A57" w:rsidRPr="00054096" w:rsidRDefault="001F2A57" w:rsidP="001F2A57">
      <w:pPr>
        <w:jc w:val="center"/>
        <w:rPr>
          <w:rFonts w:asciiTheme="minorHAnsi" w:hAnsiTheme="minorHAnsi" w:cstheme="minorHAnsi"/>
          <w:b/>
          <w:i/>
          <w:sz w:val="24"/>
          <w:szCs w:val="24"/>
        </w:rPr>
      </w:pPr>
      <w:r w:rsidRPr="00054096">
        <w:rPr>
          <w:b/>
          <w:i/>
        </w:rPr>
        <w:t>Christ redeemed us from the curse of the law by becoming a curse for us—for it is written, “Cursed is everyone who is hanged on a tree”—</w:t>
      </w:r>
    </w:p>
    <w:p w14:paraId="674AAC75" w14:textId="77777777" w:rsidR="001F2A57" w:rsidRDefault="001F2A57" w:rsidP="001F2A5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 curse of sin was absorbed by the “fruit” that hung on a cut down tree when Christ, who knew no sin, became sin for us. (1 Peter 2:24) Now looking back to the Garden, what would happen if Adam and Eve could eat from the Tree of Life? They would live forever! By allowing Scripture to interpret Scripture, the mystery becomes quite clear, and this is it: The Tree of Life symbolizes the Cross, and the fruit that hung upon that tree is the Lord Jesus Christ!  Keeping all of this in mind, listen closely to the controversial words of Jesus in the following passages. </w:t>
      </w:r>
    </w:p>
    <w:p w14:paraId="36C7054E" w14:textId="77777777" w:rsidR="001F2A57" w:rsidRPr="00147ABA" w:rsidRDefault="001F2A57" w:rsidP="001F2A57">
      <w:pPr>
        <w:jc w:val="center"/>
        <w:rPr>
          <w:rFonts w:asciiTheme="minorHAnsi" w:eastAsiaTheme="minorEastAsia" w:hAnsiTheme="minorHAnsi" w:cstheme="minorBidi"/>
          <w:b/>
          <w:i/>
          <w:sz w:val="24"/>
          <w:szCs w:val="24"/>
        </w:rPr>
      </w:pPr>
      <w:r w:rsidRPr="00147ABA">
        <w:rPr>
          <w:rFonts w:asciiTheme="minorHAnsi" w:eastAsiaTheme="minorEastAsia" w:hAnsiTheme="minorHAnsi" w:cstheme="minorBidi"/>
          <w:b/>
          <w:i/>
          <w:sz w:val="24"/>
          <w:szCs w:val="24"/>
        </w:rPr>
        <w:t>John 6:47-58 (ESV)</w:t>
      </w:r>
    </w:p>
    <w:p w14:paraId="0C236465" w14:textId="77777777" w:rsidR="001F2A57" w:rsidRPr="00147ABA" w:rsidRDefault="001F2A57" w:rsidP="001F2A57">
      <w:pPr>
        <w:pStyle w:val="regular"/>
        <w:jc w:val="center"/>
        <w:rPr>
          <w:rFonts w:asciiTheme="minorHAnsi" w:hAnsiTheme="minorHAnsi"/>
          <w:b/>
          <w:i/>
        </w:rPr>
      </w:pPr>
      <w:r w:rsidRPr="00147ABA">
        <w:rPr>
          <w:rStyle w:val="woc"/>
          <w:rFonts w:asciiTheme="minorHAnsi" w:hAnsiTheme="minorHAnsi"/>
          <w:b/>
          <w:i/>
        </w:rPr>
        <w:t>Truly, truly, I say to you, whoever believes has eternal life.</w:t>
      </w:r>
      <w:r w:rsidRPr="00147ABA">
        <w:rPr>
          <w:rFonts w:asciiTheme="minorHAnsi" w:hAnsiTheme="minorHAnsi"/>
          <w:b/>
          <w:i/>
        </w:rPr>
        <w:t xml:space="preserve"> </w:t>
      </w:r>
      <w:r w:rsidRPr="00147ABA">
        <w:rPr>
          <w:rStyle w:val="woc"/>
          <w:rFonts w:asciiTheme="minorHAnsi" w:hAnsiTheme="minorHAnsi"/>
          <w:b/>
          <w:i/>
        </w:rPr>
        <w:t>I am the bread of life.</w:t>
      </w:r>
      <w:r w:rsidRPr="00147ABA">
        <w:rPr>
          <w:rFonts w:asciiTheme="minorHAnsi" w:hAnsiTheme="minorHAnsi"/>
          <w:b/>
          <w:i/>
        </w:rPr>
        <w:t xml:space="preserve"> </w:t>
      </w:r>
      <w:r w:rsidRPr="00147ABA">
        <w:rPr>
          <w:rStyle w:val="woc"/>
          <w:rFonts w:asciiTheme="minorHAnsi" w:hAnsiTheme="minorHAnsi"/>
          <w:b/>
          <w:i/>
        </w:rPr>
        <w:t>Your fathers ate the manna in the wilderness, and they died.</w:t>
      </w:r>
      <w:r w:rsidRPr="00147ABA">
        <w:rPr>
          <w:rFonts w:asciiTheme="minorHAnsi" w:hAnsiTheme="minorHAnsi"/>
          <w:b/>
          <w:i/>
        </w:rPr>
        <w:t xml:space="preserve"> </w:t>
      </w:r>
      <w:r w:rsidRPr="00147ABA">
        <w:rPr>
          <w:rStyle w:val="woc"/>
          <w:rFonts w:asciiTheme="minorHAnsi" w:hAnsiTheme="minorHAnsi"/>
          <w:b/>
          <w:i/>
        </w:rPr>
        <w:t>This is the bread that comes down from heaven, so that one may eat of it and not die.</w:t>
      </w:r>
      <w:r w:rsidRPr="00147ABA">
        <w:rPr>
          <w:rFonts w:asciiTheme="minorHAnsi" w:hAnsiTheme="minorHAnsi"/>
          <w:b/>
          <w:i/>
        </w:rPr>
        <w:t xml:space="preserve"> </w:t>
      </w:r>
      <w:r w:rsidRPr="00147ABA">
        <w:rPr>
          <w:rStyle w:val="woc"/>
          <w:rFonts w:asciiTheme="minorHAnsi" w:hAnsiTheme="minorHAnsi"/>
          <w:b/>
          <w:i/>
        </w:rPr>
        <w:t>I am the living bread that came down from heaven. If anyone eats of this bread, he will live forever. And the bread that I will give for the life of the world is my flesh.”</w:t>
      </w:r>
    </w:p>
    <w:p w14:paraId="44CF2F1D" w14:textId="77777777" w:rsidR="001F2A57" w:rsidRPr="00147ABA" w:rsidRDefault="001F2A57" w:rsidP="001F2A57">
      <w:pPr>
        <w:ind w:firstLine="720"/>
        <w:jc w:val="center"/>
        <w:rPr>
          <w:rFonts w:asciiTheme="minorHAnsi" w:eastAsiaTheme="minorEastAsia" w:hAnsiTheme="minorHAnsi" w:cstheme="minorBidi"/>
          <w:b/>
          <w:i/>
          <w:sz w:val="24"/>
          <w:szCs w:val="24"/>
        </w:rPr>
      </w:pPr>
      <w:r w:rsidRPr="00147ABA">
        <w:rPr>
          <w:rFonts w:asciiTheme="minorHAnsi" w:hAnsiTheme="minorHAnsi"/>
          <w:b/>
          <w:i/>
          <w:sz w:val="24"/>
          <w:szCs w:val="24"/>
        </w:rPr>
        <w:t xml:space="preserve">The Jews then disputed among themselves, saying, “How can this man give us his flesh to eat?” So Jesus said to them, </w:t>
      </w:r>
      <w:r w:rsidRPr="00147ABA">
        <w:rPr>
          <w:rStyle w:val="woc"/>
          <w:rFonts w:asciiTheme="minorHAnsi" w:hAnsiTheme="minorHAnsi"/>
          <w:b/>
          <w:i/>
          <w:sz w:val="24"/>
          <w:szCs w:val="24"/>
        </w:rPr>
        <w:t>“Truly, truly, I say to you, unless you eat the flesh of the Son of Man and drink his blood, you have no life in you.</w:t>
      </w:r>
      <w:r w:rsidRPr="00147ABA">
        <w:rPr>
          <w:rFonts w:asciiTheme="minorHAnsi" w:hAnsiTheme="minorHAnsi"/>
          <w:b/>
          <w:i/>
          <w:sz w:val="24"/>
          <w:szCs w:val="24"/>
        </w:rPr>
        <w:t xml:space="preserve"> </w:t>
      </w:r>
      <w:r w:rsidRPr="00147ABA">
        <w:rPr>
          <w:rStyle w:val="woc"/>
          <w:rFonts w:asciiTheme="minorHAnsi" w:hAnsiTheme="minorHAnsi"/>
          <w:b/>
          <w:i/>
          <w:sz w:val="24"/>
          <w:szCs w:val="24"/>
        </w:rPr>
        <w:t>Whoever feeds on my flesh and drinks my blood has eternal life, and I will raise him up on the last day.</w:t>
      </w:r>
      <w:r w:rsidRPr="00147ABA">
        <w:rPr>
          <w:rFonts w:asciiTheme="minorHAnsi" w:hAnsiTheme="minorHAnsi"/>
          <w:b/>
          <w:i/>
          <w:sz w:val="24"/>
          <w:szCs w:val="24"/>
        </w:rPr>
        <w:t xml:space="preserve"> </w:t>
      </w:r>
      <w:r w:rsidRPr="00147ABA">
        <w:rPr>
          <w:rStyle w:val="woc"/>
          <w:rFonts w:asciiTheme="minorHAnsi" w:hAnsiTheme="minorHAnsi"/>
          <w:b/>
          <w:i/>
          <w:sz w:val="24"/>
          <w:szCs w:val="24"/>
        </w:rPr>
        <w:t>For my flesh is true food, and my blood is true drink.</w:t>
      </w:r>
      <w:r w:rsidRPr="00147ABA">
        <w:rPr>
          <w:rFonts w:asciiTheme="minorHAnsi" w:hAnsiTheme="minorHAnsi"/>
          <w:b/>
          <w:i/>
          <w:sz w:val="24"/>
          <w:szCs w:val="24"/>
        </w:rPr>
        <w:t xml:space="preserve"> </w:t>
      </w:r>
      <w:r w:rsidRPr="00147ABA">
        <w:rPr>
          <w:rStyle w:val="woc"/>
          <w:rFonts w:asciiTheme="minorHAnsi" w:hAnsiTheme="minorHAnsi"/>
          <w:b/>
          <w:i/>
          <w:sz w:val="24"/>
          <w:szCs w:val="24"/>
        </w:rPr>
        <w:t>Whoever feeds on my flesh and drinks my blood abides in me, and I in him.</w:t>
      </w:r>
      <w:r w:rsidRPr="00147ABA">
        <w:rPr>
          <w:rFonts w:asciiTheme="minorHAnsi" w:hAnsiTheme="minorHAnsi"/>
          <w:b/>
          <w:i/>
          <w:sz w:val="24"/>
          <w:szCs w:val="24"/>
        </w:rPr>
        <w:t xml:space="preserve"> </w:t>
      </w:r>
      <w:r w:rsidRPr="00147ABA">
        <w:rPr>
          <w:rStyle w:val="woc"/>
          <w:rFonts w:asciiTheme="minorHAnsi" w:hAnsiTheme="minorHAnsi"/>
          <w:b/>
          <w:i/>
          <w:sz w:val="24"/>
          <w:szCs w:val="24"/>
        </w:rPr>
        <w:t>As the living Father sent me, and I live because of the Father, so whoever feeds on me, he also will live because of me.</w:t>
      </w:r>
      <w:r w:rsidRPr="00147ABA">
        <w:rPr>
          <w:rFonts w:asciiTheme="minorHAnsi" w:hAnsiTheme="minorHAnsi"/>
          <w:b/>
          <w:i/>
          <w:sz w:val="24"/>
          <w:szCs w:val="24"/>
        </w:rPr>
        <w:t xml:space="preserve"> </w:t>
      </w:r>
      <w:r w:rsidRPr="00147ABA">
        <w:rPr>
          <w:rStyle w:val="woc"/>
          <w:rFonts w:asciiTheme="minorHAnsi" w:hAnsiTheme="minorHAnsi"/>
          <w:b/>
          <w:i/>
          <w:sz w:val="24"/>
          <w:szCs w:val="24"/>
        </w:rPr>
        <w:t>This is the bread that came down from heaven, not like the bread the fathers ate, and died. Whoever feeds on this bread will live forever.”</w:t>
      </w:r>
    </w:p>
    <w:p w14:paraId="5B4F3CC2" w14:textId="77777777" w:rsidR="001F2A57" w:rsidRDefault="001F2A57" w:rsidP="001F2A57">
      <w:pPr>
        <w:ind w:firstLine="720"/>
        <w:jc w:val="both"/>
        <w:rPr>
          <w:rFonts w:asciiTheme="minorHAnsi" w:hAnsiTheme="minorHAnsi" w:cstheme="minorHAnsi"/>
          <w:sz w:val="24"/>
          <w:szCs w:val="24"/>
        </w:rPr>
      </w:pPr>
      <w:r>
        <w:rPr>
          <w:rFonts w:asciiTheme="minorHAnsi" w:hAnsiTheme="minorHAnsi" w:cstheme="minorHAnsi"/>
          <w:sz w:val="24"/>
          <w:szCs w:val="24"/>
        </w:rPr>
        <w:t xml:space="preserve">The Lord Jesus is the Living Bread (symbolized by the fruit.) And everyone who eats of Him will live forever. Henceforth, the Cross of Christ became the </w:t>
      </w:r>
      <w:r w:rsidRPr="0045648D">
        <w:rPr>
          <w:rFonts w:asciiTheme="minorHAnsi" w:hAnsiTheme="minorHAnsi" w:cstheme="minorHAnsi"/>
          <w:b/>
          <w:i/>
          <w:sz w:val="24"/>
          <w:szCs w:val="24"/>
        </w:rPr>
        <w:t>Tree of Life</w:t>
      </w:r>
      <w:r>
        <w:rPr>
          <w:rFonts w:asciiTheme="minorHAnsi" w:hAnsiTheme="minorHAnsi" w:cstheme="minorHAnsi"/>
          <w:sz w:val="24"/>
          <w:szCs w:val="24"/>
        </w:rPr>
        <w:t>! By the way, this tree brings us from the garden all the way to the end of the story of the church at Ephesus. Read Revelation 2:1-7.</w:t>
      </w:r>
    </w:p>
    <w:p w14:paraId="09DAB46C" w14:textId="77777777" w:rsidR="001F2A57" w:rsidRDefault="001F2A57" w:rsidP="001F2A57">
      <w:pPr>
        <w:ind w:firstLine="720"/>
        <w:jc w:val="both"/>
        <w:rPr>
          <w:rFonts w:asciiTheme="minorHAnsi" w:eastAsiaTheme="minorEastAsia" w:hAnsiTheme="minorHAnsi" w:cstheme="minorBidi"/>
          <w:sz w:val="24"/>
          <w:szCs w:val="24"/>
        </w:rPr>
      </w:pPr>
      <w:r>
        <w:rPr>
          <w:sz w:val="24"/>
          <w:szCs w:val="24"/>
        </w:rPr>
        <w:t>As He was dying, Jesus cried out, “Father, why have you forsaken me.”</w:t>
      </w:r>
      <w:r w:rsidRPr="001E7E00">
        <w:rPr>
          <w:sz w:val="24"/>
          <w:szCs w:val="24"/>
        </w:rPr>
        <w:t xml:space="preserve"> </w:t>
      </w:r>
      <w:r>
        <w:rPr>
          <w:sz w:val="24"/>
          <w:szCs w:val="24"/>
        </w:rPr>
        <w:t>Why would the Father in heaven abandon His Precious Son at such a time of need? Because,</w:t>
      </w:r>
      <w:r w:rsidRPr="0396A062">
        <w:rPr>
          <w:sz w:val="24"/>
          <w:szCs w:val="24"/>
        </w:rPr>
        <w:t xml:space="preserve"> </w:t>
      </w:r>
      <w:r>
        <w:rPr>
          <w:sz w:val="24"/>
          <w:szCs w:val="24"/>
        </w:rPr>
        <w:t>Habakkuk 1:13 says that “God’s eyes are too holy to look upon sin.” A</w:t>
      </w:r>
      <w:r w:rsidRPr="0396A062">
        <w:rPr>
          <w:sz w:val="24"/>
          <w:szCs w:val="24"/>
        </w:rPr>
        <w:t xml:space="preserve">lthough Jesus knew no sin, </w:t>
      </w:r>
      <w:r w:rsidRPr="5897EC05">
        <w:rPr>
          <w:i/>
          <w:iCs/>
          <w:sz w:val="24"/>
          <w:szCs w:val="24"/>
        </w:rPr>
        <w:t>all of our sins</w:t>
      </w:r>
      <w:r>
        <w:rPr>
          <w:sz w:val="24"/>
          <w:szCs w:val="24"/>
        </w:rPr>
        <w:t xml:space="preserve"> were laid upon Him, and </w:t>
      </w:r>
      <w:r w:rsidRPr="000C3B5A">
        <w:rPr>
          <w:iCs/>
          <w:sz w:val="24"/>
          <w:szCs w:val="24"/>
        </w:rPr>
        <w:t>He absorbed the wrath of God</w:t>
      </w:r>
      <w:r w:rsidRPr="0396A062">
        <w:rPr>
          <w:sz w:val="24"/>
          <w:szCs w:val="24"/>
        </w:rPr>
        <w:t xml:space="preserve"> and willingly took our punishment.</w:t>
      </w:r>
      <w:r>
        <w:rPr>
          <w:sz w:val="24"/>
          <w:szCs w:val="24"/>
        </w:rPr>
        <w:t xml:space="preserve"> At that moment, and f</w:t>
      </w:r>
      <w:r w:rsidRPr="0396A062">
        <w:rPr>
          <w:sz w:val="24"/>
          <w:szCs w:val="24"/>
        </w:rPr>
        <w:t>or the very first time, the Lord Jesus was</w:t>
      </w:r>
      <w:r>
        <w:rPr>
          <w:sz w:val="24"/>
          <w:szCs w:val="24"/>
        </w:rPr>
        <w:t xml:space="preserve"> separated from His Father. Because of our sins, Jesus experienced our alienation from the Father. </w:t>
      </w:r>
      <w:r w:rsidRPr="005E72A3">
        <w:rPr>
          <w:sz w:val="24"/>
          <w:szCs w:val="24"/>
        </w:rPr>
        <w:t>Heaven was bankrupt</w:t>
      </w:r>
      <w:r>
        <w:rPr>
          <w:sz w:val="24"/>
          <w:szCs w:val="24"/>
        </w:rPr>
        <w:t>ed</w:t>
      </w:r>
      <w:r w:rsidRPr="005E72A3">
        <w:rPr>
          <w:sz w:val="24"/>
          <w:szCs w:val="24"/>
        </w:rPr>
        <w:t xml:space="preserve"> to pay </w:t>
      </w:r>
      <w:r>
        <w:rPr>
          <w:sz w:val="24"/>
          <w:szCs w:val="24"/>
        </w:rPr>
        <w:t>the wages of sin we o</w:t>
      </w:r>
      <w:r w:rsidRPr="005E72A3">
        <w:rPr>
          <w:sz w:val="24"/>
          <w:szCs w:val="24"/>
        </w:rPr>
        <w:t>wed</w:t>
      </w:r>
      <w:r>
        <w:rPr>
          <w:sz w:val="24"/>
          <w:szCs w:val="24"/>
        </w:rPr>
        <w:t xml:space="preserve">. </w:t>
      </w:r>
      <w:r>
        <w:rPr>
          <w:rFonts w:asciiTheme="minorHAnsi" w:eastAsiaTheme="minorEastAsia" w:hAnsiTheme="minorHAnsi" w:cstheme="minorBidi"/>
          <w:sz w:val="24"/>
          <w:szCs w:val="24"/>
        </w:rPr>
        <w:t xml:space="preserve">You see, </w:t>
      </w:r>
      <w:r w:rsidRPr="00FA09F2">
        <w:rPr>
          <w:rFonts w:asciiTheme="minorHAnsi" w:eastAsiaTheme="minorEastAsia" w:hAnsiTheme="minorHAnsi" w:cstheme="minorBidi"/>
          <w:bCs/>
          <w:i/>
          <w:iCs/>
          <w:sz w:val="24"/>
          <w:szCs w:val="24"/>
        </w:rPr>
        <w:t>God is holy</w:t>
      </w:r>
      <w:r w:rsidRPr="00FA09F2">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so holy, that He must keep His Word and rightfully punish our sins. On the other hand, </w:t>
      </w:r>
      <w:r w:rsidRPr="00FA09F2">
        <w:rPr>
          <w:rFonts w:asciiTheme="minorHAnsi" w:eastAsiaTheme="minorEastAsia" w:hAnsiTheme="minorHAnsi" w:cstheme="minorBidi"/>
          <w:bCs/>
          <w:i/>
          <w:iCs/>
          <w:sz w:val="24"/>
          <w:szCs w:val="24"/>
        </w:rPr>
        <w:t>God is love</w:t>
      </w:r>
      <w:r>
        <w:rPr>
          <w:rFonts w:asciiTheme="minorHAnsi" w:eastAsiaTheme="minorEastAsia" w:hAnsiTheme="minorHAnsi" w:cstheme="minorBidi"/>
          <w:sz w:val="24"/>
          <w:szCs w:val="24"/>
        </w:rPr>
        <w:t>, a</w:t>
      </w:r>
      <w:r w:rsidRPr="5897EC05">
        <w:rPr>
          <w:rFonts w:asciiTheme="minorHAnsi" w:eastAsiaTheme="minorEastAsia" w:hAnsiTheme="minorHAnsi" w:cstheme="minorBidi"/>
          <w:sz w:val="24"/>
          <w:szCs w:val="24"/>
        </w:rPr>
        <w:t>lbeit difficult for our minds to reconcile the two</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God’s justice and His loving kindness are </w:t>
      </w:r>
      <w:r>
        <w:rPr>
          <w:rFonts w:asciiTheme="minorHAnsi" w:eastAsiaTheme="minorEastAsia" w:hAnsiTheme="minorHAnsi" w:cstheme="minorBidi"/>
          <w:sz w:val="24"/>
          <w:szCs w:val="24"/>
        </w:rPr>
        <w:t>most clearly displayed in</w:t>
      </w:r>
      <w:r w:rsidRPr="5897EC05">
        <w:rPr>
          <w:rFonts w:asciiTheme="minorHAnsi" w:eastAsiaTheme="minorEastAsia" w:hAnsiTheme="minorHAnsi" w:cstheme="minorBidi"/>
          <w:sz w:val="24"/>
          <w:szCs w:val="24"/>
        </w:rPr>
        <w:t xml:space="preserve"> the sacrificial death of the Lord Jesus. </w:t>
      </w:r>
    </w:p>
    <w:p w14:paraId="264853D3" w14:textId="77777777" w:rsidR="001F2A57" w:rsidRPr="00FB29C4" w:rsidRDefault="001F2A57" w:rsidP="001F2A57">
      <w:pPr>
        <w:jc w:val="center"/>
        <w:rPr>
          <w:rFonts w:asciiTheme="minorHAnsi" w:eastAsiaTheme="minorEastAsia" w:hAnsiTheme="minorHAnsi" w:cstheme="minorBidi"/>
          <w:b/>
          <w:i/>
          <w:sz w:val="24"/>
          <w:szCs w:val="24"/>
        </w:rPr>
      </w:pPr>
      <w:r w:rsidRPr="00FB29C4">
        <w:rPr>
          <w:rFonts w:asciiTheme="minorHAnsi" w:eastAsiaTheme="minorEastAsia" w:hAnsiTheme="minorHAnsi" w:cstheme="minorBidi"/>
          <w:b/>
          <w:i/>
          <w:sz w:val="24"/>
          <w:szCs w:val="24"/>
        </w:rPr>
        <w:t>1 Peter 3:18 (ESV)</w:t>
      </w:r>
    </w:p>
    <w:p w14:paraId="3FC48F28" w14:textId="77777777" w:rsidR="001F2A57" w:rsidRPr="00FB29C4" w:rsidRDefault="001F2A57" w:rsidP="001F2A57">
      <w:pPr>
        <w:jc w:val="center"/>
        <w:rPr>
          <w:rFonts w:cstheme="minorHAnsi"/>
          <w:b/>
          <w:i/>
          <w:sz w:val="24"/>
          <w:szCs w:val="24"/>
        </w:rPr>
      </w:pPr>
      <w:r w:rsidRPr="00FB29C4">
        <w:rPr>
          <w:b/>
          <w:i/>
          <w:sz w:val="24"/>
          <w:szCs w:val="24"/>
        </w:rPr>
        <w:t>For Christ also suffered once for sins, the righteous for the unrighteous, that he might bring us to God, being put to death in the fle</w:t>
      </w:r>
      <w:r>
        <w:rPr>
          <w:b/>
          <w:i/>
          <w:sz w:val="24"/>
          <w:szCs w:val="24"/>
        </w:rPr>
        <w:t>sh but made alive in the spirit.</w:t>
      </w:r>
    </w:p>
    <w:p w14:paraId="72B4D2A3" w14:textId="77777777" w:rsidR="001F2A57" w:rsidRPr="002705B6" w:rsidRDefault="001F2A57" w:rsidP="001F2A5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Nonetheless, sadly, most people will readily embrace a God of love, but they wince at the thought that God is holy. Those who fall into this category refuse to believe in the God who has revealed Himself in the Bible. And consequently, they never see their sins or the need for repentance. </w:t>
      </w:r>
      <w:r>
        <w:rPr>
          <w:rFonts w:asciiTheme="minorHAnsi" w:eastAsiaTheme="minorEastAsia" w:hAnsiTheme="minorHAnsi" w:cstheme="minorBidi"/>
          <w:sz w:val="24"/>
          <w:szCs w:val="24"/>
        </w:rPr>
        <w:t>Yet, e</w:t>
      </w:r>
      <w:r w:rsidRPr="5897EC05">
        <w:rPr>
          <w:rFonts w:asciiTheme="minorHAnsi" w:eastAsiaTheme="minorEastAsia" w:hAnsiTheme="minorHAnsi" w:cstheme="minorBidi"/>
          <w:sz w:val="24"/>
          <w:szCs w:val="24"/>
        </w:rPr>
        <w:t xml:space="preserve">ven for those who reject Him, God’s love was personified as Christ Jesus lay down His life, not just for His friends, but even His enemies. What kind of love is that? </w:t>
      </w:r>
    </w:p>
    <w:p w14:paraId="1E01A0A4" w14:textId="77777777" w:rsidR="001F2A57" w:rsidRDefault="001F2A57" w:rsidP="001F2A57">
      <w:pPr>
        <w:pStyle w:val="ListParagraph"/>
        <w:ind w:left="0"/>
        <w:rPr>
          <w:b/>
          <w:bCs/>
          <w:sz w:val="28"/>
          <w:szCs w:val="28"/>
        </w:rPr>
      </w:pPr>
      <w:r>
        <w:rPr>
          <w:b/>
          <w:bCs/>
          <w:sz w:val="28"/>
          <w:szCs w:val="28"/>
        </w:rPr>
        <w:t>DIGGING DEEPER:</w:t>
      </w:r>
      <w:r w:rsidRPr="00A52FA9">
        <w:rPr>
          <w:b/>
          <w:bCs/>
          <w:sz w:val="28"/>
          <w:szCs w:val="28"/>
        </w:rPr>
        <w:t xml:space="preserve">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3F7C7CEF" w14:textId="77777777" w:rsidR="001F2A57" w:rsidRPr="00EA7669" w:rsidRDefault="001F2A57" w:rsidP="001F2A57">
      <w:pPr>
        <w:pStyle w:val="ListParagraph"/>
        <w:ind w:left="0"/>
        <w:rPr>
          <w:b/>
          <w:sz w:val="28"/>
          <w:szCs w:val="28"/>
        </w:rPr>
      </w:pPr>
    </w:p>
    <w:p w14:paraId="25D1AFFF" w14:textId="77777777" w:rsidR="001F2A57" w:rsidRPr="00B76630" w:rsidRDefault="001F2A57" w:rsidP="00BD269D">
      <w:pPr>
        <w:pStyle w:val="ListParagraph"/>
        <w:numPr>
          <w:ilvl w:val="0"/>
          <w:numId w:val="81"/>
        </w:numPr>
        <w:rPr>
          <w:sz w:val="24"/>
          <w:szCs w:val="24"/>
        </w:rPr>
      </w:pPr>
      <w:r w:rsidRPr="00B76630">
        <w:rPr>
          <w:sz w:val="24"/>
          <w:szCs w:val="24"/>
        </w:rPr>
        <w:t>John 1:34-37, 10:1-18; Hebrews 9:8-15, 22; Colossians 1:19-22; Ephesians 2:11-22;</w:t>
      </w:r>
      <w:r>
        <w:rPr>
          <w:sz w:val="24"/>
          <w:szCs w:val="24"/>
        </w:rPr>
        <w:t xml:space="preserve"> 2 Corinthians 2:21; 1 Peter 1:</w:t>
      </w:r>
      <w:r w:rsidRPr="00B76630">
        <w:rPr>
          <w:sz w:val="24"/>
          <w:szCs w:val="24"/>
        </w:rPr>
        <w:t>16-21, 2:24-25</w:t>
      </w:r>
      <w:r>
        <w:rPr>
          <w:sz w:val="24"/>
          <w:szCs w:val="24"/>
        </w:rPr>
        <w:t>, 3:8-18</w:t>
      </w:r>
      <w:r w:rsidRPr="00B76630">
        <w:rPr>
          <w:sz w:val="24"/>
          <w:szCs w:val="24"/>
        </w:rPr>
        <w:t xml:space="preserve">; Galatians 1:4, 2:20, 3:13; Matthew 20:28; Mark 10:45; Romans 3:9-23, </w:t>
      </w:r>
      <w:r>
        <w:rPr>
          <w:sz w:val="24"/>
          <w:szCs w:val="24"/>
        </w:rPr>
        <w:t xml:space="preserve">4:25, </w:t>
      </w:r>
      <w:r w:rsidRPr="00B76630">
        <w:rPr>
          <w:sz w:val="24"/>
          <w:szCs w:val="24"/>
        </w:rPr>
        <w:t xml:space="preserve">5:6-8; Isaiah 52:10-15, 53:1-12; Psalms 22:1-19 </w:t>
      </w:r>
    </w:p>
    <w:p w14:paraId="785994F0" w14:textId="77777777" w:rsidR="001F2A57" w:rsidRDefault="001F2A57" w:rsidP="001F2A57">
      <w:pPr>
        <w:pStyle w:val="ListParagraph"/>
        <w:ind w:left="0" w:firstLine="720"/>
        <w:jc w:val="both"/>
        <w:rPr>
          <w:rFonts w:asciiTheme="minorHAnsi" w:hAnsiTheme="minorHAnsi" w:cstheme="minorHAnsi"/>
          <w:sz w:val="24"/>
          <w:szCs w:val="24"/>
        </w:rPr>
      </w:pPr>
    </w:p>
    <w:p w14:paraId="1FB3AA15"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God’s </w:t>
      </w:r>
      <w:r>
        <w:rPr>
          <w:rFonts w:asciiTheme="minorHAnsi" w:eastAsiaTheme="minorEastAsia" w:hAnsiTheme="minorHAnsi" w:cstheme="minorBidi"/>
          <w:sz w:val="24"/>
          <w:szCs w:val="24"/>
        </w:rPr>
        <w:t xml:space="preserve">divine </w:t>
      </w:r>
      <w:r>
        <w:rPr>
          <w:rFonts w:asciiTheme="minorHAnsi" w:hAnsiTheme="minorHAnsi" w:cstheme="minorHAnsi"/>
          <w:sz w:val="24"/>
          <w:szCs w:val="24"/>
        </w:rPr>
        <w:t>ingenuity</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5897EC05">
        <w:rPr>
          <w:rFonts w:asciiTheme="minorHAnsi" w:eastAsiaTheme="minorEastAsia" w:hAnsiTheme="minorHAnsi" w:cstheme="minorBidi"/>
          <w:sz w:val="24"/>
          <w:szCs w:val="24"/>
        </w:rPr>
        <w:t xml:space="preserve"> as magnificent as it is mysterious</w:t>
      </w:r>
      <w:r>
        <w:rPr>
          <w:rFonts w:asciiTheme="minorHAnsi" w:eastAsiaTheme="minorEastAsia" w:hAnsiTheme="minorHAnsi" w:cstheme="minorBidi"/>
          <w:sz w:val="24"/>
          <w:szCs w:val="24"/>
        </w:rPr>
        <w:t>, isn’t it?</w:t>
      </w:r>
      <w:r w:rsidRPr="5897EC05">
        <w:rPr>
          <w:rFonts w:asciiTheme="minorHAnsi" w:eastAsiaTheme="minorEastAsia" w:hAnsiTheme="minorHAnsi" w:cstheme="minorBidi"/>
          <w:sz w:val="24"/>
          <w:szCs w:val="24"/>
        </w:rPr>
        <w:t xml:space="preserve"> Contemplate with me, if you will, the paradoxes woven within God’s plan. If you carefully read Romans chapters 1:18-3:20 you will see the terminal diagnosis of our sin problem. But when you read Romans 3:21-5:21, God prescribes the remedy. </w:t>
      </w:r>
    </w:p>
    <w:p w14:paraId="4A90BAE0"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2D5DF5A6" w14:textId="77777777" w:rsidR="001F2A57" w:rsidRDefault="001F2A57" w:rsidP="001F2A57">
      <w:pPr>
        <w:pStyle w:val="ListParagraph"/>
        <w:ind w:left="0"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For example, there is irony found in the Latin word for cross--</w:t>
      </w:r>
      <w:r w:rsidRPr="5897EC05">
        <w:rPr>
          <w:rFonts w:asciiTheme="minorHAnsi" w:eastAsiaTheme="minorEastAsia" w:hAnsiTheme="minorHAnsi" w:cstheme="minorBidi"/>
          <w:b/>
          <w:bCs/>
          <w:i/>
          <w:iCs/>
          <w:sz w:val="24"/>
          <w:szCs w:val="24"/>
        </w:rPr>
        <w:t>Crux</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Inquisitive by nature,</w:t>
      </w:r>
      <w:r w:rsidRPr="5897EC05">
        <w:rPr>
          <w:rFonts w:asciiTheme="minorHAnsi" w:eastAsiaTheme="minorEastAsia" w:hAnsiTheme="minorHAnsi" w:cstheme="minorBidi"/>
          <w:sz w:val="24"/>
          <w:szCs w:val="24"/>
        </w:rPr>
        <w:t xml:space="preserve"> I chased the origins and derivatives of this word at constellationsofwords.com, and this is what I found. It’s quite fascinating. The crux, or cross, represents many parallel truths that point us </w:t>
      </w:r>
      <w:r>
        <w:rPr>
          <w:rFonts w:asciiTheme="minorHAnsi" w:eastAsiaTheme="minorEastAsia" w:hAnsiTheme="minorHAnsi" w:cstheme="minorBidi"/>
          <w:sz w:val="24"/>
          <w:szCs w:val="24"/>
        </w:rPr>
        <w:t xml:space="preserve">to </w:t>
      </w:r>
      <w:r w:rsidRPr="5897EC05">
        <w:rPr>
          <w:rFonts w:asciiTheme="minorHAnsi" w:eastAsiaTheme="minorEastAsia" w:hAnsiTheme="minorHAnsi" w:cstheme="minorBidi"/>
          <w:sz w:val="24"/>
          <w:szCs w:val="24"/>
        </w:rPr>
        <w:t>Christ. For starters, the website said that the cross could stand for: “A guidepost that gives directions at a place where one road becomes two.” (Jesus said, “I am the way.”) It is also associated with the color red, like the cardinal bird or like blood. Additionally, it said the word cardio comes from the word crux.  It also could mean a hinge, axis or something on which all else depends (the general meaning of the word crucial.) How crucial is the blood of Jesus? The author of the book of Hebrews said, “Without the shedding of blood, there is no forgiveness of sins.” (Hebrews 9:22)</w:t>
      </w:r>
    </w:p>
    <w:p w14:paraId="08A5A5B8" w14:textId="77777777" w:rsidR="001F2A57" w:rsidRDefault="001F2A57" w:rsidP="001F2A57">
      <w:pPr>
        <w:pStyle w:val="ListParagraph"/>
        <w:ind w:left="0" w:firstLine="720"/>
        <w:jc w:val="both"/>
        <w:rPr>
          <w:rFonts w:asciiTheme="minorHAnsi" w:hAnsiTheme="minorHAnsi" w:cstheme="minorHAnsi"/>
          <w:sz w:val="24"/>
          <w:szCs w:val="24"/>
        </w:rPr>
      </w:pPr>
    </w:p>
    <w:p w14:paraId="55D33119"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 I love to study words, and the more I studied, the more I found. Case in point is the fact that the word </w:t>
      </w:r>
      <w:r>
        <w:rPr>
          <w:rFonts w:asciiTheme="minorHAnsi" w:eastAsiaTheme="minorEastAsia" w:hAnsiTheme="minorHAnsi" w:cstheme="minorBidi"/>
          <w:sz w:val="24"/>
          <w:szCs w:val="24"/>
        </w:rPr>
        <w:t xml:space="preserve">crux </w:t>
      </w:r>
      <w:r w:rsidRPr="5897EC05">
        <w:rPr>
          <w:rFonts w:asciiTheme="minorHAnsi" w:eastAsiaTheme="minorEastAsia" w:hAnsiTheme="minorHAnsi" w:cstheme="minorBidi"/>
          <w:sz w:val="24"/>
          <w:szCs w:val="24"/>
        </w:rPr>
        <w:t>is connected to the Greek word Kardia - which means heart. The article says, “Because as the heart governs and moves the whole person, so this pivot governs and moves a door. Whence, the proverbial expression, for a matter to be at a turning point.” (Jesus said, “I am the Door.”) As you can see, the symbolisms found in the word crux or cross are numerous, but one in particular stands out above all the others. Here it is, and it’s ingenious:</w:t>
      </w:r>
    </w:p>
    <w:p w14:paraId="220F8132" w14:textId="77777777" w:rsidR="001F2A57" w:rsidRDefault="001F2A57" w:rsidP="001F2A57">
      <w:pPr>
        <w:pStyle w:val="ListParagraph"/>
        <w:ind w:left="0" w:firstLine="720"/>
        <w:jc w:val="both"/>
        <w:rPr>
          <w:rFonts w:asciiTheme="minorHAnsi" w:hAnsiTheme="minorHAnsi" w:cstheme="minorHAnsi"/>
          <w:sz w:val="24"/>
          <w:szCs w:val="24"/>
        </w:rPr>
      </w:pPr>
    </w:p>
    <w:p w14:paraId="47DC3155"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At the very heart or </w:t>
      </w:r>
      <w:r w:rsidRPr="5897EC05">
        <w:rPr>
          <w:rFonts w:asciiTheme="minorHAnsi" w:eastAsiaTheme="minorEastAsia" w:hAnsiTheme="minorHAnsi" w:cstheme="minorBidi"/>
          <w:i/>
          <w:iCs/>
          <w:sz w:val="24"/>
          <w:szCs w:val="24"/>
        </w:rPr>
        <w:t>crux</w:t>
      </w:r>
      <w:r w:rsidRPr="5897EC05">
        <w:rPr>
          <w:rFonts w:asciiTheme="minorHAnsi" w:eastAsiaTheme="minorEastAsia" w:hAnsiTheme="minorHAnsi" w:cstheme="minorBidi"/>
          <w:sz w:val="24"/>
          <w:szCs w:val="24"/>
        </w:rPr>
        <w:t xml:space="preserve"> of all of our problems is sin. God’s cure for our problem was a crux…the cross of Christ Jesus. This beautifully brings into focus the central turning point to humanities problems. The axis on which all else depends is the substitutionary death, burial and resurrection of the Lord Jesus Christ.</w:t>
      </w:r>
    </w:p>
    <w:p w14:paraId="655D5F5F"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4A20A304"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11AB2AF" w14:textId="77777777" w:rsidR="001F2A57" w:rsidRPr="00B76630" w:rsidRDefault="001F2A57" w:rsidP="00BD269D">
      <w:pPr>
        <w:pStyle w:val="ListParagraph"/>
        <w:numPr>
          <w:ilvl w:val="0"/>
          <w:numId w:val="81"/>
        </w:numPr>
        <w:jc w:val="both"/>
        <w:rPr>
          <w:rFonts w:asciiTheme="minorHAnsi" w:eastAsiaTheme="minorEastAsia" w:hAnsiTheme="minorHAnsi" w:cstheme="minorBidi"/>
          <w:sz w:val="24"/>
          <w:szCs w:val="24"/>
        </w:rPr>
      </w:pPr>
      <w:r w:rsidRPr="00B76630">
        <w:rPr>
          <w:rFonts w:asciiTheme="minorHAnsi" w:eastAsiaTheme="minorEastAsia" w:hAnsiTheme="minorHAnsi" w:cstheme="minorBidi"/>
          <w:sz w:val="24"/>
          <w:szCs w:val="24"/>
        </w:rPr>
        <w:t>Genesis 3:7-21, 22:1-14; Exodus 12:21-28; John 1:1-10, 29-34, 19:17-31; Galatians 4:4-5, 6:14; 1 John 3:8; Hebrew 1:1-13, 9:11-22; Ephesians 2:16; Colossians 1:15-20, 2:14</w:t>
      </w:r>
      <w:r>
        <w:rPr>
          <w:rFonts w:asciiTheme="minorHAnsi" w:eastAsiaTheme="minorEastAsia" w:hAnsiTheme="minorHAnsi" w:cstheme="minorBidi"/>
          <w:sz w:val="24"/>
          <w:szCs w:val="24"/>
        </w:rPr>
        <w:t>; Romans 10:13-17; Acts 28:4-6; 2 Corinthians 5:21</w:t>
      </w:r>
    </w:p>
    <w:p w14:paraId="5845C26F" w14:textId="77777777" w:rsidR="001F2A57" w:rsidRPr="004C5648" w:rsidRDefault="001F2A57" w:rsidP="001F2A5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Romans 3:21-26 (NIV)</w:t>
      </w:r>
    </w:p>
    <w:p w14:paraId="0740F485" w14:textId="77777777" w:rsidR="001F2A57" w:rsidRDefault="001F2A57" w:rsidP="001F2A57">
      <w:pPr>
        <w:pStyle w:val="reg"/>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This righteousness is given through faith in Jesus Christ to all who believe. There is no difference between Jew and Gentile, for all have sinned and fall short of the glory of God, and all are justified freely by his grace through the redemption that came by Christ Jesus. God presented Christ as a sacrifice of atonement, through the shedding of his blood—to be received by faith. He did this to demonstrate his righteousness, because in his forbearance he had left the sins committed beforehand unpunished—he did it to demonstrate his righteousness at the present time, so as to be just and the one who justifies those who have faith in Jesus.</w:t>
      </w:r>
    </w:p>
    <w:p w14:paraId="61F13DC6" w14:textId="77777777" w:rsidR="001F2A57" w:rsidRDefault="001F2A57" w:rsidP="001F2A57">
      <w:pPr>
        <w:pStyle w:val="reg"/>
        <w:jc w:val="center"/>
        <w:rPr>
          <w:rFonts w:asciiTheme="minorHAnsi" w:eastAsiaTheme="minorEastAsia" w:hAnsiTheme="minorHAnsi" w:cstheme="minorBidi"/>
          <w:b/>
          <w:bCs/>
          <w:i/>
          <w:iCs/>
        </w:rPr>
      </w:pPr>
    </w:p>
    <w:p w14:paraId="7EDBBC41" w14:textId="77777777" w:rsidR="001F2A57" w:rsidRDefault="001F2A57" w:rsidP="001F2A57">
      <w:pPr>
        <w:pStyle w:val="reg"/>
        <w:jc w:val="center"/>
        <w:rPr>
          <w:rFonts w:asciiTheme="minorHAnsi" w:eastAsiaTheme="minorEastAsia" w:hAnsiTheme="minorHAnsi" w:cstheme="minorBidi"/>
          <w:b/>
          <w:bCs/>
          <w:i/>
          <w:iCs/>
        </w:rPr>
      </w:pPr>
    </w:p>
    <w:p w14:paraId="4ED1F5F6" w14:textId="77777777" w:rsidR="001F2A57" w:rsidRDefault="001F2A57" w:rsidP="001F2A57">
      <w:pPr>
        <w:pStyle w:val="reg"/>
        <w:jc w:val="center"/>
        <w:rPr>
          <w:rFonts w:asciiTheme="minorHAnsi" w:eastAsiaTheme="minorEastAsia" w:hAnsiTheme="minorHAnsi" w:cstheme="minorBidi"/>
          <w:b/>
          <w:bCs/>
          <w:i/>
          <w:iCs/>
        </w:rPr>
      </w:pPr>
    </w:p>
    <w:p w14:paraId="67D5AB04" w14:textId="77777777" w:rsidR="001F2A57" w:rsidRDefault="001F2A57" w:rsidP="001F2A57">
      <w:pPr>
        <w:pStyle w:val="reg"/>
        <w:jc w:val="center"/>
        <w:rPr>
          <w:rFonts w:asciiTheme="minorHAnsi" w:eastAsiaTheme="minorEastAsia" w:hAnsiTheme="minorHAnsi" w:cstheme="minorBidi"/>
          <w:b/>
          <w:bCs/>
          <w:i/>
          <w:iCs/>
        </w:rPr>
      </w:pPr>
    </w:p>
    <w:p w14:paraId="0B0EB1B1" w14:textId="2F94D90D" w:rsidR="001F2A57" w:rsidRDefault="001F2A57" w:rsidP="001F2A57">
      <w:pPr>
        <w:pStyle w:val="reg"/>
        <w:jc w:val="center"/>
        <w:rPr>
          <w:rFonts w:asciiTheme="minorHAnsi" w:eastAsiaTheme="minorEastAsia" w:hAnsiTheme="minorHAnsi" w:cstheme="minorBidi"/>
          <w:b/>
          <w:bCs/>
          <w:i/>
          <w:iCs/>
        </w:rPr>
      </w:pPr>
    </w:p>
    <w:p w14:paraId="7C57889B" w14:textId="2973DD9F" w:rsidR="0074570C" w:rsidRDefault="0074570C" w:rsidP="001F2A57">
      <w:pPr>
        <w:pStyle w:val="reg"/>
        <w:jc w:val="center"/>
        <w:rPr>
          <w:rFonts w:asciiTheme="minorHAnsi" w:eastAsiaTheme="minorEastAsia" w:hAnsiTheme="minorHAnsi" w:cstheme="minorBidi"/>
          <w:b/>
          <w:bCs/>
          <w:i/>
          <w:iCs/>
        </w:rPr>
      </w:pPr>
    </w:p>
    <w:p w14:paraId="5D09D435" w14:textId="5F56EC1F" w:rsidR="0074570C" w:rsidRDefault="0074570C" w:rsidP="001F2A57">
      <w:pPr>
        <w:pStyle w:val="reg"/>
        <w:jc w:val="center"/>
        <w:rPr>
          <w:rFonts w:asciiTheme="minorHAnsi" w:eastAsiaTheme="minorEastAsia" w:hAnsiTheme="minorHAnsi" w:cstheme="minorBidi"/>
          <w:b/>
          <w:bCs/>
          <w:i/>
          <w:iCs/>
        </w:rPr>
      </w:pPr>
    </w:p>
    <w:p w14:paraId="24AD57CD" w14:textId="77777777" w:rsidR="0074570C" w:rsidRDefault="0074570C" w:rsidP="001F2A57">
      <w:pPr>
        <w:pStyle w:val="reg"/>
        <w:jc w:val="center"/>
        <w:rPr>
          <w:rFonts w:asciiTheme="minorHAnsi" w:eastAsiaTheme="minorEastAsia" w:hAnsiTheme="minorHAnsi" w:cstheme="minorBidi"/>
          <w:b/>
          <w:bCs/>
          <w:i/>
          <w:iCs/>
        </w:rPr>
      </w:pPr>
    </w:p>
    <w:p w14:paraId="4DC382BB" w14:textId="77777777" w:rsidR="001F2A57" w:rsidRDefault="001F2A57" w:rsidP="001F2A57">
      <w:pPr>
        <w:pStyle w:val="reg"/>
        <w:jc w:val="center"/>
        <w:rPr>
          <w:rFonts w:asciiTheme="minorHAnsi" w:eastAsiaTheme="minorEastAsia" w:hAnsiTheme="minorHAnsi" w:cstheme="minorBidi"/>
          <w:b/>
          <w:bCs/>
          <w:i/>
          <w:iCs/>
        </w:rPr>
      </w:pPr>
    </w:p>
    <w:p w14:paraId="607B18F2" w14:textId="77777777" w:rsidR="001F2A57" w:rsidRDefault="001F2A57" w:rsidP="001F2A57">
      <w:pPr>
        <w:pStyle w:val="Heading2"/>
      </w:pPr>
      <w:bookmarkStart w:id="17" w:name="_Toc443817406"/>
      <w:r w:rsidRPr="5897EC05">
        <w:t xml:space="preserve">DISCUSSION QUESTIONS:  </w:t>
      </w:r>
      <w:r>
        <w:t>Let’s talk about it.</w:t>
      </w:r>
      <w:bookmarkEnd w:id="17"/>
    </w:p>
    <w:p w14:paraId="6D78F406" w14:textId="77777777" w:rsidR="001F2A57" w:rsidRPr="00C720C8" w:rsidRDefault="001F2A57" w:rsidP="001F2A57"/>
    <w:p w14:paraId="54366A89" w14:textId="77777777" w:rsidR="001F2A57" w:rsidRDefault="001F2A57" w:rsidP="00BD269D">
      <w:pPr>
        <w:pStyle w:val="ListParagraph"/>
        <w:numPr>
          <w:ilvl w:val="0"/>
          <w:numId w:val="65"/>
        </w:numPr>
        <w:rPr>
          <w:sz w:val="24"/>
          <w:szCs w:val="24"/>
        </w:rPr>
      </w:pPr>
      <w:r w:rsidRPr="5897EC05">
        <w:rPr>
          <w:sz w:val="24"/>
          <w:szCs w:val="24"/>
        </w:rPr>
        <w:t>Who preached the first gospel message, and to whom was it preached?</w:t>
      </w:r>
      <w:r>
        <w:rPr>
          <w:sz w:val="24"/>
          <w:szCs w:val="24"/>
        </w:rPr>
        <w:t xml:space="preserve"> ____________</w:t>
      </w:r>
    </w:p>
    <w:p w14:paraId="46A1FA63" w14:textId="77777777" w:rsidR="001F2A57" w:rsidRPr="00C86A61" w:rsidRDefault="001F2A57" w:rsidP="001F2A57">
      <w:pPr>
        <w:pStyle w:val="ListParagraph"/>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______________________________________________________________________</w:t>
      </w:r>
    </w:p>
    <w:p w14:paraId="4F0F8207" w14:textId="77777777" w:rsidR="001F2A57" w:rsidRPr="009E749D" w:rsidRDefault="001F2A57" w:rsidP="00BD269D">
      <w:pPr>
        <w:pStyle w:val="ListParagraph"/>
        <w:numPr>
          <w:ilvl w:val="0"/>
          <w:numId w:val="65"/>
        </w:numPr>
        <w:rPr>
          <w:b/>
          <w:bCs/>
          <w:i/>
          <w:iCs/>
          <w:sz w:val="24"/>
          <w:szCs w:val="24"/>
        </w:rPr>
      </w:pPr>
      <w:r w:rsidRPr="5897EC05">
        <w:rPr>
          <w:sz w:val="24"/>
          <w:szCs w:val="24"/>
        </w:rPr>
        <w:t>In your own words, describe how the killing of the first animal and the sacrifice of Isaac</w:t>
      </w:r>
      <w:r>
        <w:rPr>
          <w:sz w:val="24"/>
          <w:szCs w:val="24"/>
        </w:rPr>
        <w:t>,</w:t>
      </w:r>
      <w:r w:rsidRPr="5897EC05">
        <w:rPr>
          <w:sz w:val="24"/>
          <w:szCs w:val="24"/>
        </w:rPr>
        <w:t xml:space="preserve"> points to the substitutionary death of the Lord Jesus Christ.</w:t>
      </w:r>
      <w:r>
        <w:rPr>
          <w:sz w:val="24"/>
          <w:szCs w:val="24"/>
        </w:rPr>
        <w:t xml:space="preserve"> ______________________ </w:t>
      </w:r>
    </w:p>
    <w:p w14:paraId="20FC2D1F" w14:textId="77777777" w:rsidR="001F2A57" w:rsidRDefault="001F2A57" w:rsidP="00BD269D">
      <w:pPr>
        <w:pStyle w:val="ListParagraph"/>
        <w:numPr>
          <w:ilvl w:val="0"/>
          <w:numId w:val="65"/>
        </w:numPr>
        <w:rPr>
          <w:sz w:val="24"/>
          <w:szCs w:val="24"/>
        </w:rPr>
      </w:pPr>
      <w:r>
        <w:rPr>
          <w:sz w:val="24"/>
          <w:szCs w:val="24"/>
        </w:rPr>
        <w:t>Look up Isaiah 53:1-12 and Psalms 22:1-19, and f</w:t>
      </w:r>
      <w:r w:rsidRPr="5897EC05">
        <w:rPr>
          <w:sz w:val="24"/>
          <w:szCs w:val="24"/>
        </w:rPr>
        <w:t>ind the specific prophecies that describe the death of the Lamb of God</w:t>
      </w:r>
      <w:r>
        <w:rPr>
          <w:sz w:val="24"/>
          <w:szCs w:val="24"/>
        </w:rPr>
        <w:t xml:space="preserve"> and make a list. __________________________</w:t>
      </w:r>
      <w:r>
        <w:rPr>
          <w:sz w:val="24"/>
          <w:szCs w:val="24"/>
        </w:rPr>
        <w:br/>
        <w:t>_______________________________________________________________________</w:t>
      </w:r>
    </w:p>
    <w:p w14:paraId="055BCB4B" w14:textId="77777777" w:rsidR="001F2A57" w:rsidRDefault="001F2A57" w:rsidP="00BD269D">
      <w:pPr>
        <w:pStyle w:val="ListParagraph"/>
        <w:numPr>
          <w:ilvl w:val="0"/>
          <w:numId w:val="65"/>
        </w:numPr>
        <w:rPr>
          <w:sz w:val="24"/>
          <w:szCs w:val="24"/>
        </w:rPr>
      </w:pPr>
      <w:r>
        <w:rPr>
          <w:sz w:val="24"/>
          <w:szCs w:val="24"/>
        </w:rPr>
        <w:t>Take Isaiah 53: and personalize it. “He was pierced for ____... “The punishment that brought _____ peace was upon Him.” …  “By His stripes ______________am healed.”</w:t>
      </w:r>
    </w:p>
    <w:p w14:paraId="2D92A53C" w14:textId="77777777" w:rsidR="001F2A57" w:rsidRDefault="001F2A57" w:rsidP="00BD269D">
      <w:pPr>
        <w:pStyle w:val="ListParagraph"/>
        <w:numPr>
          <w:ilvl w:val="0"/>
          <w:numId w:val="65"/>
        </w:numPr>
        <w:rPr>
          <w:sz w:val="24"/>
          <w:szCs w:val="24"/>
        </w:rPr>
      </w:pPr>
      <w:r>
        <w:rPr>
          <w:sz w:val="24"/>
          <w:szCs w:val="24"/>
        </w:rPr>
        <w:t>Read Revelation 1:5, 2:4-10; Romans 1:18 and 2 Corinthians 5:21. How do we know that God hates sin? Hint: there could be more than one answer. ________________________________________________________________________</w:t>
      </w:r>
    </w:p>
    <w:p w14:paraId="6DD9AFFB" w14:textId="77777777" w:rsidR="001F2A57" w:rsidRPr="00A864C8" w:rsidRDefault="001F2A57" w:rsidP="00BD269D">
      <w:pPr>
        <w:pStyle w:val="ListParagraph"/>
        <w:numPr>
          <w:ilvl w:val="0"/>
          <w:numId w:val="65"/>
        </w:numPr>
        <w:rPr>
          <w:b/>
          <w:bCs/>
          <w:i/>
          <w:iCs/>
          <w:sz w:val="24"/>
          <w:szCs w:val="24"/>
        </w:rPr>
      </w:pPr>
      <w:r w:rsidRPr="5897EC05">
        <w:rPr>
          <w:sz w:val="24"/>
          <w:szCs w:val="24"/>
        </w:rPr>
        <w:t>Read Paul’s departing words to the Ephesians in Acts 20:25-28 and answer this question: What was the purchase price of the church –</w:t>
      </w:r>
      <w:r>
        <w:rPr>
          <w:sz w:val="24"/>
          <w:szCs w:val="24"/>
        </w:rPr>
        <w:t xml:space="preserve"> </w:t>
      </w:r>
      <w:r w:rsidRPr="5897EC05">
        <w:rPr>
          <w:sz w:val="24"/>
          <w:szCs w:val="24"/>
        </w:rPr>
        <w:t>the bride of Christ?</w:t>
      </w:r>
      <w:r>
        <w:rPr>
          <w:sz w:val="24"/>
          <w:szCs w:val="24"/>
        </w:rPr>
        <w:t xml:space="preserve"> ___________________</w:t>
      </w:r>
    </w:p>
    <w:p w14:paraId="5341316F" w14:textId="77777777" w:rsidR="001F2A57" w:rsidRPr="00B82B98" w:rsidRDefault="001F2A57" w:rsidP="00BD269D">
      <w:pPr>
        <w:pStyle w:val="ListParagraph"/>
        <w:numPr>
          <w:ilvl w:val="0"/>
          <w:numId w:val="65"/>
        </w:numPr>
        <w:jc w:val="both"/>
        <w:rPr>
          <w:b/>
          <w:bCs/>
          <w:i/>
          <w:iCs/>
          <w:sz w:val="24"/>
          <w:szCs w:val="24"/>
        </w:rPr>
      </w:pPr>
      <w:r w:rsidRPr="5897EC05">
        <w:rPr>
          <w:sz w:val="24"/>
          <w:szCs w:val="24"/>
        </w:rPr>
        <w:t>Read the following passages 1 John 2:2, 4:10; 5:1-19</w:t>
      </w:r>
      <w:r>
        <w:rPr>
          <w:sz w:val="24"/>
          <w:szCs w:val="24"/>
        </w:rPr>
        <w:t xml:space="preserve"> and make</w:t>
      </w:r>
      <w:r w:rsidRPr="5897EC05">
        <w:rPr>
          <w:sz w:val="24"/>
          <w:szCs w:val="24"/>
        </w:rPr>
        <w:t xml:space="preserve"> a list of every reference or inference to the cross.</w:t>
      </w:r>
      <w:r>
        <w:rPr>
          <w:sz w:val="24"/>
          <w:szCs w:val="24"/>
        </w:rPr>
        <w:t xml:space="preserve"> ______________________________________________________</w:t>
      </w:r>
    </w:p>
    <w:p w14:paraId="071255E8" w14:textId="77777777" w:rsidR="001F2A57" w:rsidRPr="0091563A" w:rsidRDefault="001F2A57" w:rsidP="00BD269D">
      <w:pPr>
        <w:pStyle w:val="ListParagraph"/>
        <w:numPr>
          <w:ilvl w:val="0"/>
          <w:numId w:val="65"/>
        </w:numPr>
        <w:jc w:val="both"/>
        <w:rPr>
          <w:b/>
          <w:bCs/>
          <w:i/>
          <w:iCs/>
          <w:sz w:val="24"/>
          <w:szCs w:val="24"/>
        </w:rPr>
      </w:pPr>
      <w:r>
        <w:rPr>
          <w:sz w:val="24"/>
          <w:szCs w:val="24"/>
        </w:rPr>
        <w:t>From 1 Peter 1:18, why did Jesus die? _________________________________________</w:t>
      </w:r>
    </w:p>
    <w:p w14:paraId="65764BF1" w14:textId="77777777" w:rsidR="001F2A57" w:rsidRPr="009E749D" w:rsidRDefault="001F2A57" w:rsidP="00BD269D">
      <w:pPr>
        <w:pStyle w:val="ListParagraph"/>
        <w:numPr>
          <w:ilvl w:val="0"/>
          <w:numId w:val="65"/>
        </w:numPr>
        <w:jc w:val="both"/>
        <w:rPr>
          <w:b/>
          <w:bCs/>
          <w:i/>
          <w:iCs/>
          <w:sz w:val="24"/>
          <w:szCs w:val="24"/>
        </w:rPr>
      </w:pPr>
      <w:r>
        <w:rPr>
          <w:sz w:val="24"/>
          <w:szCs w:val="24"/>
        </w:rPr>
        <w:t>Are there any songs that come to mind that reference the cross or the blood of Christ? ________________________________________________________________________</w:t>
      </w:r>
    </w:p>
    <w:p w14:paraId="064C5244" w14:textId="77777777" w:rsidR="001F2A57" w:rsidRPr="004076DA" w:rsidRDefault="001F2A57" w:rsidP="00BD269D">
      <w:pPr>
        <w:pStyle w:val="ListParagraph"/>
        <w:numPr>
          <w:ilvl w:val="0"/>
          <w:numId w:val="65"/>
        </w:numPr>
        <w:rPr>
          <w:b/>
          <w:bCs/>
          <w:i/>
          <w:iCs/>
          <w:sz w:val="24"/>
          <w:szCs w:val="24"/>
        </w:rPr>
      </w:pPr>
      <w:r>
        <w:rPr>
          <w:sz w:val="24"/>
          <w:szCs w:val="24"/>
        </w:rPr>
        <w:t>Read John 8:35-36 and contemplate</w:t>
      </w:r>
      <w:r w:rsidRPr="5897EC05">
        <w:rPr>
          <w:sz w:val="24"/>
          <w:szCs w:val="24"/>
        </w:rPr>
        <w:t xml:space="preserve"> the price God paid to purchase your freedom from sin</w:t>
      </w:r>
      <w:r>
        <w:rPr>
          <w:sz w:val="24"/>
          <w:szCs w:val="24"/>
        </w:rPr>
        <w:t>. Make mental notes of the sins that once enslaved you. ________________________</w:t>
      </w:r>
    </w:p>
    <w:p w14:paraId="38FCBBE4" w14:textId="77777777" w:rsidR="001F2A57" w:rsidRPr="00AD6138" w:rsidRDefault="001F2A57" w:rsidP="00BD269D">
      <w:pPr>
        <w:pStyle w:val="ListParagraph"/>
        <w:numPr>
          <w:ilvl w:val="0"/>
          <w:numId w:val="65"/>
        </w:numPr>
        <w:rPr>
          <w:b/>
          <w:bCs/>
          <w:i/>
          <w:iCs/>
          <w:sz w:val="24"/>
          <w:szCs w:val="24"/>
        </w:rPr>
      </w:pPr>
      <w:r w:rsidRPr="00E6780F">
        <w:rPr>
          <w:sz w:val="24"/>
          <w:szCs w:val="24"/>
        </w:rPr>
        <w:t xml:space="preserve">With that thought in mind, are there any sins that </w:t>
      </w:r>
      <w:r>
        <w:rPr>
          <w:sz w:val="24"/>
          <w:szCs w:val="24"/>
        </w:rPr>
        <w:t>you continually struggle to overcome</w:t>
      </w:r>
      <w:r w:rsidRPr="00E6780F">
        <w:rPr>
          <w:sz w:val="24"/>
          <w:szCs w:val="24"/>
        </w:rPr>
        <w:t>?</w:t>
      </w:r>
    </w:p>
    <w:p w14:paraId="52C0F4B7" w14:textId="77777777" w:rsidR="001F2A57" w:rsidRPr="000B00BD" w:rsidRDefault="001F2A57" w:rsidP="001F2A57">
      <w:pPr>
        <w:pStyle w:val="ListParagraph"/>
        <w:rPr>
          <w:b/>
          <w:bCs/>
          <w:i/>
          <w:iCs/>
          <w:sz w:val="24"/>
          <w:szCs w:val="24"/>
        </w:rPr>
      </w:pPr>
      <w:r>
        <w:rPr>
          <w:sz w:val="24"/>
          <w:szCs w:val="24"/>
        </w:rPr>
        <w:t>________________________________________________________________________</w:t>
      </w:r>
    </w:p>
    <w:p w14:paraId="4F78F6FB" w14:textId="77777777" w:rsidR="001F2A57" w:rsidRPr="00D4777C" w:rsidRDefault="001F2A57" w:rsidP="00BD269D">
      <w:pPr>
        <w:pStyle w:val="ListParagraph"/>
        <w:numPr>
          <w:ilvl w:val="0"/>
          <w:numId w:val="65"/>
        </w:numPr>
        <w:rPr>
          <w:b/>
          <w:bCs/>
          <w:i/>
          <w:iCs/>
          <w:sz w:val="24"/>
          <w:szCs w:val="24"/>
        </w:rPr>
      </w:pPr>
      <w:r>
        <w:rPr>
          <w:sz w:val="24"/>
          <w:szCs w:val="24"/>
        </w:rPr>
        <w:t xml:space="preserve">Are you comfortable with confessing your sins to God and other trusted believers? ____ </w:t>
      </w:r>
    </w:p>
    <w:p w14:paraId="6EA7E79A" w14:textId="77777777" w:rsidR="001F2A57" w:rsidRPr="00E07573" w:rsidRDefault="001F2A57" w:rsidP="00BD269D">
      <w:pPr>
        <w:pStyle w:val="ListParagraph"/>
        <w:numPr>
          <w:ilvl w:val="0"/>
          <w:numId w:val="65"/>
        </w:numPr>
        <w:spacing w:after="0"/>
        <w:jc w:val="both"/>
        <w:rPr>
          <w:rFonts w:cstheme="minorHAnsi"/>
          <w:sz w:val="24"/>
          <w:szCs w:val="24"/>
        </w:rPr>
      </w:pPr>
      <w:r>
        <w:rPr>
          <w:rFonts w:cstheme="minorHAnsi"/>
          <w:sz w:val="24"/>
          <w:szCs w:val="24"/>
        </w:rPr>
        <w:t xml:space="preserve"> In your family, do you see unhealthy patterns in</w:t>
      </w:r>
      <w:r w:rsidRPr="00E07573">
        <w:rPr>
          <w:rFonts w:cstheme="minorHAnsi"/>
          <w:sz w:val="24"/>
          <w:szCs w:val="24"/>
        </w:rPr>
        <w:t xml:space="preserve"> relationship</w:t>
      </w:r>
      <w:r>
        <w:rPr>
          <w:rFonts w:cstheme="minorHAnsi"/>
          <w:sz w:val="24"/>
          <w:szCs w:val="24"/>
        </w:rPr>
        <w:t xml:space="preserve">s such as, passing blame, </w:t>
      </w:r>
      <w:r w:rsidRPr="00E07573">
        <w:rPr>
          <w:rFonts w:cstheme="minorHAnsi"/>
          <w:sz w:val="24"/>
          <w:szCs w:val="24"/>
        </w:rPr>
        <w:t xml:space="preserve">manipulation, co-dependency, control, </w:t>
      </w:r>
      <w:r>
        <w:rPr>
          <w:rFonts w:cstheme="minorHAnsi"/>
          <w:sz w:val="24"/>
          <w:szCs w:val="24"/>
        </w:rPr>
        <w:t xml:space="preserve">or </w:t>
      </w:r>
      <w:r w:rsidRPr="00E07573">
        <w:rPr>
          <w:rFonts w:cstheme="minorHAnsi"/>
          <w:sz w:val="24"/>
          <w:szCs w:val="24"/>
        </w:rPr>
        <w:t>enabling.</w:t>
      </w:r>
      <w:r>
        <w:rPr>
          <w:rFonts w:cstheme="minorHAnsi"/>
          <w:sz w:val="24"/>
          <w:szCs w:val="24"/>
        </w:rPr>
        <w:t xml:space="preserve"> ______________________________</w:t>
      </w:r>
    </w:p>
    <w:p w14:paraId="3A6CF8C8" w14:textId="77777777" w:rsidR="001F2A57" w:rsidRPr="00835BF5" w:rsidRDefault="001F2A57" w:rsidP="00BD269D">
      <w:pPr>
        <w:pStyle w:val="ListParagraph"/>
        <w:numPr>
          <w:ilvl w:val="0"/>
          <w:numId w:val="65"/>
        </w:numPr>
        <w:rPr>
          <w:b/>
          <w:bCs/>
          <w:i/>
          <w:iCs/>
          <w:sz w:val="24"/>
          <w:szCs w:val="24"/>
        </w:rPr>
      </w:pPr>
      <w:r w:rsidRPr="5897EC05">
        <w:rPr>
          <w:sz w:val="24"/>
          <w:szCs w:val="24"/>
        </w:rPr>
        <w:t xml:space="preserve">If you are in Christ and He is holy, how should this change </w:t>
      </w:r>
      <w:r>
        <w:rPr>
          <w:sz w:val="24"/>
          <w:szCs w:val="24"/>
        </w:rPr>
        <w:t>how you look at sin</w:t>
      </w:r>
      <w:r w:rsidRPr="5897EC05">
        <w:rPr>
          <w:sz w:val="24"/>
          <w:szCs w:val="24"/>
        </w:rPr>
        <w:t>?</w:t>
      </w:r>
    </w:p>
    <w:p w14:paraId="0190D1A0" w14:textId="77777777" w:rsidR="001F2A57" w:rsidRPr="004E33BB" w:rsidRDefault="001F2A57" w:rsidP="001F2A57">
      <w:pPr>
        <w:pStyle w:val="ListParagraph"/>
        <w:rPr>
          <w:b/>
          <w:bCs/>
          <w:i/>
          <w:iCs/>
          <w:sz w:val="24"/>
          <w:szCs w:val="24"/>
        </w:rPr>
      </w:pPr>
      <w:r>
        <w:rPr>
          <w:sz w:val="24"/>
          <w:szCs w:val="24"/>
        </w:rPr>
        <w:t xml:space="preserve"> (1 Peter 1:10-16) _________________________________________________________</w:t>
      </w:r>
    </w:p>
    <w:p w14:paraId="2BC686BF" w14:textId="77777777" w:rsidR="001F2A57" w:rsidRDefault="001F2A57" w:rsidP="001F2A57">
      <w:pPr>
        <w:rPr>
          <w:b/>
          <w:bCs/>
          <w:i/>
          <w:iCs/>
          <w:sz w:val="24"/>
          <w:szCs w:val="24"/>
        </w:rPr>
      </w:pPr>
    </w:p>
    <w:p w14:paraId="7A2C19E3" w14:textId="77777777" w:rsidR="001F2A57" w:rsidRDefault="001F2A57" w:rsidP="001F2A57">
      <w:pPr>
        <w:rPr>
          <w:b/>
          <w:bCs/>
          <w:i/>
          <w:iCs/>
          <w:sz w:val="24"/>
          <w:szCs w:val="24"/>
        </w:rPr>
      </w:pPr>
    </w:p>
    <w:p w14:paraId="08EA1044" w14:textId="77777777" w:rsidR="001F2A57" w:rsidRDefault="001F2A57" w:rsidP="001F2A57">
      <w:pPr>
        <w:rPr>
          <w:b/>
          <w:bCs/>
          <w:i/>
          <w:iCs/>
          <w:sz w:val="24"/>
          <w:szCs w:val="24"/>
        </w:rPr>
      </w:pPr>
    </w:p>
    <w:p w14:paraId="167EC710" w14:textId="77777777" w:rsidR="001F2A57" w:rsidRPr="004E33BB" w:rsidRDefault="001F2A57" w:rsidP="001F2A57">
      <w:pPr>
        <w:rPr>
          <w:b/>
          <w:bCs/>
          <w:i/>
          <w:iCs/>
          <w:sz w:val="24"/>
          <w:szCs w:val="24"/>
        </w:rPr>
      </w:pPr>
    </w:p>
    <w:p w14:paraId="18A779CC" w14:textId="77777777" w:rsidR="001F2A57" w:rsidRPr="005A737F" w:rsidRDefault="001F2A57" w:rsidP="001F2A57">
      <w:pPr>
        <w:pStyle w:val="ListParagraph"/>
        <w:rPr>
          <w:b/>
          <w:bCs/>
          <w:i/>
          <w:iCs/>
          <w:sz w:val="24"/>
          <w:szCs w:val="24"/>
        </w:rPr>
      </w:pPr>
    </w:p>
    <w:p w14:paraId="6BF83770" w14:textId="77777777" w:rsidR="001F2A57" w:rsidRDefault="001F2A57" w:rsidP="001F2A57">
      <w:pPr>
        <w:pStyle w:val="ListParagraph"/>
        <w:ind w:left="0"/>
        <w:jc w:val="center"/>
        <w:outlineLvl w:val="1"/>
        <w:rPr>
          <w:b/>
          <w:bCs/>
          <w:sz w:val="28"/>
          <w:szCs w:val="28"/>
        </w:rPr>
      </w:pPr>
      <w:bookmarkStart w:id="18" w:name="_Toc443817407"/>
      <w:r w:rsidRPr="5897EC05">
        <w:rPr>
          <w:b/>
          <w:bCs/>
          <w:sz w:val="28"/>
          <w:szCs w:val="28"/>
        </w:rPr>
        <w:t>Think On These Things</w:t>
      </w:r>
      <w:bookmarkEnd w:id="18"/>
    </w:p>
    <w:p w14:paraId="2C73A399"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6B57EB3D" w14:textId="77777777" w:rsidR="001F2A57" w:rsidRDefault="001F2A57" w:rsidP="001F2A57">
      <w:pPr>
        <w:ind w:left="540"/>
        <w:jc w:val="both"/>
        <w:rPr>
          <w:sz w:val="24"/>
          <w:szCs w:val="24"/>
        </w:rPr>
      </w:pPr>
    </w:p>
    <w:p w14:paraId="26E86804" w14:textId="77777777" w:rsidR="001F2A57" w:rsidRPr="007451DE" w:rsidRDefault="001F2A57" w:rsidP="001F2A57">
      <w:pPr>
        <w:pStyle w:val="Heading2"/>
      </w:pPr>
      <w:bookmarkStart w:id="19" w:name="_Toc443817408"/>
      <w:r>
        <w:t>Memory Verses</w:t>
      </w:r>
      <w:bookmarkEnd w:id="19"/>
    </w:p>
    <w:p w14:paraId="3CEB27D0" w14:textId="77777777" w:rsidR="001F2A57" w:rsidRPr="000C55BF" w:rsidRDefault="001F2A57" w:rsidP="001F2A57">
      <w:pPr>
        <w:jc w:val="center"/>
        <w:rPr>
          <w:b/>
          <w:i/>
          <w:sz w:val="24"/>
          <w:szCs w:val="24"/>
        </w:rPr>
      </w:pPr>
      <w:r w:rsidRPr="000C55BF">
        <w:rPr>
          <w:b/>
          <w:i/>
          <w:sz w:val="24"/>
          <w:szCs w:val="24"/>
        </w:rPr>
        <w:t>Ephesians 1:7 (NASB)</w:t>
      </w:r>
    </w:p>
    <w:p w14:paraId="24631F8B" w14:textId="77777777" w:rsidR="001F2A57" w:rsidRDefault="001F2A57" w:rsidP="001F2A57">
      <w:pPr>
        <w:jc w:val="center"/>
        <w:rPr>
          <w:b/>
          <w:i/>
          <w:sz w:val="24"/>
          <w:szCs w:val="24"/>
        </w:rPr>
      </w:pPr>
      <w:r w:rsidRPr="000C55BF">
        <w:rPr>
          <w:b/>
          <w:i/>
          <w:sz w:val="24"/>
          <w:szCs w:val="24"/>
        </w:rPr>
        <w:t>In Him we have redemption through His blood, the forgiveness of our trespasses, according to the riches of His grace.</w:t>
      </w:r>
    </w:p>
    <w:p w14:paraId="09BDEE31" w14:textId="77777777" w:rsidR="001F2A57" w:rsidRDefault="001F2A57" w:rsidP="001F2A57">
      <w:pPr>
        <w:jc w:val="center"/>
        <w:rPr>
          <w:b/>
          <w:i/>
          <w:sz w:val="24"/>
          <w:szCs w:val="24"/>
        </w:rPr>
      </w:pPr>
    </w:p>
    <w:p w14:paraId="56678758" w14:textId="77777777" w:rsidR="001F2A57" w:rsidRDefault="001F2A57" w:rsidP="001F2A57">
      <w:pPr>
        <w:jc w:val="center"/>
        <w:rPr>
          <w:b/>
          <w:i/>
          <w:sz w:val="24"/>
          <w:szCs w:val="24"/>
        </w:rPr>
      </w:pPr>
    </w:p>
    <w:p w14:paraId="5CC027FD" w14:textId="77777777" w:rsidR="001F2A57" w:rsidRDefault="001F2A57" w:rsidP="001F2A57">
      <w:pPr>
        <w:jc w:val="center"/>
        <w:rPr>
          <w:b/>
          <w:i/>
          <w:sz w:val="24"/>
          <w:szCs w:val="24"/>
        </w:rPr>
      </w:pPr>
    </w:p>
    <w:p w14:paraId="52CAF9C3" w14:textId="77777777" w:rsidR="001F2A57" w:rsidRDefault="001F2A57" w:rsidP="001F2A57">
      <w:pPr>
        <w:jc w:val="center"/>
        <w:rPr>
          <w:b/>
          <w:i/>
          <w:sz w:val="24"/>
          <w:szCs w:val="24"/>
        </w:rPr>
      </w:pPr>
    </w:p>
    <w:p w14:paraId="4FDC9A69" w14:textId="77777777" w:rsidR="001F2A57" w:rsidRDefault="001F2A57" w:rsidP="001F2A57">
      <w:pPr>
        <w:jc w:val="center"/>
        <w:rPr>
          <w:b/>
          <w:i/>
          <w:sz w:val="24"/>
          <w:szCs w:val="24"/>
        </w:rPr>
      </w:pPr>
    </w:p>
    <w:p w14:paraId="5D1C8F8D" w14:textId="77777777" w:rsidR="001F2A57" w:rsidRDefault="001F2A57" w:rsidP="001F2A57">
      <w:pPr>
        <w:jc w:val="center"/>
        <w:rPr>
          <w:b/>
          <w:i/>
          <w:sz w:val="24"/>
          <w:szCs w:val="24"/>
        </w:rPr>
      </w:pPr>
    </w:p>
    <w:p w14:paraId="2BBBF329" w14:textId="77777777" w:rsidR="001F2A57" w:rsidRDefault="001F2A57" w:rsidP="001F2A57">
      <w:pPr>
        <w:jc w:val="center"/>
        <w:rPr>
          <w:b/>
          <w:i/>
          <w:sz w:val="24"/>
          <w:szCs w:val="24"/>
        </w:rPr>
      </w:pPr>
    </w:p>
    <w:p w14:paraId="646C24B0" w14:textId="77777777" w:rsidR="001F2A57" w:rsidRDefault="001F2A57" w:rsidP="001F2A57">
      <w:pPr>
        <w:jc w:val="center"/>
        <w:rPr>
          <w:b/>
          <w:i/>
          <w:sz w:val="24"/>
          <w:szCs w:val="24"/>
        </w:rPr>
      </w:pPr>
    </w:p>
    <w:p w14:paraId="23C86801" w14:textId="77777777" w:rsidR="001F2A57" w:rsidRDefault="001F2A57" w:rsidP="001F2A57">
      <w:pPr>
        <w:jc w:val="center"/>
        <w:rPr>
          <w:b/>
          <w:i/>
          <w:sz w:val="24"/>
          <w:szCs w:val="24"/>
        </w:rPr>
      </w:pPr>
    </w:p>
    <w:p w14:paraId="5A4AAFB3" w14:textId="77777777" w:rsidR="001F2A57" w:rsidRDefault="001F2A57" w:rsidP="001F2A57">
      <w:pPr>
        <w:jc w:val="center"/>
        <w:rPr>
          <w:b/>
          <w:i/>
          <w:sz w:val="24"/>
          <w:szCs w:val="24"/>
        </w:rPr>
      </w:pPr>
    </w:p>
    <w:p w14:paraId="7E434ED9" w14:textId="77777777" w:rsidR="001F2A57" w:rsidRDefault="001F2A57" w:rsidP="001F2A57">
      <w:pPr>
        <w:jc w:val="center"/>
        <w:rPr>
          <w:b/>
          <w:i/>
          <w:sz w:val="24"/>
          <w:szCs w:val="24"/>
        </w:rPr>
      </w:pPr>
    </w:p>
    <w:p w14:paraId="7734DF74" w14:textId="77777777" w:rsidR="001F2A57" w:rsidRDefault="001F2A57" w:rsidP="001F2A57">
      <w:pPr>
        <w:jc w:val="center"/>
        <w:rPr>
          <w:b/>
          <w:i/>
          <w:sz w:val="24"/>
          <w:szCs w:val="24"/>
        </w:rPr>
      </w:pPr>
    </w:p>
    <w:p w14:paraId="426D5276" w14:textId="77777777" w:rsidR="001F2A57" w:rsidRDefault="001F2A57" w:rsidP="001F2A57">
      <w:pPr>
        <w:jc w:val="center"/>
        <w:rPr>
          <w:b/>
          <w:i/>
          <w:sz w:val="24"/>
          <w:szCs w:val="24"/>
        </w:rPr>
      </w:pPr>
    </w:p>
    <w:p w14:paraId="7701534D" w14:textId="77777777" w:rsidR="001F2A57" w:rsidRDefault="001F2A57" w:rsidP="001F2A57">
      <w:pPr>
        <w:jc w:val="center"/>
        <w:rPr>
          <w:b/>
          <w:i/>
          <w:sz w:val="24"/>
          <w:szCs w:val="24"/>
        </w:rPr>
      </w:pPr>
    </w:p>
    <w:p w14:paraId="08E5BA65" w14:textId="3400C6CC" w:rsidR="001F2A57" w:rsidRDefault="001F2A57" w:rsidP="001F2A57">
      <w:pPr>
        <w:jc w:val="center"/>
        <w:rPr>
          <w:b/>
          <w:i/>
          <w:sz w:val="24"/>
          <w:szCs w:val="24"/>
        </w:rPr>
      </w:pPr>
    </w:p>
    <w:p w14:paraId="1CD7498B" w14:textId="46B3E60C" w:rsidR="001F2A57" w:rsidRDefault="001F2A57" w:rsidP="001F2A57">
      <w:pPr>
        <w:jc w:val="center"/>
        <w:rPr>
          <w:b/>
          <w:i/>
          <w:sz w:val="24"/>
          <w:szCs w:val="24"/>
        </w:rPr>
      </w:pPr>
    </w:p>
    <w:p w14:paraId="7E8D2E80" w14:textId="771FA178" w:rsidR="001F2A57" w:rsidRDefault="001F2A57" w:rsidP="001F2A57">
      <w:pPr>
        <w:jc w:val="center"/>
        <w:rPr>
          <w:b/>
          <w:i/>
          <w:sz w:val="24"/>
          <w:szCs w:val="24"/>
        </w:rPr>
      </w:pPr>
    </w:p>
    <w:p w14:paraId="13827C52" w14:textId="6A783164" w:rsidR="001F2A57" w:rsidRDefault="001F2A57" w:rsidP="001F2A57">
      <w:pPr>
        <w:jc w:val="center"/>
        <w:rPr>
          <w:b/>
          <w:i/>
          <w:sz w:val="24"/>
          <w:szCs w:val="24"/>
        </w:rPr>
      </w:pPr>
    </w:p>
    <w:p w14:paraId="200BAAD0" w14:textId="6DC706B9" w:rsidR="001F2A57" w:rsidRDefault="001F2A57" w:rsidP="001F2A57">
      <w:pPr>
        <w:jc w:val="center"/>
        <w:rPr>
          <w:b/>
          <w:i/>
          <w:sz w:val="24"/>
          <w:szCs w:val="24"/>
        </w:rPr>
      </w:pPr>
    </w:p>
    <w:p w14:paraId="40E354DF" w14:textId="77777777" w:rsidR="001F2A57" w:rsidRPr="00C11D92" w:rsidRDefault="001F2A57" w:rsidP="001F2A57">
      <w:pPr>
        <w:jc w:val="center"/>
        <w:rPr>
          <w:rFonts w:cstheme="minorHAnsi"/>
          <w:b/>
          <w:sz w:val="32"/>
          <w:szCs w:val="32"/>
        </w:rPr>
      </w:pPr>
      <w:r w:rsidRPr="00C11D92">
        <w:rPr>
          <w:rFonts w:asciiTheme="minorHAnsi" w:eastAsiaTheme="minorEastAsia" w:hAnsiTheme="minorHAnsi" w:cstheme="minorBidi"/>
          <w:b/>
          <w:bCs/>
          <w:sz w:val="32"/>
          <w:szCs w:val="32"/>
        </w:rPr>
        <w:t>Chapter # 5</w:t>
      </w:r>
    </w:p>
    <w:p w14:paraId="6C3BBA89" w14:textId="77777777" w:rsidR="001F2A57" w:rsidRPr="00A46155" w:rsidRDefault="001F2A57" w:rsidP="001F2A57">
      <w:pPr>
        <w:pStyle w:val="Heading1"/>
        <w:rPr>
          <w:rFonts w:eastAsia="Times New Roman" w:cstheme="minorHAnsi"/>
        </w:rPr>
      </w:pPr>
      <w:bookmarkStart w:id="20" w:name="_Toc443817409"/>
      <w:r>
        <w:t>Stories of G</w:t>
      </w:r>
      <w:r w:rsidRPr="5897EC05">
        <w:t>race</w:t>
      </w:r>
      <w:bookmarkEnd w:id="20"/>
    </w:p>
    <w:p w14:paraId="4A701D91" w14:textId="77777777" w:rsidR="001F2A57" w:rsidRDefault="001F2A57" w:rsidP="001F2A57">
      <w:pPr>
        <w:jc w:val="center"/>
        <w:rPr>
          <w:rFonts w:asciiTheme="minorHAnsi" w:eastAsiaTheme="minorEastAsia" w:hAnsiTheme="minorHAnsi" w:cstheme="minorBidi"/>
          <w:b/>
          <w:bCs/>
          <w:sz w:val="28"/>
          <w:szCs w:val="28"/>
        </w:rPr>
      </w:pPr>
      <w:r>
        <w:rPr>
          <w:rFonts w:asciiTheme="minorHAnsi" w:hAnsiTheme="minorHAnsi" w:cs="Vijaya"/>
          <w:bCs/>
          <w:iCs/>
          <w:noProof/>
          <w:color w:val="C00000"/>
          <w:sz w:val="24"/>
          <w:szCs w:val="24"/>
        </w:rPr>
        <w:drawing>
          <wp:inline distT="0" distB="0" distL="0" distR="0" wp14:anchorId="0655E9DD" wp14:editId="28F96933">
            <wp:extent cx="818161" cy="3048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A2B30FF" w14:textId="77777777" w:rsidR="001F2A57" w:rsidRDefault="001F2A57" w:rsidP="001F2A57">
      <w:pPr>
        <w:jc w:val="center"/>
        <w:rPr>
          <w:rFonts w:eastAsia="Times New Roman" w:cstheme="minorHAnsi"/>
          <w:b/>
          <w:bCs/>
          <w:sz w:val="28"/>
          <w:szCs w:val="28"/>
        </w:rPr>
      </w:pPr>
      <w:r w:rsidRPr="5897EC05">
        <w:rPr>
          <w:rFonts w:asciiTheme="minorHAnsi" w:eastAsiaTheme="minorEastAsia" w:hAnsiTheme="minorHAnsi" w:cstheme="minorBidi"/>
          <w:b/>
          <w:bCs/>
          <w:sz w:val="28"/>
          <w:szCs w:val="28"/>
        </w:rPr>
        <w:t>Key Passage</w:t>
      </w:r>
      <w:r>
        <w:rPr>
          <w:rFonts w:asciiTheme="minorHAnsi" w:eastAsiaTheme="minorEastAsia" w:hAnsiTheme="minorHAnsi" w:cstheme="minorBidi"/>
          <w:b/>
          <w:bCs/>
          <w:sz w:val="28"/>
          <w:szCs w:val="28"/>
        </w:rPr>
        <w:t>s</w:t>
      </w:r>
    </w:p>
    <w:p w14:paraId="760380FF" w14:textId="77777777" w:rsidR="001F2A57" w:rsidRPr="00A46155" w:rsidRDefault="001F2A57" w:rsidP="001F2A57">
      <w:pPr>
        <w:jc w:val="center"/>
        <w:rPr>
          <w:rFonts w:eastAsia="Times New Roman" w:cstheme="minorHAnsi"/>
          <w:b/>
          <w:bCs/>
          <w:i/>
          <w:sz w:val="24"/>
          <w:szCs w:val="24"/>
        </w:rPr>
      </w:pPr>
      <w:r w:rsidRPr="5897EC05">
        <w:rPr>
          <w:rFonts w:asciiTheme="minorHAnsi" w:eastAsiaTheme="minorEastAsia" w:hAnsiTheme="minorHAnsi" w:cstheme="minorBidi"/>
          <w:b/>
          <w:bCs/>
          <w:i/>
          <w:iCs/>
          <w:sz w:val="24"/>
          <w:szCs w:val="24"/>
        </w:rPr>
        <w:t>Ephesians 2:4-9 (NASB)</w:t>
      </w:r>
    </w:p>
    <w:p w14:paraId="7F78B915" w14:textId="77777777" w:rsidR="001F2A57" w:rsidRPr="00A46155" w:rsidRDefault="001F2A57" w:rsidP="001F2A57">
      <w:pPr>
        <w:spacing w:before="100" w:beforeAutospacing="1" w:after="100" w:afterAutospacing="1" w:line="240" w:lineRule="auto"/>
        <w:jc w:val="center"/>
        <w:rPr>
          <w:rFonts w:eastAsia="Times New Roman" w:cstheme="minorHAnsi"/>
          <w:b/>
          <w:i/>
          <w:sz w:val="24"/>
          <w:szCs w:val="24"/>
        </w:rPr>
      </w:pP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But God, being rich in mercy, because of His great love with which He loved us,</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even when we were dead in our transgressions, made us alive together with Christ (by grace you have been saved),</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and raised us up with Him, and seated us with Him in the heavenly places in Christ Jesus,</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so that in the ages to come He might show the surpassing riches of His grace in kindness toward us in Christ Jesus.  </w:t>
      </w:r>
      <w:r w:rsidRPr="5897EC05">
        <w:rPr>
          <w:rFonts w:asciiTheme="minorHAnsi" w:eastAsiaTheme="minorEastAsia" w:hAnsiTheme="minorHAnsi" w:cstheme="minorBidi"/>
          <w:b/>
          <w:bCs/>
          <w:i/>
          <w:iCs/>
          <w:sz w:val="24"/>
          <w:szCs w:val="24"/>
          <w:vertAlign w:val="superscript"/>
        </w:rPr>
        <w:t xml:space="preserve">  </w:t>
      </w:r>
      <w:r w:rsidRPr="5897EC05">
        <w:rPr>
          <w:rFonts w:asciiTheme="minorHAnsi" w:eastAsiaTheme="minorEastAsia" w:hAnsiTheme="minorHAnsi" w:cstheme="minorBidi"/>
          <w:b/>
          <w:bCs/>
          <w:i/>
          <w:iCs/>
          <w:sz w:val="24"/>
          <w:szCs w:val="24"/>
        </w:rPr>
        <w:t>For by grace you have been saved through faith; and that not of yourselves, it is the gift of God;</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not as a result of works, so that no one may boast.</w:t>
      </w:r>
    </w:p>
    <w:p w14:paraId="556163F9" w14:textId="77777777" w:rsidR="001F2A57" w:rsidRDefault="001F2A57" w:rsidP="001F2A57">
      <w:pPr>
        <w:jc w:val="center"/>
        <w:rPr>
          <w:rFonts w:cstheme="minorHAnsi"/>
          <w:b/>
          <w:sz w:val="28"/>
          <w:szCs w:val="28"/>
        </w:rPr>
      </w:pPr>
      <w:r w:rsidRPr="5897EC05">
        <w:rPr>
          <w:rFonts w:asciiTheme="minorHAnsi" w:eastAsiaTheme="minorEastAsia" w:hAnsiTheme="minorHAnsi" w:cstheme="minorBidi"/>
          <w:b/>
          <w:bCs/>
          <w:sz w:val="28"/>
          <w:szCs w:val="28"/>
        </w:rPr>
        <w:t>Introduction</w:t>
      </w:r>
    </w:p>
    <w:p w14:paraId="14451F5A" w14:textId="77777777" w:rsidR="001F2A57" w:rsidRDefault="001F2A57" w:rsidP="001F2A57">
      <w:pPr>
        <w:ind w:firstLine="720"/>
        <w:jc w:val="both"/>
        <w:rPr>
          <w:rFonts w:cstheme="minorHAnsi"/>
          <w:sz w:val="24"/>
          <w:szCs w:val="24"/>
        </w:rPr>
      </w:pPr>
      <w:r w:rsidRPr="5897EC05">
        <w:rPr>
          <w:rFonts w:asciiTheme="minorHAnsi" w:eastAsiaTheme="minorEastAsia" w:hAnsiTheme="minorHAnsi" w:cstheme="minorBidi"/>
          <w:sz w:val="24"/>
          <w:szCs w:val="24"/>
        </w:rPr>
        <w:t xml:space="preserve">After all we discovered in chapter two, there can be no question that we are born into this world with an insurmountable problem. </w:t>
      </w:r>
      <w:r>
        <w:rPr>
          <w:rFonts w:asciiTheme="minorHAnsi" w:eastAsiaTheme="minorEastAsia" w:hAnsiTheme="minorHAnsi" w:cstheme="minorBidi"/>
          <w:sz w:val="24"/>
          <w:szCs w:val="24"/>
        </w:rPr>
        <w:t>It is i</w:t>
      </w:r>
      <w:r w:rsidRPr="5897EC05">
        <w:rPr>
          <w:rFonts w:asciiTheme="minorHAnsi" w:eastAsiaTheme="minorEastAsia" w:hAnsiTheme="minorHAnsi" w:cstheme="minorBidi"/>
          <w:sz w:val="24"/>
          <w:szCs w:val="24"/>
        </w:rPr>
        <w:t xml:space="preserve">nsurmountable for us, but not for God. And then, in chapter three, we learned that through Jesus' death on the cross, God provided the cure for our problem, which if left untreated, leads to death. So now we will see how beautifully all these truths come together. </w:t>
      </w:r>
    </w:p>
    <w:p w14:paraId="3AD075A5" w14:textId="77777777" w:rsidR="001F2A57" w:rsidRDefault="001F2A57" w:rsidP="001F2A57">
      <w:pPr>
        <w:ind w:firstLine="720"/>
        <w:jc w:val="both"/>
        <w:rPr>
          <w:rFonts w:cstheme="minorHAnsi"/>
          <w:sz w:val="24"/>
          <w:szCs w:val="24"/>
        </w:rPr>
      </w:pPr>
      <w:r w:rsidRPr="5897EC05">
        <w:rPr>
          <w:rFonts w:asciiTheme="minorHAnsi" w:eastAsiaTheme="minorEastAsia" w:hAnsiTheme="minorHAnsi" w:cstheme="minorBidi"/>
          <w:sz w:val="24"/>
          <w:szCs w:val="24"/>
        </w:rPr>
        <w:t>The key passage for this lesson begins with, “</w:t>
      </w:r>
      <w:r w:rsidRPr="000C3B5A">
        <w:rPr>
          <w:rFonts w:asciiTheme="minorHAnsi" w:eastAsiaTheme="minorEastAsia" w:hAnsiTheme="minorHAnsi" w:cstheme="minorBidi"/>
          <w:bCs/>
          <w:sz w:val="24"/>
          <w:szCs w:val="24"/>
        </w:rPr>
        <w:t>But God."</w:t>
      </w:r>
      <w:r w:rsidRPr="5897EC05">
        <w:rPr>
          <w:rFonts w:asciiTheme="minorHAnsi" w:eastAsiaTheme="minorEastAsia" w:hAnsiTheme="minorHAnsi" w:cstheme="minorBidi"/>
          <w:sz w:val="24"/>
          <w:szCs w:val="24"/>
        </w:rPr>
        <w:t xml:space="preserve"> Typically, we skip right over these two words and turn our attention to other words such as “saved by grace” and “through faith." Not that these words are any less profound; they are. We will focus on these crucial words in just a moment. But for now, let’s not hurry past the first two. To do so would be to miss an opportunity to come face to face with the One who is, within Himself, the very personification of Mercy, Grace, Compassion, Peace, and the greatest of all these attributes…unfailing love. May He, by Grace, interrupt our hopeless, helpless, and godless lives with these glorious words, “But God.” And if He does, from this point on, </w:t>
      </w:r>
      <w:r>
        <w:rPr>
          <w:rFonts w:asciiTheme="minorHAnsi" w:eastAsiaTheme="minorEastAsia" w:hAnsiTheme="minorHAnsi" w:cstheme="minorBidi"/>
          <w:sz w:val="24"/>
          <w:szCs w:val="24"/>
        </w:rPr>
        <w:t>the trajectory of our lives will forever be changed</w:t>
      </w:r>
      <w:r w:rsidRPr="5897EC05">
        <w:rPr>
          <w:rFonts w:asciiTheme="minorHAnsi" w:eastAsiaTheme="minorEastAsia" w:hAnsiTheme="minorHAnsi" w:cstheme="minorBidi"/>
          <w:sz w:val="24"/>
          <w:szCs w:val="24"/>
        </w:rPr>
        <w:t>.</w:t>
      </w:r>
    </w:p>
    <w:p w14:paraId="6A3E0C63" w14:textId="77777777" w:rsidR="001F2A57" w:rsidRDefault="001F2A57" w:rsidP="001F2A57">
      <w:pPr>
        <w:jc w:val="center"/>
        <w:rPr>
          <w:b/>
          <w:bCs/>
          <w:sz w:val="28"/>
          <w:szCs w:val="28"/>
        </w:rPr>
      </w:pPr>
    </w:p>
    <w:p w14:paraId="696E1CCF" w14:textId="77777777" w:rsidR="001F2A57" w:rsidRDefault="001F2A57" w:rsidP="001F2A57">
      <w:pPr>
        <w:jc w:val="center"/>
        <w:rPr>
          <w:b/>
          <w:bCs/>
          <w:sz w:val="28"/>
          <w:szCs w:val="28"/>
        </w:rPr>
      </w:pPr>
    </w:p>
    <w:p w14:paraId="40543227" w14:textId="77777777" w:rsidR="001F2A57" w:rsidRDefault="001F2A57" w:rsidP="001F2A57">
      <w:pPr>
        <w:jc w:val="center"/>
        <w:rPr>
          <w:b/>
          <w:bCs/>
          <w:sz w:val="28"/>
          <w:szCs w:val="28"/>
        </w:rPr>
      </w:pPr>
    </w:p>
    <w:p w14:paraId="7914CCCB" w14:textId="77777777" w:rsidR="001F2A57" w:rsidRDefault="001F2A57" w:rsidP="001F2A57">
      <w:pPr>
        <w:jc w:val="center"/>
        <w:rPr>
          <w:b/>
          <w:sz w:val="28"/>
          <w:szCs w:val="28"/>
        </w:rPr>
      </w:pPr>
      <w:r w:rsidRPr="5897EC05">
        <w:rPr>
          <w:b/>
          <w:bCs/>
          <w:sz w:val="28"/>
          <w:szCs w:val="28"/>
        </w:rPr>
        <w:t>Once Blind but Now I See</w:t>
      </w:r>
    </w:p>
    <w:p w14:paraId="2E0184A7" w14:textId="77777777" w:rsidR="001F2A57" w:rsidRPr="00343172" w:rsidRDefault="001F2A57" w:rsidP="001F2A57">
      <w:pPr>
        <w:ind w:firstLine="720"/>
        <w:jc w:val="both"/>
        <w:rPr>
          <w:b/>
          <w:sz w:val="28"/>
          <w:szCs w:val="28"/>
        </w:rPr>
      </w:pPr>
      <w:r w:rsidRPr="5897EC05">
        <w:rPr>
          <w:rFonts w:asciiTheme="minorHAnsi" w:eastAsiaTheme="minorEastAsia" w:hAnsiTheme="minorHAnsi" w:cstheme="minorBidi"/>
          <w:sz w:val="24"/>
          <w:szCs w:val="24"/>
        </w:rPr>
        <w:t xml:space="preserve">Each of us has a story, a story that should be told, and so I hope you don’t mind if I share a portion of my husband’s testimony before I tell my own. </w:t>
      </w:r>
      <w:r w:rsidRPr="5897EC05">
        <w:rPr>
          <w:sz w:val="24"/>
          <w:szCs w:val="24"/>
        </w:rPr>
        <w:t>When my husband Art was saved at forty years old, he said to me in astonishment, “How could I have been so blind? How could I have missed salvation, all these years in the church?” The answer is clear. It’s found in the letter Paul wrote towards the end of his ministry in Ephesus to the church at Corinth. After all, when you read Paul’s incredible testimony describing the day he met Jesus and was blinded by the light, it becomes apparent that he knew this truth from personal experience.  (Paul’s story will be one of the object lessons for another chapter.)</w:t>
      </w:r>
    </w:p>
    <w:p w14:paraId="0B4ACCB8" w14:textId="77777777" w:rsidR="001F2A57" w:rsidRPr="0018308C" w:rsidRDefault="001F2A57" w:rsidP="001F2A5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2 Corinthians 4:3-6 (ESV)</w:t>
      </w:r>
    </w:p>
    <w:p w14:paraId="4F9C5E59" w14:textId="77777777" w:rsidR="001F2A57" w:rsidRPr="0018308C" w:rsidRDefault="001F2A57" w:rsidP="001F2A57">
      <w:pPr>
        <w:pStyle w:val="regular"/>
        <w:jc w:val="center"/>
        <w:rPr>
          <w:rFonts w:asciiTheme="minorHAnsi" w:hAnsiTheme="minorHAnsi" w:cstheme="minorHAnsi"/>
          <w:b/>
          <w:i/>
        </w:rPr>
      </w:pPr>
      <w:r w:rsidRPr="5897EC05">
        <w:rPr>
          <w:rFonts w:asciiTheme="minorHAnsi" w:eastAsiaTheme="minorEastAsia" w:hAnsiTheme="minorHAnsi" w:cstheme="minorBidi"/>
          <w:b/>
          <w:bCs/>
          <w:i/>
          <w:iCs/>
        </w:rPr>
        <w:t>And even if our gospel is veiled, it is veiled to those who are perishing. In their case the god of this world has blinded the minds of the unbelievers, to keep them from seeing the light of the gospel of the glory of Christ, who is the image of God. For what we proclaim is not ourselves, but Jesus Christ as Lord, with ourselves as your servants for Jesus’ sake. For God, who said, “Let light shine out of darkness,” has shone in our hearts to give the light of the knowledge of the glory of God in the face of Jesus Christ.</w:t>
      </w:r>
    </w:p>
    <w:p w14:paraId="3CDC5C51" w14:textId="77777777" w:rsidR="001F2A57" w:rsidRDefault="001F2A57" w:rsidP="001F2A57">
      <w:pPr>
        <w:ind w:firstLine="720"/>
        <w:jc w:val="both"/>
        <w:rPr>
          <w:sz w:val="24"/>
          <w:szCs w:val="24"/>
        </w:rPr>
      </w:pPr>
      <w:r w:rsidRPr="5897EC05">
        <w:rPr>
          <w:sz w:val="24"/>
          <w:szCs w:val="24"/>
        </w:rPr>
        <w:t xml:space="preserve">My husband Art recounts the day when he first saw the Light. He said, “The Day the Lord saved me, He introduced me to two people. First, I was introduced to Jesus in all His holiness. And that is when God showed me who I was, a sinner, lost and separated from the God who loved me. This is when I understood for the first time that sin was not what I did, it was who I was. The devil worked on me for a few days telling me that God was too holy to save someone who was so sinful. Then, in desperation, I pleaded with Jesus to save me, and by His amazing grace, He did!” </w:t>
      </w:r>
    </w:p>
    <w:p w14:paraId="6CCE5D0D" w14:textId="77777777" w:rsidR="001F2A57" w:rsidRDefault="001F2A57" w:rsidP="001F2A57">
      <w:pPr>
        <w:ind w:firstLine="720"/>
        <w:jc w:val="both"/>
        <w:rPr>
          <w:sz w:val="24"/>
          <w:szCs w:val="24"/>
        </w:rPr>
      </w:pPr>
      <w:r w:rsidRPr="5897EC05">
        <w:rPr>
          <w:sz w:val="24"/>
          <w:szCs w:val="24"/>
        </w:rPr>
        <w:t xml:space="preserve">You see, until God leads us, by the heart, to the cross and we see “the Light of the World” dying for our sins, we are blinded by darkness to the fact that we are lost. This revelation, in itself, is a work of God within the human heart and a </w:t>
      </w:r>
      <w:r w:rsidRPr="5897EC05">
        <w:rPr>
          <w:i/>
          <w:iCs/>
          <w:sz w:val="24"/>
          <w:szCs w:val="24"/>
        </w:rPr>
        <w:t>gift</w:t>
      </w:r>
      <w:r w:rsidRPr="5897EC05">
        <w:rPr>
          <w:sz w:val="24"/>
          <w:szCs w:val="24"/>
        </w:rPr>
        <w:t xml:space="preserve"> of grace. (Ezekiel 36:22-29)</w:t>
      </w:r>
    </w:p>
    <w:p w14:paraId="43D49C75" w14:textId="77777777" w:rsidR="001F2A57" w:rsidRDefault="001F2A57" w:rsidP="001F2A57">
      <w:pPr>
        <w:ind w:firstLine="720"/>
        <w:jc w:val="both"/>
        <w:rPr>
          <w:sz w:val="24"/>
          <w:szCs w:val="24"/>
        </w:rPr>
      </w:pPr>
      <w:r w:rsidRPr="5897EC05">
        <w:rPr>
          <w:sz w:val="24"/>
          <w:szCs w:val="24"/>
        </w:rPr>
        <w:t xml:space="preserve">  </w:t>
      </w:r>
    </w:p>
    <w:p w14:paraId="4E82FB29" w14:textId="77777777" w:rsidR="001F2A57" w:rsidRDefault="001F2A57" w:rsidP="001F2A5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11EA38C0" w14:textId="77777777" w:rsidR="001F2A57" w:rsidRPr="00EA7669" w:rsidRDefault="001F2A57" w:rsidP="001F2A57">
      <w:pPr>
        <w:pStyle w:val="ListParagraph"/>
        <w:ind w:left="0"/>
        <w:rPr>
          <w:b/>
          <w:sz w:val="28"/>
          <w:szCs w:val="28"/>
        </w:rPr>
      </w:pPr>
    </w:p>
    <w:p w14:paraId="618FE3F5" w14:textId="77777777" w:rsidR="001F2A57" w:rsidRDefault="001F2A57" w:rsidP="00BD269D">
      <w:pPr>
        <w:pStyle w:val="ListParagraph"/>
        <w:numPr>
          <w:ilvl w:val="0"/>
          <w:numId w:val="81"/>
        </w:numPr>
        <w:jc w:val="both"/>
        <w:rPr>
          <w:sz w:val="24"/>
          <w:szCs w:val="24"/>
        </w:rPr>
      </w:pPr>
      <w:r w:rsidRPr="00B76630">
        <w:rPr>
          <w:sz w:val="24"/>
          <w:szCs w:val="24"/>
        </w:rPr>
        <w:t>Acts 4:10-12; 5:31; 20:20-21; John 3:1-18, 14:1-6; Titus 2:11-14, 3:3-7</w:t>
      </w:r>
    </w:p>
    <w:p w14:paraId="68290F69" w14:textId="77777777" w:rsidR="001F2A57" w:rsidRDefault="001F2A57" w:rsidP="001F2A57">
      <w:pPr>
        <w:pStyle w:val="ListParagraph"/>
        <w:ind w:left="0"/>
        <w:jc w:val="center"/>
        <w:rPr>
          <w:rFonts w:cstheme="minorHAnsi"/>
          <w:b/>
          <w:i/>
          <w:sz w:val="24"/>
          <w:szCs w:val="24"/>
        </w:rPr>
      </w:pPr>
    </w:p>
    <w:p w14:paraId="0A410E15" w14:textId="77777777" w:rsidR="001F2A57" w:rsidRDefault="001F2A57" w:rsidP="001F2A57">
      <w:pPr>
        <w:spacing w:after="160" w:line="259" w:lineRule="auto"/>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br w:type="page"/>
      </w:r>
    </w:p>
    <w:p w14:paraId="7CC5F46C" w14:textId="77777777" w:rsidR="001F2A57" w:rsidRDefault="001F2A57" w:rsidP="001F2A57">
      <w:pPr>
        <w:pStyle w:val="ListParagraph"/>
        <w:ind w:left="0"/>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Christ is a Great Savior</w:t>
      </w:r>
    </w:p>
    <w:p w14:paraId="513EC74C" w14:textId="77777777" w:rsidR="001F2A57" w:rsidRPr="00765758" w:rsidRDefault="001F2A57" w:rsidP="001F2A57">
      <w:pPr>
        <w:pStyle w:val="ListParagraph"/>
        <w:ind w:left="0"/>
        <w:jc w:val="center"/>
        <w:rPr>
          <w:rFonts w:cstheme="minorHAnsi"/>
          <w:b/>
          <w:sz w:val="28"/>
          <w:szCs w:val="28"/>
        </w:rPr>
      </w:pPr>
    </w:p>
    <w:p w14:paraId="70709662" w14:textId="77777777" w:rsidR="001F2A57" w:rsidRDefault="001F2A57" w:rsidP="001F2A57">
      <w:pPr>
        <w:pStyle w:val="ListParagraph"/>
        <w:ind w:left="0" w:firstLine="720"/>
        <w:jc w:val="both"/>
        <w:rPr>
          <w:sz w:val="24"/>
          <w:szCs w:val="24"/>
        </w:rPr>
      </w:pPr>
      <w:r w:rsidRPr="5897EC05">
        <w:rPr>
          <w:sz w:val="24"/>
          <w:szCs w:val="24"/>
        </w:rPr>
        <w:t>In 1725 a son of a sailor was born. His name was John Newton</w:t>
      </w:r>
      <w:r>
        <w:rPr>
          <w:sz w:val="24"/>
          <w:szCs w:val="24"/>
        </w:rPr>
        <w:t>,</w:t>
      </w:r>
      <w:r w:rsidRPr="5897EC05">
        <w:rPr>
          <w:sz w:val="24"/>
          <w:szCs w:val="24"/>
        </w:rPr>
        <w:t xml:space="preserve"> and his is an interesting story. His father owned a slave ship. Like father, like son, John Newton, joined in the deplorable trade and earned his wages through the blood, sweat, and tears of the humans he trafficked. God only knows the unspeakable sins committed on that slave ship. But God, who is rich in mercy, came to John one stormy night at sea. He cried out, “Lord - have mercy on my soul!” The proof that God had mercy on Newton’s soul was obvious. He was no longer a sinner, but</w:t>
      </w:r>
      <w:r>
        <w:rPr>
          <w:sz w:val="24"/>
          <w:szCs w:val="24"/>
        </w:rPr>
        <w:t xml:space="preserve"> now</w:t>
      </w:r>
      <w:r w:rsidRPr="5897EC05">
        <w:rPr>
          <w:sz w:val="24"/>
          <w:szCs w:val="24"/>
        </w:rPr>
        <w:t xml:space="preserve"> a forgiven saint. His personal testimony has echoed throughout the years, because the world sings his story. It’s depicted in the beloved hymn he wrote…</w:t>
      </w:r>
      <w:r w:rsidRPr="5897EC05">
        <w:rPr>
          <w:i/>
          <w:iCs/>
          <w:sz w:val="24"/>
          <w:szCs w:val="24"/>
        </w:rPr>
        <w:t xml:space="preserve">Amazing Grace. </w:t>
      </w:r>
      <w:r w:rsidRPr="5897EC05">
        <w:rPr>
          <w:sz w:val="24"/>
          <w:szCs w:val="24"/>
        </w:rPr>
        <w:t xml:space="preserve"> This son of a sailor was born, the first time, exactly as each one of us. He was spiritually blind to the gift of God’s grace. And yet, the first line of his song offers a window into his soul</w:t>
      </w:r>
      <w:r>
        <w:rPr>
          <w:sz w:val="24"/>
          <w:szCs w:val="24"/>
        </w:rPr>
        <w:t xml:space="preserve"> and</w:t>
      </w:r>
      <w:r w:rsidRPr="5897EC05">
        <w:rPr>
          <w:sz w:val="24"/>
          <w:szCs w:val="24"/>
        </w:rPr>
        <w:t xml:space="preserve"> reveal</w:t>
      </w:r>
      <w:r>
        <w:rPr>
          <w:sz w:val="24"/>
          <w:szCs w:val="24"/>
        </w:rPr>
        <w:t>s</w:t>
      </w:r>
      <w:r w:rsidRPr="5897EC05">
        <w:rPr>
          <w:sz w:val="24"/>
          <w:szCs w:val="24"/>
        </w:rPr>
        <w:t xml:space="preserve"> a man who had been twice born. </w:t>
      </w:r>
    </w:p>
    <w:p w14:paraId="2A461D65" w14:textId="77777777" w:rsidR="001F2A57" w:rsidRDefault="001F2A57" w:rsidP="001F2A57">
      <w:pPr>
        <w:pStyle w:val="ListParagraph"/>
        <w:ind w:left="0" w:firstLine="720"/>
        <w:jc w:val="both"/>
        <w:rPr>
          <w:sz w:val="24"/>
          <w:szCs w:val="24"/>
        </w:rPr>
      </w:pPr>
    </w:p>
    <w:p w14:paraId="5EE285D4" w14:textId="77777777" w:rsidR="001F2A57" w:rsidRDefault="001F2A57" w:rsidP="001F2A57">
      <w:pPr>
        <w:pStyle w:val="ListParagraph"/>
        <w:ind w:left="0" w:firstLine="720"/>
        <w:jc w:val="both"/>
        <w:rPr>
          <w:sz w:val="24"/>
          <w:szCs w:val="24"/>
        </w:rPr>
      </w:pPr>
      <w:r w:rsidRPr="5897EC05">
        <w:rPr>
          <w:sz w:val="24"/>
          <w:szCs w:val="24"/>
        </w:rPr>
        <w:t>At the moment of his second birth he clearly saw both who he was, and Jesus - the one who came - full of grace and truth.  Newton’s song begins with these words, “Amazing grace how sweet the sound, that saved a wretch like me! I once was lost, but now I am found, was blind but now I see.”  Towards the end of Newton’s life, his physical eyesight was failing, but with the eyes of his heart he had perfect vision. (Ephesians 1:17-18) The following words sum-up his statement of faith: “Although my memory’s fading, I remember two things very clearly: I am a great sinner and Christ is a great Savior.” Today His faith has become sight</w:t>
      </w:r>
      <w:r>
        <w:rPr>
          <w:sz w:val="24"/>
          <w:szCs w:val="24"/>
        </w:rPr>
        <w:t>,</w:t>
      </w:r>
      <w:r w:rsidRPr="5897EC05">
        <w:rPr>
          <w:sz w:val="24"/>
          <w:szCs w:val="24"/>
        </w:rPr>
        <w:t xml:space="preserve"> and he lives in the presence of the Everlasting Light - his Savior Jesus Christ. Newton, as every recipient of God’s amazing grace, is to be singing the praises of the one whom alone is worthy…we call Him Savior because salvation is found in no one else but Jesus. </w:t>
      </w:r>
    </w:p>
    <w:p w14:paraId="33350390" w14:textId="77777777" w:rsidR="001F2A57" w:rsidRDefault="001F2A57" w:rsidP="001F2A57">
      <w:pPr>
        <w:pStyle w:val="ListParagraph"/>
        <w:ind w:left="0" w:firstLine="720"/>
        <w:jc w:val="both"/>
        <w:rPr>
          <w:sz w:val="24"/>
          <w:szCs w:val="24"/>
        </w:rPr>
      </w:pPr>
    </w:p>
    <w:p w14:paraId="13D67439" w14:textId="77777777" w:rsidR="001F2A57" w:rsidRDefault="001F2A57" w:rsidP="001F2A57">
      <w:pPr>
        <w:pStyle w:val="ListParagraph"/>
        <w:ind w:left="0" w:firstLine="720"/>
        <w:jc w:val="both"/>
        <w:rPr>
          <w:rFonts w:cstheme="minorHAnsi"/>
          <w:sz w:val="24"/>
          <w:szCs w:val="24"/>
        </w:rPr>
      </w:pPr>
      <w:r w:rsidRPr="5897EC05">
        <w:rPr>
          <w:sz w:val="24"/>
          <w:szCs w:val="24"/>
        </w:rPr>
        <w:t xml:space="preserve">When I contemplate the beauty and majesty of my Lord and Savior, I stand amazed at His mercy and grace poured out on such an undeserving sinner such as I. How could I help but sing </w:t>
      </w:r>
      <w:r>
        <w:rPr>
          <w:sz w:val="24"/>
          <w:szCs w:val="24"/>
        </w:rPr>
        <w:t>the</w:t>
      </w:r>
      <w:r w:rsidRPr="5897EC05">
        <w:rPr>
          <w:sz w:val="24"/>
          <w:szCs w:val="24"/>
        </w:rPr>
        <w:t xml:space="preserve"> praise</w:t>
      </w:r>
      <w:r>
        <w:rPr>
          <w:sz w:val="24"/>
          <w:szCs w:val="24"/>
        </w:rPr>
        <w:t xml:space="preserve"> of the Lord Jesus Christ…the Author, of the song of salvation</w:t>
      </w:r>
      <w:r w:rsidRPr="5897EC05">
        <w:rPr>
          <w:sz w:val="24"/>
          <w:szCs w:val="24"/>
        </w:rPr>
        <w:t>?</w:t>
      </w:r>
      <w:r>
        <w:rPr>
          <w:sz w:val="24"/>
          <w:szCs w:val="24"/>
        </w:rPr>
        <w:t xml:space="preserve"> (Hebrews 2:5-18, 5:9) </w:t>
      </w:r>
      <w:r w:rsidRPr="5897EC05">
        <w:rPr>
          <w:sz w:val="24"/>
          <w:szCs w:val="24"/>
        </w:rPr>
        <w:t xml:space="preserve">So now, I would like to add my line to His eternal song of praise. </w:t>
      </w:r>
      <w:r w:rsidRPr="5897EC05">
        <w:rPr>
          <w:rFonts w:asciiTheme="minorHAnsi" w:eastAsiaTheme="minorEastAsia" w:hAnsiTheme="minorHAnsi" w:cstheme="minorBidi"/>
          <w:sz w:val="24"/>
          <w:szCs w:val="24"/>
        </w:rPr>
        <w:t xml:space="preserve">In Webster’s dictionary, one definition for grace is simply, </w:t>
      </w:r>
      <w:r w:rsidRPr="5897EC05">
        <w:rPr>
          <w:rFonts w:asciiTheme="minorHAnsi" w:eastAsiaTheme="minorEastAsia" w:hAnsiTheme="minorHAnsi" w:cstheme="minorBidi"/>
          <w:i/>
          <w:iCs/>
          <w:sz w:val="24"/>
          <w:szCs w:val="24"/>
        </w:rPr>
        <w:t>to dignify or to adorn</w:t>
      </w:r>
      <w:r w:rsidRPr="5897EC05">
        <w:rPr>
          <w:rFonts w:asciiTheme="minorHAnsi" w:eastAsiaTheme="minorEastAsia" w:hAnsiTheme="minorHAnsi" w:cstheme="minorBidi"/>
          <w:sz w:val="24"/>
          <w:szCs w:val="24"/>
        </w:rPr>
        <w:t>. This definition reminds me of my own story of Amazing Grace.</w:t>
      </w:r>
    </w:p>
    <w:p w14:paraId="25355812" w14:textId="77777777" w:rsidR="001F2A57" w:rsidRPr="00AF220B" w:rsidRDefault="001F2A57" w:rsidP="001F2A5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Isaiah 61:10-11 (NIV)</w:t>
      </w:r>
    </w:p>
    <w:p w14:paraId="0A806835" w14:textId="77777777" w:rsidR="001F2A57" w:rsidRDefault="001F2A57" w:rsidP="001F2A57">
      <w:pPr>
        <w:pStyle w:val="line1"/>
        <w:jc w:val="center"/>
        <w:rPr>
          <w:rFonts w:asciiTheme="minorHAnsi" w:hAnsiTheme="minorHAnsi" w:cstheme="minorHAnsi"/>
          <w:b/>
          <w:i/>
        </w:rPr>
      </w:pPr>
      <w:r w:rsidRPr="5897EC05">
        <w:rPr>
          <w:rFonts w:asciiTheme="minorHAnsi" w:eastAsiaTheme="minorEastAsia" w:hAnsiTheme="minorHAnsi" w:cstheme="minorBidi"/>
          <w:b/>
          <w:bCs/>
          <w:i/>
          <w:iCs/>
        </w:rPr>
        <w:t xml:space="preserve">I delight greatly in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xml:space="preserve">; my soul rejoices in my God. For he has clothed me with garments of salvation and arrayed me in a robe of his righteousness, as a bridegroom adorns his head like a priest, and as a bride adorns herself with her jewels. For as the soil makes the sprout come up and a garden causes seeds to grow, so the Sovereign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xml:space="preserve"> will make righteousness and praise spring up before all nations.</w:t>
      </w:r>
    </w:p>
    <w:p w14:paraId="7B2A7F89" w14:textId="77777777" w:rsidR="001F2A57" w:rsidRPr="0075570D" w:rsidRDefault="001F2A57" w:rsidP="001F2A57">
      <w:pPr>
        <w:pStyle w:val="ListParagraph"/>
        <w:ind w:left="0"/>
        <w:rPr>
          <w:rFonts w:cstheme="minorHAnsi"/>
          <w:sz w:val="24"/>
          <w:szCs w:val="24"/>
        </w:rPr>
      </w:pPr>
      <w:r w:rsidRPr="5897EC05">
        <w:rPr>
          <w:rFonts w:asciiTheme="minorHAnsi" w:eastAsiaTheme="minorEastAsia" w:hAnsiTheme="minorHAnsi" w:cstheme="minorBidi"/>
          <w:sz w:val="24"/>
          <w:szCs w:val="24"/>
        </w:rPr>
        <w:t xml:space="preserve">This is my story… </w:t>
      </w:r>
    </w:p>
    <w:p w14:paraId="286B9325" w14:textId="77777777" w:rsidR="001F2A57" w:rsidRPr="0075570D" w:rsidRDefault="001F2A57" w:rsidP="001F2A57">
      <w:pPr>
        <w:ind w:firstLine="720"/>
        <w:jc w:val="both"/>
        <w:rPr>
          <w:rFonts w:asciiTheme="minorHAnsi" w:hAnsiTheme="minorHAnsi" w:cstheme="minorHAnsi"/>
          <w:i/>
          <w:sz w:val="24"/>
          <w:szCs w:val="24"/>
        </w:rPr>
      </w:pPr>
      <w:r w:rsidRPr="5897EC05">
        <w:rPr>
          <w:rFonts w:asciiTheme="minorHAnsi" w:eastAsiaTheme="minorEastAsia" w:hAnsiTheme="minorHAnsi" w:cstheme="minorBidi"/>
          <w:i/>
          <w:iCs/>
          <w:sz w:val="24"/>
          <w:szCs w:val="24"/>
        </w:rPr>
        <w:t xml:space="preserve">As I recall the details of my life, I see a wedding theme woven throughout. From the time I was a new bride, my career and business for seven years was preparing brides for their weddings. The name of the business was Memphis Bridal Gallery. One of my jobs, as owner of the bridal gallery, was to write a detailed description of the wedding dress for the mother of the bride. Most descriptions included seed pearls because pearls are the most often used adornment for wedding gowns along with crystals, sequins, rhinestones, silver and gold thread, and lace. </w:t>
      </w:r>
      <w:r>
        <w:rPr>
          <w:rFonts w:asciiTheme="minorHAnsi" w:eastAsiaTheme="minorEastAsia" w:hAnsiTheme="minorHAnsi" w:cstheme="minorBidi"/>
          <w:i/>
          <w:iCs/>
          <w:sz w:val="24"/>
          <w:szCs w:val="24"/>
        </w:rPr>
        <w:t>Yet, o</w:t>
      </w:r>
      <w:r w:rsidRPr="5897EC05">
        <w:rPr>
          <w:rFonts w:asciiTheme="minorHAnsi" w:eastAsiaTheme="minorEastAsia" w:hAnsiTheme="minorHAnsi" w:cstheme="minorBidi"/>
          <w:i/>
          <w:iCs/>
          <w:sz w:val="24"/>
          <w:szCs w:val="24"/>
        </w:rPr>
        <w:t>f all the precious gems the pearl is unique, it is the only one formed out of a living organism.</w:t>
      </w:r>
    </w:p>
    <w:p w14:paraId="41F8CD54" w14:textId="77777777" w:rsidR="001F2A57" w:rsidRPr="0075570D" w:rsidRDefault="001F2A57" w:rsidP="001F2A57">
      <w:pPr>
        <w:ind w:firstLine="720"/>
        <w:jc w:val="both"/>
        <w:rPr>
          <w:rFonts w:asciiTheme="minorHAnsi" w:hAnsiTheme="minorHAnsi" w:cstheme="minorHAnsi"/>
          <w:i/>
          <w:sz w:val="24"/>
          <w:szCs w:val="24"/>
        </w:rPr>
      </w:pPr>
      <w:r w:rsidRPr="5897EC05">
        <w:rPr>
          <w:rFonts w:asciiTheme="minorHAnsi" w:eastAsiaTheme="minorEastAsia" w:hAnsiTheme="minorHAnsi" w:cstheme="minorBidi"/>
          <w:i/>
          <w:iCs/>
          <w:sz w:val="24"/>
          <w:szCs w:val="24"/>
        </w:rPr>
        <w:t xml:space="preserve"> Pastor David Lawrence has a message titled: “Turning Problems into Pearls</w:t>
      </w:r>
      <w:r>
        <w:rPr>
          <w:rFonts w:asciiTheme="minorHAnsi" w:eastAsiaTheme="minorEastAsia" w:hAnsiTheme="minorHAnsi" w:cstheme="minorBidi"/>
          <w:i/>
          <w:iCs/>
          <w:sz w:val="24"/>
          <w:szCs w:val="24"/>
        </w:rPr>
        <w:t>.</w:t>
      </w:r>
      <w:r w:rsidRPr="5897EC05">
        <w:rPr>
          <w:rFonts w:asciiTheme="minorHAnsi" w:eastAsiaTheme="minorEastAsia" w:hAnsiTheme="minorHAnsi" w:cstheme="minorBidi"/>
          <w:i/>
          <w:iCs/>
          <w:sz w:val="24"/>
          <w:szCs w:val="24"/>
        </w:rPr>
        <w:t xml:space="preserve">”  In that message, he says, “God never wastes your past.”  For the last twenty- six years the Lord has taken an abundance of problems, and rewritten my story with beautiful </w:t>
      </w:r>
      <w:r>
        <w:rPr>
          <w:rFonts w:asciiTheme="minorHAnsi" w:eastAsiaTheme="minorEastAsia" w:hAnsiTheme="minorHAnsi" w:cstheme="minorBidi"/>
          <w:i/>
          <w:iCs/>
          <w:sz w:val="24"/>
          <w:szCs w:val="24"/>
        </w:rPr>
        <w:t>Memory Verses</w:t>
      </w:r>
      <w:r w:rsidRPr="5897EC05">
        <w:rPr>
          <w:rFonts w:asciiTheme="minorHAnsi" w:eastAsiaTheme="minorEastAsia" w:hAnsiTheme="minorHAnsi" w:cstheme="minorBidi"/>
          <w:i/>
          <w:iCs/>
          <w:sz w:val="24"/>
          <w:szCs w:val="24"/>
        </w:rPr>
        <w:t xml:space="preserve">. </w:t>
      </w:r>
      <w:r>
        <w:rPr>
          <w:rFonts w:asciiTheme="minorHAnsi" w:eastAsiaTheme="minorEastAsia" w:hAnsiTheme="minorHAnsi" w:cstheme="minorBidi"/>
          <w:i/>
          <w:iCs/>
          <w:sz w:val="24"/>
          <w:szCs w:val="24"/>
        </w:rPr>
        <w:t xml:space="preserve">However, this was not the case from the beginning. </w:t>
      </w:r>
    </w:p>
    <w:p w14:paraId="00E9F606" w14:textId="77777777" w:rsidR="001F2A57" w:rsidRPr="0075570D" w:rsidRDefault="001F2A57" w:rsidP="001F2A57">
      <w:pPr>
        <w:ind w:firstLine="720"/>
        <w:jc w:val="both"/>
        <w:rPr>
          <w:rFonts w:asciiTheme="minorHAnsi" w:hAnsiTheme="minorHAnsi" w:cstheme="minorHAnsi"/>
          <w:i/>
          <w:sz w:val="24"/>
          <w:szCs w:val="24"/>
        </w:rPr>
      </w:pPr>
      <w:r w:rsidRPr="5897EC05">
        <w:rPr>
          <w:rFonts w:asciiTheme="minorHAnsi" w:eastAsiaTheme="minorEastAsia" w:hAnsiTheme="minorHAnsi" w:cstheme="minorBidi"/>
          <w:i/>
          <w:iCs/>
          <w:sz w:val="24"/>
          <w:szCs w:val="24"/>
        </w:rPr>
        <w:t xml:space="preserve">  The wedding dress I wore on my wedding day in 1986 was not white and was not embellished with a single bead or pearl. Looking back, it</w:t>
      </w:r>
      <w:r>
        <w:rPr>
          <w:rFonts w:asciiTheme="minorHAnsi" w:eastAsiaTheme="minorEastAsia" w:hAnsiTheme="minorHAnsi" w:cstheme="minorBidi"/>
          <w:i/>
          <w:iCs/>
          <w:sz w:val="24"/>
          <w:szCs w:val="24"/>
        </w:rPr>
        <w:t xml:space="preserve"> is</w:t>
      </w:r>
      <w:r w:rsidRPr="5897EC05">
        <w:rPr>
          <w:rFonts w:asciiTheme="minorHAnsi" w:eastAsiaTheme="minorEastAsia" w:hAnsiTheme="minorHAnsi" w:cstheme="minorBidi"/>
          <w:i/>
          <w:iCs/>
          <w:sz w:val="24"/>
          <w:szCs w:val="24"/>
        </w:rPr>
        <w:t xml:space="preserve"> symbolic of the condition of my spiritually dead heart and what it means to try to cover my sins in my own self-righteousness. We cannot cover the shame and guilt of our sins in religious rituals. No wonder I felt like anything but a beautiful bride on my wedding day.  </w:t>
      </w:r>
    </w:p>
    <w:p w14:paraId="2A8FE3E0" w14:textId="77777777" w:rsidR="001F2A57" w:rsidRPr="0075570D" w:rsidRDefault="001F2A57" w:rsidP="001F2A57">
      <w:pPr>
        <w:ind w:firstLine="720"/>
        <w:jc w:val="both"/>
        <w:rPr>
          <w:rFonts w:asciiTheme="minorHAnsi" w:hAnsiTheme="minorHAnsi" w:cstheme="minorHAnsi"/>
          <w:i/>
          <w:sz w:val="24"/>
          <w:szCs w:val="24"/>
        </w:rPr>
      </w:pPr>
      <w:r w:rsidRPr="5897EC05">
        <w:rPr>
          <w:rFonts w:asciiTheme="minorHAnsi" w:eastAsiaTheme="minorEastAsia" w:hAnsiTheme="minorHAnsi" w:cstheme="minorBidi"/>
          <w:i/>
          <w:iCs/>
          <w:sz w:val="24"/>
          <w:szCs w:val="24"/>
        </w:rPr>
        <w:t xml:space="preserve">Have you heard of these old wedding traditions: “Something old, something new, something borrowed something blue”?  The item I chose as “something borrowed” was a very common wedding accessory, a single strand of pearls.   </w:t>
      </w:r>
    </w:p>
    <w:p w14:paraId="6D25DBD8" w14:textId="77777777" w:rsidR="001F2A57" w:rsidRPr="0075570D" w:rsidRDefault="001F2A57" w:rsidP="001F2A57">
      <w:pPr>
        <w:ind w:firstLine="720"/>
        <w:jc w:val="both"/>
        <w:rPr>
          <w:rFonts w:asciiTheme="minorHAnsi" w:hAnsiTheme="minorHAnsi" w:cstheme="minorHAnsi"/>
          <w:i/>
          <w:sz w:val="24"/>
          <w:szCs w:val="24"/>
        </w:rPr>
      </w:pPr>
      <w:r w:rsidRPr="5897EC05">
        <w:rPr>
          <w:rFonts w:asciiTheme="minorHAnsi" w:eastAsiaTheme="minorEastAsia" w:hAnsiTheme="minorHAnsi" w:cstheme="minorBidi"/>
          <w:i/>
          <w:iCs/>
          <w:sz w:val="24"/>
          <w:szCs w:val="24"/>
        </w:rPr>
        <w:t xml:space="preserve">I was 26 years old when the Heavenly Father led me to the foot of the cross of Christ. After an entire lifetime of church attendance, I saw for the </w:t>
      </w:r>
      <w:r>
        <w:rPr>
          <w:rFonts w:asciiTheme="minorHAnsi" w:eastAsiaTheme="minorEastAsia" w:hAnsiTheme="minorHAnsi" w:cstheme="minorBidi"/>
          <w:i/>
          <w:iCs/>
          <w:sz w:val="24"/>
          <w:szCs w:val="24"/>
        </w:rPr>
        <w:t xml:space="preserve">very </w:t>
      </w:r>
      <w:r w:rsidRPr="5897EC05">
        <w:rPr>
          <w:rFonts w:asciiTheme="minorHAnsi" w:eastAsiaTheme="minorEastAsia" w:hAnsiTheme="minorHAnsi" w:cstheme="minorBidi"/>
          <w:i/>
          <w:iCs/>
          <w:sz w:val="24"/>
          <w:szCs w:val="24"/>
        </w:rPr>
        <w:t>first time the horror of my sins hanging on the love of my life. I was truly undone!   In</w:t>
      </w:r>
      <w:r>
        <w:rPr>
          <w:rFonts w:asciiTheme="minorHAnsi" w:eastAsiaTheme="minorEastAsia" w:hAnsiTheme="minorHAnsi" w:cstheme="minorBidi"/>
          <w:i/>
          <w:iCs/>
          <w:sz w:val="24"/>
          <w:szCs w:val="24"/>
        </w:rPr>
        <w:t xml:space="preserve"> His boundless grace and</w:t>
      </w:r>
      <w:r w:rsidRPr="5897EC05">
        <w:rPr>
          <w:rFonts w:asciiTheme="minorHAnsi" w:eastAsiaTheme="minorEastAsia" w:hAnsiTheme="minorHAnsi" w:cstheme="minorBidi"/>
          <w:i/>
          <w:iCs/>
          <w:sz w:val="24"/>
          <w:szCs w:val="24"/>
        </w:rPr>
        <w:t xml:space="preserve"> loving kindness, He led me to see specific sins, but most heinous of all was my religious self-righteousness in black and white contrast to the Holy Son of God. </w:t>
      </w:r>
      <w:r>
        <w:rPr>
          <w:rFonts w:asciiTheme="minorHAnsi" w:eastAsiaTheme="minorEastAsia" w:hAnsiTheme="minorHAnsi" w:cstheme="minorBidi"/>
          <w:i/>
          <w:iCs/>
          <w:sz w:val="24"/>
          <w:szCs w:val="24"/>
        </w:rPr>
        <w:t>W</w:t>
      </w:r>
      <w:r w:rsidRPr="5897EC05">
        <w:rPr>
          <w:rFonts w:asciiTheme="minorHAnsi" w:eastAsiaTheme="minorEastAsia" w:hAnsiTheme="minorHAnsi" w:cstheme="minorBidi"/>
          <w:i/>
          <w:iCs/>
          <w:sz w:val="24"/>
          <w:szCs w:val="24"/>
        </w:rPr>
        <w:t>hat amaz</w:t>
      </w:r>
      <w:r>
        <w:rPr>
          <w:rFonts w:asciiTheme="minorHAnsi" w:eastAsiaTheme="minorEastAsia" w:hAnsiTheme="minorHAnsi" w:cstheme="minorBidi"/>
          <w:i/>
          <w:iCs/>
          <w:sz w:val="24"/>
          <w:szCs w:val="24"/>
        </w:rPr>
        <w:t>ed me the most</w:t>
      </w:r>
      <w:r w:rsidRPr="5897EC05">
        <w:rPr>
          <w:rFonts w:asciiTheme="minorHAnsi" w:eastAsiaTheme="minorEastAsia" w:hAnsiTheme="minorHAnsi" w:cstheme="minorBidi"/>
          <w:i/>
          <w:iCs/>
          <w:sz w:val="24"/>
          <w:szCs w:val="24"/>
        </w:rPr>
        <w:t xml:space="preserve"> was that He knew all I had ever done and yet He loved me.    </w:t>
      </w:r>
    </w:p>
    <w:p w14:paraId="606FE025" w14:textId="77777777" w:rsidR="001F2A57" w:rsidRPr="006D3463" w:rsidRDefault="001F2A57" w:rsidP="001F2A57">
      <w:pPr>
        <w:ind w:firstLine="720"/>
        <w:jc w:val="both"/>
        <w:rPr>
          <w:rFonts w:asciiTheme="minorHAnsi" w:hAnsiTheme="minorHAnsi" w:cstheme="minorHAnsi"/>
          <w:i/>
          <w:sz w:val="24"/>
          <w:szCs w:val="24"/>
        </w:rPr>
      </w:pPr>
      <w:r w:rsidRPr="5897EC05">
        <w:rPr>
          <w:rFonts w:asciiTheme="minorHAnsi" w:eastAsiaTheme="minorEastAsia" w:hAnsiTheme="minorHAnsi" w:cstheme="minorBidi"/>
          <w:i/>
          <w:iCs/>
          <w:sz w:val="24"/>
          <w:szCs w:val="24"/>
        </w:rPr>
        <w:t>On our 18</w:t>
      </w:r>
      <w:r w:rsidRPr="5897EC05">
        <w:rPr>
          <w:rFonts w:asciiTheme="minorHAnsi" w:eastAsiaTheme="minorEastAsia" w:hAnsiTheme="minorHAnsi" w:cstheme="minorBidi"/>
          <w:i/>
          <w:iCs/>
          <w:sz w:val="24"/>
          <w:szCs w:val="24"/>
          <w:vertAlign w:val="superscript"/>
        </w:rPr>
        <w:t>th</w:t>
      </w:r>
      <w:r w:rsidRPr="5897EC05">
        <w:rPr>
          <w:rFonts w:asciiTheme="minorHAnsi" w:eastAsiaTheme="minorEastAsia" w:hAnsiTheme="minorHAnsi" w:cstheme="minorBidi"/>
          <w:i/>
          <w:iCs/>
          <w:sz w:val="24"/>
          <w:szCs w:val="24"/>
        </w:rPr>
        <w:t xml:space="preserve"> wedding anniversary my husband Art and I renewed our wedding vows. The second wedding dress was handpicked to fit the description of the gown of the bride in Psalms forty- five, with silver threads and seed pearls woven throughout the pearly white satin fabric.  Our God is a God of redemption, and when we give him our testimonies, our past, no matter how shameful or painful, He can turn the ashes into something beautiful and useful for our good and His glory. These years were preparation for the eternal work God has chosen for me-to introduce others to the King and dress the King’s daughters for the wedding. </w:t>
      </w:r>
    </w:p>
    <w:p w14:paraId="3EF6D89D" w14:textId="77777777" w:rsidR="001F2A57" w:rsidRDefault="001F2A57" w:rsidP="001F2A57">
      <w:pPr>
        <w:ind w:firstLine="720"/>
        <w:jc w:val="both"/>
        <w:rPr>
          <w:rFonts w:asciiTheme="minorHAnsi" w:eastAsiaTheme="minorEastAsia" w:hAnsiTheme="minorHAnsi" w:cstheme="minorBidi"/>
          <w:i/>
          <w:iCs/>
          <w:sz w:val="24"/>
          <w:szCs w:val="24"/>
        </w:rPr>
      </w:pPr>
      <w:r w:rsidRPr="5897EC05">
        <w:rPr>
          <w:rFonts w:asciiTheme="minorHAnsi" w:eastAsiaTheme="minorEastAsia" w:hAnsiTheme="minorHAnsi" w:cstheme="minorBidi"/>
          <w:i/>
          <w:iCs/>
          <w:sz w:val="24"/>
          <w:szCs w:val="24"/>
        </w:rPr>
        <w:t xml:space="preserve">God did not waste the years in the bridal business. It was in those years that I became His Bride! He is still working </w:t>
      </w:r>
      <w:r>
        <w:rPr>
          <w:rFonts w:asciiTheme="minorHAnsi" w:eastAsiaTheme="minorEastAsia" w:hAnsiTheme="minorHAnsi" w:cstheme="minorBidi"/>
          <w:i/>
          <w:iCs/>
          <w:sz w:val="24"/>
          <w:szCs w:val="24"/>
        </w:rPr>
        <w:t xml:space="preserve">to remove the spots and wrinkles from my wedding gown. He is not done with me yet. </w:t>
      </w:r>
      <w:r w:rsidRPr="00965657">
        <w:rPr>
          <w:rFonts w:asciiTheme="minorHAnsi" w:eastAsiaTheme="minorEastAsia" w:hAnsiTheme="minorHAnsi" w:cstheme="minorBidi"/>
          <w:i/>
          <w:iCs/>
          <w:sz w:val="24"/>
          <w:szCs w:val="24"/>
        </w:rPr>
        <w:t xml:space="preserve"> </w:t>
      </w:r>
      <w:r>
        <w:rPr>
          <w:rFonts w:asciiTheme="minorHAnsi" w:eastAsiaTheme="minorEastAsia" w:hAnsiTheme="minorHAnsi" w:cstheme="minorBidi"/>
          <w:i/>
          <w:iCs/>
          <w:sz w:val="24"/>
          <w:szCs w:val="24"/>
        </w:rPr>
        <w:t>P</w:t>
      </w:r>
      <w:r w:rsidRPr="5897EC05">
        <w:rPr>
          <w:rFonts w:asciiTheme="minorHAnsi" w:eastAsiaTheme="minorEastAsia" w:hAnsiTheme="minorHAnsi" w:cstheme="minorBidi"/>
          <w:i/>
          <w:iCs/>
          <w:sz w:val="24"/>
          <w:szCs w:val="24"/>
        </w:rPr>
        <w:t>reparation for th</w:t>
      </w:r>
      <w:r>
        <w:rPr>
          <w:rFonts w:asciiTheme="minorHAnsi" w:eastAsiaTheme="minorEastAsia" w:hAnsiTheme="minorHAnsi" w:cstheme="minorBidi"/>
          <w:i/>
          <w:iCs/>
          <w:sz w:val="24"/>
          <w:szCs w:val="24"/>
        </w:rPr>
        <w:t xml:space="preserve">is wedding is a lifelong task. </w:t>
      </w:r>
      <w:r w:rsidRPr="5897EC05">
        <w:rPr>
          <w:rFonts w:asciiTheme="minorHAnsi" w:eastAsiaTheme="minorEastAsia" w:hAnsiTheme="minorHAnsi" w:cstheme="minorBidi"/>
          <w:i/>
          <w:iCs/>
          <w:sz w:val="24"/>
          <w:szCs w:val="24"/>
        </w:rPr>
        <w:t>Part of this process has been refining me through fiery trials</w:t>
      </w:r>
      <w:r>
        <w:rPr>
          <w:rFonts w:asciiTheme="minorHAnsi" w:eastAsiaTheme="minorEastAsia" w:hAnsiTheme="minorHAnsi" w:cstheme="minorBidi"/>
          <w:i/>
          <w:iCs/>
          <w:sz w:val="24"/>
          <w:szCs w:val="24"/>
        </w:rPr>
        <w:t>. (I will be addressing some of these trials in the chapter called, The Doctrine of Suffering.)</w:t>
      </w:r>
      <w:r w:rsidRPr="5897EC05">
        <w:rPr>
          <w:rFonts w:asciiTheme="minorHAnsi" w:eastAsiaTheme="minorEastAsia" w:hAnsiTheme="minorHAnsi" w:cstheme="minorBidi"/>
          <w:i/>
          <w:iCs/>
          <w:sz w:val="24"/>
          <w:szCs w:val="24"/>
        </w:rPr>
        <w:t xml:space="preserve"> </w:t>
      </w:r>
      <w:r>
        <w:rPr>
          <w:rFonts w:asciiTheme="minorHAnsi" w:eastAsiaTheme="minorEastAsia" w:hAnsiTheme="minorHAnsi" w:cstheme="minorBidi"/>
          <w:i/>
          <w:iCs/>
          <w:sz w:val="24"/>
          <w:szCs w:val="24"/>
        </w:rPr>
        <w:t>Nevertheless, as I look back on my life’s journey, it is crystal clear that God has surely been good to me, and He continues to turn</w:t>
      </w:r>
      <w:r w:rsidRPr="5897EC05">
        <w:rPr>
          <w:rFonts w:asciiTheme="minorHAnsi" w:eastAsiaTheme="minorEastAsia" w:hAnsiTheme="minorHAnsi" w:cstheme="minorBidi"/>
          <w:i/>
          <w:iCs/>
          <w:sz w:val="24"/>
          <w:szCs w:val="24"/>
        </w:rPr>
        <w:t xml:space="preserve"> my problems into pearls.</w:t>
      </w:r>
      <w:r>
        <w:rPr>
          <w:rFonts w:asciiTheme="minorHAnsi" w:eastAsiaTheme="minorEastAsia" w:hAnsiTheme="minorHAnsi" w:cstheme="minorBidi"/>
          <w:i/>
          <w:iCs/>
          <w:sz w:val="24"/>
          <w:szCs w:val="24"/>
        </w:rPr>
        <w:t xml:space="preserve"> From beginning to the end, this is a story of grace upon grace! (John 1:14-16)</w:t>
      </w:r>
    </w:p>
    <w:p w14:paraId="1EE0CB77" w14:textId="77777777" w:rsidR="001F2A57" w:rsidRPr="009C55F7" w:rsidRDefault="001F2A57" w:rsidP="001F2A57">
      <w:pPr>
        <w:pStyle w:val="line1"/>
        <w:jc w:val="center"/>
        <w:rPr>
          <w:rFonts w:asciiTheme="minorHAnsi" w:hAnsiTheme="minorHAnsi" w:cstheme="minorHAnsi"/>
          <w:b/>
          <w:i/>
        </w:rPr>
      </w:pPr>
      <w:r w:rsidRPr="5897EC05">
        <w:rPr>
          <w:rFonts w:asciiTheme="minorHAnsi" w:eastAsiaTheme="minorEastAsia" w:hAnsiTheme="minorHAnsi" w:cstheme="minorBidi"/>
          <w:b/>
          <w:bCs/>
          <w:i/>
          <w:iCs/>
        </w:rPr>
        <w:t>Hosea 2:14-23 (NIV)</w:t>
      </w:r>
    </w:p>
    <w:p w14:paraId="30EA5233" w14:textId="77777777" w:rsidR="001F2A57" w:rsidRPr="009C55F7" w:rsidRDefault="001F2A57" w:rsidP="001F2A57">
      <w:pPr>
        <w:pStyle w:val="line1"/>
        <w:jc w:val="center"/>
        <w:rPr>
          <w:rFonts w:asciiTheme="minorHAnsi" w:hAnsiTheme="minorHAnsi" w:cstheme="minorHAnsi"/>
          <w:b/>
          <w:i/>
        </w:rPr>
      </w:pPr>
      <w:r w:rsidRPr="5897EC05">
        <w:rPr>
          <w:rFonts w:asciiTheme="minorHAnsi" w:eastAsiaTheme="minorEastAsia" w:hAnsiTheme="minorHAnsi" w:cstheme="minorBidi"/>
          <w:b/>
          <w:bCs/>
          <w:i/>
          <w:iCs/>
        </w:rPr>
        <w:t xml:space="preserve">I will punish her for the days she burned incense to the Baals; she decked herself with rings and jewelry, and went after her lovers, but me she forgot,” declares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xml:space="preserve">. “Therefore I am now going to allure her; I will lead her into the wilderness and speak tenderly to her. There I will give her back her vineyards, and will make the Valley of Anchor a door of hope. There she will respond as in the days of her youth, as in the day she came up out of Egypt. “In that day,” declares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“you will call me ‘my husband’; you will no longer call me ‘my master.’</w:t>
      </w:r>
    </w:p>
    <w:p w14:paraId="28602A52" w14:textId="77777777" w:rsidR="001F2A57" w:rsidRDefault="001F2A57" w:rsidP="001F2A57">
      <w:pPr>
        <w:pStyle w:val="line1"/>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I will remove the names of the Baals from her lips; no longer will their names be invoked. In that day I will make a covenant for them with the beasts of the field, the birds in the sky and the creatures that move along the ground. Bow and sword and battle I will abolish from the land, so that all may lie down in safety. I will betroth you to me forever; I will betroth you in righteousness and justice, in love and compassion. I will betroth you in faithfulness, and you will acknowledge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xml:space="preserve">. “In that day I will respond,” declares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“I will respond to the skies, and they will respond to the earth; and the earth will respond to the grain, the new wine and the olive oil, and they will respond to Jezreel. I will plant her for myself in the land; I will show my love to the one I called ‘Not my loved one.’ I will say to those called ‘Not my people,’ ‘You are my people’; and they will say, ‘You are my God.’”</w:t>
      </w:r>
    </w:p>
    <w:p w14:paraId="0C4463AF" w14:textId="77777777" w:rsidR="001F2A57" w:rsidRDefault="001F2A57" w:rsidP="001F2A57">
      <w:pPr>
        <w:pStyle w:val="line1"/>
        <w:jc w:val="center"/>
        <w:rPr>
          <w:rFonts w:asciiTheme="minorHAnsi" w:hAnsiTheme="minorHAnsi" w:cstheme="minorHAnsi"/>
          <w:b/>
          <w:i/>
        </w:rPr>
      </w:pPr>
    </w:p>
    <w:p w14:paraId="36B0E686" w14:textId="77777777" w:rsidR="001F2A57" w:rsidRDefault="001F2A57" w:rsidP="001F2A57">
      <w:pPr>
        <w:pStyle w:val="ListParagraph"/>
        <w:ind w:left="0"/>
        <w:rPr>
          <w:b/>
          <w:bCs/>
          <w:sz w:val="28"/>
          <w:szCs w:val="28"/>
        </w:rPr>
      </w:pPr>
      <w:r>
        <w:rPr>
          <w:rFonts w:asciiTheme="minorHAnsi" w:eastAsiaTheme="minorEastAsia" w:hAnsiTheme="minorHAnsi" w:cstheme="minorBid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3B887421" w14:textId="77777777" w:rsidR="001F2A57" w:rsidRPr="00EA7669" w:rsidRDefault="001F2A57" w:rsidP="001F2A57">
      <w:pPr>
        <w:pStyle w:val="ListParagraph"/>
        <w:ind w:left="0"/>
        <w:rPr>
          <w:b/>
          <w:sz w:val="28"/>
          <w:szCs w:val="28"/>
        </w:rPr>
      </w:pPr>
    </w:p>
    <w:p w14:paraId="7CDBDA78" w14:textId="77777777" w:rsidR="001F2A57" w:rsidRPr="00356FD5" w:rsidRDefault="001F2A57" w:rsidP="00BD269D">
      <w:pPr>
        <w:pStyle w:val="ListParagraph"/>
        <w:numPr>
          <w:ilvl w:val="0"/>
          <w:numId w:val="81"/>
        </w:numPr>
        <w:jc w:val="both"/>
        <w:rPr>
          <w:rFonts w:asciiTheme="minorHAnsi" w:eastAsiaTheme="minorEastAsia" w:hAnsiTheme="minorHAnsi" w:cstheme="minorBidi"/>
          <w:sz w:val="24"/>
          <w:szCs w:val="24"/>
        </w:rPr>
      </w:pPr>
      <w:r w:rsidRPr="00356FD5">
        <w:rPr>
          <w:rFonts w:asciiTheme="minorHAnsi" w:eastAsiaTheme="minorEastAsia" w:hAnsiTheme="minorHAnsi" w:cstheme="minorBidi"/>
          <w:sz w:val="24"/>
          <w:szCs w:val="24"/>
        </w:rPr>
        <w:t>1 Peter 1:18-22, 2:9-10, 2:24-25, 3:18; Romans 3:20-31; 4:2; 5:6-12; 6:1-10; 9:30; Galatians 2:20; Titus 3:4-5; 2 Timothy 1:9; John 3:14-18; 1 John 4:7-12; Psalm 103:1-22</w:t>
      </w:r>
      <w:r w:rsidRPr="00356FD5">
        <w:rPr>
          <w:rFonts w:asciiTheme="minorHAnsi" w:eastAsiaTheme="minorEastAsia" w:hAnsiTheme="minorHAnsi" w:cstheme="minorBidi"/>
          <w:b/>
          <w:bCs/>
          <w:sz w:val="28"/>
          <w:szCs w:val="28"/>
        </w:rPr>
        <w:t xml:space="preserve"> </w:t>
      </w:r>
    </w:p>
    <w:p w14:paraId="19592E8C" w14:textId="77777777" w:rsidR="001F2A57" w:rsidRDefault="001F2A57" w:rsidP="001F2A57">
      <w:pPr>
        <w:spacing w:after="160" w:line="259" w:lineRule="auto"/>
        <w:rPr>
          <w:b/>
          <w:bCs/>
          <w:sz w:val="28"/>
          <w:szCs w:val="28"/>
        </w:rPr>
      </w:pPr>
      <w:r>
        <w:rPr>
          <w:b/>
          <w:bCs/>
          <w:sz w:val="28"/>
          <w:szCs w:val="28"/>
        </w:rPr>
        <w:br w:type="page"/>
      </w:r>
    </w:p>
    <w:p w14:paraId="0D5B7B91" w14:textId="77777777" w:rsidR="001F2A57" w:rsidRDefault="001F2A57" w:rsidP="001F2A57">
      <w:pPr>
        <w:pStyle w:val="ListParagraph"/>
        <w:ind w:left="360"/>
        <w:jc w:val="center"/>
      </w:pPr>
      <w:r w:rsidRPr="5897EC05">
        <w:rPr>
          <w:b/>
          <w:bCs/>
          <w:sz w:val="28"/>
          <w:szCs w:val="28"/>
        </w:rPr>
        <w:t>God's Love is Not Blind</w:t>
      </w:r>
    </w:p>
    <w:p w14:paraId="09A020D4" w14:textId="77777777" w:rsidR="001F2A57" w:rsidRDefault="001F2A57" w:rsidP="001F2A57">
      <w:pPr>
        <w:ind w:firstLine="720"/>
        <w:jc w:val="both"/>
        <w:rPr>
          <w:sz w:val="24"/>
          <w:szCs w:val="24"/>
        </w:rPr>
      </w:pPr>
      <w:r w:rsidRPr="5897EC05">
        <w:rPr>
          <w:sz w:val="24"/>
          <w:szCs w:val="24"/>
        </w:rPr>
        <w:t>I wonder if, like me, you have tried to look good, or be good, or do good, in order to gain love</w:t>
      </w:r>
      <w:r>
        <w:rPr>
          <w:sz w:val="24"/>
          <w:szCs w:val="24"/>
        </w:rPr>
        <w:t>?</w:t>
      </w:r>
      <w:r w:rsidRPr="5897EC05">
        <w:rPr>
          <w:sz w:val="24"/>
          <w:szCs w:val="24"/>
        </w:rPr>
        <w:t xml:space="preserve"> If so, </w:t>
      </w:r>
      <w:r>
        <w:rPr>
          <w:sz w:val="24"/>
          <w:szCs w:val="24"/>
        </w:rPr>
        <w:t xml:space="preserve">then </w:t>
      </w:r>
      <w:r w:rsidRPr="5897EC05">
        <w:rPr>
          <w:sz w:val="24"/>
          <w:szCs w:val="24"/>
        </w:rPr>
        <w:t xml:space="preserve">you know </w:t>
      </w:r>
      <w:r>
        <w:rPr>
          <w:sz w:val="24"/>
          <w:szCs w:val="24"/>
        </w:rPr>
        <w:t>that is not only</w:t>
      </w:r>
      <w:r w:rsidRPr="5897EC05">
        <w:rPr>
          <w:sz w:val="24"/>
          <w:szCs w:val="24"/>
        </w:rPr>
        <w:t xml:space="preserve"> exhausting</w:t>
      </w:r>
      <w:r>
        <w:rPr>
          <w:sz w:val="24"/>
          <w:szCs w:val="24"/>
        </w:rPr>
        <w:t>, but it is pointless</w:t>
      </w:r>
      <w:r w:rsidRPr="5897EC05">
        <w:rPr>
          <w:sz w:val="24"/>
          <w:szCs w:val="24"/>
        </w:rPr>
        <w:t xml:space="preserve">. And furthermore, where did all this effort get us? Nowhere! </w:t>
      </w:r>
      <w:r>
        <w:rPr>
          <w:sz w:val="24"/>
          <w:szCs w:val="24"/>
        </w:rPr>
        <w:t xml:space="preserve">Any “so called” relationship that is absent of transparency and acceptance - just as we are- is really no relationship at all. If we have to wear a mask in order to gain acceptance, then we will never be at ease when we are around that person. I’ve just described the majority of my life. And then I met the real Jesus, and it was like finally being home. Do you understand what I’m talking about? </w:t>
      </w:r>
    </w:p>
    <w:p w14:paraId="5F180C80" w14:textId="77777777" w:rsidR="001F2A57" w:rsidRPr="000954BF" w:rsidRDefault="001F2A57" w:rsidP="001F2A57">
      <w:pPr>
        <w:ind w:firstLine="720"/>
        <w:jc w:val="both"/>
      </w:pPr>
      <w:r>
        <w:rPr>
          <w:sz w:val="24"/>
          <w:szCs w:val="24"/>
        </w:rPr>
        <w:t xml:space="preserve"> </w:t>
      </w:r>
      <w:r w:rsidRPr="5897EC05">
        <w:rPr>
          <w:sz w:val="24"/>
          <w:szCs w:val="24"/>
        </w:rPr>
        <w:t>The day I met Jesus and became His bride, I understood that He knew me; He really knew me. He was not blind to what I was. Moreover, He saw what was in my heart, sin such as pride, self-righteousness, and hypocrisy. But then He showed me His heart of love and compassion toward me.  H</w:t>
      </w:r>
      <w:r>
        <w:rPr>
          <w:sz w:val="24"/>
          <w:szCs w:val="24"/>
        </w:rPr>
        <w:t>ow could it be that He</w:t>
      </w:r>
      <w:r w:rsidRPr="5897EC05">
        <w:rPr>
          <w:sz w:val="24"/>
          <w:szCs w:val="24"/>
        </w:rPr>
        <w:t xml:space="preserve"> still wanted me for His Bride</w:t>
      </w:r>
      <w:r>
        <w:rPr>
          <w:sz w:val="24"/>
          <w:szCs w:val="24"/>
        </w:rPr>
        <w:t>? The only explanation is grace.</w:t>
      </w:r>
      <w:r w:rsidRPr="5897EC05">
        <w:rPr>
          <w:sz w:val="24"/>
          <w:szCs w:val="24"/>
        </w:rPr>
        <w:t xml:space="preserve"> </w:t>
      </w:r>
    </w:p>
    <w:p w14:paraId="38A48023" w14:textId="77777777" w:rsidR="001F2A57" w:rsidRDefault="001F2A57" w:rsidP="001F2A57">
      <w:pPr>
        <w:pStyle w:val="ListParagraph"/>
        <w:ind w:left="0"/>
        <w:rPr>
          <w:rFonts w:cs="Calibri"/>
          <w:b/>
          <w:bCs/>
          <w:sz w:val="28"/>
          <w:szCs w:val="28"/>
        </w:rPr>
      </w:pPr>
    </w:p>
    <w:p w14:paraId="19D49F4D" w14:textId="77777777" w:rsidR="001F2A57" w:rsidRDefault="001F2A57" w:rsidP="001F2A57">
      <w:pPr>
        <w:pStyle w:val="ListParagraph"/>
        <w:ind w:left="0"/>
        <w:rPr>
          <w:b/>
          <w:bCs/>
          <w:sz w:val="28"/>
          <w:szCs w:val="28"/>
        </w:rPr>
      </w:pPr>
      <w:r>
        <w:rPr>
          <w:rFonts w:cs="Calibr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0CF0059F" w14:textId="77777777" w:rsidR="001F2A57" w:rsidRPr="00EA7669" w:rsidRDefault="001F2A57" w:rsidP="001F2A57">
      <w:pPr>
        <w:pStyle w:val="ListParagraph"/>
        <w:ind w:left="0"/>
        <w:rPr>
          <w:b/>
          <w:sz w:val="28"/>
          <w:szCs w:val="28"/>
        </w:rPr>
      </w:pPr>
    </w:p>
    <w:p w14:paraId="6F146486" w14:textId="77777777" w:rsidR="001F2A57" w:rsidRPr="00356FD5" w:rsidRDefault="001F2A57" w:rsidP="00BD269D">
      <w:pPr>
        <w:pStyle w:val="ListParagraph"/>
        <w:numPr>
          <w:ilvl w:val="0"/>
          <w:numId w:val="81"/>
        </w:numPr>
        <w:rPr>
          <w:rFonts w:asciiTheme="minorHAnsi" w:eastAsiaTheme="minorEastAsia" w:hAnsiTheme="minorHAnsi" w:cstheme="minorBidi"/>
          <w:sz w:val="24"/>
          <w:szCs w:val="24"/>
        </w:rPr>
      </w:pPr>
      <w:r w:rsidRPr="00356FD5">
        <w:rPr>
          <w:sz w:val="24"/>
          <w:szCs w:val="24"/>
        </w:rPr>
        <w:t>Jeremiah 1:4-8; Psalm</w:t>
      </w:r>
      <w:r>
        <w:rPr>
          <w:sz w:val="24"/>
          <w:szCs w:val="24"/>
        </w:rPr>
        <w:t xml:space="preserve"> 10:4, 11:4,</w:t>
      </w:r>
      <w:r w:rsidRPr="00356FD5">
        <w:rPr>
          <w:sz w:val="24"/>
          <w:szCs w:val="24"/>
        </w:rPr>
        <w:t xml:space="preserve"> 56:8, 139:1-16; Ephesians 1:1-6; 2:10; John 2:25   </w:t>
      </w:r>
    </w:p>
    <w:p w14:paraId="7C61589F" w14:textId="77777777" w:rsidR="001F2A57" w:rsidRDefault="001F2A57" w:rsidP="001F2A57">
      <w:pPr>
        <w:ind w:firstLine="720"/>
        <w:jc w:val="both"/>
        <w:rPr>
          <w:sz w:val="24"/>
          <w:szCs w:val="24"/>
        </w:rPr>
      </w:pPr>
      <w:r w:rsidRPr="5897EC05">
        <w:rPr>
          <w:sz w:val="24"/>
          <w:szCs w:val="24"/>
        </w:rPr>
        <w:t xml:space="preserve"> </w:t>
      </w:r>
      <w:r>
        <w:rPr>
          <w:sz w:val="24"/>
          <w:szCs w:val="24"/>
        </w:rPr>
        <w:t>No one, except our creator, has</w:t>
      </w:r>
      <w:r w:rsidRPr="5897EC05">
        <w:rPr>
          <w:sz w:val="24"/>
          <w:szCs w:val="24"/>
        </w:rPr>
        <w:t xml:space="preserve"> walked the recesses of our minds</w:t>
      </w:r>
      <w:r>
        <w:rPr>
          <w:sz w:val="24"/>
          <w:szCs w:val="24"/>
        </w:rPr>
        <w:t>;</w:t>
      </w:r>
      <w:r w:rsidRPr="5897EC05">
        <w:rPr>
          <w:sz w:val="24"/>
          <w:szCs w:val="24"/>
        </w:rPr>
        <w:t xml:space="preserve"> He is intimately acquainted with all of our ways. He knows what’s in us, and as He was dying upon the cross, He became </w:t>
      </w:r>
      <w:r w:rsidRPr="5897EC05">
        <w:rPr>
          <w:i/>
          <w:iCs/>
          <w:sz w:val="24"/>
          <w:szCs w:val="24"/>
        </w:rPr>
        <w:t>intimately</w:t>
      </w:r>
      <w:r w:rsidRPr="5897EC05">
        <w:rPr>
          <w:sz w:val="24"/>
          <w:szCs w:val="24"/>
        </w:rPr>
        <w:t xml:space="preserve"> </w:t>
      </w:r>
      <w:r w:rsidRPr="5897EC05">
        <w:rPr>
          <w:i/>
          <w:iCs/>
          <w:sz w:val="24"/>
          <w:szCs w:val="24"/>
        </w:rPr>
        <w:t>acquainted</w:t>
      </w:r>
      <w:r w:rsidRPr="5897EC05">
        <w:rPr>
          <w:sz w:val="24"/>
          <w:szCs w:val="24"/>
        </w:rPr>
        <w:t xml:space="preserve"> with our sins. This includes every vile thought and deed conceived in </w:t>
      </w:r>
      <w:r>
        <w:rPr>
          <w:sz w:val="24"/>
          <w:szCs w:val="24"/>
        </w:rPr>
        <w:t xml:space="preserve">the </w:t>
      </w:r>
      <w:r w:rsidRPr="5897EC05">
        <w:rPr>
          <w:sz w:val="24"/>
          <w:szCs w:val="24"/>
        </w:rPr>
        <w:t>darkness of our unredeemed hearts. It’s hard for the mind to fathom how vile sin truly is to God</w:t>
      </w:r>
      <w:r>
        <w:rPr>
          <w:sz w:val="24"/>
          <w:szCs w:val="24"/>
        </w:rPr>
        <w:t>.</w:t>
      </w:r>
      <w:r w:rsidRPr="5897EC05">
        <w:rPr>
          <w:sz w:val="24"/>
          <w:szCs w:val="24"/>
        </w:rPr>
        <w:t xml:space="preserve"> </w:t>
      </w:r>
      <w:r>
        <w:rPr>
          <w:sz w:val="24"/>
          <w:szCs w:val="24"/>
        </w:rPr>
        <w:t xml:space="preserve">The Lord Jesus is so unlike us. He’s pure and holy and undefiled by sin and yet, to the </w:t>
      </w:r>
      <w:r w:rsidRPr="5897EC05">
        <w:rPr>
          <w:sz w:val="24"/>
          <w:szCs w:val="24"/>
        </w:rPr>
        <w:t xml:space="preserve">praise </w:t>
      </w:r>
      <w:r>
        <w:rPr>
          <w:sz w:val="24"/>
          <w:szCs w:val="24"/>
        </w:rPr>
        <w:t xml:space="preserve">of </w:t>
      </w:r>
      <w:r w:rsidRPr="5897EC05">
        <w:rPr>
          <w:sz w:val="24"/>
          <w:szCs w:val="24"/>
        </w:rPr>
        <w:t xml:space="preserve">His </w:t>
      </w:r>
      <w:r>
        <w:rPr>
          <w:sz w:val="24"/>
          <w:szCs w:val="24"/>
        </w:rPr>
        <w:t>Glorious</w:t>
      </w:r>
      <w:r w:rsidRPr="5897EC05">
        <w:rPr>
          <w:sz w:val="24"/>
          <w:szCs w:val="24"/>
        </w:rPr>
        <w:t xml:space="preserve"> Name, He took our long list of cataloged sins and cast them as far as the east is from the west. (Psalms 103:8-13)</w:t>
      </w:r>
      <w:r>
        <w:rPr>
          <w:sz w:val="24"/>
          <w:szCs w:val="24"/>
        </w:rPr>
        <w:t xml:space="preserve"> </w:t>
      </w:r>
    </w:p>
    <w:p w14:paraId="3D91B3FD" w14:textId="77777777" w:rsidR="001F2A57" w:rsidRPr="00192F15" w:rsidRDefault="001F2A57" w:rsidP="001F2A57">
      <w:pPr>
        <w:jc w:val="center"/>
        <w:rPr>
          <w:b/>
          <w:i/>
          <w:sz w:val="24"/>
          <w:szCs w:val="24"/>
        </w:rPr>
      </w:pPr>
      <w:r w:rsidRPr="00192F15">
        <w:rPr>
          <w:b/>
          <w:i/>
          <w:sz w:val="24"/>
          <w:szCs w:val="24"/>
        </w:rPr>
        <w:t>John 2: 24-25 (ESV)</w:t>
      </w:r>
    </w:p>
    <w:p w14:paraId="19B2BDDD" w14:textId="77777777" w:rsidR="001F2A57" w:rsidRPr="00192F15" w:rsidRDefault="001F2A57" w:rsidP="001F2A57">
      <w:pPr>
        <w:jc w:val="center"/>
        <w:rPr>
          <w:b/>
          <w:i/>
          <w:sz w:val="24"/>
          <w:szCs w:val="24"/>
        </w:rPr>
      </w:pPr>
      <w:r w:rsidRPr="00192F15">
        <w:rPr>
          <w:rStyle w:val="verse-text"/>
          <w:b/>
          <w:i/>
          <w:sz w:val="24"/>
          <w:szCs w:val="24"/>
          <w:lang w:val="en"/>
        </w:rPr>
        <w:t>But Jesus on his part did not entrust himself to them, because he knew all people and needed no one to bear witness about man, for he himself knew what was in man.</w:t>
      </w:r>
    </w:p>
    <w:p w14:paraId="792A8FAA" w14:textId="77777777" w:rsidR="001F2A57" w:rsidRDefault="001F2A57" w:rsidP="001F2A57">
      <w:pPr>
        <w:ind w:firstLine="720"/>
        <w:jc w:val="both"/>
        <w:rPr>
          <w:sz w:val="24"/>
          <w:szCs w:val="24"/>
        </w:rPr>
      </w:pPr>
      <w:r w:rsidRPr="5897EC05">
        <w:rPr>
          <w:sz w:val="24"/>
          <w:szCs w:val="24"/>
        </w:rPr>
        <w:t xml:space="preserve"> As J.C. Ryle so eloquently put it, “God knows what we were before conversion-wicked-guilty-and defiled: yet He loved us. He knows what we will be after conversion-weak-erring-and frail; yet He loves us.”</w:t>
      </w:r>
    </w:p>
    <w:p w14:paraId="70D6586D" w14:textId="77777777" w:rsidR="001F2A57" w:rsidRDefault="001F2A57" w:rsidP="001F2A57">
      <w:pPr>
        <w:rPr>
          <w:rFonts w:asciiTheme="minorHAnsi" w:eastAsiaTheme="minorEastAsia" w:hAnsiTheme="minorHAnsi" w:cstheme="minorBidi"/>
        </w:rPr>
      </w:pPr>
      <w:r w:rsidRPr="000954BF">
        <w:rPr>
          <w:sz w:val="24"/>
          <w:szCs w:val="24"/>
        </w:rPr>
        <w:t xml:space="preserve"> </w:t>
      </w:r>
      <w:r>
        <w:br w:type="page"/>
      </w:r>
    </w:p>
    <w:p w14:paraId="6A0B4E8C" w14:textId="77777777" w:rsidR="001F2A57" w:rsidRDefault="001F2A57" w:rsidP="001F2A57">
      <w:pPr>
        <w:pStyle w:val="Heading2"/>
      </w:pPr>
      <w:bookmarkStart w:id="21" w:name="_Toc443817410"/>
      <w:r w:rsidRPr="5897EC05">
        <w:t xml:space="preserve">DISCUSSION QUESTIONS:  </w:t>
      </w:r>
      <w:r>
        <w:t>Let’s talk about it.</w:t>
      </w:r>
      <w:bookmarkEnd w:id="21"/>
    </w:p>
    <w:p w14:paraId="4ED141ED" w14:textId="77777777" w:rsidR="001F2A57" w:rsidRPr="00C720C8" w:rsidRDefault="001F2A57" w:rsidP="001F2A57"/>
    <w:p w14:paraId="4CDAFE9C" w14:textId="77777777" w:rsidR="001F2A57" w:rsidRPr="00F31256" w:rsidRDefault="001F2A57" w:rsidP="001F2A57">
      <w:pPr>
        <w:pStyle w:val="ListParagraph"/>
        <w:numPr>
          <w:ilvl w:val="0"/>
          <w:numId w:val="40"/>
        </w:numPr>
        <w:rPr>
          <w:rFonts w:asciiTheme="minorHAnsi" w:eastAsiaTheme="minorEastAsia" w:hAnsiTheme="minorHAnsi" w:cstheme="minorBidi"/>
          <w:b/>
          <w:bCs/>
          <w:sz w:val="24"/>
          <w:szCs w:val="24"/>
        </w:rPr>
      </w:pPr>
      <w:r w:rsidRPr="5897EC05">
        <w:rPr>
          <w:rFonts w:asciiTheme="minorHAnsi" w:eastAsiaTheme="minorEastAsia" w:hAnsiTheme="minorHAnsi" w:cstheme="minorBidi"/>
          <w:sz w:val="24"/>
          <w:szCs w:val="24"/>
        </w:rPr>
        <w:t>Do you have a “But for the Grace of God….” interruption in your life story?</w:t>
      </w:r>
      <w:r>
        <w:rPr>
          <w:rFonts w:asciiTheme="minorHAnsi" w:eastAsiaTheme="minorEastAsia" w:hAnsiTheme="minorHAnsi" w:cstheme="minorBidi"/>
          <w:sz w:val="24"/>
          <w:szCs w:val="24"/>
        </w:rPr>
        <w:t xml:space="preserve"> ___________</w:t>
      </w:r>
    </w:p>
    <w:p w14:paraId="08667487" w14:textId="77777777" w:rsidR="001F2A57" w:rsidRPr="00F343C6" w:rsidRDefault="001F2A57" w:rsidP="001F2A57">
      <w:pPr>
        <w:pStyle w:val="ListParagraph"/>
        <w:rPr>
          <w:rFonts w:asciiTheme="minorHAnsi" w:eastAsiaTheme="minorEastAsia" w:hAnsiTheme="minorHAnsi" w:cstheme="minorBidi"/>
          <w:b/>
          <w:bCs/>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w:t>
      </w:r>
    </w:p>
    <w:p w14:paraId="5D9107F4" w14:textId="77777777" w:rsidR="001F2A57" w:rsidRPr="004132EC" w:rsidRDefault="001F2A57" w:rsidP="001F2A57">
      <w:pPr>
        <w:pStyle w:val="ListParagraph"/>
        <w:numPr>
          <w:ilvl w:val="0"/>
          <w:numId w:val="40"/>
        </w:numPr>
        <w:rPr>
          <w:rFonts w:asciiTheme="minorHAnsi" w:eastAsiaTheme="minorEastAsia" w:hAnsiTheme="minorHAnsi" w:cstheme="minorBidi"/>
          <w:b/>
          <w:bCs/>
          <w:sz w:val="24"/>
          <w:szCs w:val="24"/>
        </w:rPr>
      </w:pPr>
      <w:r w:rsidRPr="5897EC05">
        <w:rPr>
          <w:rFonts w:asciiTheme="minorHAnsi" w:eastAsiaTheme="minorEastAsia" w:hAnsiTheme="minorHAnsi" w:cstheme="minorBidi"/>
          <w:sz w:val="24"/>
          <w:szCs w:val="24"/>
        </w:rPr>
        <w:t>What do you think it means to be spiritually blind?</w:t>
      </w:r>
      <w:r>
        <w:rPr>
          <w:rFonts w:asciiTheme="minorHAnsi" w:eastAsiaTheme="minorEastAsia" w:hAnsiTheme="minorHAnsi" w:cstheme="minorBidi"/>
          <w:sz w:val="24"/>
          <w:szCs w:val="24"/>
        </w:rPr>
        <w:t xml:space="preserve"> (2 Corinthians 4:3-6) How does one get spiritual sight? (Psalms 119:130) ________________________________________________________________________</w:t>
      </w:r>
    </w:p>
    <w:p w14:paraId="1FEAFC3A" w14:textId="77777777" w:rsidR="001F2A57" w:rsidRDefault="001F2A57" w:rsidP="001F2A57">
      <w:pPr>
        <w:pStyle w:val="ListParagraph"/>
        <w:numPr>
          <w:ilvl w:val="0"/>
          <w:numId w:val="40"/>
        </w:numPr>
        <w:rPr>
          <w:sz w:val="24"/>
          <w:szCs w:val="24"/>
        </w:rPr>
      </w:pPr>
      <w:r w:rsidRPr="5897EC05">
        <w:rPr>
          <w:sz w:val="24"/>
          <w:szCs w:val="24"/>
        </w:rPr>
        <w:t xml:space="preserve">Read Romans 5:5-21 and describe what kinds of people Christ died </w:t>
      </w:r>
      <w:r>
        <w:rPr>
          <w:sz w:val="24"/>
          <w:szCs w:val="24"/>
        </w:rPr>
        <w:t>to save</w:t>
      </w:r>
      <w:r w:rsidRPr="5897EC05">
        <w:rPr>
          <w:sz w:val="24"/>
          <w:szCs w:val="24"/>
        </w:rPr>
        <w:t>.</w:t>
      </w:r>
      <w:r>
        <w:rPr>
          <w:sz w:val="24"/>
          <w:szCs w:val="24"/>
        </w:rPr>
        <w:t xml:space="preserve"> ________________________________________________________________________</w:t>
      </w:r>
    </w:p>
    <w:p w14:paraId="14DAF5B8" w14:textId="77777777" w:rsidR="001F2A57" w:rsidRDefault="001F2A57" w:rsidP="001F2A57">
      <w:pPr>
        <w:pStyle w:val="ListParagraph"/>
        <w:numPr>
          <w:ilvl w:val="0"/>
          <w:numId w:val="40"/>
        </w:numPr>
        <w:rPr>
          <w:sz w:val="24"/>
          <w:szCs w:val="24"/>
        </w:rPr>
      </w:pPr>
      <w:r>
        <w:rPr>
          <w:sz w:val="24"/>
          <w:szCs w:val="24"/>
        </w:rPr>
        <w:t xml:space="preserve"> Ephesians 2:1-8 clearly states how God feels about those who are dead spiritually. What does the text say? ____________________________________________________</w:t>
      </w:r>
    </w:p>
    <w:p w14:paraId="2F11539C" w14:textId="77777777" w:rsidR="001F2A57" w:rsidRDefault="001F2A57" w:rsidP="001F2A57">
      <w:pPr>
        <w:pStyle w:val="ListParagraph"/>
        <w:numPr>
          <w:ilvl w:val="0"/>
          <w:numId w:val="40"/>
        </w:numPr>
        <w:rPr>
          <w:sz w:val="24"/>
          <w:szCs w:val="24"/>
        </w:rPr>
      </w:pPr>
      <w:r w:rsidRPr="5897EC05">
        <w:rPr>
          <w:sz w:val="24"/>
          <w:szCs w:val="24"/>
        </w:rPr>
        <w:t>What are your thoughts about God offering grace and mercy to murders and rapist</w:t>
      </w:r>
      <w:r>
        <w:rPr>
          <w:sz w:val="24"/>
          <w:szCs w:val="24"/>
        </w:rPr>
        <w:t>s</w:t>
      </w:r>
      <w:r w:rsidRPr="5897EC05">
        <w:rPr>
          <w:sz w:val="24"/>
          <w:szCs w:val="24"/>
        </w:rPr>
        <w:t>?</w:t>
      </w:r>
      <w:r>
        <w:rPr>
          <w:sz w:val="24"/>
          <w:szCs w:val="24"/>
        </w:rPr>
        <w:t xml:space="preserve">  ________________________________________________________________________</w:t>
      </w:r>
    </w:p>
    <w:p w14:paraId="46C15140" w14:textId="77777777" w:rsidR="001F2A57" w:rsidRDefault="001F2A57" w:rsidP="001F2A57">
      <w:pPr>
        <w:pStyle w:val="ListParagraph"/>
        <w:numPr>
          <w:ilvl w:val="0"/>
          <w:numId w:val="40"/>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Along those lines, what was so amazing about God having grace upon John Newton?</w:t>
      </w:r>
      <w:r>
        <w:rPr>
          <w:rFonts w:asciiTheme="minorHAnsi" w:eastAsiaTheme="minorEastAsia" w:hAnsiTheme="minorHAnsi" w:cstheme="minorBidi"/>
          <w:sz w:val="24"/>
          <w:szCs w:val="24"/>
        </w:rPr>
        <w:t xml:space="preserve"> </w:t>
      </w:r>
    </w:p>
    <w:p w14:paraId="0156EC54" w14:textId="77777777" w:rsidR="001F2A57" w:rsidRDefault="001F2A57" w:rsidP="001F2A57">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7EB51174" w14:textId="77777777" w:rsidR="001F2A57" w:rsidRDefault="001F2A57" w:rsidP="001F2A57">
      <w:pPr>
        <w:pStyle w:val="ListParagraph"/>
        <w:numPr>
          <w:ilvl w:val="0"/>
          <w:numId w:val="40"/>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When a person is the recipient of God’s amazing grace, what are some of the effects that this will have upon their life?</w:t>
      </w:r>
      <w:r>
        <w:rPr>
          <w:rFonts w:asciiTheme="minorHAnsi" w:eastAsiaTheme="minorEastAsia" w:hAnsiTheme="minorHAnsi" w:cstheme="minorBidi"/>
          <w:sz w:val="24"/>
          <w:szCs w:val="24"/>
        </w:rPr>
        <w:t xml:space="preserve"> ____________________________________________</w:t>
      </w:r>
    </w:p>
    <w:p w14:paraId="036B7F2A" w14:textId="77777777" w:rsidR="001F2A57" w:rsidRDefault="001F2A57" w:rsidP="001F2A57">
      <w:pPr>
        <w:pStyle w:val="ListParagraph"/>
        <w:numPr>
          <w:ilvl w:val="0"/>
          <w:numId w:val="40"/>
        </w:numPr>
        <w:rPr>
          <w:rFonts w:asciiTheme="minorHAnsi" w:eastAsiaTheme="minorEastAsia" w:hAnsiTheme="minorHAnsi" w:cstheme="minorBidi"/>
          <w:sz w:val="24"/>
          <w:szCs w:val="24"/>
        </w:rPr>
      </w:pPr>
      <w:r w:rsidRPr="00F55DB7">
        <w:rPr>
          <w:rFonts w:asciiTheme="minorHAnsi" w:eastAsiaTheme="minorEastAsia" w:hAnsiTheme="minorHAnsi" w:cstheme="minorBidi"/>
          <w:sz w:val="24"/>
          <w:szCs w:val="24"/>
        </w:rPr>
        <w:t>Read the following passages Psalms 103:1-14; Isaiah 38:17, 43:25; Zechariah 3:9; Hebrews 9:26.</w:t>
      </w:r>
      <w:r>
        <w:rPr>
          <w:rFonts w:asciiTheme="minorHAnsi" w:eastAsiaTheme="minorEastAsia" w:hAnsiTheme="minorHAnsi" w:cstheme="minorBidi"/>
          <w:sz w:val="24"/>
          <w:szCs w:val="24"/>
        </w:rPr>
        <w:t xml:space="preserve"> M</w:t>
      </w:r>
      <w:r w:rsidRPr="00F55DB7">
        <w:rPr>
          <w:rFonts w:asciiTheme="minorHAnsi" w:eastAsiaTheme="minorEastAsia" w:hAnsiTheme="minorHAnsi" w:cstheme="minorBidi"/>
          <w:sz w:val="24"/>
          <w:szCs w:val="24"/>
        </w:rPr>
        <w:t xml:space="preserve">ake a list of what God’s grace has done for every sinner who repents: </w:t>
      </w:r>
    </w:p>
    <w:p w14:paraId="4DFA1C30" w14:textId="77777777" w:rsidR="001F2A57" w:rsidRPr="00F55DB7" w:rsidRDefault="001F2A57" w:rsidP="001F2A57">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0F18448B" w14:textId="77777777" w:rsidR="001F2A57" w:rsidRDefault="001F2A57" w:rsidP="001F2A57">
      <w:pPr>
        <w:pStyle w:val="ListParagraph"/>
        <w:numPr>
          <w:ilvl w:val="0"/>
          <w:numId w:val="40"/>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Is there anyone in your life with whom you feel completely at ease being yourself? ________________________________________________________________________</w:t>
      </w:r>
    </w:p>
    <w:p w14:paraId="310A3993" w14:textId="77777777" w:rsidR="001F2A57" w:rsidRPr="00691C77" w:rsidRDefault="001F2A57" w:rsidP="001F2A57">
      <w:pPr>
        <w:pStyle w:val="ListParagraph"/>
        <w:numPr>
          <w:ilvl w:val="0"/>
          <w:numId w:val="40"/>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Do you think those closest to you feel comfortable being themselves around you? ________________________________________________________________________</w:t>
      </w:r>
    </w:p>
    <w:p w14:paraId="704F9544" w14:textId="77777777" w:rsidR="001F2A57" w:rsidRDefault="001F2A57" w:rsidP="001F2A57">
      <w:pPr>
        <w:pStyle w:val="ListParagraph"/>
        <w:ind w:left="1440"/>
        <w:jc w:val="center"/>
        <w:rPr>
          <w:b/>
          <w:sz w:val="24"/>
          <w:szCs w:val="24"/>
        </w:rPr>
      </w:pPr>
    </w:p>
    <w:p w14:paraId="381E3BE1" w14:textId="77777777" w:rsidR="001F2A57" w:rsidRDefault="001F2A57" w:rsidP="001F2A57">
      <w:pPr>
        <w:pStyle w:val="ListParagraph"/>
        <w:ind w:left="0"/>
        <w:jc w:val="center"/>
        <w:outlineLvl w:val="1"/>
        <w:rPr>
          <w:b/>
          <w:bCs/>
          <w:sz w:val="28"/>
          <w:szCs w:val="28"/>
        </w:rPr>
      </w:pPr>
      <w:bookmarkStart w:id="22" w:name="_Toc443817411"/>
      <w:r w:rsidRPr="5897EC05">
        <w:rPr>
          <w:b/>
          <w:bCs/>
          <w:sz w:val="28"/>
          <w:szCs w:val="28"/>
        </w:rPr>
        <w:t>Think On These Things</w:t>
      </w:r>
      <w:bookmarkEnd w:id="22"/>
    </w:p>
    <w:p w14:paraId="7AEBE90C"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4758680C" w14:textId="77777777" w:rsidR="001F2A57" w:rsidRPr="007451DE" w:rsidRDefault="001F2A57" w:rsidP="001F2A57">
      <w:pPr>
        <w:pStyle w:val="Heading2"/>
      </w:pPr>
      <w:bookmarkStart w:id="23" w:name="_Toc443817412"/>
      <w:r>
        <w:t>Memory Verses</w:t>
      </w:r>
      <w:bookmarkEnd w:id="23"/>
    </w:p>
    <w:p w14:paraId="259C6369" w14:textId="77777777" w:rsidR="001F2A57" w:rsidRPr="0026248C" w:rsidRDefault="001F2A57" w:rsidP="001F2A57">
      <w:pPr>
        <w:jc w:val="center"/>
        <w:rPr>
          <w:rFonts w:cstheme="minorHAnsi"/>
          <w:b/>
          <w:i/>
          <w:sz w:val="24"/>
          <w:szCs w:val="24"/>
        </w:rPr>
      </w:pPr>
      <w:r w:rsidRPr="5897EC05">
        <w:rPr>
          <w:rFonts w:asciiTheme="minorHAnsi" w:eastAsiaTheme="minorEastAsia" w:hAnsiTheme="minorHAnsi" w:cstheme="minorBidi"/>
          <w:b/>
          <w:bCs/>
          <w:i/>
          <w:iCs/>
          <w:sz w:val="24"/>
          <w:szCs w:val="24"/>
        </w:rPr>
        <w:t>Psalms 145:8 (HCSB)</w:t>
      </w:r>
    </w:p>
    <w:p w14:paraId="7B9E7ED2" w14:textId="77777777" w:rsidR="001F2A57" w:rsidRDefault="001F2A57" w:rsidP="001F2A57">
      <w:pPr>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Lord is gracious, and full of compassion; slow to anger, and of great mercy.</w:t>
      </w:r>
    </w:p>
    <w:p w14:paraId="0A7429AA" w14:textId="5B8EEB53" w:rsidR="001F2A57" w:rsidRDefault="001F2A57" w:rsidP="001F2A57">
      <w:pPr>
        <w:jc w:val="center"/>
        <w:rPr>
          <w:rFonts w:cstheme="minorHAnsi"/>
          <w:b/>
          <w:i/>
          <w:sz w:val="24"/>
          <w:szCs w:val="24"/>
        </w:rPr>
      </w:pPr>
    </w:p>
    <w:p w14:paraId="14E6A83F" w14:textId="43F817E8" w:rsidR="0074570C" w:rsidRDefault="0074570C" w:rsidP="001F2A57">
      <w:pPr>
        <w:jc w:val="center"/>
        <w:rPr>
          <w:rFonts w:cstheme="minorHAnsi"/>
          <w:b/>
          <w:i/>
          <w:sz w:val="24"/>
          <w:szCs w:val="24"/>
        </w:rPr>
      </w:pPr>
    </w:p>
    <w:p w14:paraId="1FB9E797" w14:textId="77777777" w:rsidR="0074570C" w:rsidRDefault="0074570C" w:rsidP="001F2A57">
      <w:pPr>
        <w:jc w:val="center"/>
        <w:rPr>
          <w:rFonts w:cstheme="minorHAnsi"/>
          <w:b/>
          <w:i/>
          <w:sz w:val="24"/>
          <w:szCs w:val="24"/>
        </w:rPr>
      </w:pPr>
    </w:p>
    <w:p w14:paraId="256F1D7A" w14:textId="77777777" w:rsidR="001F2A57" w:rsidRPr="00C11D92" w:rsidRDefault="001F2A57" w:rsidP="001F2A57">
      <w:pPr>
        <w:jc w:val="center"/>
        <w:rPr>
          <w:rFonts w:asciiTheme="minorHAnsi" w:eastAsiaTheme="minorEastAsia" w:hAnsiTheme="minorHAnsi" w:cstheme="minorBidi"/>
          <w:b/>
          <w:bCs/>
          <w:sz w:val="32"/>
          <w:szCs w:val="32"/>
        </w:rPr>
      </w:pPr>
      <w:r w:rsidRPr="00C11D92">
        <w:rPr>
          <w:rFonts w:asciiTheme="minorHAnsi" w:eastAsiaTheme="minorEastAsia" w:hAnsiTheme="minorHAnsi" w:cstheme="minorBidi"/>
          <w:b/>
          <w:bCs/>
          <w:sz w:val="32"/>
          <w:szCs w:val="32"/>
        </w:rPr>
        <w:t>Chapter # 6</w:t>
      </w:r>
    </w:p>
    <w:p w14:paraId="32CA8612" w14:textId="77777777" w:rsidR="001F2A57" w:rsidRDefault="001F2A57" w:rsidP="001F2A57">
      <w:pPr>
        <w:pStyle w:val="Heading1"/>
      </w:pPr>
      <w:bookmarkStart w:id="24" w:name="_Toc443817413"/>
      <w:r>
        <w:t>Heirs of Grace</w:t>
      </w:r>
      <w:bookmarkEnd w:id="24"/>
      <w:r>
        <w:t xml:space="preserve"> </w:t>
      </w:r>
    </w:p>
    <w:p w14:paraId="1E863596" w14:textId="77777777" w:rsidR="001F2A57" w:rsidRDefault="001F2A57" w:rsidP="001F2A57">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03459FEC" wp14:editId="2114E4C5">
            <wp:extent cx="818161" cy="304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DC27530" w14:textId="77777777" w:rsidR="001F2A57" w:rsidRDefault="001F2A57" w:rsidP="001F2A57">
      <w:pPr>
        <w:pStyle w:val="ListParagraph"/>
        <w:ind w:left="0"/>
        <w:jc w:val="center"/>
        <w:rPr>
          <w:b/>
          <w:bCs/>
          <w:sz w:val="28"/>
          <w:szCs w:val="28"/>
        </w:rPr>
      </w:pPr>
      <w:r w:rsidRPr="5897EC05">
        <w:rPr>
          <w:b/>
          <w:bCs/>
          <w:sz w:val="28"/>
          <w:szCs w:val="28"/>
        </w:rPr>
        <w:t>Key Passage</w:t>
      </w:r>
      <w:r>
        <w:rPr>
          <w:b/>
          <w:bCs/>
          <w:sz w:val="28"/>
          <w:szCs w:val="28"/>
        </w:rPr>
        <w:t>s</w:t>
      </w:r>
    </w:p>
    <w:p w14:paraId="48168708" w14:textId="77777777" w:rsidR="001F2A57" w:rsidRDefault="001F2A57" w:rsidP="001F2A57">
      <w:pPr>
        <w:pStyle w:val="ListParagraph"/>
        <w:ind w:left="0"/>
        <w:jc w:val="center"/>
        <w:rPr>
          <w:b/>
          <w:bCs/>
          <w:sz w:val="28"/>
          <w:szCs w:val="28"/>
        </w:rPr>
      </w:pPr>
    </w:p>
    <w:p w14:paraId="23471A85" w14:textId="77777777" w:rsidR="001F2A57" w:rsidRPr="00D234B3" w:rsidRDefault="001F2A57" w:rsidP="001F2A57">
      <w:pPr>
        <w:pStyle w:val="ListParagraph"/>
        <w:ind w:left="0"/>
        <w:jc w:val="center"/>
        <w:rPr>
          <w:b/>
          <w:bCs/>
          <w:i/>
          <w:sz w:val="24"/>
          <w:szCs w:val="24"/>
        </w:rPr>
      </w:pPr>
      <w:r w:rsidRPr="5897EC05">
        <w:rPr>
          <w:b/>
          <w:bCs/>
          <w:i/>
          <w:iCs/>
          <w:sz w:val="24"/>
          <w:szCs w:val="24"/>
        </w:rPr>
        <w:t>Ephesians 2:4-5 (NASB)</w:t>
      </w:r>
    </w:p>
    <w:p w14:paraId="79D12745" w14:textId="77777777" w:rsidR="001F2A57" w:rsidRDefault="001F2A57" w:rsidP="001F2A57">
      <w:pPr>
        <w:pStyle w:val="ListParagraph"/>
        <w:ind w:left="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But God, being rich in mercy, because of His great love with which He loved us,</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even when we were dead in our transgressions, made us alive together with Christ (by grace you have been saved.)</w:t>
      </w:r>
    </w:p>
    <w:p w14:paraId="67DC82CB" w14:textId="77777777" w:rsidR="001F2A57" w:rsidRDefault="001F2A57" w:rsidP="001F2A57">
      <w:pPr>
        <w:pStyle w:val="ListParagraph"/>
        <w:ind w:left="0"/>
        <w:jc w:val="center"/>
      </w:pPr>
    </w:p>
    <w:p w14:paraId="119281FC" w14:textId="77777777" w:rsidR="001F2A57" w:rsidRPr="00227CC8" w:rsidRDefault="001F2A57" w:rsidP="001F2A57">
      <w:pPr>
        <w:pStyle w:val="ListParagraph"/>
        <w:ind w:left="0"/>
        <w:jc w:val="center"/>
        <w:rPr>
          <w:b/>
          <w:sz w:val="28"/>
          <w:szCs w:val="28"/>
        </w:rPr>
      </w:pPr>
      <w:r w:rsidRPr="00227CC8">
        <w:rPr>
          <w:b/>
          <w:sz w:val="28"/>
          <w:szCs w:val="28"/>
        </w:rPr>
        <w:t>Introduction</w:t>
      </w:r>
    </w:p>
    <w:p w14:paraId="3C916B07" w14:textId="77777777" w:rsidR="001F2A57" w:rsidRPr="0017097F" w:rsidRDefault="001F2A57" w:rsidP="001F2A57">
      <w:pPr>
        <w:ind w:firstLine="720"/>
        <w:jc w:val="both"/>
        <w:rPr>
          <w:sz w:val="24"/>
          <w:szCs w:val="24"/>
        </w:rPr>
      </w:pPr>
      <w:r w:rsidRPr="0017097F">
        <w:rPr>
          <w:sz w:val="24"/>
          <w:szCs w:val="24"/>
        </w:rPr>
        <w:t xml:space="preserve">It is quite difficult to speak with any authority on a subject </w:t>
      </w:r>
      <w:r>
        <w:rPr>
          <w:sz w:val="24"/>
          <w:szCs w:val="24"/>
        </w:rPr>
        <w:t>about which you are unfamiliar</w:t>
      </w:r>
      <w:r w:rsidRPr="0017097F">
        <w:rPr>
          <w:sz w:val="24"/>
          <w:szCs w:val="24"/>
        </w:rPr>
        <w:t xml:space="preserve">. </w:t>
      </w:r>
      <w:r>
        <w:rPr>
          <w:sz w:val="24"/>
          <w:szCs w:val="24"/>
        </w:rPr>
        <w:t>But</w:t>
      </w:r>
      <w:r w:rsidRPr="0017097F">
        <w:rPr>
          <w:sz w:val="24"/>
          <w:szCs w:val="24"/>
        </w:rPr>
        <w:t xml:space="preserve"> on the other hand, experiential knowledge afford</w:t>
      </w:r>
      <w:r>
        <w:rPr>
          <w:sz w:val="24"/>
          <w:szCs w:val="24"/>
        </w:rPr>
        <w:t>s</w:t>
      </w:r>
      <w:r w:rsidRPr="0017097F">
        <w:rPr>
          <w:sz w:val="24"/>
          <w:szCs w:val="24"/>
        </w:rPr>
        <w:t xml:space="preserve"> you the credentials of an expert. As one who had experienced God’s grace personally, the apostle Paul was well qualified to speak on the matter</w:t>
      </w:r>
      <w:r>
        <w:rPr>
          <w:sz w:val="24"/>
          <w:szCs w:val="24"/>
        </w:rPr>
        <w:t>.</w:t>
      </w:r>
      <w:r w:rsidRPr="0017097F">
        <w:rPr>
          <w:sz w:val="24"/>
          <w:szCs w:val="24"/>
        </w:rPr>
        <w:t xml:space="preserve"> When he encountered the risen Lord on the road to Damascus, </w:t>
      </w:r>
      <w:r>
        <w:rPr>
          <w:sz w:val="24"/>
          <w:szCs w:val="24"/>
        </w:rPr>
        <w:t xml:space="preserve">not only was </w:t>
      </w:r>
      <w:r w:rsidRPr="0017097F">
        <w:rPr>
          <w:sz w:val="24"/>
          <w:szCs w:val="24"/>
        </w:rPr>
        <w:t>h</w:t>
      </w:r>
      <w:r w:rsidRPr="0017097F">
        <w:rPr>
          <w:rFonts w:cs="Calibri"/>
          <w:sz w:val="24"/>
          <w:szCs w:val="24"/>
        </w:rPr>
        <w:t>is theology reformed</w:t>
      </w:r>
      <w:r>
        <w:rPr>
          <w:rFonts w:cs="Calibri"/>
          <w:sz w:val="24"/>
          <w:szCs w:val="24"/>
        </w:rPr>
        <w:t xml:space="preserve">, but </w:t>
      </w:r>
      <w:r w:rsidRPr="0017097F">
        <w:rPr>
          <w:rFonts w:cs="Calibri"/>
          <w:sz w:val="24"/>
          <w:szCs w:val="24"/>
        </w:rPr>
        <w:t xml:space="preserve">his life </w:t>
      </w:r>
      <w:r>
        <w:rPr>
          <w:rFonts w:cs="Calibri"/>
          <w:sz w:val="24"/>
          <w:szCs w:val="24"/>
        </w:rPr>
        <w:t xml:space="preserve">was forever </w:t>
      </w:r>
      <w:r w:rsidRPr="0017097F">
        <w:rPr>
          <w:rFonts w:cs="Calibri"/>
          <w:sz w:val="24"/>
          <w:szCs w:val="24"/>
        </w:rPr>
        <w:t>transformed</w:t>
      </w:r>
      <w:r>
        <w:rPr>
          <w:rFonts w:cs="Calibri"/>
          <w:sz w:val="24"/>
          <w:szCs w:val="24"/>
        </w:rPr>
        <w:t>.</w:t>
      </w:r>
      <w:r w:rsidRPr="0017097F">
        <w:rPr>
          <w:sz w:val="24"/>
          <w:szCs w:val="24"/>
        </w:rPr>
        <w:t xml:space="preserve"> </w:t>
      </w:r>
    </w:p>
    <w:p w14:paraId="31C3B426" w14:textId="77777777" w:rsidR="001F2A57" w:rsidRPr="0017097F" w:rsidRDefault="001F2A57" w:rsidP="001F2A57">
      <w:pPr>
        <w:ind w:firstLine="720"/>
        <w:jc w:val="both"/>
        <w:rPr>
          <w:sz w:val="24"/>
          <w:szCs w:val="24"/>
        </w:rPr>
      </w:pPr>
      <w:r>
        <w:rPr>
          <w:sz w:val="24"/>
          <w:szCs w:val="24"/>
        </w:rPr>
        <w:t xml:space="preserve">When you read </w:t>
      </w:r>
      <w:r w:rsidRPr="0017097F">
        <w:rPr>
          <w:sz w:val="24"/>
          <w:szCs w:val="24"/>
        </w:rPr>
        <w:t>his testimony</w:t>
      </w:r>
      <w:r>
        <w:rPr>
          <w:sz w:val="24"/>
          <w:szCs w:val="24"/>
        </w:rPr>
        <w:t>, it becomes obvious that he had experienced a paradigm shift. His whole life, Paul had been a law abiding, rule keeping, legalistic Pharisee. (25:5-18) But all that changed when God captivated his heart with grace. Out of gratitude and awe he</w:t>
      </w:r>
      <w:r w:rsidRPr="0017097F">
        <w:rPr>
          <w:sz w:val="24"/>
          <w:szCs w:val="24"/>
        </w:rPr>
        <w:t xml:space="preserve"> </w:t>
      </w:r>
      <w:r>
        <w:rPr>
          <w:sz w:val="24"/>
          <w:szCs w:val="24"/>
        </w:rPr>
        <w:t xml:space="preserve">wrote a letter to Timothy, the pastor of the church at Ephesus. He </w:t>
      </w:r>
      <w:r w:rsidRPr="0017097F">
        <w:rPr>
          <w:sz w:val="24"/>
          <w:szCs w:val="24"/>
        </w:rPr>
        <w:t xml:space="preserve">said, “The grace of our Lord was </w:t>
      </w:r>
      <w:r>
        <w:rPr>
          <w:sz w:val="24"/>
          <w:szCs w:val="24"/>
        </w:rPr>
        <w:t>p</w:t>
      </w:r>
      <w:r w:rsidRPr="0017097F">
        <w:rPr>
          <w:sz w:val="24"/>
          <w:szCs w:val="24"/>
        </w:rPr>
        <w:t>our</w:t>
      </w:r>
      <w:r>
        <w:rPr>
          <w:sz w:val="24"/>
          <w:szCs w:val="24"/>
        </w:rPr>
        <w:t>ed</w:t>
      </w:r>
      <w:r w:rsidRPr="0017097F">
        <w:rPr>
          <w:sz w:val="24"/>
          <w:szCs w:val="24"/>
        </w:rPr>
        <w:t xml:space="preserve"> out on me abundantly, along with the faith and love that are in Christ Jesus. Here is a trustworthy saying that deserves full acceptance: Christ came into the world to save sinners - of whom I am the worst. But for that very reason I was shown mercy so that in me, that worst of sinners, Christ Jesus might display his unlimited patience as an example for those who would believe on him and receive eternal life." (1Timothy 1:14-16) (NIV) Yes, Paul knew experientially that, in His boundless grace, “God justifies the ungodly.” (Romans 4:5) </w:t>
      </w:r>
    </w:p>
    <w:p w14:paraId="3BE2F005" w14:textId="77777777" w:rsidR="001F2A57" w:rsidRDefault="001F2A57" w:rsidP="001F2A57">
      <w:pPr>
        <w:pStyle w:val="ListParagraph"/>
        <w:ind w:left="0" w:firstLine="720"/>
        <w:jc w:val="both"/>
        <w:rPr>
          <w:sz w:val="24"/>
          <w:szCs w:val="24"/>
        </w:rPr>
      </w:pPr>
      <w:r w:rsidRPr="0017097F">
        <w:rPr>
          <w:sz w:val="24"/>
          <w:szCs w:val="24"/>
        </w:rPr>
        <w:t xml:space="preserve">Perhaps, he just never </w:t>
      </w:r>
      <w:r>
        <w:rPr>
          <w:sz w:val="24"/>
          <w:szCs w:val="24"/>
        </w:rPr>
        <w:t>ceased to be</w:t>
      </w:r>
      <w:r w:rsidRPr="0017097F">
        <w:rPr>
          <w:sz w:val="24"/>
          <w:szCs w:val="24"/>
        </w:rPr>
        <w:t xml:space="preserve"> amazed by the fact that he was </w:t>
      </w:r>
      <w:r>
        <w:rPr>
          <w:sz w:val="24"/>
          <w:szCs w:val="24"/>
        </w:rPr>
        <w:t>set free from the futility of striving to</w:t>
      </w:r>
      <w:r w:rsidRPr="0017097F">
        <w:rPr>
          <w:sz w:val="24"/>
          <w:szCs w:val="24"/>
        </w:rPr>
        <w:t xml:space="preserve"> earn salvation by</w:t>
      </w:r>
      <w:r>
        <w:rPr>
          <w:sz w:val="24"/>
          <w:szCs w:val="24"/>
        </w:rPr>
        <w:t xml:space="preserve"> keeping the law. What a relief it is to be unfettered</w:t>
      </w:r>
      <w:r w:rsidRPr="2C40CF14">
        <w:rPr>
          <w:sz w:val="24"/>
          <w:szCs w:val="24"/>
        </w:rPr>
        <w:t xml:space="preserve"> from </w:t>
      </w:r>
      <w:r>
        <w:rPr>
          <w:sz w:val="24"/>
          <w:szCs w:val="24"/>
        </w:rPr>
        <w:t xml:space="preserve">the </w:t>
      </w:r>
      <w:r w:rsidRPr="2C40CF14">
        <w:rPr>
          <w:sz w:val="24"/>
          <w:szCs w:val="24"/>
        </w:rPr>
        <w:t>vain attempt</w:t>
      </w:r>
      <w:r>
        <w:rPr>
          <w:sz w:val="24"/>
          <w:szCs w:val="24"/>
        </w:rPr>
        <w:t>s</w:t>
      </w:r>
      <w:r w:rsidRPr="2C40CF14">
        <w:rPr>
          <w:sz w:val="24"/>
          <w:szCs w:val="24"/>
        </w:rPr>
        <w:t xml:space="preserve"> to </w:t>
      </w:r>
      <w:r>
        <w:rPr>
          <w:sz w:val="24"/>
          <w:szCs w:val="24"/>
        </w:rPr>
        <w:t xml:space="preserve">earn God’s love, or </w:t>
      </w:r>
      <w:r w:rsidRPr="2C40CF14">
        <w:rPr>
          <w:sz w:val="24"/>
          <w:szCs w:val="24"/>
        </w:rPr>
        <w:t xml:space="preserve">appease </w:t>
      </w:r>
      <w:r>
        <w:rPr>
          <w:sz w:val="24"/>
          <w:szCs w:val="24"/>
        </w:rPr>
        <w:t>Him with empty burdensome rituals.</w:t>
      </w:r>
      <w:r w:rsidRPr="2C40CF14">
        <w:rPr>
          <w:sz w:val="24"/>
          <w:szCs w:val="24"/>
        </w:rPr>
        <w:t xml:space="preserve"> </w:t>
      </w:r>
    </w:p>
    <w:p w14:paraId="0C1EBDF8" w14:textId="77777777" w:rsidR="001F2A57" w:rsidRPr="0017097F" w:rsidRDefault="001F2A57" w:rsidP="001F2A57">
      <w:pPr>
        <w:ind w:firstLine="720"/>
        <w:jc w:val="both"/>
        <w:rPr>
          <w:sz w:val="24"/>
          <w:szCs w:val="24"/>
        </w:rPr>
      </w:pPr>
      <w:r>
        <w:rPr>
          <w:sz w:val="24"/>
          <w:szCs w:val="24"/>
        </w:rPr>
        <w:t>W</w:t>
      </w:r>
      <w:r w:rsidRPr="0017097F">
        <w:rPr>
          <w:sz w:val="24"/>
          <w:szCs w:val="24"/>
        </w:rPr>
        <w:t xml:space="preserve">hen </w:t>
      </w:r>
      <w:r>
        <w:rPr>
          <w:sz w:val="24"/>
          <w:szCs w:val="24"/>
        </w:rPr>
        <w:t>Paul</w:t>
      </w:r>
      <w:r w:rsidRPr="0017097F">
        <w:rPr>
          <w:sz w:val="24"/>
          <w:szCs w:val="24"/>
        </w:rPr>
        <w:t xml:space="preserve"> finally </w:t>
      </w:r>
      <w:r>
        <w:rPr>
          <w:sz w:val="24"/>
          <w:szCs w:val="24"/>
        </w:rPr>
        <w:t>embraced grace</w:t>
      </w:r>
      <w:r w:rsidRPr="0017097F">
        <w:rPr>
          <w:sz w:val="24"/>
          <w:szCs w:val="24"/>
        </w:rPr>
        <w:t xml:space="preserve">, it became the </w:t>
      </w:r>
      <w:r>
        <w:rPr>
          <w:sz w:val="24"/>
          <w:szCs w:val="24"/>
        </w:rPr>
        <w:t xml:space="preserve">anthem and </w:t>
      </w:r>
      <w:r w:rsidRPr="0017097F">
        <w:rPr>
          <w:sz w:val="24"/>
          <w:szCs w:val="24"/>
        </w:rPr>
        <w:t xml:space="preserve">theme of his life. As a matter of fact, he spoke of God’s grace more than any other writer in the Bible, and if you believe that he penned the book of Hebrews, that is over 100 times! </w:t>
      </w:r>
    </w:p>
    <w:p w14:paraId="126A97E2" w14:textId="77777777" w:rsidR="001F2A57" w:rsidRPr="0017097F" w:rsidRDefault="001F2A57" w:rsidP="001F2A57">
      <w:pPr>
        <w:ind w:firstLine="720"/>
        <w:jc w:val="both"/>
        <w:rPr>
          <w:sz w:val="24"/>
          <w:szCs w:val="24"/>
        </w:rPr>
      </w:pPr>
      <w:r w:rsidRPr="0017097F">
        <w:rPr>
          <w:sz w:val="24"/>
          <w:szCs w:val="24"/>
        </w:rPr>
        <w:t xml:space="preserve"> </w:t>
      </w:r>
      <w:r>
        <w:rPr>
          <w:sz w:val="24"/>
          <w:szCs w:val="24"/>
        </w:rPr>
        <w:t>It is traditionally believed that t</w:t>
      </w:r>
      <w:r w:rsidRPr="0017097F">
        <w:rPr>
          <w:sz w:val="24"/>
          <w:szCs w:val="24"/>
        </w:rPr>
        <w:t>he book of Galatians</w:t>
      </w:r>
      <w:r>
        <w:rPr>
          <w:sz w:val="24"/>
          <w:szCs w:val="24"/>
        </w:rPr>
        <w:t xml:space="preserve"> - a tutorial on grace -</w:t>
      </w:r>
      <w:r w:rsidRPr="0017097F">
        <w:rPr>
          <w:sz w:val="24"/>
          <w:szCs w:val="24"/>
        </w:rPr>
        <w:t xml:space="preserve"> was written while Paul was at Ephesus. </w:t>
      </w:r>
      <w:r>
        <w:rPr>
          <w:sz w:val="24"/>
          <w:szCs w:val="24"/>
        </w:rPr>
        <w:t xml:space="preserve">We can safely </w:t>
      </w:r>
      <w:r w:rsidRPr="0017097F">
        <w:rPr>
          <w:sz w:val="24"/>
          <w:szCs w:val="24"/>
        </w:rPr>
        <w:t>assume that Ephesians 2:4-9 is really a summary of the entire le</w:t>
      </w:r>
      <w:r>
        <w:rPr>
          <w:sz w:val="24"/>
          <w:szCs w:val="24"/>
        </w:rPr>
        <w:t xml:space="preserve">tter he wrote to the Galatians - an emancipation declaration, if you will. </w:t>
      </w:r>
      <w:r w:rsidRPr="0017097F">
        <w:rPr>
          <w:sz w:val="24"/>
          <w:szCs w:val="24"/>
        </w:rPr>
        <w:t>The crucial theme of salvation by grace through faith was the hallmark of the reformation. In fact, Galatians has been called “Luther’s book,” because Luther took his stand on the words of Paul’s apologetic letter on this subject, further emphasizing just how vital t</w:t>
      </w:r>
      <w:r>
        <w:rPr>
          <w:sz w:val="24"/>
          <w:szCs w:val="24"/>
        </w:rPr>
        <w:t xml:space="preserve">he doctrine of grace truly is. </w:t>
      </w:r>
    </w:p>
    <w:p w14:paraId="1E5162D7" w14:textId="77777777" w:rsidR="001F2A57" w:rsidRPr="0017097F" w:rsidRDefault="001F2A57" w:rsidP="001F2A57">
      <w:pPr>
        <w:jc w:val="center"/>
        <w:rPr>
          <w:sz w:val="24"/>
          <w:szCs w:val="24"/>
        </w:rPr>
      </w:pPr>
      <w:r w:rsidRPr="0017097F">
        <w:rPr>
          <w:b/>
          <w:bCs/>
          <w:i/>
          <w:iCs/>
          <w:sz w:val="24"/>
          <w:szCs w:val="24"/>
        </w:rPr>
        <w:t>Galatians 2:16-21 (ESV)</w:t>
      </w:r>
    </w:p>
    <w:p w14:paraId="33498C40" w14:textId="77777777" w:rsidR="001F2A57" w:rsidRPr="0017097F" w:rsidRDefault="001F2A57" w:rsidP="001F2A57">
      <w:pPr>
        <w:jc w:val="center"/>
        <w:rPr>
          <w:sz w:val="24"/>
          <w:szCs w:val="24"/>
        </w:rPr>
      </w:pPr>
      <w:r w:rsidRPr="0017097F">
        <w:rPr>
          <w:rFonts w:cs="Calibri"/>
          <w:b/>
          <w:bCs/>
          <w:i/>
          <w:iCs/>
          <w:sz w:val="24"/>
          <w:szCs w:val="24"/>
        </w:rPr>
        <w:t>yet we know that a person is not justified by works of the law but through faith in Jesus Christ, so we also have believed in Christ Jesus, in order to be justified by faith in Christ and not by works of the law, because by works of the law no one will be justified.</w:t>
      </w:r>
    </w:p>
    <w:p w14:paraId="27964B4B" w14:textId="77777777" w:rsidR="001F2A57" w:rsidRDefault="001F2A57" w:rsidP="001F2A57">
      <w:pPr>
        <w:jc w:val="center"/>
        <w:rPr>
          <w:rFonts w:cs="Calibri"/>
          <w:b/>
          <w:bCs/>
          <w:i/>
          <w:iCs/>
          <w:sz w:val="24"/>
          <w:szCs w:val="24"/>
        </w:rPr>
      </w:pPr>
      <w:r w:rsidRPr="0017097F">
        <w:rPr>
          <w:rFonts w:cs="Calibri"/>
          <w:b/>
          <w:bCs/>
          <w:i/>
          <w:iCs/>
          <w:sz w:val="24"/>
          <w:szCs w:val="24"/>
        </w:rPr>
        <w:t>But if, in our endeavor to be justified in Christ, we too were found to be sinners, is Christ then a servant of sin? Certainly not! For if I rebuild what I tore down, I prove myself to be a</w:t>
      </w:r>
      <w:r w:rsidRPr="2C40CF14">
        <w:rPr>
          <w:rFonts w:cs="Calibri"/>
          <w:b/>
          <w:bCs/>
          <w:i/>
          <w:iCs/>
          <w:sz w:val="24"/>
          <w:szCs w:val="24"/>
        </w:rPr>
        <w:t xml:space="preserve"> </w:t>
      </w:r>
      <w:r w:rsidRPr="0017097F">
        <w:rPr>
          <w:rFonts w:cs="Calibri"/>
          <w:b/>
          <w:bCs/>
          <w:i/>
          <w:iCs/>
          <w:sz w:val="24"/>
          <w:szCs w:val="24"/>
        </w:rPr>
        <w:t>transgressor. For through the law I died to the law, so that I might live to God. I have been crucified with Christ. It is no longer I who live, but Christ who lives in me. And the life I now live in the flesh I live by faith in the Son of God, who loved me and gave himself for me. I do not nullify the grace of God, for if righteousness were through the law, then Christ died for no purpose.</w:t>
      </w:r>
    </w:p>
    <w:p w14:paraId="4BD34021" w14:textId="77777777" w:rsidR="001F2A57" w:rsidRPr="0017097F" w:rsidRDefault="001F2A57" w:rsidP="001F2A57">
      <w:pPr>
        <w:jc w:val="center"/>
        <w:rPr>
          <w:b/>
          <w:bCs/>
          <w:sz w:val="28"/>
          <w:szCs w:val="28"/>
        </w:rPr>
      </w:pPr>
      <w:r w:rsidRPr="0017097F">
        <w:rPr>
          <w:b/>
          <w:bCs/>
          <w:sz w:val="28"/>
          <w:szCs w:val="28"/>
        </w:rPr>
        <w:t>Lessons in Mercy</w:t>
      </w:r>
    </w:p>
    <w:p w14:paraId="02502190" w14:textId="77777777" w:rsidR="001F2A57" w:rsidRDefault="001F2A57" w:rsidP="001F2A57">
      <w:pPr>
        <w:ind w:firstLine="720"/>
        <w:jc w:val="both"/>
        <w:rPr>
          <w:sz w:val="24"/>
          <w:szCs w:val="24"/>
        </w:rPr>
      </w:pPr>
      <w:r w:rsidRPr="0017097F">
        <w:rPr>
          <w:sz w:val="24"/>
          <w:szCs w:val="24"/>
        </w:rPr>
        <w:t xml:space="preserve">I have a confession to make. For a large portion of my life, even as a believer, I have misunderstood and misappropriated </w:t>
      </w:r>
      <w:r>
        <w:rPr>
          <w:sz w:val="24"/>
          <w:szCs w:val="24"/>
        </w:rPr>
        <w:t>grace and</w:t>
      </w:r>
      <w:r w:rsidRPr="0017097F">
        <w:rPr>
          <w:sz w:val="24"/>
          <w:szCs w:val="24"/>
        </w:rPr>
        <w:t xml:space="preserve"> mercy</w:t>
      </w:r>
      <w:r>
        <w:rPr>
          <w:sz w:val="24"/>
          <w:szCs w:val="24"/>
        </w:rPr>
        <w:t>, even though</w:t>
      </w:r>
      <w:r w:rsidRPr="0017097F">
        <w:rPr>
          <w:sz w:val="24"/>
          <w:szCs w:val="24"/>
        </w:rPr>
        <w:t xml:space="preserve"> I </w:t>
      </w:r>
      <w:r>
        <w:rPr>
          <w:sz w:val="24"/>
          <w:szCs w:val="24"/>
        </w:rPr>
        <w:t>was certainly</w:t>
      </w:r>
      <w:r w:rsidRPr="0017097F">
        <w:rPr>
          <w:sz w:val="24"/>
          <w:szCs w:val="24"/>
        </w:rPr>
        <w:t xml:space="preserve"> acquainted with the </w:t>
      </w:r>
      <w:r>
        <w:rPr>
          <w:sz w:val="24"/>
          <w:szCs w:val="24"/>
        </w:rPr>
        <w:t xml:space="preserve">doctrines. After all, I’ve spent a considerable amount of my life attending a protestant </w:t>
      </w:r>
      <w:r w:rsidRPr="0017097F">
        <w:rPr>
          <w:sz w:val="24"/>
          <w:szCs w:val="24"/>
        </w:rPr>
        <w:t>church</w:t>
      </w:r>
      <w:r>
        <w:rPr>
          <w:sz w:val="24"/>
          <w:szCs w:val="24"/>
        </w:rPr>
        <w:t xml:space="preserve">. </w:t>
      </w:r>
    </w:p>
    <w:p w14:paraId="5724302F" w14:textId="77777777" w:rsidR="001F2A57" w:rsidRPr="0017097F" w:rsidRDefault="001F2A57" w:rsidP="001F2A57">
      <w:pPr>
        <w:ind w:firstLine="720"/>
        <w:jc w:val="both"/>
        <w:rPr>
          <w:sz w:val="24"/>
          <w:szCs w:val="24"/>
        </w:rPr>
      </w:pPr>
      <w:r>
        <w:rPr>
          <w:sz w:val="24"/>
          <w:szCs w:val="24"/>
        </w:rPr>
        <w:t>Outside of the Bible,</w:t>
      </w:r>
      <w:r w:rsidRPr="0017097F">
        <w:rPr>
          <w:sz w:val="24"/>
          <w:szCs w:val="24"/>
        </w:rPr>
        <w:t xml:space="preserve"> </w:t>
      </w:r>
      <w:r>
        <w:rPr>
          <w:sz w:val="24"/>
          <w:szCs w:val="24"/>
        </w:rPr>
        <w:t>I can’t even think of a context that the word mercy is used today. However, one exception comes to mind, and it just so happens to be a great platform for illustration. Let’s think in terms of a court of law</w:t>
      </w:r>
      <w:r w:rsidRPr="0017097F">
        <w:rPr>
          <w:sz w:val="24"/>
          <w:szCs w:val="24"/>
        </w:rPr>
        <w:t>, where the judge has “mercy” upon the accused spar</w:t>
      </w:r>
      <w:r>
        <w:rPr>
          <w:sz w:val="24"/>
          <w:szCs w:val="24"/>
        </w:rPr>
        <w:t>ing</w:t>
      </w:r>
      <w:r w:rsidRPr="0017097F">
        <w:rPr>
          <w:sz w:val="24"/>
          <w:szCs w:val="24"/>
        </w:rPr>
        <w:t xml:space="preserve"> their lives from the death penalty. </w:t>
      </w:r>
      <w:r>
        <w:rPr>
          <w:sz w:val="24"/>
          <w:szCs w:val="24"/>
        </w:rPr>
        <w:t>And then there is another, less noble,</w:t>
      </w:r>
      <w:r w:rsidRPr="0017097F">
        <w:rPr>
          <w:sz w:val="24"/>
          <w:szCs w:val="24"/>
        </w:rPr>
        <w:t xml:space="preserve"> example</w:t>
      </w:r>
      <w:r>
        <w:rPr>
          <w:sz w:val="24"/>
          <w:szCs w:val="24"/>
        </w:rPr>
        <w:t>. H</w:t>
      </w:r>
      <w:r w:rsidRPr="0017097F">
        <w:rPr>
          <w:sz w:val="24"/>
          <w:szCs w:val="24"/>
        </w:rPr>
        <w:t xml:space="preserve">ow often </w:t>
      </w:r>
      <w:r>
        <w:rPr>
          <w:sz w:val="24"/>
          <w:szCs w:val="24"/>
        </w:rPr>
        <w:t xml:space="preserve">is </w:t>
      </w:r>
      <w:r w:rsidRPr="0017097F">
        <w:rPr>
          <w:sz w:val="24"/>
          <w:szCs w:val="24"/>
        </w:rPr>
        <w:t>the word mercy used without the least bit of reverence</w:t>
      </w:r>
      <w:r>
        <w:rPr>
          <w:sz w:val="24"/>
          <w:szCs w:val="24"/>
        </w:rPr>
        <w:t>?</w:t>
      </w:r>
      <w:r w:rsidRPr="0017097F">
        <w:rPr>
          <w:sz w:val="24"/>
          <w:szCs w:val="24"/>
        </w:rPr>
        <w:t xml:space="preserve"> For instance, you say flippantly, “Lord have mercy." I'm ashamed to admit</w:t>
      </w:r>
      <w:r>
        <w:rPr>
          <w:sz w:val="24"/>
          <w:szCs w:val="24"/>
        </w:rPr>
        <w:t xml:space="preserve"> -</w:t>
      </w:r>
      <w:r w:rsidRPr="0017097F">
        <w:rPr>
          <w:sz w:val="24"/>
          <w:szCs w:val="24"/>
        </w:rPr>
        <w:t xml:space="preserve"> I’m guilty</w:t>
      </w:r>
      <w:r>
        <w:rPr>
          <w:sz w:val="24"/>
          <w:szCs w:val="24"/>
        </w:rPr>
        <w:t>.</w:t>
      </w:r>
      <w:r w:rsidRPr="0017097F">
        <w:rPr>
          <w:sz w:val="24"/>
          <w:szCs w:val="24"/>
        </w:rPr>
        <w:t xml:space="preserve"> </w:t>
      </w:r>
      <w:r>
        <w:rPr>
          <w:sz w:val="24"/>
          <w:szCs w:val="24"/>
        </w:rPr>
        <w:t>A</w:t>
      </w:r>
      <w:r w:rsidRPr="0017097F">
        <w:rPr>
          <w:sz w:val="24"/>
          <w:szCs w:val="24"/>
        </w:rPr>
        <w:t xml:space="preserve">ll too often these words </w:t>
      </w:r>
      <w:r>
        <w:rPr>
          <w:sz w:val="24"/>
          <w:szCs w:val="24"/>
        </w:rPr>
        <w:t xml:space="preserve">simply roll off my tongue without even a consideration to their </w:t>
      </w:r>
      <w:r w:rsidRPr="0017097F">
        <w:rPr>
          <w:sz w:val="24"/>
          <w:szCs w:val="24"/>
        </w:rPr>
        <w:t>significance whatsoever</w:t>
      </w:r>
      <w:r>
        <w:rPr>
          <w:sz w:val="24"/>
          <w:szCs w:val="24"/>
        </w:rPr>
        <w:t>. But recently, the Lord has been readjusting my thinking about grace and mercy.</w:t>
      </w:r>
    </w:p>
    <w:p w14:paraId="22594EA0" w14:textId="77777777" w:rsidR="001F2A57" w:rsidRPr="0017097F" w:rsidRDefault="001F2A57" w:rsidP="001F2A57">
      <w:pPr>
        <w:ind w:firstLine="720"/>
        <w:jc w:val="both"/>
        <w:rPr>
          <w:sz w:val="24"/>
          <w:szCs w:val="24"/>
        </w:rPr>
      </w:pPr>
      <w:r w:rsidRPr="0017097F">
        <w:rPr>
          <w:sz w:val="24"/>
          <w:szCs w:val="24"/>
        </w:rPr>
        <w:t xml:space="preserve"> A few weeks ago o</w:t>
      </w:r>
      <w:r w:rsidRPr="0017097F">
        <w:rPr>
          <w:rFonts w:asciiTheme="minorHAnsi" w:eastAsiaTheme="minorEastAsia" w:hAnsiTheme="minorHAnsi" w:cstheme="minorBidi"/>
          <w:sz w:val="24"/>
          <w:szCs w:val="24"/>
        </w:rPr>
        <w:t>ur family had a frightening experience when my sister-in-law was in a terrible car wreck.</w:t>
      </w:r>
      <w:r>
        <w:rPr>
          <w:rFonts w:asciiTheme="minorHAnsi" w:eastAsiaTheme="minorEastAsia" w:hAnsiTheme="minorHAnsi" w:cstheme="minorBidi"/>
          <w:sz w:val="24"/>
          <w:szCs w:val="24"/>
        </w:rPr>
        <w:t xml:space="preserve"> (The Lord spared her life and also protected her newly donated kidney –double miracles!) </w:t>
      </w:r>
      <w:r w:rsidRPr="0017097F">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Being the visual learner that I am, the Holy Spirit (my teacher) seized the moment as an opportunity</w:t>
      </w:r>
      <w:r w:rsidRPr="0017097F">
        <w:rPr>
          <w:sz w:val="24"/>
          <w:szCs w:val="24"/>
        </w:rPr>
        <w:t xml:space="preserve"> </w:t>
      </w:r>
      <w:r>
        <w:rPr>
          <w:sz w:val="24"/>
          <w:szCs w:val="24"/>
        </w:rPr>
        <w:t xml:space="preserve">to give me an </w:t>
      </w:r>
      <w:r w:rsidRPr="0017097F">
        <w:rPr>
          <w:sz w:val="24"/>
          <w:szCs w:val="24"/>
        </w:rPr>
        <w:t>object lesson</w:t>
      </w:r>
      <w:r>
        <w:rPr>
          <w:sz w:val="24"/>
          <w:szCs w:val="24"/>
        </w:rPr>
        <w:t xml:space="preserve"> on mercy</w:t>
      </w:r>
      <w:r w:rsidRPr="0017097F">
        <w:rPr>
          <w:sz w:val="24"/>
          <w:szCs w:val="24"/>
        </w:rPr>
        <w:t xml:space="preserve">. </w:t>
      </w:r>
    </w:p>
    <w:p w14:paraId="572A088B" w14:textId="77777777" w:rsidR="001F2A57" w:rsidRPr="0017097F" w:rsidRDefault="001F2A57" w:rsidP="001F2A57">
      <w:pPr>
        <w:ind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We spent two full days in our local Regional Medical Center.  As we took turns sitting by her side in the bowels of the trauma center</w:t>
      </w:r>
      <w:r>
        <w:rPr>
          <w:rFonts w:asciiTheme="minorHAnsi" w:eastAsiaTheme="minorEastAsia" w:hAnsiTheme="minorHAnsi" w:cstheme="minorBidi"/>
          <w:sz w:val="24"/>
          <w:szCs w:val="24"/>
        </w:rPr>
        <w:t>,</w:t>
      </w:r>
      <w:r w:rsidRPr="0017097F">
        <w:rPr>
          <w:rFonts w:asciiTheme="minorHAnsi" w:eastAsiaTheme="minorEastAsia" w:hAnsiTheme="minorHAnsi" w:cstheme="minorBidi"/>
          <w:sz w:val="24"/>
          <w:szCs w:val="24"/>
        </w:rPr>
        <w:t xml:space="preserve"> we got a firsthand look at </w:t>
      </w:r>
      <w:r>
        <w:rPr>
          <w:rFonts w:asciiTheme="minorHAnsi" w:eastAsiaTheme="minorEastAsia" w:hAnsiTheme="minorHAnsi" w:cstheme="minorBidi"/>
          <w:sz w:val="24"/>
          <w:szCs w:val="24"/>
        </w:rPr>
        <w:t xml:space="preserve">many </w:t>
      </w:r>
      <w:r w:rsidRPr="0017097F">
        <w:rPr>
          <w:rFonts w:asciiTheme="minorHAnsi" w:eastAsiaTheme="minorEastAsia" w:hAnsiTheme="minorHAnsi" w:cstheme="minorBidi"/>
          <w:sz w:val="24"/>
          <w:szCs w:val="24"/>
        </w:rPr>
        <w:t>gut-wrenching crisis situations. Needless to say, we were totally out of our element!</w:t>
      </w:r>
    </w:p>
    <w:p w14:paraId="0296B416"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 xml:space="preserve">With only a curtain separating us and other critically injured people, we could not help but hear the conversations and wailing cries of the wounded. </w:t>
      </w:r>
      <w:r>
        <w:rPr>
          <w:rFonts w:asciiTheme="minorHAnsi" w:eastAsiaTheme="minorEastAsia" w:hAnsiTheme="minorHAnsi" w:cstheme="minorBidi"/>
          <w:sz w:val="24"/>
          <w:szCs w:val="24"/>
        </w:rPr>
        <w:t>An injured young man who had been involved in a shoot-out</w:t>
      </w:r>
      <w:r w:rsidRPr="0017097F">
        <w:rPr>
          <w:rFonts w:asciiTheme="minorHAnsi" w:eastAsiaTheme="minorEastAsia" w:hAnsiTheme="minorHAnsi" w:cstheme="minorBidi"/>
          <w:sz w:val="24"/>
          <w:szCs w:val="24"/>
        </w:rPr>
        <w:t xml:space="preserve"> was placed beside my sister-in-law. </w:t>
      </w:r>
      <w:r>
        <w:rPr>
          <w:rFonts w:asciiTheme="minorHAnsi" w:eastAsiaTheme="minorEastAsia" w:hAnsiTheme="minorHAnsi" w:cstheme="minorBidi"/>
          <w:sz w:val="24"/>
          <w:szCs w:val="24"/>
        </w:rPr>
        <w:t>It just so happened, that t</w:t>
      </w:r>
      <w:r w:rsidRPr="0017097F">
        <w:rPr>
          <w:rFonts w:asciiTheme="minorHAnsi" w:eastAsiaTheme="minorEastAsia" w:hAnsiTheme="minorHAnsi" w:cstheme="minorBidi"/>
          <w:sz w:val="24"/>
          <w:szCs w:val="24"/>
        </w:rPr>
        <w:t xml:space="preserve">his </w:t>
      </w:r>
      <w:r>
        <w:rPr>
          <w:rFonts w:asciiTheme="minorHAnsi" w:eastAsiaTheme="minorEastAsia" w:hAnsiTheme="minorHAnsi" w:cstheme="minorBidi"/>
          <w:sz w:val="24"/>
          <w:szCs w:val="24"/>
        </w:rPr>
        <w:t>young man</w:t>
      </w:r>
      <w:r w:rsidRPr="0017097F">
        <w:rPr>
          <w:rFonts w:asciiTheme="minorHAnsi" w:eastAsiaTheme="minorEastAsia" w:hAnsiTheme="minorHAnsi" w:cstheme="minorBidi"/>
          <w:sz w:val="24"/>
          <w:szCs w:val="24"/>
        </w:rPr>
        <w:t xml:space="preserve"> had shot some of the other victims in the trauma center. </w:t>
      </w:r>
      <w:r>
        <w:rPr>
          <w:rFonts w:asciiTheme="minorHAnsi" w:eastAsiaTheme="minorEastAsia" w:hAnsiTheme="minorHAnsi" w:cstheme="minorBidi"/>
          <w:sz w:val="24"/>
          <w:szCs w:val="24"/>
        </w:rPr>
        <w:t>Along with several</w:t>
      </w:r>
      <w:r w:rsidRPr="0017097F">
        <w:rPr>
          <w:rFonts w:asciiTheme="minorHAnsi" w:eastAsiaTheme="minorEastAsia" w:hAnsiTheme="minorHAnsi" w:cstheme="minorBidi"/>
          <w:sz w:val="24"/>
          <w:szCs w:val="24"/>
        </w:rPr>
        <w:t xml:space="preserve"> police officers who came to </w:t>
      </w:r>
      <w:r>
        <w:rPr>
          <w:rFonts w:asciiTheme="minorHAnsi" w:eastAsiaTheme="minorEastAsia" w:hAnsiTheme="minorHAnsi" w:cstheme="minorBidi"/>
          <w:sz w:val="24"/>
          <w:szCs w:val="24"/>
        </w:rPr>
        <w:t xml:space="preserve">pay the criminal a </w:t>
      </w:r>
      <w:r w:rsidRPr="0017097F">
        <w:rPr>
          <w:rFonts w:asciiTheme="minorHAnsi" w:eastAsiaTheme="minorEastAsia" w:hAnsiTheme="minorHAnsi" w:cstheme="minorBidi"/>
          <w:sz w:val="24"/>
          <w:szCs w:val="24"/>
        </w:rPr>
        <w:t xml:space="preserve">visit, was </w:t>
      </w:r>
      <w:r>
        <w:rPr>
          <w:rFonts w:asciiTheme="minorHAnsi" w:eastAsiaTheme="minorEastAsia" w:hAnsiTheme="minorHAnsi" w:cstheme="minorBidi"/>
          <w:sz w:val="24"/>
          <w:szCs w:val="24"/>
        </w:rPr>
        <w:t>his</w:t>
      </w:r>
      <w:r w:rsidRPr="0017097F">
        <w:rPr>
          <w:rFonts w:asciiTheme="minorHAnsi" w:eastAsiaTheme="minorEastAsia" w:hAnsiTheme="minorHAnsi" w:cstheme="minorBidi"/>
          <w:sz w:val="24"/>
          <w:szCs w:val="24"/>
        </w:rPr>
        <w:t xml:space="preserve"> aunt</w:t>
      </w:r>
      <w:r>
        <w:rPr>
          <w:rFonts w:asciiTheme="minorHAnsi" w:eastAsiaTheme="minorEastAsia" w:hAnsiTheme="minorHAnsi" w:cstheme="minorBidi"/>
          <w:sz w:val="24"/>
          <w:szCs w:val="24"/>
        </w:rPr>
        <w:t>. A</w:t>
      </w:r>
      <w:r w:rsidRPr="0017097F">
        <w:rPr>
          <w:rFonts w:asciiTheme="minorHAnsi" w:eastAsiaTheme="minorEastAsia" w:hAnsiTheme="minorHAnsi" w:cstheme="minorBidi"/>
          <w:sz w:val="24"/>
          <w:szCs w:val="24"/>
        </w:rPr>
        <w:t xml:space="preserve">pparently </w:t>
      </w:r>
      <w:r>
        <w:rPr>
          <w:rFonts w:asciiTheme="minorHAnsi" w:eastAsiaTheme="minorEastAsia" w:hAnsiTheme="minorHAnsi" w:cstheme="minorBidi"/>
          <w:sz w:val="24"/>
          <w:szCs w:val="24"/>
        </w:rPr>
        <w:t>she realized</w:t>
      </w:r>
      <w:r w:rsidRPr="0017097F">
        <w:rPr>
          <w:rFonts w:asciiTheme="minorHAnsi" w:eastAsiaTheme="minorEastAsia" w:hAnsiTheme="minorHAnsi" w:cstheme="minorBidi"/>
          <w:sz w:val="24"/>
          <w:szCs w:val="24"/>
        </w:rPr>
        <w:t xml:space="preserve"> just how rich in mercy the Lord is. I overheard her plead with her nephew.</w:t>
      </w:r>
      <w:r w:rsidRPr="2C40CF14">
        <w:rPr>
          <w:rFonts w:asciiTheme="minorHAnsi" w:eastAsiaTheme="minorEastAsia" w:hAnsiTheme="minorHAnsi" w:cstheme="minorBidi"/>
          <w:sz w:val="24"/>
          <w:szCs w:val="24"/>
        </w:rPr>
        <w:t xml:space="preserve"> She said</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“You need to get down on your knees and thank the good Lord for having mercy on you and sparing your life!” </w:t>
      </w:r>
      <w:r>
        <w:rPr>
          <w:rFonts w:asciiTheme="minorHAnsi" w:eastAsiaTheme="minorEastAsia" w:hAnsiTheme="minorHAnsi" w:cstheme="minorBidi"/>
          <w:sz w:val="24"/>
          <w:szCs w:val="24"/>
        </w:rPr>
        <w:t>A</w:t>
      </w:r>
      <w:r w:rsidRPr="2C40CF14">
        <w:rPr>
          <w:rFonts w:asciiTheme="minorHAnsi" w:eastAsiaTheme="minorEastAsia" w:hAnsiTheme="minorHAnsi" w:cstheme="minorBidi"/>
          <w:sz w:val="24"/>
          <w:szCs w:val="24"/>
        </w:rPr>
        <w:t xml:space="preserve">lthough he </w:t>
      </w:r>
      <w:r>
        <w:rPr>
          <w:rFonts w:asciiTheme="minorHAnsi" w:eastAsiaTheme="minorEastAsia" w:hAnsiTheme="minorHAnsi" w:cstheme="minorBidi"/>
          <w:sz w:val="24"/>
          <w:szCs w:val="24"/>
        </w:rPr>
        <w:t>appeared oblivious to the fact that God had spared his life, his aunt knew better</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Her</w:t>
      </w:r>
      <w:r w:rsidRPr="2C40CF14">
        <w:rPr>
          <w:rFonts w:asciiTheme="minorHAnsi" w:eastAsiaTheme="minorEastAsia" w:hAnsiTheme="minorHAnsi" w:cstheme="minorBidi"/>
          <w:sz w:val="24"/>
          <w:szCs w:val="24"/>
        </w:rPr>
        <w:t xml:space="preserve"> words</w:t>
      </w:r>
      <w:r>
        <w:rPr>
          <w:rFonts w:asciiTheme="minorHAnsi" w:eastAsiaTheme="minorEastAsia" w:hAnsiTheme="minorHAnsi" w:cstheme="minorBidi"/>
          <w:sz w:val="24"/>
          <w:szCs w:val="24"/>
        </w:rPr>
        <w:t>, it seemed,</w:t>
      </w:r>
      <w:r w:rsidRPr="2C40CF14">
        <w:rPr>
          <w:rFonts w:asciiTheme="minorHAnsi" w:eastAsiaTheme="minorEastAsia" w:hAnsiTheme="minorHAnsi" w:cstheme="minorBidi"/>
          <w:sz w:val="24"/>
          <w:szCs w:val="24"/>
        </w:rPr>
        <w:t xml:space="preserve"> fell on deaf ears and a hardened heart.  His calloused response to her pleas</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exposed his lack of fear of the Lord and disregard for the mercy that had been shown him.</w:t>
      </w:r>
    </w:p>
    <w:p w14:paraId="6A875F92"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666A4AFE"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There’s little</w:t>
      </w:r>
      <w:r w:rsidRPr="2C40CF14">
        <w:rPr>
          <w:rFonts w:asciiTheme="minorHAnsi" w:eastAsiaTheme="minorEastAsia" w:hAnsiTheme="minorHAnsi" w:cstheme="minorBidi"/>
          <w:sz w:val="24"/>
          <w:szCs w:val="24"/>
        </w:rPr>
        <w:t xml:space="preserve"> doubt</w:t>
      </w:r>
      <w:r>
        <w:rPr>
          <w:rFonts w:asciiTheme="minorHAnsi" w:eastAsiaTheme="minorEastAsia" w:hAnsiTheme="minorHAnsi" w:cstheme="minorBidi"/>
          <w:sz w:val="24"/>
          <w:szCs w:val="24"/>
        </w:rPr>
        <w:t xml:space="preserve"> that</w:t>
      </w:r>
      <w:r w:rsidRPr="2C40CF14">
        <w:rPr>
          <w:rFonts w:asciiTheme="minorHAnsi" w:eastAsiaTheme="minorEastAsia" w:hAnsiTheme="minorHAnsi" w:cstheme="minorBidi"/>
          <w:sz w:val="24"/>
          <w:szCs w:val="24"/>
        </w:rPr>
        <w:t xml:space="preserve"> she left there praying God would have mercy on her nephew’s soul and grant him repentance.</w:t>
      </w:r>
      <w:r>
        <w:rPr>
          <w:rFonts w:asciiTheme="minorHAnsi" w:eastAsiaTheme="minorEastAsia" w:hAnsiTheme="minorHAnsi" w:cstheme="minorBidi"/>
          <w:sz w:val="24"/>
          <w:szCs w:val="24"/>
        </w:rPr>
        <w:t xml:space="preserve"> </w:t>
      </w:r>
      <w:r w:rsidRPr="2C40CF14">
        <w:rPr>
          <w:rFonts w:asciiTheme="minorHAnsi" w:eastAsiaTheme="minorEastAsia" w:hAnsiTheme="minorHAnsi" w:cstheme="minorBidi"/>
          <w:sz w:val="24"/>
          <w:szCs w:val="24"/>
        </w:rPr>
        <w:t xml:space="preserve">I silently </w:t>
      </w:r>
      <w:r>
        <w:rPr>
          <w:rFonts w:asciiTheme="minorHAnsi" w:eastAsiaTheme="minorEastAsia" w:hAnsiTheme="minorHAnsi" w:cstheme="minorBidi"/>
          <w:sz w:val="24"/>
          <w:szCs w:val="24"/>
        </w:rPr>
        <w:t>interceded</w:t>
      </w:r>
      <w:r w:rsidRPr="2C40CF14">
        <w:rPr>
          <w:rFonts w:asciiTheme="minorHAnsi" w:eastAsiaTheme="minorEastAsia" w:hAnsiTheme="minorHAnsi" w:cstheme="minorBidi"/>
          <w:sz w:val="24"/>
          <w:szCs w:val="24"/>
        </w:rPr>
        <w:t xml:space="preserve"> for</w:t>
      </w:r>
      <w:r>
        <w:rPr>
          <w:rFonts w:asciiTheme="minorHAnsi" w:eastAsiaTheme="minorEastAsia" w:hAnsiTheme="minorHAnsi" w:cstheme="minorBidi"/>
          <w:sz w:val="24"/>
          <w:szCs w:val="24"/>
        </w:rPr>
        <w:t xml:space="preserve"> her, her nephew and</w:t>
      </w:r>
      <w:r w:rsidRPr="2C40CF14">
        <w:rPr>
          <w:rFonts w:asciiTheme="minorHAnsi" w:eastAsiaTheme="minorEastAsia" w:hAnsiTheme="minorHAnsi" w:cstheme="minorBidi"/>
          <w:sz w:val="24"/>
          <w:szCs w:val="24"/>
        </w:rPr>
        <w:t xml:space="preserve"> the others in th</w:t>
      </w:r>
      <w:r>
        <w:rPr>
          <w:rFonts w:asciiTheme="minorHAnsi" w:eastAsiaTheme="minorEastAsia" w:hAnsiTheme="minorHAnsi" w:cstheme="minorBidi"/>
          <w:sz w:val="24"/>
          <w:szCs w:val="24"/>
        </w:rPr>
        <w:t>e trauma center.</w:t>
      </w:r>
      <w:r w:rsidRPr="2C40CF14">
        <w:rPr>
          <w:rFonts w:asciiTheme="minorHAnsi" w:eastAsiaTheme="minorEastAsia" w:hAnsiTheme="minorHAnsi" w:cstheme="minorBidi"/>
          <w:sz w:val="24"/>
          <w:szCs w:val="24"/>
        </w:rPr>
        <w:t xml:space="preserve"> My heart was tendered to the woman’s plight</w:t>
      </w:r>
      <w:r>
        <w:rPr>
          <w:rFonts w:asciiTheme="minorHAnsi" w:eastAsiaTheme="minorEastAsia" w:hAnsiTheme="minorHAnsi" w:cstheme="minorBidi"/>
          <w:sz w:val="24"/>
          <w:szCs w:val="24"/>
        </w:rPr>
        <w:t>, because, you see, just</w:t>
      </w:r>
      <w:r w:rsidRPr="2C40CF14">
        <w:rPr>
          <w:rFonts w:asciiTheme="minorHAnsi" w:eastAsiaTheme="minorEastAsia" w:hAnsiTheme="minorHAnsi" w:cstheme="minorBidi"/>
          <w:sz w:val="24"/>
          <w:szCs w:val="24"/>
        </w:rPr>
        <w:t xml:space="preserve"> recently </w:t>
      </w:r>
      <w:r>
        <w:rPr>
          <w:rFonts w:asciiTheme="minorHAnsi" w:eastAsiaTheme="minorEastAsia" w:hAnsiTheme="minorHAnsi" w:cstheme="minorBidi"/>
          <w:sz w:val="24"/>
          <w:szCs w:val="24"/>
        </w:rPr>
        <w:t xml:space="preserve">I </w:t>
      </w:r>
      <w:r w:rsidRPr="2C40CF14">
        <w:rPr>
          <w:rFonts w:asciiTheme="minorHAnsi" w:eastAsiaTheme="minorEastAsia" w:hAnsiTheme="minorHAnsi" w:cstheme="minorBidi"/>
          <w:sz w:val="24"/>
          <w:szCs w:val="24"/>
        </w:rPr>
        <w:t>lost my nephew</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Billy</w:t>
      </w:r>
      <w:r>
        <w:rPr>
          <w:rFonts w:asciiTheme="minorHAnsi" w:eastAsiaTheme="minorEastAsia" w:hAnsiTheme="minorHAnsi" w:cstheme="minorBidi"/>
          <w:sz w:val="24"/>
          <w:szCs w:val="24"/>
        </w:rPr>
        <w:t>. His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short </w:t>
      </w:r>
      <w:r w:rsidRPr="2C40CF14">
        <w:rPr>
          <w:rFonts w:asciiTheme="minorHAnsi" w:eastAsiaTheme="minorEastAsia" w:hAnsiTheme="minorHAnsi" w:cstheme="minorBidi"/>
          <w:sz w:val="24"/>
          <w:szCs w:val="24"/>
        </w:rPr>
        <w:t xml:space="preserve">life was </w:t>
      </w:r>
      <w:r>
        <w:rPr>
          <w:rFonts w:asciiTheme="minorHAnsi" w:eastAsiaTheme="minorEastAsia" w:hAnsiTheme="minorHAnsi" w:cstheme="minorBidi"/>
          <w:sz w:val="24"/>
          <w:szCs w:val="24"/>
        </w:rPr>
        <w:t>replete with</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trials and sorrows. Granted, there were many times he tried to reform his life, but to no avail. So when he couldn’t walk-the “straight and narrow,” he would give up and </w:t>
      </w:r>
      <w:r w:rsidRPr="2C40CF14">
        <w:rPr>
          <w:rFonts w:asciiTheme="minorHAnsi" w:eastAsiaTheme="minorEastAsia" w:hAnsiTheme="minorHAnsi" w:cstheme="minorBidi"/>
          <w:sz w:val="24"/>
          <w:szCs w:val="24"/>
        </w:rPr>
        <w:t xml:space="preserve">run from the Lord </w:t>
      </w:r>
      <w:r>
        <w:rPr>
          <w:rFonts w:asciiTheme="minorHAnsi" w:eastAsiaTheme="minorEastAsia" w:hAnsiTheme="minorHAnsi" w:cstheme="minorBidi"/>
          <w:sz w:val="24"/>
          <w:szCs w:val="24"/>
        </w:rPr>
        <w:t xml:space="preserve">(I understand, I’ve been there too).  </w:t>
      </w:r>
      <w:r w:rsidRPr="2C40CF14">
        <w:rPr>
          <w:rFonts w:asciiTheme="minorHAnsi" w:eastAsiaTheme="minorEastAsia" w:hAnsiTheme="minorHAnsi" w:cstheme="minorBidi"/>
          <w:sz w:val="24"/>
          <w:szCs w:val="24"/>
        </w:rPr>
        <w:t>Many a pleading prayer ha</w:t>
      </w:r>
      <w:r>
        <w:rPr>
          <w:rFonts w:asciiTheme="minorHAnsi" w:eastAsiaTheme="minorEastAsia" w:hAnsiTheme="minorHAnsi" w:cstheme="minorBidi"/>
          <w:sz w:val="24"/>
          <w:szCs w:val="24"/>
        </w:rPr>
        <w:t>d been offered up on Billy’s behalf. T</w:t>
      </w:r>
      <w:r w:rsidRPr="2C40CF14">
        <w:rPr>
          <w:rFonts w:asciiTheme="minorHAnsi" w:eastAsiaTheme="minorEastAsia" w:hAnsiTheme="minorHAnsi" w:cstheme="minorBidi"/>
          <w:sz w:val="24"/>
          <w:szCs w:val="24"/>
        </w:rPr>
        <w:t xml:space="preserve">he last </w:t>
      </w:r>
      <w:r>
        <w:rPr>
          <w:rFonts w:asciiTheme="minorHAnsi" w:eastAsiaTheme="minorEastAsia" w:hAnsiTheme="minorHAnsi" w:cstheme="minorBidi"/>
          <w:sz w:val="24"/>
          <w:szCs w:val="24"/>
        </w:rPr>
        <w:t xml:space="preserve">couple of </w:t>
      </w:r>
      <w:r w:rsidRPr="2C40CF14">
        <w:rPr>
          <w:rFonts w:asciiTheme="minorHAnsi" w:eastAsiaTheme="minorEastAsia" w:hAnsiTheme="minorHAnsi" w:cstheme="minorBidi"/>
          <w:sz w:val="24"/>
          <w:szCs w:val="24"/>
        </w:rPr>
        <w:t>year</w:t>
      </w:r>
      <w:r>
        <w:rPr>
          <w:rFonts w:asciiTheme="minorHAnsi" w:eastAsiaTheme="minorEastAsia" w:hAnsiTheme="minorHAnsi" w:cstheme="minorBidi"/>
          <w:sz w:val="24"/>
          <w:szCs w:val="24"/>
        </w:rPr>
        <w:t>s</w:t>
      </w:r>
      <w:r w:rsidRPr="2C40CF14">
        <w:rPr>
          <w:rFonts w:asciiTheme="minorHAnsi" w:eastAsiaTheme="minorEastAsia" w:hAnsiTheme="minorHAnsi" w:cstheme="minorBidi"/>
          <w:sz w:val="24"/>
          <w:szCs w:val="24"/>
        </w:rPr>
        <w:t xml:space="preserve"> of his life, </w:t>
      </w:r>
      <w:r>
        <w:rPr>
          <w:rFonts w:asciiTheme="minorHAnsi" w:eastAsiaTheme="minorEastAsia" w:hAnsiTheme="minorHAnsi" w:cstheme="minorBidi"/>
          <w:sz w:val="24"/>
          <w:szCs w:val="24"/>
        </w:rPr>
        <w:t>The Lord answered our prayers, and He</w:t>
      </w:r>
      <w:r w:rsidRPr="2C40CF14">
        <w:rPr>
          <w:rFonts w:asciiTheme="minorHAnsi" w:eastAsiaTheme="minorEastAsia" w:hAnsiTheme="minorHAnsi" w:cstheme="minorBidi"/>
          <w:sz w:val="24"/>
          <w:szCs w:val="24"/>
        </w:rPr>
        <w:t xml:space="preserve"> sent some men </w:t>
      </w:r>
      <w:r>
        <w:rPr>
          <w:rFonts w:asciiTheme="minorHAnsi" w:eastAsiaTheme="minorEastAsia" w:hAnsiTheme="minorHAnsi" w:cstheme="minorBidi"/>
          <w:sz w:val="24"/>
          <w:szCs w:val="24"/>
        </w:rPr>
        <w:t>who would</w:t>
      </w:r>
      <w:r w:rsidRPr="2C40CF14">
        <w:rPr>
          <w:rFonts w:asciiTheme="minorHAnsi" w:eastAsiaTheme="minorEastAsia" w:hAnsiTheme="minorHAnsi" w:cstheme="minorBidi"/>
          <w:sz w:val="24"/>
          <w:szCs w:val="24"/>
        </w:rPr>
        <w:t xml:space="preserve"> love him, pray for him and disciple him. When he was finally ready</w:t>
      </w:r>
      <w:r>
        <w:rPr>
          <w:rFonts w:asciiTheme="minorHAnsi" w:eastAsiaTheme="minorEastAsia" w:hAnsiTheme="minorHAnsi" w:cstheme="minorBidi"/>
          <w:sz w:val="24"/>
          <w:szCs w:val="24"/>
        </w:rPr>
        <w:t>, the</w:t>
      </w:r>
      <w:r w:rsidRPr="2C40CF14">
        <w:rPr>
          <w:rFonts w:asciiTheme="minorHAnsi" w:eastAsiaTheme="minorEastAsia" w:hAnsiTheme="minorHAnsi" w:cstheme="minorBidi"/>
          <w:sz w:val="24"/>
          <w:szCs w:val="24"/>
        </w:rPr>
        <w:t xml:space="preserve"> Lord, who is rich in mercy, took Billy home. Next week would have been his thirty–forth birthday.  </w:t>
      </w:r>
      <w:r>
        <w:rPr>
          <w:rFonts w:asciiTheme="minorHAnsi" w:eastAsiaTheme="minorEastAsia" w:hAnsiTheme="minorHAnsi" w:cstheme="minorBidi"/>
          <w:sz w:val="24"/>
          <w:szCs w:val="24"/>
        </w:rPr>
        <w:t>Only a fool would claim to fully understand the plans and ways of God. They are far above our pay scale! (Romans 11:29-36) But of this I can be sure, Billy’s life ultimately, brought glory to God. How is that so, you may ask? His life displayed, the enormous heart of God – His patience, mercy, lo</w:t>
      </w:r>
      <w:r w:rsidRPr="2C40CF14">
        <w:rPr>
          <w:rFonts w:asciiTheme="minorHAnsi" w:eastAsiaTheme="minorEastAsia" w:hAnsiTheme="minorHAnsi" w:cstheme="minorBidi"/>
          <w:sz w:val="24"/>
          <w:szCs w:val="24"/>
        </w:rPr>
        <w:t>ngsuffering</w:t>
      </w:r>
      <w:r>
        <w:rPr>
          <w:rFonts w:asciiTheme="minorHAnsi" w:eastAsiaTheme="minorEastAsia" w:hAnsiTheme="minorHAnsi" w:cstheme="minorBidi"/>
          <w:sz w:val="24"/>
          <w:szCs w:val="24"/>
        </w:rPr>
        <w:t xml:space="preserve"> and the greatest of all of these attributes… His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love.</w:t>
      </w:r>
    </w:p>
    <w:p w14:paraId="16CBD2C9"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24621AB3" w14:textId="77777777" w:rsidR="001F2A57" w:rsidRDefault="001F2A57" w:rsidP="001F2A57">
      <w:pPr>
        <w:jc w:val="center"/>
        <w:rPr>
          <w:b/>
          <w:sz w:val="28"/>
          <w:szCs w:val="28"/>
        </w:rPr>
      </w:pPr>
      <w:r w:rsidRPr="00E352F4">
        <w:rPr>
          <w:b/>
          <w:sz w:val="28"/>
          <w:szCs w:val="28"/>
        </w:rPr>
        <w:t>Intercessory Prayer Passages</w:t>
      </w:r>
    </w:p>
    <w:p w14:paraId="62A708E9" w14:textId="77777777" w:rsidR="001F2A57" w:rsidRPr="00E352F4" w:rsidRDefault="001F2A57" w:rsidP="001F2A57">
      <w:pPr>
        <w:rPr>
          <w:sz w:val="24"/>
          <w:szCs w:val="24"/>
        </w:rPr>
      </w:pPr>
      <w:r>
        <w:rPr>
          <w:sz w:val="24"/>
          <w:szCs w:val="24"/>
        </w:rPr>
        <w:t xml:space="preserve">2 Corinthians 4;3-6; </w:t>
      </w:r>
      <w:r w:rsidRPr="00E352F4">
        <w:rPr>
          <w:sz w:val="24"/>
          <w:szCs w:val="24"/>
        </w:rPr>
        <w:t xml:space="preserve">Matthew </w:t>
      </w:r>
      <w:r>
        <w:rPr>
          <w:sz w:val="24"/>
          <w:szCs w:val="24"/>
        </w:rPr>
        <w:t xml:space="preserve">18:18-20, </w:t>
      </w:r>
      <w:r w:rsidRPr="00E352F4">
        <w:rPr>
          <w:sz w:val="24"/>
          <w:szCs w:val="24"/>
        </w:rPr>
        <w:t>19:23-26, 21:21-22;</w:t>
      </w:r>
      <w:r>
        <w:rPr>
          <w:sz w:val="24"/>
          <w:szCs w:val="24"/>
        </w:rPr>
        <w:t xml:space="preserve"> Luke 11:5-13; 13:6-9, 18:1-8; John 6:39 -44; </w:t>
      </w:r>
      <w:r w:rsidRPr="00E352F4">
        <w:rPr>
          <w:sz w:val="24"/>
          <w:szCs w:val="24"/>
        </w:rPr>
        <w:t>Isaiah 65:8; Job 22:21-30;</w:t>
      </w:r>
      <w:r>
        <w:rPr>
          <w:sz w:val="24"/>
          <w:szCs w:val="24"/>
        </w:rPr>
        <w:t xml:space="preserve"> Daniel 9:4-19; Revelation 7:10</w:t>
      </w:r>
    </w:p>
    <w:p w14:paraId="3D0DC237"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53E07D37" w14:textId="77777777" w:rsidR="001F2A57" w:rsidRPr="00FA41BF" w:rsidRDefault="001F2A57" w:rsidP="001F2A57">
      <w:pPr>
        <w:jc w:val="center"/>
        <w:rPr>
          <w:rFonts w:asciiTheme="minorHAnsi" w:eastAsiaTheme="minorEastAsia" w:hAnsiTheme="minorHAnsi" w:cstheme="minorBidi"/>
          <w:b/>
          <w:i/>
          <w:sz w:val="24"/>
          <w:szCs w:val="24"/>
        </w:rPr>
      </w:pPr>
      <w:r w:rsidRPr="00FA41BF">
        <w:rPr>
          <w:rFonts w:asciiTheme="minorHAnsi" w:eastAsiaTheme="minorEastAsia" w:hAnsiTheme="minorHAnsi" w:cstheme="minorBidi"/>
          <w:b/>
          <w:i/>
          <w:sz w:val="24"/>
          <w:szCs w:val="24"/>
        </w:rPr>
        <w:t>Romans 11:32-36 (NIV)</w:t>
      </w:r>
    </w:p>
    <w:p w14:paraId="66307A86" w14:textId="77777777" w:rsidR="001F2A57" w:rsidRPr="00FA41BF" w:rsidRDefault="001F2A57" w:rsidP="001F2A57">
      <w:pPr>
        <w:pStyle w:val="reg"/>
        <w:jc w:val="center"/>
        <w:rPr>
          <w:rFonts w:asciiTheme="minorHAnsi" w:eastAsiaTheme="minorEastAsia" w:hAnsiTheme="minorHAnsi" w:cstheme="minorBidi"/>
          <w:b/>
          <w:i/>
        </w:rPr>
      </w:pPr>
      <w:r w:rsidRPr="00FA41BF">
        <w:rPr>
          <w:rFonts w:asciiTheme="minorHAnsi" w:hAnsiTheme="minorHAnsi"/>
          <w:b/>
          <w:i/>
        </w:rPr>
        <w:t>For God has bound everyone over to disobedience so that he may have mercy on them all.</w:t>
      </w:r>
      <w:r>
        <w:rPr>
          <w:rFonts w:asciiTheme="minorHAnsi" w:hAnsiTheme="minorHAnsi"/>
          <w:b/>
          <w:i/>
        </w:rPr>
        <w:t xml:space="preserve"> </w:t>
      </w:r>
      <w:r w:rsidRPr="00FA41BF">
        <w:rPr>
          <w:rFonts w:asciiTheme="minorHAnsi" w:hAnsiTheme="minorHAnsi"/>
          <w:b/>
          <w:i/>
        </w:rPr>
        <w:t>Oh, the depth of the riches of the wisdom and knowledge of God!</w:t>
      </w:r>
      <w:r>
        <w:rPr>
          <w:rFonts w:asciiTheme="minorHAnsi" w:hAnsiTheme="minorHAnsi"/>
          <w:b/>
          <w:i/>
        </w:rPr>
        <w:t xml:space="preserve"> </w:t>
      </w:r>
      <w:r w:rsidRPr="00FA41BF">
        <w:rPr>
          <w:rFonts w:asciiTheme="minorHAnsi" w:hAnsiTheme="minorHAnsi"/>
          <w:b/>
          <w:i/>
        </w:rPr>
        <w:t>How unsearchable his judgments,</w:t>
      </w:r>
      <w:r>
        <w:rPr>
          <w:rFonts w:asciiTheme="minorHAnsi" w:hAnsiTheme="minorHAnsi"/>
          <w:b/>
          <w:i/>
        </w:rPr>
        <w:t xml:space="preserve"> </w:t>
      </w:r>
      <w:r w:rsidRPr="00FA41BF">
        <w:rPr>
          <w:rFonts w:asciiTheme="minorHAnsi" w:hAnsiTheme="minorHAnsi"/>
          <w:b/>
          <w:i/>
        </w:rPr>
        <w:t>and his paths beyond tracing out!</w:t>
      </w:r>
      <w:r>
        <w:rPr>
          <w:rFonts w:asciiTheme="minorHAnsi" w:hAnsiTheme="minorHAnsi"/>
          <w:b/>
          <w:i/>
        </w:rPr>
        <w:t xml:space="preserve"> </w:t>
      </w:r>
      <w:r w:rsidRPr="00FA41BF">
        <w:rPr>
          <w:rFonts w:asciiTheme="minorHAnsi" w:hAnsiTheme="minorHAnsi"/>
          <w:b/>
          <w:i/>
        </w:rPr>
        <w:t>“Who has known the mind of the Lord? Or who has been his counselor?”</w:t>
      </w:r>
      <w:r>
        <w:rPr>
          <w:rFonts w:asciiTheme="minorHAnsi" w:hAnsiTheme="minorHAnsi"/>
          <w:b/>
          <w:i/>
        </w:rPr>
        <w:t xml:space="preserve"> </w:t>
      </w:r>
      <w:r w:rsidRPr="00FA41BF">
        <w:rPr>
          <w:rFonts w:asciiTheme="minorHAnsi" w:hAnsiTheme="minorHAnsi"/>
          <w:b/>
          <w:i/>
        </w:rPr>
        <w:t>“Who has ever given to God,</w:t>
      </w:r>
      <w:r>
        <w:rPr>
          <w:rFonts w:asciiTheme="minorHAnsi" w:hAnsiTheme="minorHAnsi"/>
          <w:b/>
          <w:i/>
        </w:rPr>
        <w:t xml:space="preserve"> </w:t>
      </w:r>
      <w:r w:rsidRPr="00FA41BF">
        <w:rPr>
          <w:rFonts w:asciiTheme="minorHAnsi" w:hAnsiTheme="minorHAnsi"/>
          <w:b/>
          <w:i/>
        </w:rPr>
        <w:t>that God should repay them?”</w:t>
      </w:r>
      <w:r>
        <w:rPr>
          <w:rFonts w:asciiTheme="minorHAnsi" w:hAnsiTheme="minorHAnsi"/>
          <w:b/>
          <w:i/>
        </w:rPr>
        <w:t xml:space="preserve"> </w:t>
      </w:r>
      <w:r w:rsidRPr="00FA41BF">
        <w:rPr>
          <w:rFonts w:asciiTheme="minorHAnsi" w:hAnsiTheme="minorHAnsi"/>
          <w:b/>
          <w:i/>
        </w:rPr>
        <w:t>For from him and through him and for him are all things.</w:t>
      </w:r>
      <w:r>
        <w:rPr>
          <w:rFonts w:asciiTheme="minorHAnsi" w:hAnsiTheme="minorHAnsi"/>
          <w:b/>
          <w:i/>
        </w:rPr>
        <w:t xml:space="preserve">  </w:t>
      </w:r>
      <w:r w:rsidRPr="00FA41BF">
        <w:rPr>
          <w:rFonts w:asciiTheme="minorHAnsi" w:hAnsiTheme="minorHAnsi"/>
          <w:b/>
          <w:i/>
        </w:rPr>
        <w:t>To him be the glory forever! Amen.</w:t>
      </w:r>
    </w:p>
    <w:p w14:paraId="6CD954D2"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How unlike us is God? He is merciful and compassionate; He remembers that we are but dust, and our days He has numbered. He could have sent Jesus to condemn us, and justifiably so, but instead, He delights in mercy. He is rich in it.</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Yet, when we try to define mercy by saying that it is simply “</w:t>
      </w:r>
      <w:r w:rsidRPr="2C40CF14">
        <w:rPr>
          <w:rFonts w:asciiTheme="minorHAnsi" w:eastAsiaTheme="minorEastAsia" w:hAnsiTheme="minorHAnsi" w:cstheme="minorBidi"/>
          <w:i/>
          <w:iCs/>
          <w:sz w:val="24"/>
          <w:szCs w:val="24"/>
        </w:rPr>
        <w:t>not</w:t>
      </w:r>
      <w:r w:rsidRPr="2C40CF14">
        <w:rPr>
          <w:rFonts w:asciiTheme="minorHAnsi" w:eastAsiaTheme="minorEastAsia" w:hAnsiTheme="minorHAnsi" w:cstheme="minorBidi"/>
          <w:sz w:val="24"/>
          <w:szCs w:val="24"/>
        </w:rPr>
        <w:t xml:space="preserve"> being treated as our sins deserve</w:t>
      </w:r>
      <w:r>
        <w:rPr>
          <w:rFonts w:asciiTheme="minorHAnsi" w:eastAsiaTheme="minorEastAsia" w:hAnsiTheme="minorHAnsi" w:cstheme="minorBidi"/>
          <w:sz w:val="24"/>
          <w:szCs w:val="24"/>
        </w:rPr>
        <w:t xml:space="preserve">,” it seems like a colossal understatement! </w:t>
      </w:r>
    </w:p>
    <w:p w14:paraId="6897FCF0"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29CF7EBF"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183E2D05" w14:textId="77777777" w:rsidR="001F2A57" w:rsidRPr="001B2EE3" w:rsidRDefault="001F2A57" w:rsidP="001F2A57">
      <w:pPr>
        <w:pStyle w:val="ListParagraph"/>
        <w:ind w:left="0"/>
        <w:jc w:val="center"/>
        <w:rPr>
          <w:rFonts w:asciiTheme="minorHAnsi" w:hAnsiTheme="minorHAnsi"/>
          <w:b/>
          <w:i/>
          <w:sz w:val="24"/>
          <w:szCs w:val="24"/>
        </w:rPr>
      </w:pPr>
      <w:r w:rsidRPr="001B2EE3">
        <w:rPr>
          <w:rFonts w:asciiTheme="minorHAnsi" w:eastAsiaTheme="minorEastAsia" w:hAnsiTheme="minorHAnsi" w:cstheme="minorBidi"/>
          <w:b/>
          <w:bCs/>
          <w:i/>
          <w:iCs/>
          <w:sz w:val="24"/>
          <w:szCs w:val="24"/>
        </w:rPr>
        <w:t>Psalms 103:8-17 (NASB)</w:t>
      </w:r>
    </w:p>
    <w:p w14:paraId="2451E52C" w14:textId="77777777" w:rsidR="001F2A57" w:rsidRPr="001B2EE3" w:rsidRDefault="001F2A57" w:rsidP="001F2A57">
      <w:pPr>
        <w:pStyle w:val="ListParagraph"/>
        <w:ind w:left="0"/>
        <w:jc w:val="center"/>
        <w:rPr>
          <w:rFonts w:asciiTheme="minorHAnsi" w:hAnsiTheme="minorHAnsi"/>
          <w:b/>
          <w:i/>
          <w:sz w:val="24"/>
          <w:szCs w:val="24"/>
        </w:rPr>
      </w:pPr>
      <w:r w:rsidRPr="001B2EE3">
        <w:rPr>
          <w:rFonts w:asciiTheme="minorHAnsi" w:eastAsiaTheme="minorEastAsia" w:hAnsiTheme="minorHAnsi" w:cstheme="minorBidi"/>
          <w:b/>
          <w:bCs/>
          <w:i/>
          <w:iCs/>
          <w:sz w:val="24"/>
          <w:szCs w:val="24"/>
        </w:rPr>
        <w:t xml:space="preserve">The LORD is compassionate and gracious; slow to anger and abounding in loving-kindness. He will not always strive with us, nor will He keep His anger forever. He has not dealt with us according to our sins, nor rewarded us according to our iniquities. </w:t>
      </w:r>
      <w:r w:rsidRPr="001B2EE3">
        <w:rPr>
          <w:rFonts w:asciiTheme="minorHAnsi" w:hAnsiTheme="minorHAnsi"/>
          <w:b/>
          <w:i/>
          <w:sz w:val="24"/>
          <w:szCs w:val="24"/>
        </w:rPr>
        <w:t> For as high as the heavens are above the earth,</w:t>
      </w:r>
      <w:r>
        <w:rPr>
          <w:rFonts w:asciiTheme="minorHAnsi" w:hAnsiTheme="minorHAnsi"/>
          <w:b/>
          <w:i/>
          <w:sz w:val="24"/>
          <w:szCs w:val="24"/>
        </w:rPr>
        <w:t> so</w:t>
      </w:r>
      <w:r w:rsidRPr="001B2EE3">
        <w:rPr>
          <w:rFonts w:asciiTheme="minorHAnsi" w:hAnsiTheme="minorHAnsi"/>
          <w:b/>
          <w:i/>
          <w:sz w:val="24"/>
          <w:szCs w:val="24"/>
        </w:rPr>
        <w:t xml:space="preserve"> great is His lovingkindness toward those who fear Him.  As far as the east is from the west, so far has He removed our transgressions from us.  Just as a father has compassion on </w:t>
      </w:r>
      <w:r w:rsidRPr="001B2EE3">
        <w:rPr>
          <w:rFonts w:asciiTheme="minorHAnsi" w:hAnsiTheme="minorHAnsi"/>
          <w:b/>
          <w:i/>
          <w:iCs/>
          <w:sz w:val="24"/>
          <w:szCs w:val="24"/>
        </w:rPr>
        <w:t>his</w:t>
      </w:r>
      <w:r w:rsidRPr="001B2EE3">
        <w:rPr>
          <w:rFonts w:asciiTheme="minorHAnsi" w:hAnsiTheme="minorHAnsi"/>
          <w:b/>
          <w:i/>
          <w:sz w:val="24"/>
          <w:szCs w:val="24"/>
        </w:rPr>
        <w:t xml:space="preserve"> children,</w:t>
      </w:r>
      <w:r>
        <w:rPr>
          <w:rFonts w:asciiTheme="minorHAnsi" w:hAnsiTheme="minorHAnsi"/>
          <w:b/>
          <w:i/>
          <w:sz w:val="24"/>
          <w:szCs w:val="24"/>
        </w:rPr>
        <w:t> So</w:t>
      </w:r>
      <w:r w:rsidRPr="001B2EE3">
        <w:rPr>
          <w:rFonts w:asciiTheme="minorHAnsi" w:hAnsiTheme="minorHAnsi"/>
          <w:b/>
          <w:i/>
          <w:sz w:val="24"/>
          <w:szCs w:val="24"/>
        </w:rPr>
        <w:t xml:space="preserve"> the LORD has compassion on those who fear Him.  For He Himself knows our frame; He is mindful that we are </w:t>
      </w:r>
      <w:r w:rsidRPr="001B2EE3">
        <w:rPr>
          <w:rFonts w:asciiTheme="minorHAnsi" w:hAnsiTheme="minorHAnsi"/>
          <w:b/>
          <w:i/>
          <w:iCs/>
          <w:sz w:val="24"/>
          <w:szCs w:val="24"/>
        </w:rPr>
        <w:t>but</w:t>
      </w:r>
      <w:r w:rsidRPr="001B2EE3">
        <w:rPr>
          <w:rFonts w:asciiTheme="minorHAnsi" w:hAnsiTheme="minorHAnsi"/>
          <w:b/>
          <w:i/>
          <w:sz w:val="24"/>
          <w:szCs w:val="24"/>
        </w:rPr>
        <w:t xml:space="preserve"> dust. As for man, his days are like grass; As a flower of the field, so he flourishes.  When the wind has passed over it, it is no more, and its place acknowledges it no longer.</w:t>
      </w:r>
    </w:p>
    <w:p w14:paraId="74D17FFB" w14:textId="77777777" w:rsidR="001F2A57" w:rsidRPr="001B2EE3" w:rsidRDefault="001F2A57" w:rsidP="001F2A57">
      <w:pPr>
        <w:pStyle w:val="ListParagraph"/>
        <w:ind w:left="0"/>
        <w:jc w:val="center"/>
        <w:rPr>
          <w:rFonts w:asciiTheme="minorHAnsi" w:hAnsiTheme="minorHAnsi"/>
          <w:b/>
          <w:i/>
          <w:sz w:val="24"/>
          <w:szCs w:val="24"/>
        </w:rPr>
      </w:pPr>
      <w:r w:rsidRPr="001B2EE3">
        <w:rPr>
          <w:rFonts w:asciiTheme="minorHAnsi" w:hAnsiTheme="minorHAnsi"/>
          <w:b/>
          <w:i/>
          <w:sz w:val="24"/>
          <w:szCs w:val="24"/>
        </w:rPr>
        <w:t>      But the lovingkindness of the LORD is from everlasting to everlasting on those who fear Him,</w:t>
      </w:r>
      <w:r w:rsidRPr="001B2EE3">
        <w:rPr>
          <w:rFonts w:asciiTheme="minorHAnsi" w:hAnsiTheme="minorHAnsi"/>
          <w:b/>
          <w:i/>
          <w:sz w:val="24"/>
          <w:szCs w:val="24"/>
        </w:rPr>
        <w:br/>
        <w:t>            And His righteousness to children’s children</w:t>
      </w:r>
      <w:r>
        <w:rPr>
          <w:rFonts w:asciiTheme="minorHAnsi" w:hAnsiTheme="minorHAnsi"/>
          <w:b/>
          <w:i/>
          <w:sz w:val="24"/>
          <w:szCs w:val="24"/>
        </w:rPr>
        <w:t>.</w:t>
      </w:r>
      <w:r w:rsidRPr="001B2EE3">
        <w:rPr>
          <w:rFonts w:asciiTheme="minorHAnsi" w:hAnsiTheme="minorHAnsi"/>
          <w:b/>
          <w:i/>
          <w:sz w:val="24"/>
          <w:szCs w:val="24"/>
        </w:rPr>
        <w:t xml:space="preserve"> </w:t>
      </w:r>
    </w:p>
    <w:p w14:paraId="2427A676" w14:textId="77777777" w:rsidR="001F2A57" w:rsidRDefault="001F2A57" w:rsidP="001F2A57">
      <w:pPr>
        <w:pStyle w:val="ListParagraph"/>
        <w:ind w:left="0" w:firstLine="720"/>
        <w:jc w:val="both"/>
        <w:rPr>
          <w:rFonts w:cstheme="minorHAnsi"/>
          <w:sz w:val="24"/>
          <w:szCs w:val="24"/>
        </w:rPr>
      </w:pPr>
    </w:p>
    <w:p w14:paraId="2029D476" w14:textId="77777777" w:rsidR="001F2A57" w:rsidRPr="00622D0D"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Are you familiar with the story found in John chapter eight of Jesus’ encounter with the woman caught in adultery?  Jesus tells her accusers: “If any one of you is without sin, let him be the first to throw a stone at her.” (John 8:1-11) (NIV) Isn’t it interesting that the first people to drop their stones and walk away were the older ones? Sometimes, wisdom </w:t>
      </w:r>
      <w:r w:rsidRPr="007A7B58">
        <w:rPr>
          <w:rFonts w:asciiTheme="minorHAnsi" w:eastAsiaTheme="minorEastAsia" w:hAnsiTheme="minorHAnsi" w:cstheme="minorBidi"/>
          <w:i/>
          <w:sz w:val="24"/>
          <w:szCs w:val="24"/>
        </w:rPr>
        <w:t>does</w:t>
      </w:r>
      <w:r>
        <w:rPr>
          <w:rFonts w:asciiTheme="minorHAnsi" w:eastAsiaTheme="minorEastAsia" w:hAnsiTheme="minorHAnsi" w:cstheme="minorBidi"/>
          <w:sz w:val="24"/>
          <w:szCs w:val="24"/>
        </w:rPr>
        <w:t xml:space="preserve"> come with age. </w:t>
      </w:r>
    </w:p>
    <w:p w14:paraId="7FC8734D"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47FC5944"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sidRPr="2C40CF14">
        <w:rPr>
          <w:rFonts w:asciiTheme="minorHAnsi" w:eastAsiaTheme="minorEastAsia" w:hAnsiTheme="minorHAnsi" w:cstheme="minorBidi"/>
          <w:sz w:val="24"/>
          <w:szCs w:val="24"/>
        </w:rPr>
        <w:t xml:space="preserve">Having already lived beyond the half-way point of a century, I'm fairly certain that if God had treated me, even for one second, as my sins deserve, I would </w:t>
      </w:r>
      <w:r>
        <w:rPr>
          <w:rFonts w:asciiTheme="minorHAnsi" w:eastAsiaTheme="minorEastAsia" w:hAnsiTheme="minorHAnsi" w:cstheme="minorBidi"/>
          <w:sz w:val="24"/>
          <w:szCs w:val="24"/>
        </w:rPr>
        <w:t>have died a long time ago</w:t>
      </w:r>
      <w:r w:rsidRPr="2C40CF14">
        <w:rPr>
          <w:rFonts w:asciiTheme="minorHAnsi" w:eastAsiaTheme="minorEastAsia" w:hAnsiTheme="minorHAnsi" w:cstheme="minorBidi"/>
          <w:sz w:val="24"/>
          <w:szCs w:val="24"/>
        </w:rPr>
        <w:t xml:space="preserve">! </w:t>
      </w:r>
    </w:p>
    <w:p w14:paraId="36F96F21"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1A290E45" w14:textId="77777777" w:rsidR="001F2A57" w:rsidRDefault="001F2A57" w:rsidP="001F2A57">
      <w:pPr>
        <w:pStyle w:val="ListParagraph"/>
        <w:ind w:left="0" w:firstLine="720"/>
        <w:jc w:val="both"/>
        <w:rPr>
          <w:sz w:val="24"/>
          <w:szCs w:val="24"/>
        </w:rPr>
      </w:pPr>
      <w:r w:rsidRPr="2C40CF14">
        <w:rPr>
          <w:rFonts w:asciiTheme="minorHAnsi" w:eastAsiaTheme="minorEastAsia" w:hAnsiTheme="minorHAnsi" w:cstheme="minorBidi"/>
          <w:sz w:val="24"/>
          <w:szCs w:val="24"/>
        </w:rPr>
        <w:t>More often than I care to admit, I sin grievously against my God, and then I remember James words about the prayers of the righteous being powerful and effective.</w:t>
      </w:r>
      <w:r>
        <w:rPr>
          <w:rFonts w:asciiTheme="minorHAnsi" w:eastAsiaTheme="minorEastAsia" w:hAnsiTheme="minorHAnsi" w:cstheme="minorBidi"/>
          <w:sz w:val="24"/>
          <w:szCs w:val="24"/>
        </w:rPr>
        <w:t xml:space="preserve"> (James 6:10-20) And yet, I know</w:t>
      </w:r>
      <w:r w:rsidRPr="2C40CF14">
        <w:rPr>
          <w:rFonts w:asciiTheme="minorHAnsi" w:eastAsiaTheme="minorEastAsia" w:hAnsiTheme="minorHAnsi" w:cstheme="minorBidi"/>
          <w:sz w:val="24"/>
          <w:szCs w:val="24"/>
        </w:rPr>
        <w:t xml:space="preserve"> full well that I don’t have a righteous leg to stand on before God in prayer</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and</w:t>
      </w:r>
      <w:r w:rsidRPr="2C40CF14">
        <w:rPr>
          <w:rFonts w:asciiTheme="minorHAnsi" w:eastAsiaTheme="minorEastAsia" w:hAnsiTheme="minorHAnsi" w:cstheme="minorBidi"/>
          <w:sz w:val="24"/>
          <w:szCs w:val="24"/>
        </w:rPr>
        <w:t xml:space="preserve"> my heart sinks in shame. That’s when I remember that God, </w:t>
      </w:r>
      <w:r>
        <w:rPr>
          <w:rFonts w:asciiTheme="minorHAnsi" w:eastAsiaTheme="minorEastAsia" w:hAnsiTheme="minorHAnsi" w:cstheme="minorBidi"/>
          <w:sz w:val="24"/>
          <w:szCs w:val="24"/>
        </w:rPr>
        <w:t xml:space="preserve">who is </w:t>
      </w:r>
      <w:r w:rsidRPr="2C40CF14">
        <w:rPr>
          <w:rFonts w:asciiTheme="minorHAnsi" w:eastAsiaTheme="minorEastAsia" w:hAnsiTheme="minorHAnsi" w:cstheme="minorBidi"/>
          <w:sz w:val="24"/>
          <w:szCs w:val="24"/>
        </w:rPr>
        <w:t>my judge, sits upon a mercy seat and at His right hand is Christ Jesus… my righteousness.</w:t>
      </w:r>
      <w:r>
        <w:rPr>
          <w:rFonts w:asciiTheme="minorHAnsi" w:eastAsiaTheme="minorEastAsia" w:hAnsiTheme="minorHAnsi" w:cstheme="minorBidi"/>
          <w:sz w:val="24"/>
          <w:szCs w:val="24"/>
        </w:rPr>
        <w:t xml:space="preserve"> By the way, the</w:t>
      </w:r>
      <w:r w:rsidRPr="2C40CF14">
        <w:rPr>
          <w:rFonts w:asciiTheme="minorHAnsi" w:eastAsiaTheme="minorEastAsia" w:hAnsiTheme="minorHAnsi" w:cstheme="minorBidi"/>
          <w:sz w:val="24"/>
          <w:szCs w:val="24"/>
        </w:rPr>
        <w:t xml:space="preserve"> Greek word </w:t>
      </w:r>
      <w:r>
        <w:rPr>
          <w:rFonts w:asciiTheme="minorHAnsi" w:eastAsiaTheme="minorEastAsia" w:hAnsiTheme="minorHAnsi" w:cstheme="minorBidi"/>
          <w:sz w:val="24"/>
          <w:szCs w:val="24"/>
        </w:rPr>
        <w:t xml:space="preserve">that is </w:t>
      </w:r>
      <w:r w:rsidRPr="2C40CF14">
        <w:rPr>
          <w:rFonts w:asciiTheme="minorHAnsi" w:eastAsiaTheme="minorEastAsia" w:hAnsiTheme="minorHAnsi" w:cstheme="minorBidi"/>
          <w:sz w:val="24"/>
          <w:szCs w:val="24"/>
        </w:rPr>
        <w:t xml:space="preserve">translated as </w:t>
      </w:r>
      <w:r w:rsidRPr="2C40CF14">
        <w:rPr>
          <w:rFonts w:asciiTheme="minorHAnsi" w:eastAsiaTheme="minorEastAsia" w:hAnsiTheme="minorHAnsi" w:cstheme="minorBidi"/>
          <w:i/>
          <w:iCs/>
          <w:sz w:val="24"/>
          <w:szCs w:val="24"/>
        </w:rPr>
        <w:t>mercy seat</w:t>
      </w:r>
      <w:r w:rsidRPr="2C40CF14">
        <w:rPr>
          <w:rFonts w:asciiTheme="minorHAnsi" w:eastAsiaTheme="minorEastAsia" w:hAnsiTheme="minorHAnsi" w:cstheme="minorBidi"/>
          <w:sz w:val="24"/>
          <w:szCs w:val="24"/>
        </w:rPr>
        <w:t>, is halasterion. It is defined as the means</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or</w:t>
      </w:r>
      <w:r>
        <w:rPr>
          <w:rFonts w:asciiTheme="minorHAnsi" w:eastAsiaTheme="minorEastAsia" w:hAnsiTheme="minorHAnsi" w:cstheme="minorBidi"/>
          <w:sz w:val="24"/>
          <w:szCs w:val="24"/>
        </w:rPr>
        <w:t xml:space="preserve"> the</w:t>
      </w:r>
      <w:r w:rsidRPr="2C40CF14">
        <w:rPr>
          <w:rFonts w:asciiTheme="minorHAnsi" w:eastAsiaTheme="minorEastAsia" w:hAnsiTheme="minorHAnsi" w:cstheme="minorBidi"/>
          <w:sz w:val="24"/>
          <w:szCs w:val="24"/>
        </w:rPr>
        <w:t xml:space="preserve"> place where sins are forgiven.  </w:t>
      </w:r>
      <w:r>
        <w:rPr>
          <w:rFonts w:asciiTheme="minorHAnsi" w:eastAsiaTheme="minorEastAsia" w:hAnsiTheme="minorHAnsi" w:cstheme="minorBidi"/>
          <w:sz w:val="24"/>
          <w:szCs w:val="24"/>
        </w:rPr>
        <w:t xml:space="preserve">Here again - an example of mercy. By no means is God obligated to exonerate us, and yet, when we confess our sins, He is faithful and just to forgive us. (1 John 1 :5-10) Isn’t He wonderful?  </w:t>
      </w:r>
    </w:p>
    <w:p w14:paraId="34153945"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2D42DB7E" w14:textId="77777777" w:rsidR="001F2A57" w:rsidRDefault="001F2A57" w:rsidP="001F2A57">
      <w:pPr>
        <w:pStyle w:val="ListParagraph"/>
        <w:ind w:left="0" w:firstLine="720"/>
        <w:jc w:val="both"/>
        <w:rPr>
          <w:sz w:val="24"/>
          <w:szCs w:val="24"/>
        </w:rPr>
      </w:pPr>
      <w:r>
        <w:rPr>
          <w:rFonts w:asciiTheme="minorHAnsi" w:eastAsiaTheme="minorEastAsia" w:hAnsiTheme="minorHAnsi" w:cstheme="minorBidi"/>
          <w:sz w:val="24"/>
          <w:szCs w:val="24"/>
        </w:rPr>
        <w:t xml:space="preserve"> When we’ve been placed</w:t>
      </w:r>
      <w:r w:rsidRPr="2C40CF14">
        <w:rPr>
          <w:rFonts w:asciiTheme="minorHAnsi" w:eastAsiaTheme="minorEastAsia" w:hAnsiTheme="minorHAnsi" w:cstheme="minorBidi"/>
          <w:sz w:val="24"/>
          <w:szCs w:val="24"/>
        </w:rPr>
        <w:t xml:space="preserve"> </w:t>
      </w:r>
      <w:r w:rsidRPr="2C40CF14">
        <w:rPr>
          <w:rFonts w:asciiTheme="minorHAnsi" w:eastAsiaTheme="minorEastAsia" w:hAnsiTheme="minorHAnsi" w:cstheme="minorBidi"/>
          <w:i/>
          <w:iCs/>
          <w:sz w:val="24"/>
          <w:szCs w:val="24"/>
        </w:rPr>
        <w:t>in Christ</w:t>
      </w:r>
      <w:r>
        <w:rPr>
          <w:rFonts w:asciiTheme="minorHAnsi" w:eastAsiaTheme="minorEastAsia" w:hAnsiTheme="minorHAnsi" w:cstheme="minorBidi"/>
          <w:i/>
          <w:iCs/>
          <w:sz w:val="24"/>
          <w:szCs w:val="24"/>
        </w:rPr>
        <w:t xml:space="preserve">, </w:t>
      </w:r>
      <w:r w:rsidRPr="00E47C72">
        <w:rPr>
          <w:rFonts w:asciiTheme="minorHAnsi" w:eastAsiaTheme="minorEastAsia" w:hAnsiTheme="minorHAnsi" w:cstheme="minorBidi"/>
          <w:iCs/>
          <w:sz w:val="24"/>
          <w:szCs w:val="24"/>
        </w:rPr>
        <w:t>He</w:t>
      </w:r>
      <w:r w:rsidRPr="00E47C72">
        <w:rPr>
          <w:rFonts w:asciiTheme="minorHAnsi" w:eastAsiaTheme="minorEastAsia" w:hAnsiTheme="minorHAnsi" w:cstheme="minorBidi"/>
          <w:sz w:val="24"/>
          <w:szCs w:val="24"/>
        </w:rPr>
        <w:t xml:space="preserve"> lives to</w:t>
      </w:r>
      <w:r w:rsidRPr="2C40CF14">
        <w:rPr>
          <w:rFonts w:asciiTheme="minorHAnsi" w:eastAsiaTheme="minorEastAsia" w:hAnsiTheme="minorHAnsi" w:cstheme="minorBidi"/>
          <w:sz w:val="24"/>
          <w:szCs w:val="24"/>
        </w:rPr>
        <w:t xml:space="preserve"> stand before God the Father as </w:t>
      </w:r>
      <w:r>
        <w:rPr>
          <w:rFonts w:asciiTheme="minorHAnsi" w:eastAsiaTheme="minorEastAsia" w:hAnsiTheme="minorHAnsi" w:cstheme="minorBidi"/>
          <w:sz w:val="24"/>
          <w:szCs w:val="24"/>
        </w:rPr>
        <w:t>our</w:t>
      </w:r>
      <w:r w:rsidRPr="2C40CF14">
        <w:rPr>
          <w:rFonts w:asciiTheme="minorHAnsi" w:eastAsiaTheme="minorEastAsia" w:hAnsiTheme="minorHAnsi" w:cstheme="minorBidi"/>
          <w:sz w:val="24"/>
          <w:szCs w:val="24"/>
        </w:rPr>
        <w:t xml:space="preserve"> defender and intercessor. </w:t>
      </w:r>
      <w:r>
        <w:rPr>
          <w:rFonts w:asciiTheme="minorHAnsi" w:eastAsiaTheme="minorEastAsia" w:hAnsiTheme="minorHAnsi" w:cstheme="minorBidi"/>
          <w:sz w:val="24"/>
          <w:szCs w:val="24"/>
        </w:rPr>
        <w:t>Every now and then, it’s good to take a walk down memory lane and remind ourselves of God’s mercies towards us. This helps us to remember to be grateful and never take it for granted. This seems like a fitting place to stop and do some pondering. Contemplate this: At this very moment, God has mercifully and</w:t>
      </w:r>
      <w:r w:rsidRPr="2C40CF14">
        <w:rPr>
          <w:sz w:val="24"/>
          <w:szCs w:val="24"/>
        </w:rPr>
        <w:t xml:space="preserve"> graciously granted </w:t>
      </w:r>
      <w:r>
        <w:rPr>
          <w:sz w:val="24"/>
          <w:szCs w:val="24"/>
        </w:rPr>
        <w:t xml:space="preserve">you </w:t>
      </w:r>
      <w:r w:rsidRPr="2C40CF14">
        <w:rPr>
          <w:sz w:val="24"/>
          <w:szCs w:val="24"/>
        </w:rPr>
        <w:t>another day of life</w:t>
      </w:r>
      <w:r>
        <w:rPr>
          <w:sz w:val="24"/>
          <w:szCs w:val="24"/>
        </w:rPr>
        <w:t>. As a matter of fact, as the Psalmist said, “Surely goodness and mercy shall follow me all the days of my life.” (Psalms 23:6) Did you get that? You are being followed by God’s goodness and mercy! What could that possibly mean? Perhaps it means, what David said, “You hem me in – behind and before.”  (Psalms 139:1-16) What does that mean? I believe that what he meant is this: God’s mercy covers our past (what is behind us) and come what may, God’s mercy is more than sufficient for all the days of our life before us. But what about the present, the brief dash between the day of our birth and the day of our death? His mercy and goodness covers everything in between.</w:t>
      </w:r>
    </w:p>
    <w:p w14:paraId="78EB38ED" w14:textId="77777777" w:rsidR="001F2A57" w:rsidRDefault="001F2A57" w:rsidP="001F2A57">
      <w:pPr>
        <w:pStyle w:val="ListParagraph"/>
        <w:ind w:left="0" w:firstLine="720"/>
        <w:jc w:val="both"/>
        <w:rPr>
          <w:sz w:val="24"/>
          <w:szCs w:val="24"/>
        </w:rPr>
      </w:pPr>
    </w:p>
    <w:p w14:paraId="72F3D93A"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sz w:val="24"/>
          <w:szCs w:val="24"/>
        </w:rPr>
        <w:t>If you have received mercy, then God has put a song in your heart, just as He did the Psalmist. Out of his heart the song flowed: “I will sing of the mercies of the Lord forever: with my mouth will I make known thy faithfulness to all generations. For I have said, Mercy shall be built up for ever: thy faithfulness shall thou establish in the very heavens.” (Psalms 89:1-2) (KJV) How about you - are you grateful for God’s mercy? If so, when was the last time, others have heard you sing about it?</w:t>
      </w:r>
      <w:r w:rsidRPr="2C40CF14">
        <w:rPr>
          <w:rFonts w:asciiTheme="minorHAnsi" w:eastAsiaTheme="minorEastAsia" w:hAnsiTheme="minorHAnsi" w:cstheme="minorBidi"/>
          <w:sz w:val="24"/>
          <w:szCs w:val="24"/>
        </w:rPr>
        <w:t xml:space="preserve"> </w:t>
      </w:r>
    </w:p>
    <w:p w14:paraId="0FE16D1A" w14:textId="77777777" w:rsidR="001F2A57" w:rsidRDefault="001F2A57" w:rsidP="001F2A57">
      <w:pPr>
        <w:pStyle w:val="ListParagraph"/>
        <w:ind w:left="0" w:firstLine="720"/>
        <w:jc w:val="both"/>
        <w:rPr>
          <w:rFonts w:cstheme="minorHAnsi"/>
          <w:sz w:val="24"/>
          <w:szCs w:val="24"/>
        </w:rPr>
      </w:pPr>
    </w:p>
    <w:p w14:paraId="562328A1" w14:textId="77777777" w:rsidR="001F2A57" w:rsidRPr="00EA7669" w:rsidRDefault="001F2A57" w:rsidP="001F2A57">
      <w:pPr>
        <w:pStyle w:val="ListParagraph"/>
        <w:ind w:left="0"/>
        <w:rPr>
          <w:b/>
          <w:sz w:val="28"/>
          <w:szCs w:val="28"/>
        </w:rPr>
      </w:pPr>
      <w:r>
        <w:rPr>
          <w:rFonts w:asciiTheme="minorHAnsi" w:eastAsiaTheme="minorEastAsia" w:hAnsiTheme="minorHAnsi" w:cstheme="minorBid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1DDA8C72" w14:textId="77777777" w:rsidR="001F2A57" w:rsidRDefault="001F2A57" w:rsidP="00BD269D">
      <w:pPr>
        <w:pStyle w:val="ListParagraph"/>
        <w:numPr>
          <w:ilvl w:val="0"/>
          <w:numId w:val="81"/>
        </w:numPr>
        <w:rPr>
          <w:rFonts w:asciiTheme="minorHAnsi" w:eastAsiaTheme="minorEastAsia" w:hAnsiTheme="minorHAnsi" w:cstheme="minorBidi"/>
          <w:sz w:val="24"/>
          <w:szCs w:val="24"/>
        </w:rPr>
      </w:pPr>
      <w:r w:rsidRPr="00EA0620">
        <w:rPr>
          <w:rFonts w:asciiTheme="minorHAnsi" w:eastAsiaTheme="minorEastAsia" w:hAnsiTheme="minorHAnsi" w:cstheme="minorBidi"/>
          <w:sz w:val="24"/>
          <w:szCs w:val="24"/>
        </w:rPr>
        <w:t>Exodus 25:17-22, 26:34</w:t>
      </w:r>
      <w:r>
        <w:rPr>
          <w:rFonts w:asciiTheme="minorHAnsi" w:eastAsiaTheme="minorEastAsia" w:hAnsiTheme="minorHAnsi" w:cstheme="minorBidi"/>
          <w:sz w:val="24"/>
          <w:szCs w:val="24"/>
        </w:rPr>
        <w:t xml:space="preserve">, </w:t>
      </w:r>
      <w:r w:rsidRPr="00EA0620">
        <w:rPr>
          <w:rFonts w:asciiTheme="minorHAnsi" w:eastAsiaTheme="minorEastAsia" w:hAnsiTheme="minorHAnsi" w:cstheme="minorBidi"/>
          <w:sz w:val="24"/>
          <w:szCs w:val="24"/>
        </w:rPr>
        <w:t>34:5-6; Leviticus 16:2;</w:t>
      </w:r>
      <w:r>
        <w:rPr>
          <w:rFonts w:asciiTheme="minorHAnsi" w:eastAsiaTheme="minorEastAsia" w:hAnsiTheme="minorHAnsi" w:cstheme="minorBidi"/>
          <w:sz w:val="24"/>
          <w:szCs w:val="24"/>
        </w:rPr>
        <w:t xml:space="preserve"> Acts 20:20-24;</w:t>
      </w:r>
      <w:r w:rsidRPr="00EA0620">
        <w:rPr>
          <w:rFonts w:asciiTheme="minorHAnsi" w:eastAsiaTheme="minorEastAsia" w:hAnsiTheme="minorHAnsi" w:cstheme="minorBidi"/>
          <w:sz w:val="24"/>
          <w:szCs w:val="24"/>
        </w:rPr>
        <w:t xml:space="preserve"> Romans 3:25, 8:1-2, 26-34</w:t>
      </w:r>
      <w:r>
        <w:rPr>
          <w:rFonts w:asciiTheme="minorHAnsi" w:eastAsiaTheme="minorEastAsia" w:hAnsiTheme="minorHAnsi" w:cstheme="minorBidi"/>
          <w:sz w:val="24"/>
          <w:szCs w:val="24"/>
        </w:rPr>
        <w:t>, 11:6</w:t>
      </w:r>
      <w:r w:rsidRPr="00EA0620">
        <w:rPr>
          <w:rFonts w:asciiTheme="minorHAnsi" w:eastAsiaTheme="minorEastAsia" w:hAnsiTheme="minorHAnsi" w:cstheme="minorBidi"/>
          <w:sz w:val="24"/>
          <w:szCs w:val="24"/>
        </w:rPr>
        <w:t>; Hebrew 9:5-12</w:t>
      </w:r>
      <w:r>
        <w:rPr>
          <w:rFonts w:asciiTheme="minorHAnsi" w:eastAsiaTheme="minorEastAsia" w:hAnsiTheme="minorHAnsi" w:cstheme="minorBidi"/>
          <w:sz w:val="24"/>
          <w:szCs w:val="24"/>
        </w:rPr>
        <w:t>; 1 John 1:5-10; John 8:1-11; James 6:1-20</w:t>
      </w:r>
    </w:p>
    <w:p w14:paraId="644AB0BA" w14:textId="77777777" w:rsidR="001F2A57" w:rsidRDefault="001F2A57" w:rsidP="001F2A57">
      <w:pPr>
        <w:pStyle w:val="regular"/>
        <w:ind w:firstLine="720"/>
        <w:jc w:val="both"/>
        <w:rPr>
          <w:rFonts w:asciiTheme="minorHAnsi" w:eastAsiaTheme="minorEastAsia" w:hAnsiTheme="minorHAnsi" w:cstheme="minorBidi"/>
        </w:rPr>
      </w:pPr>
      <w:r w:rsidRPr="00527A07">
        <w:rPr>
          <w:rFonts w:asciiTheme="minorHAnsi" w:hAnsiTheme="minorHAnsi"/>
        </w:rPr>
        <w:t>I hope you won’t mind if we will have a brief lesson in Hebrew and Greek. Take</w:t>
      </w:r>
      <w:r w:rsidRPr="00527A07">
        <w:rPr>
          <w:rFonts w:asciiTheme="minorHAnsi" w:eastAsiaTheme="minorEastAsia" w:hAnsiTheme="minorHAnsi" w:cstheme="minorBidi"/>
        </w:rPr>
        <w:t xml:space="preserve"> a look at the abundance of words translated as grace, mercy, love and compassion. To really </w:t>
      </w:r>
      <w:r>
        <w:rPr>
          <w:rFonts w:asciiTheme="minorHAnsi" w:eastAsiaTheme="minorEastAsia" w:hAnsiTheme="minorHAnsi" w:cstheme="minorBidi"/>
        </w:rPr>
        <w:t>a</w:t>
      </w:r>
      <w:r w:rsidRPr="00527A07">
        <w:rPr>
          <w:rFonts w:asciiTheme="minorHAnsi" w:eastAsiaTheme="minorEastAsia" w:hAnsiTheme="minorHAnsi" w:cstheme="minorBidi"/>
        </w:rPr>
        <w:t>ppreciate and appropriate these words, and for the sake of clarification, we will place some of the applicable passage alongside of the Greek and Hebrew words they represent. Please note that there are several words translated in Hebrew as mercy, gracious, loving</w:t>
      </w:r>
      <w:r>
        <w:rPr>
          <w:rFonts w:asciiTheme="minorHAnsi" w:eastAsiaTheme="minorEastAsia" w:hAnsiTheme="minorHAnsi" w:cstheme="minorBidi"/>
        </w:rPr>
        <w:t xml:space="preserve"> -</w:t>
      </w:r>
      <w:r w:rsidRPr="00527A07">
        <w:rPr>
          <w:rFonts w:asciiTheme="minorHAnsi" w:eastAsiaTheme="minorEastAsia" w:hAnsiTheme="minorHAnsi" w:cstheme="minorBidi"/>
        </w:rPr>
        <w:t xml:space="preserve"> kindness, compassion or pity. And, as you can see, most are connected. </w:t>
      </w:r>
    </w:p>
    <w:p w14:paraId="206ABC12" w14:textId="77777777" w:rsidR="001F2A57" w:rsidRDefault="001F2A57" w:rsidP="001F2A57">
      <w:pPr>
        <w:pStyle w:val="line-group"/>
        <w:jc w:val="center"/>
      </w:pPr>
      <w:r w:rsidRPr="2C40CF14">
        <w:rPr>
          <w:rFonts w:asciiTheme="minorHAnsi" w:eastAsiaTheme="minorEastAsia" w:hAnsiTheme="minorHAnsi" w:cstheme="minorBidi"/>
          <w:b/>
          <w:bCs/>
          <w:i/>
          <w:iCs/>
        </w:rPr>
        <w:t xml:space="preserve">Isaiah 54:10 (ESV) </w:t>
      </w:r>
    </w:p>
    <w:p w14:paraId="39BDB29D" w14:textId="77777777" w:rsidR="001F2A57" w:rsidRDefault="001F2A57" w:rsidP="001F2A57">
      <w:pPr>
        <w:pStyle w:val="line-group"/>
        <w:jc w:val="center"/>
        <w:rPr>
          <w:rFonts w:asciiTheme="minorHAnsi" w:eastAsiaTheme="minorEastAsia" w:hAnsiTheme="minorHAnsi" w:cstheme="minorBidi"/>
          <w:b/>
          <w:bCs/>
          <w:i/>
          <w:iCs/>
        </w:rPr>
      </w:pPr>
      <w:r w:rsidRPr="2C40CF14">
        <w:rPr>
          <w:rFonts w:asciiTheme="minorHAnsi" w:eastAsiaTheme="minorEastAsia" w:hAnsiTheme="minorHAnsi" w:cstheme="minorBidi"/>
          <w:b/>
          <w:bCs/>
          <w:i/>
          <w:iCs/>
        </w:rPr>
        <w:t>For the mountains may depart and the hills be removed, but my steadfast love shall not depart from you, and my covenant of peace shall not be removed,” says the Lord, who has compassion on you.</w:t>
      </w:r>
    </w:p>
    <w:p w14:paraId="3D7A1417" w14:textId="77777777" w:rsidR="001F2A57" w:rsidRPr="00B94213" w:rsidRDefault="001F2A57" w:rsidP="001F2A57">
      <w:pPr>
        <w:jc w:val="center"/>
        <w:rPr>
          <w:rFonts w:asciiTheme="minorHAnsi" w:hAnsiTheme="minorHAnsi"/>
          <w:b/>
          <w:sz w:val="28"/>
        </w:rPr>
      </w:pPr>
      <w:r w:rsidRPr="00B94213">
        <w:rPr>
          <w:rFonts w:asciiTheme="minorHAnsi" w:eastAsiaTheme="minorEastAsia" w:hAnsiTheme="minorHAnsi" w:cstheme="minorBidi"/>
          <w:b/>
          <w:sz w:val="28"/>
          <w:szCs w:val="28"/>
        </w:rPr>
        <w:t>WORD SEARCH: From Strong’s Concordance</w:t>
      </w:r>
    </w:p>
    <w:p w14:paraId="0F619525"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B94213">
        <w:rPr>
          <w:rFonts w:asciiTheme="minorHAnsi" w:eastAsiaTheme="minorEastAsia" w:hAnsiTheme="minorHAnsi" w:cstheme="minorBidi"/>
          <w:b/>
          <w:sz w:val="24"/>
          <w:szCs w:val="24"/>
        </w:rPr>
        <w:t>Mercy / tender mercy</w:t>
      </w:r>
      <w:r w:rsidRPr="00B94213">
        <w:rPr>
          <w:rFonts w:asciiTheme="minorHAnsi" w:eastAsiaTheme="minorEastAsia" w:hAnsiTheme="minorHAnsi" w:cstheme="minorBidi"/>
          <w:b/>
          <w:bCs/>
          <w:sz w:val="24"/>
          <w:szCs w:val="24"/>
        </w:rPr>
        <w:t xml:space="preserve"> </w:t>
      </w:r>
      <w:r w:rsidRPr="00B94213">
        <w:rPr>
          <w:rFonts w:asciiTheme="minorHAnsi" w:eastAsiaTheme="minorEastAsia" w:hAnsiTheme="minorHAnsi" w:cstheme="minorBidi"/>
          <w:bCs/>
          <w:sz w:val="24"/>
          <w:szCs w:val="24"/>
        </w:rPr>
        <w:t xml:space="preserve">Strong’s # 1653 The Greek word is Eleeo: - </w:t>
      </w:r>
      <w:r w:rsidRPr="00B94213">
        <w:rPr>
          <w:rFonts w:asciiTheme="minorHAnsi" w:eastAsiaTheme="minorEastAsia" w:hAnsiTheme="minorHAnsi" w:cstheme="minorBidi"/>
          <w:bCs/>
          <w:i/>
          <w:iCs/>
          <w:sz w:val="24"/>
          <w:szCs w:val="24"/>
        </w:rPr>
        <w:t>compassionate (by word or deed, spec. by divine grace) have compassion (pity on), have obtained, receive, show, mercy on.</w:t>
      </w:r>
      <w:r w:rsidRPr="00B94213">
        <w:rPr>
          <w:rFonts w:asciiTheme="minorHAnsi" w:eastAsiaTheme="minorEastAsia" w:hAnsiTheme="minorHAnsi" w:cstheme="minorBidi"/>
          <w:bCs/>
          <w:sz w:val="24"/>
          <w:szCs w:val="24"/>
        </w:rPr>
        <w:t xml:space="preserve"> (Used in following verses: Romans 9:14-18; 1 Peter 2:9-10)</w:t>
      </w:r>
    </w:p>
    <w:p w14:paraId="2DA3574D"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B94213">
        <w:rPr>
          <w:rFonts w:asciiTheme="minorHAnsi" w:eastAsiaTheme="minorEastAsia" w:hAnsiTheme="minorHAnsi" w:cstheme="minorBidi"/>
          <w:b/>
          <w:sz w:val="24"/>
          <w:szCs w:val="24"/>
        </w:rPr>
        <w:t>Mercy</w:t>
      </w:r>
      <w:r w:rsidRPr="00B94213">
        <w:rPr>
          <w:rFonts w:asciiTheme="minorHAnsi" w:eastAsiaTheme="minorEastAsia" w:hAnsiTheme="minorHAnsi" w:cstheme="minorBidi"/>
          <w:b/>
          <w:bCs/>
          <w:sz w:val="24"/>
          <w:szCs w:val="24"/>
        </w:rPr>
        <w:t xml:space="preserve"> </w:t>
      </w:r>
      <w:r w:rsidRPr="00B94213">
        <w:rPr>
          <w:rFonts w:asciiTheme="minorHAnsi" w:eastAsiaTheme="minorEastAsia" w:hAnsiTheme="minorHAnsi" w:cstheme="minorBidi"/>
          <w:bCs/>
          <w:sz w:val="24"/>
          <w:szCs w:val="24"/>
        </w:rPr>
        <w:t xml:space="preserve">Strong’s #1656 The Greek word is Eleos: - </w:t>
      </w:r>
      <w:r w:rsidRPr="00B94213">
        <w:rPr>
          <w:rFonts w:asciiTheme="minorHAnsi" w:eastAsiaTheme="minorEastAsia" w:hAnsiTheme="minorHAnsi" w:cstheme="minorBidi"/>
          <w:bCs/>
          <w:i/>
          <w:iCs/>
          <w:sz w:val="24"/>
          <w:szCs w:val="24"/>
        </w:rPr>
        <w:t>compassion (human or divine) + tender mercy.</w:t>
      </w:r>
      <w:r w:rsidRPr="00B94213">
        <w:rPr>
          <w:rFonts w:asciiTheme="minorHAnsi" w:eastAsiaTheme="minorEastAsia" w:hAnsiTheme="minorHAnsi" w:cstheme="minorBidi"/>
          <w:bCs/>
          <w:sz w:val="24"/>
          <w:szCs w:val="24"/>
        </w:rPr>
        <w:t xml:space="preserve"> (Used in the following verses: Luke 1:5; Titus 3:5; Hebrews 4:16; 1 Peter 1:3, 2:10; Matthew 12:7)</w:t>
      </w:r>
    </w:p>
    <w:p w14:paraId="6E58FAEA"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B94213">
        <w:rPr>
          <w:rFonts w:asciiTheme="minorHAnsi" w:eastAsiaTheme="minorEastAsia" w:hAnsiTheme="minorHAnsi" w:cstheme="minorBidi"/>
          <w:b/>
          <w:sz w:val="24"/>
          <w:szCs w:val="24"/>
        </w:rPr>
        <w:t>Compassion / mercy or pity</w:t>
      </w:r>
      <w:r w:rsidRPr="00B94213">
        <w:rPr>
          <w:rFonts w:asciiTheme="minorHAnsi" w:eastAsiaTheme="minorEastAsia" w:hAnsiTheme="minorHAnsi" w:cstheme="minorBidi"/>
          <w:sz w:val="24"/>
          <w:szCs w:val="24"/>
        </w:rPr>
        <w:t xml:space="preserve"> </w:t>
      </w:r>
      <w:r w:rsidRPr="00B94213">
        <w:rPr>
          <w:rFonts w:asciiTheme="minorHAnsi" w:eastAsiaTheme="minorEastAsia" w:hAnsiTheme="minorHAnsi" w:cstheme="minorBidi"/>
          <w:bCs/>
          <w:sz w:val="24"/>
          <w:szCs w:val="24"/>
        </w:rPr>
        <w:t xml:space="preserve">Strong’s # 7355 The Hebrew word is Rachem: - </w:t>
      </w:r>
      <w:r w:rsidRPr="00B94213">
        <w:rPr>
          <w:rFonts w:asciiTheme="minorHAnsi" w:eastAsiaTheme="minorEastAsia" w:hAnsiTheme="minorHAnsi" w:cstheme="minorBidi"/>
          <w:bCs/>
          <w:i/>
          <w:iCs/>
          <w:sz w:val="24"/>
          <w:szCs w:val="24"/>
        </w:rPr>
        <w:t>to love, have compassion, show mercy, have pity.</w:t>
      </w:r>
      <w:r w:rsidRPr="00B94213">
        <w:rPr>
          <w:rFonts w:asciiTheme="minorHAnsi" w:eastAsiaTheme="minorEastAsia" w:hAnsiTheme="minorHAnsi" w:cstheme="minorBidi"/>
          <w:bCs/>
          <w:sz w:val="24"/>
          <w:szCs w:val="24"/>
        </w:rPr>
        <w:t xml:space="preserve"> (Isaiah 54:5-10; Zech. 10:6; Hosea 2:16-20)</w:t>
      </w:r>
    </w:p>
    <w:p w14:paraId="669EC9F5"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B94213">
        <w:rPr>
          <w:rFonts w:asciiTheme="minorHAnsi" w:eastAsiaTheme="minorEastAsia" w:hAnsiTheme="minorHAnsi" w:cstheme="minorBidi"/>
          <w:b/>
          <w:sz w:val="24"/>
          <w:szCs w:val="24"/>
        </w:rPr>
        <w:t>Graciousness</w:t>
      </w:r>
      <w:r w:rsidRPr="00B94213">
        <w:rPr>
          <w:rFonts w:asciiTheme="minorHAnsi" w:eastAsiaTheme="minorEastAsia" w:hAnsiTheme="minorHAnsi" w:cstheme="minorBidi"/>
          <w:sz w:val="24"/>
          <w:szCs w:val="24"/>
        </w:rPr>
        <w:t xml:space="preserve"> </w:t>
      </w:r>
      <w:r w:rsidRPr="00B94213">
        <w:rPr>
          <w:rFonts w:asciiTheme="minorHAnsi" w:eastAsiaTheme="minorEastAsia" w:hAnsiTheme="minorHAnsi" w:cstheme="minorBidi"/>
          <w:bCs/>
          <w:sz w:val="24"/>
          <w:szCs w:val="24"/>
        </w:rPr>
        <w:t xml:space="preserve">Strong’s # 2580 The Hebrew word is Chen: - </w:t>
      </w:r>
      <w:r w:rsidRPr="00B94213">
        <w:rPr>
          <w:rFonts w:asciiTheme="minorHAnsi" w:eastAsiaTheme="minorEastAsia" w:hAnsiTheme="minorHAnsi" w:cstheme="minorBidi"/>
          <w:bCs/>
          <w:i/>
          <w:iCs/>
          <w:sz w:val="24"/>
          <w:szCs w:val="24"/>
        </w:rPr>
        <w:t>graciousness, kindness, favor, beauty, pleasant, precious, well favored</w:t>
      </w:r>
      <w:r w:rsidRPr="00B94213">
        <w:rPr>
          <w:rFonts w:asciiTheme="minorHAnsi" w:eastAsiaTheme="minorEastAsia" w:hAnsiTheme="minorHAnsi" w:cstheme="minorBidi"/>
          <w:bCs/>
          <w:sz w:val="24"/>
          <w:szCs w:val="24"/>
        </w:rPr>
        <w:t>. (Psalms 45:80)</w:t>
      </w:r>
    </w:p>
    <w:p w14:paraId="74B6AC05"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2D1AC3">
        <w:rPr>
          <w:rFonts w:asciiTheme="minorHAnsi" w:eastAsiaTheme="minorEastAsia" w:hAnsiTheme="minorHAnsi" w:cstheme="minorBidi"/>
          <w:b/>
          <w:sz w:val="24"/>
          <w:szCs w:val="24"/>
        </w:rPr>
        <w:t xml:space="preserve">Mercy </w:t>
      </w:r>
      <w:r w:rsidRPr="002D1AC3">
        <w:rPr>
          <w:rFonts w:asciiTheme="minorHAnsi" w:eastAsiaTheme="minorEastAsia" w:hAnsiTheme="minorHAnsi" w:cstheme="minorBidi"/>
          <w:bCs/>
          <w:sz w:val="24"/>
          <w:szCs w:val="24"/>
        </w:rPr>
        <w:t>Strong’s # 2587 The Hebrew word is Channuwn</w:t>
      </w:r>
      <w:r w:rsidRPr="002D1AC3">
        <w:rPr>
          <w:rFonts w:asciiTheme="minorHAnsi" w:eastAsiaTheme="minorEastAsia" w:hAnsiTheme="minorHAnsi" w:cstheme="minorBidi"/>
          <w:b/>
          <w:bCs/>
          <w:sz w:val="24"/>
          <w:szCs w:val="24"/>
        </w:rPr>
        <w:t>:</w:t>
      </w:r>
      <w:r w:rsidRPr="00B94213">
        <w:rPr>
          <w:rFonts w:asciiTheme="minorHAnsi" w:eastAsiaTheme="minorEastAsia" w:hAnsiTheme="minorHAnsi" w:cstheme="minorBidi"/>
          <w:bCs/>
          <w:sz w:val="24"/>
          <w:szCs w:val="24"/>
        </w:rPr>
        <w:t xml:space="preserve"> - gracious. Note: both of these Hebrew words come from the word Chanan. It is translated most often as mercy. Here is the definition: -  </w:t>
      </w:r>
      <w:r w:rsidRPr="00B94213">
        <w:rPr>
          <w:rFonts w:asciiTheme="minorHAnsi" w:eastAsiaTheme="minorEastAsia" w:hAnsiTheme="minorHAnsi" w:cstheme="minorBidi"/>
          <w:bCs/>
          <w:i/>
          <w:iCs/>
          <w:sz w:val="24"/>
          <w:szCs w:val="24"/>
        </w:rPr>
        <w:t>to bend or stoop in kindness to an inferior; to favor, bestow, grant mercy on, or have pity</w:t>
      </w:r>
      <w:r w:rsidRPr="00B94213">
        <w:rPr>
          <w:rFonts w:asciiTheme="minorHAnsi" w:eastAsiaTheme="minorEastAsia" w:hAnsiTheme="minorHAnsi" w:cstheme="minorBidi"/>
          <w:bCs/>
          <w:sz w:val="24"/>
          <w:szCs w:val="24"/>
        </w:rPr>
        <w:t>. (Lamentations 3:22-25)</w:t>
      </w:r>
    </w:p>
    <w:p w14:paraId="1EF22ADD"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2D1AC3">
        <w:rPr>
          <w:rFonts w:asciiTheme="minorHAnsi" w:eastAsiaTheme="minorEastAsia" w:hAnsiTheme="minorHAnsi" w:cstheme="minorBidi"/>
          <w:b/>
          <w:sz w:val="24"/>
          <w:szCs w:val="24"/>
        </w:rPr>
        <w:t>Loving-kindness</w:t>
      </w:r>
      <w:r w:rsidRPr="00B94213">
        <w:rPr>
          <w:rFonts w:asciiTheme="minorHAnsi" w:eastAsiaTheme="minorEastAsia" w:hAnsiTheme="minorHAnsi" w:cstheme="minorBidi"/>
          <w:sz w:val="24"/>
          <w:szCs w:val="24"/>
        </w:rPr>
        <w:t xml:space="preserve"> </w:t>
      </w:r>
      <w:r w:rsidRPr="00B94213">
        <w:rPr>
          <w:rFonts w:asciiTheme="minorHAnsi" w:eastAsiaTheme="minorEastAsia" w:hAnsiTheme="minorHAnsi" w:cstheme="minorBidi"/>
          <w:bCs/>
          <w:sz w:val="24"/>
          <w:szCs w:val="24"/>
        </w:rPr>
        <w:t xml:space="preserve">Strong’s # 2617 The Hebrew word is Cheched: - (Mercy or loving kindness) </w:t>
      </w:r>
      <w:r w:rsidRPr="00B94213">
        <w:rPr>
          <w:rFonts w:asciiTheme="minorHAnsi" w:eastAsiaTheme="minorEastAsia" w:hAnsiTheme="minorHAnsi" w:cstheme="minorBidi"/>
          <w:bCs/>
          <w:i/>
          <w:iCs/>
          <w:sz w:val="24"/>
          <w:szCs w:val="24"/>
        </w:rPr>
        <w:t>kindness, piety, beauty, favor, goodness, kindly, loving kindness, merciful.</w:t>
      </w:r>
      <w:r w:rsidRPr="00B94213">
        <w:rPr>
          <w:rFonts w:asciiTheme="minorHAnsi" w:eastAsiaTheme="minorEastAsia" w:hAnsiTheme="minorHAnsi" w:cstheme="minorBidi"/>
          <w:bCs/>
          <w:sz w:val="24"/>
          <w:szCs w:val="24"/>
        </w:rPr>
        <w:t xml:space="preserve"> (Gen.19:19; Ex. 34:7; Laminations: 3:33-32; Psalms 130: and 136; Isaiah 55:3; Neh. 1:5)</w:t>
      </w:r>
    </w:p>
    <w:p w14:paraId="4B631B41" w14:textId="77777777" w:rsidR="001F2A57" w:rsidRPr="00B94213" w:rsidRDefault="001F2A57" w:rsidP="00BD269D">
      <w:pPr>
        <w:pStyle w:val="ListParagraph"/>
        <w:numPr>
          <w:ilvl w:val="0"/>
          <w:numId w:val="78"/>
        </w:numPr>
        <w:rPr>
          <w:rFonts w:asciiTheme="minorHAnsi" w:eastAsiaTheme="minorEastAsia" w:hAnsiTheme="minorHAnsi" w:cstheme="minorBidi"/>
        </w:rPr>
      </w:pPr>
      <w:r w:rsidRPr="002D1AC3">
        <w:rPr>
          <w:rFonts w:asciiTheme="minorHAnsi" w:eastAsiaTheme="minorEastAsia" w:hAnsiTheme="minorHAnsi" w:cstheme="minorBidi"/>
          <w:b/>
          <w:sz w:val="24"/>
          <w:szCs w:val="24"/>
        </w:rPr>
        <w:t>Mercy</w:t>
      </w:r>
      <w:r w:rsidRPr="00B94213">
        <w:rPr>
          <w:rFonts w:asciiTheme="minorHAnsi" w:eastAsiaTheme="minorEastAsia" w:hAnsiTheme="minorHAnsi" w:cstheme="minorBidi"/>
          <w:sz w:val="24"/>
          <w:szCs w:val="24"/>
        </w:rPr>
        <w:t xml:space="preserve"> Strong’s #2603 The Hebrew word is Chanan: - (</w:t>
      </w:r>
      <w:r w:rsidRPr="00B94213">
        <w:rPr>
          <w:rFonts w:asciiTheme="minorHAnsi" w:eastAsiaTheme="minorEastAsia" w:hAnsiTheme="minorHAnsi" w:cstheme="minorBidi"/>
          <w:i/>
          <w:iCs/>
          <w:sz w:val="24"/>
          <w:szCs w:val="24"/>
        </w:rPr>
        <w:t>Mercy or Gracious) to bend or stoop in kindness to an inferior; to favor, bestow, be kind, grant graciously, merciful, show piety.</w:t>
      </w:r>
      <w:r w:rsidRPr="00B94213">
        <w:rPr>
          <w:rFonts w:asciiTheme="minorHAnsi" w:eastAsiaTheme="minorEastAsia" w:hAnsiTheme="minorHAnsi" w:cstheme="minorBidi"/>
          <w:sz w:val="24"/>
          <w:szCs w:val="24"/>
        </w:rPr>
        <w:t xml:space="preserve"> (Psalms 123)</w:t>
      </w:r>
    </w:p>
    <w:p w14:paraId="34196495" w14:textId="77777777" w:rsidR="001F2A57" w:rsidRPr="00914C18" w:rsidRDefault="001F2A57" w:rsidP="00BD269D">
      <w:pPr>
        <w:pStyle w:val="ListParagraph"/>
        <w:numPr>
          <w:ilvl w:val="0"/>
          <w:numId w:val="78"/>
        </w:numPr>
        <w:rPr>
          <w:rFonts w:asciiTheme="minorHAnsi" w:eastAsiaTheme="minorEastAsia" w:hAnsiTheme="minorHAnsi" w:cstheme="minorBidi"/>
          <w:sz w:val="24"/>
          <w:szCs w:val="24"/>
        </w:rPr>
      </w:pPr>
      <w:r w:rsidRPr="00914C18">
        <w:rPr>
          <w:rFonts w:asciiTheme="minorHAnsi" w:eastAsiaTheme="minorEastAsia" w:hAnsiTheme="minorHAnsi" w:cstheme="minorBidi"/>
          <w:b/>
          <w:sz w:val="24"/>
          <w:szCs w:val="24"/>
        </w:rPr>
        <w:t>Grace</w:t>
      </w:r>
      <w:r w:rsidRPr="00914C18">
        <w:rPr>
          <w:rFonts w:asciiTheme="minorHAnsi" w:eastAsiaTheme="minorEastAsia" w:hAnsiTheme="minorHAnsi" w:cstheme="minorBidi"/>
          <w:sz w:val="24"/>
          <w:szCs w:val="24"/>
        </w:rPr>
        <w:t xml:space="preserve"> Strong’s #5485 The Greek word is Charis: -  </w:t>
      </w:r>
      <w:r w:rsidRPr="00914C18">
        <w:rPr>
          <w:rFonts w:asciiTheme="minorHAnsi" w:eastAsiaTheme="minorEastAsia" w:hAnsiTheme="minorHAnsi" w:cstheme="minorBidi"/>
          <w:i/>
          <w:iCs/>
          <w:sz w:val="24"/>
          <w:szCs w:val="24"/>
        </w:rPr>
        <w:t xml:space="preserve">graciousness, the divine influence upon the heart and its reflection in the life; including gratitude; acceptable, favor, gift, joy, liberality, pleasure, thanks-worthy. </w:t>
      </w:r>
      <w:r w:rsidRPr="00914C18">
        <w:rPr>
          <w:rFonts w:asciiTheme="minorHAnsi" w:eastAsiaTheme="minorEastAsia" w:hAnsiTheme="minorHAnsi" w:cstheme="minorBidi"/>
          <w:sz w:val="24"/>
          <w:szCs w:val="24"/>
        </w:rPr>
        <w:t>(Ephesians 1:2-10, 2:5-8, 3:2-8, 4:7,29, 6:24)</w:t>
      </w:r>
    </w:p>
    <w:p w14:paraId="4D34650C" w14:textId="77777777" w:rsidR="001F2A57" w:rsidRPr="00914C18" w:rsidRDefault="001F2A57" w:rsidP="00BD269D">
      <w:pPr>
        <w:pStyle w:val="ListParagraph"/>
        <w:numPr>
          <w:ilvl w:val="0"/>
          <w:numId w:val="78"/>
        </w:numPr>
        <w:rPr>
          <w:rFonts w:asciiTheme="minorHAnsi" w:eastAsiaTheme="minorEastAsia" w:hAnsiTheme="minorHAnsi" w:cstheme="minorBidi"/>
          <w:sz w:val="24"/>
          <w:szCs w:val="24"/>
        </w:rPr>
      </w:pPr>
      <w:r w:rsidRPr="00914C18">
        <w:rPr>
          <w:rFonts w:asciiTheme="minorHAnsi" w:eastAsiaTheme="minorEastAsia" w:hAnsiTheme="minorHAnsi" w:cstheme="minorBidi"/>
          <w:b/>
          <w:bCs/>
          <w:sz w:val="24"/>
          <w:szCs w:val="24"/>
        </w:rPr>
        <w:t>Forgive</w:t>
      </w:r>
      <w:r w:rsidRPr="00914C18">
        <w:rPr>
          <w:rFonts w:asciiTheme="minorHAnsi" w:eastAsiaTheme="minorEastAsia" w:hAnsiTheme="minorHAnsi" w:cstheme="minorBidi"/>
          <w:sz w:val="24"/>
          <w:szCs w:val="24"/>
        </w:rPr>
        <w:t xml:space="preserve"> Strong’s #5483 </w:t>
      </w:r>
      <w:r w:rsidRPr="00914C18">
        <w:rPr>
          <w:rFonts w:asciiTheme="minorHAnsi" w:eastAsiaTheme="minorEastAsia" w:hAnsiTheme="minorHAnsi" w:cstheme="minorBidi"/>
          <w:bCs/>
          <w:sz w:val="24"/>
          <w:szCs w:val="24"/>
        </w:rPr>
        <w:t>The Greek word is</w:t>
      </w:r>
      <w:r w:rsidRPr="00914C18">
        <w:rPr>
          <w:rFonts w:asciiTheme="minorHAnsi" w:eastAsiaTheme="minorEastAsia" w:hAnsiTheme="minorHAnsi" w:cstheme="minorBidi"/>
          <w:b/>
          <w:bCs/>
          <w:sz w:val="24"/>
          <w:szCs w:val="24"/>
        </w:rPr>
        <w:t xml:space="preserve"> C</w:t>
      </w:r>
      <w:r w:rsidRPr="00914C18">
        <w:rPr>
          <w:rFonts w:asciiTheme="minorHAnsi" w:eastAsiaTheme="minorEastAsia" w:hAnsiTheme="minorHAnsi" w:cstheme="minorBidi"/>
          <w:sz w:val="24"/>
          <w:szCs w:val="24"/>
        </w:rPr>
        <w:t xml:space="preserve">harizomai: -   </w:t>
      </w:r>
      <w:r w:rsidRPr="00914C18">
        <w:rPr>
          <w:rFonts w:asciiTheme="minorHAnsi" w:eastAsiaTheme="minorEastAsia" w:hAnsiTheme="minorHAnsi" w:cstheme="minorBidi"/>
          <w:i/>
          <w:iCs/>
          <w:sz w:val="24"/>
          <w:szCs w:val="24"/>
        </w:rPr>
        <w:t>to grant as a favor, i.e. kindness, pardon or rescue, deliver, forgive, freely, give, grant.</w:t>
      </w:r>
      <w:r w:rsidRPr="00914C18">
        <w:rPr>
          <w:rFonts w:asciiTheme="minorHAnsi" w:eastAsiaTheme="minorEastAsia" w:hAnsiTheme="minorHAnsi" w:cstheme="minorBidi"/>
          <w:sz w:val="24"/>
          <w:szCs w:val="24"/>
        </w:rPr>
        <w:t xml:space="preserve"> (Ephesians 4:23,32; Colossians 2:13)</w:t>
      </w:r>
    </w:p>
    <w:p w14:paraId="6E154AAF" w14:textId="77777777" w:rsidR="001F2A57" w:rsidRPr="00914C18" w:rsidRDefault="001F2A57" w:rsidP="00BD269D">
      <w:pPr>
        <w:pStyle w:val="ListParagraph"/>
        <w:numPr>
          <w:ilvl w:val="0"/>
          <w:numId w:val="78"/>
        </w:numPr>
        <w:rPr>
          <w:rFonts w:asciiTheme="minorHAnsi" w:eastAsiaTheme="minorEastAsia" w:hAnsiTheme="minorHAnsi" w:cstheme="minorBidi"/>
          <w:sz w:val="24"/>
          <w:szCs w:val="24"/>
        </w:rPr>
      </w:pPr>
      <w:r w:rsidRPr="00914C18">
        <w:rPr>
          <w:rFonts w:asciiTheme="minorHAnsi" w:eastAsiaTheme="minorEastAsia" w:hAnsiTheme="minorHAnsi" w:cstheme="minorBidi"/>
          <w:b/>
          <w:bCs/>
          <w:sz w:val="24"/>
          <w:szCs w:val="24"/>
        </w:rPr>
        <w:t>Forgiveness</w:t>
      </w:r>
      <w:r w:rsidRPr="00914C18">
        <w:rPr>
          <w:rFonts w:asciiTheme="minorHAnsi" w:eastAsiaTheme="minorEastAsia" w:hAnsiTheme="minorHAnsi" w:cstheme="minorBidi"/>
          <w:sz w:val="24"/>
          <w:szCs w:val="24"/>
        </w:rPr>
        <w:t xml:space="preserve"> Strong’s #859 </w:t>
      </w:r>
      <w:r w:rsidRPr="00914C18">
        <w:rPr>
          <w:rFonts w:asciiTheme="minorHAnsi" w:eastAsiaTheme="minorEastAsia" w:hAnsiTheme="minorHAnsi" w:cstheme="minorBidi"/>
          <w:bCs/>
          <w:sz w:val="24"/>
          <w:szCs w:val="24"/>
        </w:rPr>
        <w:t>The Greek word is</w:t>
      </w:r>
      <w:r w:rsidRPr="00914C18">
        <w:rPr>
          <w:rFonts w:asciiTheme="minorHAnsi" w:eastAsiaTheme="minorEastAsia" w:hAnsiTheme="minorHAnsi" w:cstheme="minorBidi"/>
          <w:b/>
          <w:bCs/>
          <w:sz w:val="24"/>
          <w:szCs w:val="24"/>
        </w:rPr>
        <w:t xml:space="preserve"> </w:t>
      </w:r>
      <w:r w:rsidRPr="00914C18">
        <w:rPr>
          <w:rFonts w:asciiTheme="minorHAnsi" w:eastAsiaTheme="minorEastAsia" w:hAnsiTheme="minorHAnsi" w:cstheme="minorBidi"/>
          <w:bCs/>
          <w:sz w:val="24"/>
          <w:szCs w:val="24"/>
        </w:rPr>
        <w:t>A</w:t>
      </w:r>
      <w:r w:rsidRPr="00914C18">
        <w:rPr>
          <w:rFonts w:asciiTheme="minorHAnsi" w:eastAsiaTheme="minorEastAsia" w:hAnsiTheme="minorHAnsi" w:cstheme="minorBidi"/>
          <w:sz w:val="24"/>
          <w:szCs w:val="24"/>
        </w:rPr>
        <w:t xml:space="preserve">phesis: -  </w:t>
      </w:r>
      <w:r w:rsidRPr="00914C18">
        <w:rPr>
          <w:rFonts w:asciiTheme="minorHAnsi" w:eastAsiaTheme="minorEastAsia" w:hAnsiTheme="minorHAnsi" w:cstheme="minorBidi"/>
          <w:i/>
          <w:iCs/>
          <w:sz w:val="24"/>
          <w:szCs w:val="24"/>
        </w:rPr>
        <w:t>freedom, pardon, deliverance, forgiveness, liberty, and remission.</w:t>
      </w:r>
      <w:r w:rsidRPr="00914C18">
        <w:rPr>
          <w:rFonts w:asciiTheme="minorHAnsi" w:eastAsiaTheme="minorEastAsia" w:hAnsiTheme="minorHAnsi" w:cstheme="minorBidi"/>
          <w:sz w:val="24"/>
          <w:szCs w:val="24"/>
        </w:rPr>
        <w:t xml:space="preserve"> (Ephesians 1:7, Colossians 1:14)</w:t>
      </w:r>
    </w:p>
    <w:p w14:paraId="41DF06CC" w14:textId="77777777" w:rsidR="001F2A57" w:rsidRPr="00914C18" w:rsidRDefault="001F2A57" w:rsidP="001F2A57">
      <w:pPr>
        <w:pStyle w:val="ListParagraph"/>
        <w:rPr>
          <w:rFonts w:asciiTheme="minorHAnsi" w:eastAsiaTheme="minorEastAsia" w:hAnsiTheme="minorHAnsi" w:cstheme="minorBidi"/>
          <w:sz w:val="24"/>
          <w:szCs w:val="24"/>
        </w:rPr>
      </w:pPr>
    </w:p>
    <w:p w14:paraId="24149741" w14:textId="77777777" w:rsidR="001F2A57" w:rsidRPr="00914C18" w:rsidRDefault="001F2A57" w:rsidP="001F2A57">
      <w:pPr>
        <w:pStyle w:val="ListParagraph"/>
        <w:ind w:left="0" w:firstLine="720"/>
        <w:jc w:val="both"/>
        <w:rPr>
          <w:rFonts w:asciiTheme="minorHAnsi" w:eastAsiaTheme="minorEastAsia" w:hAnsiTheme="minorHAnsi" w:cstheme="minorBidi"/>
          <w:sz w:val="24"/>
          <w:szCs w:val="24"/>
        </w:rPr>
      </w:pPr>
      <w:r w:rsidRPr="00914C18">
        <w:rPr>
          <w:rFonts w:asciiTheme="minorHAnsi" w:eastAsiaTheme="minorEastAsia" w:hAnsiTheme="minorHAnsi" w:cstheme="minorBidi"/>
          <w:sz w:val="24"/>
          <w:szCs w:val="24"/>
        </w:rPr>
        <w:t xml:space="preserve">You may be saying: “I thought you said that this would be a </w:t>
      </w:r>
      <w:r w:rsidRPr="00914C18">
        <w:rPr>
          <w:rFonts w:asciiTheme="minorHAnsi" w:eastAsiaTheme="minorEastAsia" w:hAnsiTheme="minorHAnsi" w:cstheme="minorBidi"/>
          <w:i/>
          <w:sz w:val="24"/>
          <w:szCs w:val="24"/>
        </w:rPr>
        <w:t>brief lesson</w:t>
      </w:r>
      <w:r w:rsidRPr="00914C18">
        <w:rPr>
          <w:rFonts w:asciiTheme="minorHAnsi" w:eastAsiaTheme="minorEastAsia" w:hAnsiTheme="minorHAnsi" w:cstheme="minorBidi"/>
          <w:sz w:val="24"/>
          <w:szCs w:val="24"/>
        </w:rPr>
        <w:t xml:space="preserve"> on Greek and Hebrew!” If you are not used to Bible study, your mind may hurt or you may have fallen asleep from exhaustion! Perhaps you don’t love to dissect words the way I do. So I apologize. But I hope that at least you have gained a fresh appreciation for the riches of God mercy and grace. </w:t>
      </w:r>
    </w:p>
    <w:p w14:paraId="44FB559B" w14:textId="77777777" w:rsidR="001F2A57" w:rsidRDefault="001F2A57" w:rsidP="001F2A57">
      <w:pPr>
        <w:jc w:val="center"/>
        <w:rPr>
          <w:rFonts w:asciiTheme="minorHAnsi" w:eastAsiaTheme="minorEastAsia" w:hAnsiTheme="minorHAnsi" w:cstheme="minorBidi"/>
          <w:b/>
          <w:bCs/>
          <w:sz w:val="28"/>
          <w:szCs w:val="28"/>
        </w:rPr>
      </w:pPr>
      <w:r w:rsidRPr="00477031">
        <w:rPr>
          <w:rFonts w:asciiTheme="minorHAnsi" w:eastAsiaTheme="minorEastAsia" w:hAnsiTheme="minorHAnsi" w:cstheme="minorBidi"/>
          <w:b/>
          <w:bCs/>
          <w:sz w:val="28"/>
          <w:szCs w:val="28"/>
        </w:rPr>
        <w:t>What is Grace?</w:t>
      </w:r>
    </w:p>
    <w:p w14:paraId="790FEF9A"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At every turn of the page in Scripture, is a story or an analogy of Grace. Moreover, numerous examples could be used in an attempt to define it. Such as this statement, “Grace is: God giving sinners what they need the most, but deserve the least.”</w:t>
      </w:r>
      <w:r w:rsidRPr="00081E70">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Or we might think of grace as an extremely valuable coin. On one side is grace and the other side is mercy.</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The coin belongs to God. Now suppose, this precious, even, priceless </w:t>
      </w:r>
      <w:r w:rsidRPr="2C40CF14">
        <w:rPr>
          <w:rFonts w:asciiTheme="minorHAnsi" w:eastAsiaTheme="minorEastAsia" w:hAnsiTheme="minorHAnsi" w:cstheme="minorBidi"/>
          <w:sz w:val="24"/>
          <w:szCs w:val="24"/>
        </w:rPr>
        <w:t xml:space="preserve">coin was spent </w:t>
      </w:r>
      <w:r>
        <w:rPr>
          <w:rFonts w:asciiTheme="minorHAnsi" w:eastAsiaTheme="minorEastAsia" w:hAnsiTheme="minorHAnsi" w:cstheme="minorBidi"/>
          <w:sz w:val="24"/>
          <w:szCs w:val="24"/>
        </w:rPr>
        <w:t>to pur</w:t>
      </w:r>
      <w:r w:rsidRPr="2C40CF14">
        <w:rPr>
          <w:rFonts w:asciiTheme="minorHAnsi" w:eastAsiaTheme="minorEastAsia" w:hAnsiTheme="minorHAnsi" w:cstheme="minorBidi"/>
          <w:sz w:val="24"/>
          <w:szCs w:val="24"/>
        </w:rPr>
        <w:t>chase</w:t>
      </w:r>
      <w:r>
        <w:rPr>
          <w:rFonts w:asciiTheme="minorHAnsi" w:eastAsiaTheme="minorEastAsia" w:hAnsiTheme="minorHAnsi" w:cstheme="minorBidi"/>
          <w:sz w:val="24"/>
          <w:szCs w:val="24"/>
        </w:rPr>
        <w:t xml:space="preserve"> you and me a</w:t>
      </w:r>
      <w:r w:rsidRPr="00553010">
        <w:rPr>
          <w:i/>
          <w:sz w:val="24"/>
          <w:szCs w:val="24"/>
        </w:rPr>
        <w:t xml:space="preserve"> gift</w:t>
      </w:r>
      <w:r>
        <w:rPr>
          <w:i/>
          <w:sz w:val="24"/>
          <w:szCs w:val="24"/>
        </w:rPr>
        <w:t xml:space="preserve"> -</w:t>
      </w:r>
      <w:r>
        <w:rPr>
          <w:sz w:val="24"/>
          <w:szCs w:val="24"/>
        </w:rPr>
        <w:t xml:space="preserve"> an extravagant gift at that! It’s the gift of salvation. </w:t>
      </w:r>
      <w:r w:rsidRPr="2C40CF14">
        <w:rPr>
          <w:rFonts w:asciiTheme="minorHAnsi" w:eastAsiaTheme="minorEastAsia" w:hAnsiTheme="minorHAnsi" w:cstheme="minorBidi"/>
          <w:sz w:val="24"/>
          <w:szCs w:val="24"/>
        </w:rPr>
        <w:t xml:space="preserve">Really, as Paul said to the saints at Corinth, </w:t>
      </w:r>
      <w:r>
        <w:rPr>
          <w:rFonts w:asciiTheme="minorHAnsi" w:eastAsiaTheme="minorEastAsia" w:hAnsiTheme="minorHAnsi" w:cstheme="minorBidi"/>
          <w:sz w:val="24"/>
          <w:szCs w:val="24"/>
        </w:rPr>
        <w:t>the gift of</w:t>
      </w:r>
      <w:r w:rsidRPr="2C40CF14">
        <w:rPr>
          <w:rFonts w:asciiTheme="minorHAnsi" w:eastAsiaTheme="minorEastAsia" w:hAnsiTheme="minorHAnsi" w:cstheme="minorBidi"/>
          <w:sz w:val="24"/>
          <w:szCs w:val="24"/>
        </w:rPr>
        <w:t xml:space="preserve"> God is indescribable!</w:t>
      </w:r>
    </w:p>
    <w:p w14:paraId="7367CE0B" w14:textId="77777777" w:rsidR="001F2A57" w:rsidRPr="009C3B7C" w:rsidRDefault="001F2A57" w:rsidP="001F2A57">
      <w:pPr>
        <w:spacing w:before="100" w:beforeAutospacing="1" w:after="100" w:afterAutospacing="1" w:line="240" w:lineRule="auto"/>
        <w:jc w:val="center"/>
        <w:rPr>
          <w:rFonts w:asciiTheme="minorHAnsi" w:eastAsia="Times New Roman" w:hAnsiTheme="minorHAnsi" w:cstheme="minorHAnsi"/>
          <w:b/>
          <w:i/>
          <w:sz w:val="24"/>
          <w:szCs w:val="24"/>
        </w:rPr>
      </w:pPr>
      <w:r w:rsidRPr="2C40CF14">
        <w:rPr>
          <w:rFonts w:asciiTheme="minorHAnsi" w:eastAsiaTheme="minorEastAsia" w:hAnsiTheme="minorHAnsi" w:cstheme="minorBidi"/>
          <w:b/>
          <w:bCs/>
          <w:i/>
          <w:iCs/>
          <w:sz w:val="24"/>
          <w:szCs w:val="24"/>
        </w:rPr>
        <w:t>2 Corinthians 9:15 (ESV)</w:t>
      </w:r>
    </w:p>
    <w:p w14:paraId="705879CC" w14:textId="77777777" w:rsidR="001F2A57" w:rsidRDefault="001F2A57" w:rsidP="001F2A57">
      <w:pPr>
        <w:jc w:val="center"/>
        <w:rPr>
          <w:rFonts w:asciiTheme="minorHAnsi" w:eastAsia="Times New Roman" w:hAnsiTheme="minorHAnsi" w:cstheme="minorHAnsi"/>
          <w:b/>
          <w:i/>
          <w:sz w:val="24"/>
          <w:szCs w:val="24"/>
        </w:rPr>
      </w:pPr>
      <w:r w:rsidRPr="2C40CF14">
        <w:rPr>
          <w:rFonts w:asciiTheme="minorHAnsi" w:eastAsiaTheme="minorEastAsia" w:hAnsiTheme="minorHAnsi" w:cstheme="minorBidi"/>
          <w:b/>
          <w:bCs/>
          <w:i/>
          <w:iCs/>
          <w:sz w:val="24"/>
          <w:szCs w:val="24"/>
        </w:rPr>
        <w:t>Thanks be to God for his inexpressible gift!</w:t>
      </w:r>
    </w:p>
    <w:p w14:paraId="0D45866A" w14:textId="77777777" w:rsidR="001F2A57" w:rsidRDefault="001F2A57" w:rsidP="001F2A57">
      <w:pPr>
        <w:pStyle w:val="ListParagraph"/>
        <w:ind w:left="0" w:firstLine="720"/>
        <w:jc w:val="both"/>
        <w:rPr>
          <w:sz w:val="24"/>
          <w:szCs w:val="24"/>
        </w:rPr>
      </w:pPr>
      <w:r>
        <w:rPr>
          <w:rFonts w:asciiTheme="minorHAnsi" w:eastAsiaTheme="minorEastAsia" w:hAnsiTheme="minorHAnsi" w:cstheme="minorBidi"/>
          <w:sz w:val="24"/>
          <w:szCs w:val="24"/>
        </w:rPr>
        <w:t>Grace</w:t>
      </w:r>
      <w:r w:rsidRPr="2C40CF14">
        <w:rPr>
          <w:rFonts w:asciiTheme="minorHAnsi" w:eastAsiaTheme="minorEastAsia" w:hAnsiTheme="minorHAnsi" w:cstheme="minorBidi"/>
          <w:sz w:val="24"/>
          <w:szCs w:val="24"/>
        </w:rPr>
        <w:t xml:space="preserve"> cannot be earned or bought… at least not by a sinner, because the price to buy it is much too high.</w:t>
      </w:r>
      <w:r>
        <w:rPr>
          <w:rFonts w:asciiTheme="minorHAnsi" w:eastAsiaTheme="minorEastAsia" w:hAnsiTheme="minorHAnsi" w:cstheme="minorBidi"/>
          <w:sz w:val="24"/>
          <w:szCs w:val="24"/>
        </w:rPr>
        <w:t xml:space="preserve"> Furthermore,</w:t>
      </w:r>
      <w:r w:rsidRPr="2C40CF14">
        <w:rPr>
          <w:sz w:val="24"/>
          <w:szCs w:val="24"/>
        </w:rPr>
        <w:t xml:space="preserve"> if we could work our way to God, then how much work would we have to do? How would we ever know if we have done enough? </w:t>
      </w:r>
      <w:r>
        <w:rPr>
          <w:sz w:val="24"/>
          <w:szCs w:val="24"/>
        </w:rPr>
        <w:t>I have a loaded question for you. When you work a fifty, sixty or eighty- hour work week and your employer hands you your payroll check, are you receiving a gift? Absolutely not! That would be ludicrous. You labor to earn a pay check. People don’t work in order to receive a gift - do they?</w:t>
      </w:r>
    </w:p>
    <w:p w14:paraId="3F425B5D" w14:textId="77777777" w:rsidR="001F2A57" w:rsidRDefault="001F2A57" w:rsidP="001F2A57">
      <w:pPr>
        <w:pStyle w:val="ListParagraph"/>
        <w:ind w:left="0" w:firstLine="720"/>
        <w:jc w:val="both"/>
        <w:rPr>
          <w:rFonts w:asciiTheme="minorHAnsi" w:eastAsia="Times New Roman" w:hAnsiTheme="minorHAnsi" w:cstheme="minorHAnsi"/>
          <w:b/>
          <w:i/>
          <w:sz w:val="24"/>
          <w:szCs w:val="24"/>
        </w:rPr>
      </w:pPr>
    </w:p>
    <w:p w14:paraId="6FB7C3DE"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w:t>
      </w:r>
      <w:r>
        <w:rPr>
          <w:sz w:val="24"/>
          <w:szCs w:val="24"/>
        </w:rPr>
        <w:t xml:space="preserve">The reality is -  any attempt to grasp the depth of God’s grace falls woefully short. Even so, as inadequate as it may be, I would like to use the above story of the </w:t>
      </w:r>
      <w:r w:rsidRPr="2C40CF14">
        <w:rPr>
          <w:rFonts w:asciiTheme="minorHAnsi" w:eastAsiaTheme="minorEastAsia" w:hAnsiTheme="minorHAnsi" w:cstheme="minorBidi"/>
          <w:sz w:val="24"/>
          <w:szCs w:val="24"/>
        </w:rPr>
        <w:t xml:space="preserve">criminal </w:t>
      </w:r>
      <w:r>
        <w:rPr>
          <w:rFonts w:asciiTheme="minorHAnsi" w:eastAsiaTheme="minorEastAsia" w:hAnsiTheme="minorHAnsi" w:cstheme="minorBidi"/>
          <w:sz w:val="24"/>
          <w:szCs w:val="24"/>
        </w:rPr>
        <w:t>as an allegory to try to comprehend God’s grace and mercy.</w:t>
      </w:r>
      <w:r w:rsidRPr="2C40CF14">
        <w:rPr>
          <w:rFonts w:asciiTheme="minorHAnsi" w:eastAsiaTheme="minorEastAsia" w:hAnsiTheme="minorHAnsi" w:cstheme="minorBidi"/>
          <w:sz w:val="24"/>
          <w:szCs w:val="24"/>
        </w:rPr>
        <w:t xml:space="preserve"> </w:t>
      </w:r>
    </w:p>
    <w:p w14:paraId="77E2079E"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354B2EDC" w14:textId="77777777" w:rsidR="001F2A57" w:rsidRDefault="001F2A57" w:rsidP="001F2A57">
      <w:pPr>
        <w:pStyle w:val="ListParagraph"/>
        <w:ind w:left="0" w:firstLine="720"/>
        <w:jc w:val="both"/>
        <w:rPr>
          <w:sz w:val="24"/>
          <w:szCs w:val="24"/>
        </w:rPr>
      </w:pPr>
      <w:r>
        <w:rPr>
          <w:rFonts w:asciiTheme="minorHAnsi" w:eastAsiaTheme="minorEastAsia" w:hAnsiTheme="minorHAnsi" w:cstheme="minorBidi"/>
          <w:sz w:val="24"/>
          <w:szCs w:val="24"/>
        </w:rPr>
        <w:t>As we have just discovered, mercy could be defined, as not getting what we really deserve. Case in point is the man whose crimes landed him in the hospital and ultimately in jail. He had been</w:t>
      </w:r>
      <w:r w:rsidRPr="2C40CF14">
        <w:rPr>
          <w:rFonts w:asciiTheme="minorHAnsi" w:eastAsiaTheme="minorEastAsia" w:hAnsiTheme="minorHAnsi" w:cstheme="minorBidi"/>
          <w:sz w:val="24"/>
          <w:szCs w:val="24"/>
        </w:rPr>
        <w:t xml:space="preserve"> shot while </w:t>
      </w:r>
      <w:r>
        <w:rPr>
          <w:rFonts w:asciiTheme="minorHAnsi" w:eastAsiaTheme="minorEastAsia" w:hAnsiTheme="minorHAnsi" w:cstheme="minorBidi"/>
          <w:sz w:val="24"/>
          <w:szCs w:val="24"/>
        </w:rPr>
        <w:t>shooting someone else. B</w:t>
      </w:r>
      <w:r w:rsidRPr="2C40CF14">
        <w:rPr>
          <w:rFonts w:asciiTheme="minorHAnsi" w:eastAsiaTheme="minorEastAsia" w:hAnsiTheme="minorHAnsi" w:cstheme="minorBidi"/>
          <w:sz w:val="24"/>
          <w:szCs w:val="24"/>
        </w:rPr>
        <w:t xml:space="preserve">y our estimation, </w:t>
      </w:r>
      <w:r>
        <w:rPr>
          <w:rFonts w:asciiTheme="minorHAnsi" w:eastAsiaTheme="minorEastAsia" w:hAnsiTheme="minorHAnsi" w:cstheme="minorBidi"/>
          <w:sz w:val="24"/>
          <w:szCs w:val="24"/>
        </w:rPr>
        <w:t>justice would have been served if his actions landed him in the morgue instead of the hospital. Yet</w:t>
      </w:r>
      <w:r w:rsidRPr="2C40CF14">
        <w:rPr>
          <w:rFonts w:asciiTheme="minorHAnsi" w:eastAsiaTheme="minorEastAsia" w:hAnsiTheme="minorHAnsi" w:cstheme="minorBidi"/>
          <w:sz w:val="24"/>
          <w:szCs w:val="24"/>
        </w:rPr>
        <w:t xml:space="preserve"> God spared his life. Now </w:t>
      </w:r>
      <w:r w:rsidRPr="2C40CF14">
        <w:rPr>
          <w:rFonts w:asciiTheme="minorHAnsi" w:eastAsiaTheme="minorEastAsia" w:hAnsiTheme="minorHAnsi" w:cstheme="minorBidi"/>
          <w:i/>
          <w:iCs/>
          <w:sz w:val="24"/>
          <w:szCs w:val="24"/>
        </w:rPr>
        <w:t>that</w:t>
      </w:r>
      <w:r w:rsidRPr="2C40CF14">
        <w:rPr>
          <w:rFonts w:asciiTheme="minorHAnsi" w:eastAsiaTheme="minorEastAsia" w:hAnsiTheme="minorHAnsi" w:cstheme="minorBidi"/>
          <w:sz w:val="24"/>
          <w:szCs w:val="24"/>
        </w:rPr>
        <w:t xml:space="preserve"> is mercy</w:t>
      </w:r>
      <w:r>
        <w:rPr>
          <w:rFonts w:asciiTheme="minorHAnsi" w:eastAsiaTheme="minorEastAsia" w:hAnsiTheme="minorHAnsi" w:cstheme="minorBidi"/>
          <w:sz w:val="24"/>
          <w:szCs w:val="24"/>
        </w:rPr>
        <w:t xml:space="preserve">, and as Paul said, God is rich in it! </w:t>
      </w:r>
    </w:p>
    <w:p w14:paraId="20518E82" w14:textId="77777777" w:rsidR="001F2A57" w:rsidRDefault="001F2A57" w:rsidP="001F2A57">
      <w:pPr>
        <w:pStyle w:val="ListParagraph"/>
        <w:ind w:left="0" w:firstLine="720"/>
        <w:jc w:val="both"/>
        <w:rPr>
          <w:sz w:val="24"/>
          <w:szCs w:val="24"/>
        </w:rPr>
      </w:pPr>
    </w:p>
    <w:p w14:paraId="73D4C9DF" w14:textId="77777777" w:rsidR="001F2A57" w:rsidRDefault="001F2A57" w:rsidP="001F2A57">
      <w:pPr>
        <w:pStyle w:val="ListParagraph"/>
        <w:ind w:left="0" w:firstLine="720"/>
        <w:jc w:val="both"/>
        <w:rPr>
          <w:sz w:val="24"/>
          <w:szCs w:val="24"/>
        </w:rPr>
      </w:pPr>
      <w:r>
        <w:rPr>
          <w:sz w:val="24"/>
          <w:szCs w:val="24"/>
        </w:rPr>
        <w:t>Are you rich in God’s mercy and grace? If so, t</w:t>
      </w:r>
      <w:r w:rsidRPr="2C40CF14">
        <w:rPr>
          <w:sz w:val="24"/>
          <w:szCs w:val="24"/>
        </w:rPr>
        <w:t>hen you have been endowed with great wealth</w:t>
      </w:r>
      <w:r>
        <w:rPr>
          <w:sz w:val="24"/>
          <w:szCs w:val="24"/>
        </w:rPr>
        <w:t>.</w:t>
      </w:r>
      <w:r w:rsidRPr="2C40CF14">
        <w:rPr>
          <w:sz w:val="24"/>
          <w:szCs w:val="24"/>
        </w:rPr>
        <w:t xml:space="preserve"> </w:t>
      </w:r>
      <w:r>
        <w:rPr>
          <w:sz w:val="24"/>
          <w:szCs w:val="24"/>
        </w:rPr>
        <w:t>Yet tragically, even</w:t>
      </w:r>
      <w:r w:rsidRPr="2C40CF14">
        <w:rPr>
          <w:sz w:val="24"/>
          <w:szCs w:val="24"/>
        </w:rPr>
        <w:t xml:space="preserve"> though we have received God’s mercy, without a proper understanding of </w:t>
      </w:r>
      <w:r>
        <w:rPr>
          <w:sz w:val="24"/>
          <w:szCs w:val="24"/>
        </w:rPr>
        <w:t>this gift</w:t>
      </w:r>
      <w:r w:rsidRPr="2C40CF14">
        <w:rPr>
          <w:sz w:val="24"/>
          <w:szCs w:val="24"/>
        </w:rPr>
        <w:t xml:space="preserve">, we could still live our lives as if we were paupers. </w:t>
      </w:r>
    </w:p>
    <w:p w14:paraId="45515624" w14:textId="77777777" w:rsidR="001F2A57" w:rsidRDefault="001F2A57" w:rsidP="001F2A57">
      <w:pPr>
        <w:pStyle w:val="ListParagraph"/>
        <w:ind w:left="0" w:firstLine="720"/>
        <w:jc w:val="both"/>
        <w:rPr>
          <w:sz w:val="24"/>
          <w:szCs w:val="24"/>
        </w:rPr>
      </w:pPr>
    </w:p>
    <w:p w14:paraId="5C626CBB" w14:textId="77777777" w:rsidR="001F2A57" w:rsidRDefault="001F2A57" w:rsidP="001F2A57">
      <w:pPr>
        <w:pStyle w:val="ListParagraph"/>
        <w:ind w:left="0" w:firstLine="720"/>
        <w:jc w:val="both"/>
        <w:rPr>
          <w:sz w:val="24"/>
          <w:szCs w:val="24"/>
        </w:rPr>
      </w:pPr>
      <w:r>
        <w:rPr>
          <w:sz w:val="24"/>
          <w:szCs w:val="24"/>
        </w:rPr>
        <w:t>To get a better understanding of grace, let’s suppose, hypothetically speaking, that one of the shooting victims in the true story above was the only son of a Judge. We’ll call him the Honorable Judge Grace. Imagine, if you will, it just so happened that Judge Grace was the one who presided over the trial of his son’s killer. While the evidence proved beyond a shadow of a doubt that the accused had killed his son, Judge Grace chose to have mercy on the man. He spared his life from the penalty of a death sentence. That in itself would be an incredible act of mercy, would it not? But grace is far more than mercy.</w:t>
      </w:r>
    </w:p>
    <w:p w14:paraId="46F230FA" w14:textId="77777777" w:rsidR="001F2A57" w:rsidRDefault="001F2A57" w:rsidP="001F2A57">
      <w:pPr>
        <w:pStyle w:val="ListParagraph"/>
        <w:ind w:left="0" w:firstLine="720"/>
        <w:jc w:val="both"/>
        <w:rPr>
          <w:sz w:val="24"/>
          <w:szCs w:val="24"/>
        </w:rPr>
      </w:pPr>
    </w:p>
    <w:p w14:paraId="544DC800" w14:textId="77777777" w:rsidR="001F2A57" w:rsidRDefault="001F2A57" w:rsidP="001F2A57">
      <w:pPr>
        <w:pStyle w:val="ListParagraph"/>
        <w:ind w:left="0" w:firstLine="720"/>
        <w:jc w:val="both"/>
        <w:rPr>
          <w:sz w:val="24"/>
          <w:szCs w:val="24"/>
        </w:rPr>
      </w:pPr>
      <w:r>
        <w:rPr>
          <w:sz w:val="24"/>
          <w:szCs w:val="24"/>
        </w:rPr>
        <w:t>Let’s assume that the man has served his time in jail, and now he stands before the parole board. Who would speak on his behalf? Judge Grace was the only one who showed up as his advocate. The board granted his release, but he was homeless because</w:t>
      </w:r>
      <w:r w:rsidRPr="005F267B">
        <w:rPr>
          <w:sz w:val="24"/>
          <w:szCs w:val="24"/>
        </w:rPr>
        <w:t xml:space="preserve"> </w:t>
      </w:r>
      <w:r>
        <w:rPr>
          <w:sz w:val="24"/>
          <w:szCs w:val="24"/>
        </w:rPr>
        <w:t>his family had long since abandoned him. (This is where grace comes into focus, and it’s truly hard to fathom.) Then, to the amazement of everyone, especially the criminal, the judge did a preposterous thing. The judge who had been bereaved of his only son and had suffered so much as a result of this sinner’s folly, welcomed his son’s killer into his own home. But that’s not all! He gave this hopeless, helpless, sinful man everything that had belonged to his own dearly loved son. And then he bestowed on him the great honor of making him the heir to his estate. Judge Grace loved the unlovable man with the same boundless, limitless love that he had for his very own son. Can you even imagine?</w:t>
      </w:r>
      <w:r w:rsidRPr="00014B0B">
        <w:rPr>
          <w:sz w:val="24"/>
          <w:szCs w:val="24"/>
        </w:rPr>
        <w:t xml:space="preserve"> </w:t>
      </w:r>
      <w:r w:rsidRPr="00F150CD">
        <w:rPr>
          <w:sz w:val="24"/>
          <w:szCs w:val="24"/>
        </w:rPr>
        <w:t xml:space="preserve">Can you see who the characters are in this little analogy? God the Father is Judge Grace; </w:t>
      </w:r>
      <w:r>
        <w:rPr>
          <w:sz w:val="24"/>
          <w:szCs w:val="24"/>
        </w:rPr>
        <w:t xml:space="preserve">His only Son is the Lord Jesus Christ. The unworthy criminal, represents you and me. </w:t>
      </w:r>
      <w:r w:rsidRPr="5897EC05">
        <w:rPr>
          <w:sz w:val="24"/>
          <w:szCs w:val="24"/>
        </w:rPr>
        <w:t>That is why its’ called appropriately---amazing grace!</w:t>
      </w:r>
    </w:p>
    <w:p w14:paraId="46FE9864" w14:textId="77777777" w:rsidR="001F2A57" w:rsidRPr="00CB02CC" w:rsidRDefault="001F2A57" w:rsidP="001F2A57">
      <w:pPr>
        <w:jc w:val="center"/>
        <w:rPr>
          <w:b/>
          <w:i/>
          <w:sz w:val="24"/>
          <w:szCs w:val="24"/>
        </w:rPr>
      </w:pPr>
      <w:r w:rsidRPr="00CB02CC">
        <w:rPr>
          <w:b/>
          <w:i/>
          <w:sz w:val="24"/>
          <w:szCs w:val="24"/>
        </w:rPr>
        <w:t>Romans 8:15-17 (ESV)</w:t>
      </w:r>
    </w:p>
    <w:p w14:paraId="30291FDA" w14:textId="77777777" w:rsidR="001F2A57" w:rsidRPr="00CB02CC" w:rsidRDefault="001F2A57" w:rsidP="001F2A57">
      <w:pPr>
        <w:jc w:val="center"/>
        <w:rPr>
          <w:b/>
          <w:i/>
          <w:sz w:val="24"/>
          <w:szCs w:val="24"/>
        </w:rPr>
      </w:pPr>
      <w:r w:rsidRPr="00CB02CC">
        <w:rPr>
          <w:b/>
          <w:i/>
          <w:sz w:val="24"/>
          <w:szCs w:val="24"/>
        </w:rPr>
        <w:t>For all who are led by the Spirit of God are sons of God. For you did not receive the spirit of slavery to fall back into fear, but you have received the Spirit of adoption as sons, by whom we cry, “Abba! Father!” The Spirit himself bears witness with our spirit that we are children of God, and if children, then heirs—heirs of God and fellow heirs with Christ, provided we suffer with him in order that we may also be glorified with him.</w:t>
      </w:r>
    </w:p>
    <w:p w14:paraId="34B7BAC6"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sz w:val="24"/>
          <w:szCs w:val="24"/>
        </w:rPr>
        <w:t xml:space="preserve"> How foreign these concepts of grace and mercy are to our finite minds? Incredible isn’t it? While it may defy the limits of our understanding, and sound too good to be true, this is not just a fairy tale or fable. This, my friend, is Jesus! </w:t>
      </w:r>
      <w:r>
        <w:rPr>
          <w:rFonts w:asciiTheme="minorHAnsi" w:eastAsiaTheme="minorEastAsia" w:hAnsiTheme="minorHAnsi" w:cstheme="minorBidi"/>
          <w:sz w:val="24"/>
          <w:szCs w:val="24"/>
        </w:rPr>
        <w:t xml:space="preserve">Paul described Jesus as rich in mercy and in grace, and the apostle John described Him as “full of grace.” </w:t>
      </w:r>
      <w:r>
        <w:rPr>
          <w:sz w:val="24"/>
          <w:szCs w:val="24"/>
        </w:rPr>
        <w:t xml:space="preserve">The God who put on flesh and dwelt among us is the </w:t>
      </w:r>
      <w:r>
        <w:rPr>
          <w:rFonts w:asciiTheme="minorHAnsi" w:eastAsiaTheme="minorEastAsia" w:hAnsiTheme="minorHAnsi" w:cstheme="minorBidi"/>
          <w:sz w:val="24"/>
          <w:szCs w:val="24"/>
        </w:rPr>
        <w:t>One who personifies forgiveness, grace, mercy, loving kindness and compassion. Is this the same Jesus that you have come to know?</w:t>
      </w:r>
    </w:p>
    <w:p w14:paraId="078509D6"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15D70A4C"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75B2B7E2"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644554BB"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52D07F0C" w14:textId="77777777" w:rsidR="001F2A57" w:rsidRDefault="001F2A57" w:rsidP="001F2A57">
      <w:pPr>
        <w:pStyle w:val="ListParagraph"/>
        <w:ind w:left="0" w:firstLine="720"/>
        <w:jc w:val="both"/>
        <w:rPr>
          <w:rFonts w:asciiTheme="minorHAnsi" w:eastAsiaTheme="minorEastAsia" w:hAnsiTheme="minorHAnsi" w:cstheme="minorBidi"/>
          <w:sz w:val="24"/>
          <w:szCs w:val="24"/>
        </w:rPr>
      </w:pPr>
    </w:p>
    <w:p w14:paraId="23A6C587" w14:textId="77777777" w:rsidR="001F2A57" w:rsidRPr="004132EC" w:rsidRDefault="001F2A57" w:rsidP="001F2A57">
      <w:pPr>
        <w:pStyle w:val="ListParagraph"/>
        <w:ind w:left="0"/>
        <w:jc w:val="center"/>
        <w:rPr>
          <w:rFonts w:cstheme="minorHAnsi"/>
          <w:b/>
          <w:i/>
          <w:sz w:val="24"/>
          <w:szCs w:val="24"/>
        </w:rPr>
      </w:pPr>
      <w:r w:rsidRPr="2C40CF14">
        <w:rPr>
          <w:rFonts w:asciiTheme="minorHAnsi" w:eastAsiaTheme="minorEastAsia" w:hAnsiTheme="minorHAnsi" w:cstheme="minorBidi"/>
          <w:b/>
          <w:bCs/>
          <w:i/>
          <w:iCs/>
          <w:sz w:val="24"/>
          <w:szCs w:val="24"/>
        </w:rPr>
        <w:t>John 1:14; 16-18 (NASB)</w:t>
      </w:r>
    </w:p>
    <w:p w14:paraId="4FF4A189" w14:textId="77777777" w:rsidR="001F2A57" w:rsidRDefault="001F2A57" w:rsidP="001F2A57">
      <w:pPr>
        <w:pStyle w:val="ListParagraph"/>
        <w:ind w:left="0"/>
        <w:jc w:val="center"/>
        <w:rPr>
          <w:rFonts w:asciiTheme="minorHAnsi" w:eastAsiaTheme="minorEastAsia" w:hAnsiTheme="minorHAnsi" w:cstheme="minorBidi"/>
          <w:b/>
          <w:bCs/>
          <w:i/>
          <w:iCs/>
          <w:sz w:val="24"/>
          <w:szCs w:val="24"/>
        </w:rPr>
      </w:pPr>
      <w:r w:rsidRPr="2C40CF14">
        <w:rPr>
          <w:rFonts w:asciiTheme="minorHAnsi" w:eastAsiaTheme="minorEastAsia" w:hAnsiTheme="minorHAnsi" w:cstheme="minorBidi"/>
          <w:b/>
          <w:bCs/>
          <w:i/>
          <w:iCs/>
          <w:sz w:val="24"/>
          <w:szCs w:val="24"/>
        </w:rPr>
        <w:t xml:space="preserve">And the Word became flesh, and dwelt among us, and </w:t>
      </w:r>
      <w:r w:rsidRPr="2C40CF14">
        <w:rPr>
          <w:rFonts w:asciiTheme="minorHAnsi" w:eastAsiaTheme="minorEastAsia" w:hAnsiTheme="minorHAnsi" w:cstheme="minorBidi"/>
          <w:b/>
          <w:bCs/>
          <w:i/>
          <w:iCs/>
          <w:sz w:val="24"/>
          <w:szCs w:val="24"/>
          <w:u w:val="single"/>
        </w:rPr>
        <w:t>we saw His Glory</w:t>
      </w:r>
      <w:r w:rsidRPr="2C40CF14">
        <w:rPr>
          <w:rFonts w:asciiTheme="minorHAnsi" w:eastAsiaTheme="minorEastAsia" w:hAnsiTheme="minorHAnsi" w:cstheme="minorBidi"/>
          <w:b/>
          <w:bCs/>
          <w:i/>
          <w:iCs/>
          <w:sz w:val="24"/>
          <w:szCs w:val="24"/>
        </w:rPr>
        <w:t xml:space="preserve">, glory as of the only begotten from the Father, </w:t>
      </w:r>
      <w:r w:rsidRPr="2C40CF14">
        <w:rPr>
          <w:rFonts w:asciiTheme="minorHAnsi" w:eastAsiaTheme="minorEastAsia" w:hAnsiTheme="minorHAnsi" w:cstheme="minorBidi"/>
          <w:b/>
          <w:bCs/>
          <w:i/>
          <w:iCs/>
          <w:sz w:val="24"/>
          <w:szCs w:val="24"/>
          <w:u w:val="single"/>
        </w:rPr>
        <w:t>full of grace</w:t>
      </w:r>
      <w:r w:rsidRPr="2C40CF14">
        <w:rPr>
          <w:rFonts w:asciiTheme="minorHAnsi" w:eastAsiaTheme="minorEastAsia" w:hAnsiTheme="minorHAnsi" w:cstheme="minorBidi"/>
          <w:b/>
          <w:bCs/>
          <w:i/>
          <w:iCs/>
          <w:sz w:val="24"/>
          <w:szCs w:val="24"/>
        </w:rPr>
        <w:t xml:space="preserve"> and truth. 16-18 For of His fullness we have </w:t>
      </w:r>
      <w:r w:rsidRPr="2C40CF14">
        <w:rPr>
          <w:rFonts w:asciiTheme="minorHAnsi" w:eastAsiaTheme="minorEastAsia" w:hAnsiTheme="minorHAnsi" w:cstheme="minorBidi"/>
          <w:b/>
          <w:bCs/>
          <w:i/>
          <w:iCs/>
          <w:sz w:val="24"/>
          <w:szCs w:val="24"/>
          <w:u w:val="single"/>
        </w:rPr>
        <w:t xml:space="preserve">all received, and grace upon grace. </w:t>
      </w:r>
      <w:r w:rsidRPr="2C40CF14">
        <w:rPr>
          <w:rFonts w:asciiTheme="minorHAnsi" w:eastAsiaTheme="minorEastAsia" w:hAnsiTheme="minorHAnsi" w:cstheme="minorBidi"/>
          <w:b/>
          <w:bCs/>
          <w:i/>
          <w:iCs/>
          <w:sz w:val="24"/>
          <w:szCs w:val="24"/>
        </w:rPr>
        <w:t xml:space="preserve">For the Law was given through Moses; </w:t>
      </w:r>
      <w:r w:rsidRPr="2C40CF14">
        <w:rPr>
          <w:rFonts w:asciiTheme="minorHAnsi" w:eastAsiaTheme="minorEastAsia" w:hAnsiTheme="minorHAnsi" w:cstheme="minorBidi"/>
          <w:b/>
          <w:bCs/>
          <w:i/>
          <w:iCs/>
          <w:sz w:val="24"/>
          <w:szCs w:val="24"/>
          <w:u w:val="single"/>
        </w:rPr>
        <w:t xml:space="preserve">grace and truth were realized through Jesus Christ. </w:t>
      </w:r>
      <w:r w:rsidRPr="2C40CF14">
        <w:rPr>
          <w:rFonts w:asciiTheme="minorHAnsi" w:eastAsiaTheme="minorEastAsia" w:hAnsiTheme="minorHAnsi" w:cstheme="minorBidi"/>
          <w:b/>
          <w:bCs/>
          <w:i/>
          <w:iCs/>
          <w:sz w:val="24"/>
          <w:szCs w:val="24"/>
        </w:rPr>
        <w:t>No one has seen God at any time; the only begotten God who is in the bosom of the Father, He has explained Him.  (Emphasis mine)</w:t>
      </w:r>
    </w:p>
    <w:p w14:paraId="76E5E845" w14:textId="77777777" w:rsidR="001F2A57" w:rsidRDefault="001F2A57" w:rsidP="001F2A57">
      <w:pPr>
        <w:pStyle w:val="ListParagraph"/>
        <w:ind w:left="0"/>
        <w:jc w:val="center"/>
        <w:rPr>
          <w:rFonts w:asciiTheme="minorHAnsi" w:eastAsiaTheme="minorEastAsia" w:hAnsiTheme="minorHAnsi" w:cstheme="minorBidi"/>
          <w:b/>
          <w:bCs/>
          <w:i/>
          <w:iCs/>
          <w:sz w:val="24"/>
          <w:szCs w:val="24"/>
        </w:rPr>
      </w:pPr>
    </w:p>
    <w:p w14:paraId="6D0CA7A9" w14:textId="77777777" w:rsidR="001F2A57" w:rsidRDefault="001F2A57" w:rsidP="001F2A5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Appearing to Moses, and speaking to him, “As a friend… face-to-face,” God described Himself to His friend. What would you suppose He would say? “I am a consuming fire.” He was, after all, speaking in a burning bush! Or He could have said, “I am the LORD God the Almighty” (Genesis 17:1) Or, “I am a jealous God!” (Exodus 20:1-5) He could have described Himself in many other ways that would have left Moses trembling in his sandals or, bare feet, as it were.  But no. He made all His goodness pass in front of Moses and then He said:</w:t>
      </w:r>
    </w:p>
    <w:p w14:paraId="1988DD55" w14:textId="77777777" w:rsidR="001F2A57" w:rsidRDefault="001F2A57" w:rsidP="001F2A57">
      <w:pPr>
        <w:pStyle w:val="regular"/>
        <w:jc w:val="center"/>
      </w:pPr>
      <w:r w:rsidRPr="2C40CF14">
        <w:rPr>
          <w:rFonts w:asciiTheme="minorHAnsi" w:eastAsiaTheme="minorEastAsia" w:hAnsiTheme="minorHAnsi" w:cstheme="minorBidi"/>
          <w:b/>
          <w:bCs/>
          <w:i/>
          <w:iCs/>
        </w:rPr>
        <w:t>Exodus 34:5-6 (ESV)</w:t>
      </w:r>
    </w:p>
    <w:p w14:paraId="329FBEC0" w14:textId="77777777" w:rsidR="001F2A57" w:rsidRDefault="001F2A57" w:rsidP="001F2A57">
      <w:pPr>
        <w:pStyle w:val="regular"/>
        <w:jc w:val="center"/>
      </w:pPr>
      <w:r w:rsidRPr="2C40CF14">
        <w:rPr>
          <w:rFonts w:asciiTheme="minorHAnsi" w:eastAsiaTheme="minorEastAsia" w:hAnsiTheme="minorHAnsi" w:cstheme="minorBidi"/>
          <w:b/>
          <w:bCs/>
          <w:i/>
          <w:iCs/>
        </w:rPr>
        <w:t xml:space="preserve">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descended in the cloud and stood with him there, and proclaimed the name of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passed before him and proclaimed,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a God merciful and gracious, slow to anger, and abounding in steadfast love and faithfulness.</w:t>
      </w:r>
      <w:r>
        <w:rPr>
          <w:rFonts w:asciiTheme="minorHAnsi" w:eastAsiaTheme="minorEastAsia" w:hAnsiTheme="minorHAnsi" w:cstheme="minorBidi"/>
          <w:b/>
          <w:bCs/>
          <w:i/>
          <w:iCs/>
        </w:rPr>
        <w:t>”</w:t>
      </w:r>
    </w:p>
    <w:p w14:paraId="3565A06C" w14:textId="77777777" w:rsidR="001F2A57" w:rsidRDefault="001F2A57" w:rsidP="001F2A57">
      <w:pPr>
        <w:pStyle w:val="ListParagraph"/>
        <w:ind w:left="0" w:firstLine="720"/>
        <w:jc w:val="both"/>
        <w:rPr>
          <w:sz w:val="24"/>
          <w:szCs w:val="24"/>
        </w:rPr>
      </w:pPr>
      <w:r>
        <w:rPr>
          <w:sz w:val="24"/>
          <w:szCs w:val="24"/>
        </w:rPr>
        <w:t xml:space="preserve"> In summary, I’d like you to consider this: When God, the ultimate judge, liberates you from the due penalty of your sins… </w:t>
      </w:r>
      <w:r w:rsidRPr="00791D59">
        <w:rPr>
          <w:i/>
          <w:sz w:val="24"/>
          <w:szCs w:val="24"/>
        </w:rPr>
        <w:t>that is mercy</w:t>
      </w:r>
      <w:r>
        <w:rPr>
          <w:sz w:val="24"/>
          <w:szCs w:val="24"/>
        </w:rPr>
        <w:t>. But, when He takes you into His home and heart, and loves you as His very own child,</w:t>
      </w:r>
      <w:r w:rsidRPr="005121D5">
        <w:rPr>
          <w:sz w:val="24"/>
          <w:szCs w:val="24"/>
        </w:rPr>
        <w:t xml:space="preserve"> </w:t>
      </w:r>
      <w:r>
        <w:rPr>
          <w:sz w:val="24"/>
          <w:szCs w:val="24"/>
        </w:rPr>
        <w:t xml:space="preserve">now that’s another thing all together … </w:t>
      </w:r>
      <w:r w:rsidRPr="00791D59">
        <w:rPr>
          <w:i/>
          <w:sz w:val="24"/>
          <w:szCs w:val="24"/>
        </w:rPr>
        <w:t>that is grace</w:t>
      </w:r>
      <w:r>
        <w:rPr>
          <w:sz w:val="24"/>
          <w:szCs w:val="24"/>
        </w:rPr>
        <w:t xml:space="preserve">! This is the gift of salvation that God offers. Would you like to know how to receive it? Then keep reading. </w:t>
      </w:r>
    </w:p>
    <w:p w14:paraId="16C80C74" w14:textId="77777777" w:rsidR="001F2A57" w:rsidRDefault="001F2A57" w:rsidP="001F2A57">
      <w:pPr>
        <w:pStyle w:val="ListParagraph"/>
        <w:ind w:left="0" w:firstLine="720"/>
        <w:jc w:val="both"/>
        <w:rPr>
          <w:sz w:val="24"/>
          <w:szCs w:val="24"/>
        </w:rPr>
      </w:pPr>
    </w:p>
    <w:p w14:paraId="139280FB" w14:textId="77777777" w:rsidR="001F2A57" w:rsidRPr="00EA7669" w:rsidRDefault="001F2A57" w:rsidP="001F2A57">
      <w:pPr>
        <w:pStyle w:val="ListParagraph"/>
        <w:ind w:left="0"/>
        <w:rPr>
          <w:b/>
          <w:sz w:val="28"/>
          <w:szCs w:val="28"/>
        </w:rPr>
      </w:pPr>
      <w:r>
        <w:rPr>
          <w:rFonts w:asciiTheme="minorHAnsi" w:eastAsiaTheme="minorEastAsia" w:hAnsiTheme="minorHAnsi" w:cstheme="minorBid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766AD18E" w14:textId="77777777" w:rsidR="001F2A57" w:rsidRDefault="001F2A57" w:rsidP="00BD269D">
      <w:pPr>
        <w:pStyle w:val="ListParagraph"/>
        <w:numPr>
          <w:ilvl w:val="0"/>
          <w:numId w:val="81"/>
        </w:numPr>
        <w:jc w:val="both"/>
        <w:rPr>
          <w:sz w:val="24"/>
          <w:szCs w:val="24"/>
        </w:rPr>
      </w:pPr>
      <w:r>
        <w:rPr>
          <w:sz w:val="24"/>
          <w:szCs w:val="24"/>
        </w:rPr>
        <w:t>Revelation 14:6-7, 19:11-16, 20:11-15; Acts 10:42, 17:31; Romans 4:25; James 4:12; Matthew 10:28; John 5:21-27; Hebrews 4:12</w:t>
      </w:r>
    </w:p>
    <w:p w14:paraId="7AF63383" w14:textId="77777777" w:rsidR="001F2A57" w:rsidRDefault="001F2A57" w:rsidP="001F2A57">
      <w:pPr>
        <w:spacing w:after="160" w:line="259" w:lineRule="auto"/>
        <w:jc w:val="both"/>
      </w:pPr>
    </w:p>
    <w:p w14:paraId="52231D67" w14:textId="77777777" w:rsidR="001F2A57" w:rsidRDefault="001F2A57" w:rsidP="001F2A57">
      <w:pPr>
        <w:pStyle w:val="Heading2"/>
      </w:pPr>
      <w:bookmarkStart w:id="25" w:name="_Toc443817414"/>
      <w:r w:rsidRPr="5897EC05">
        <w:t xml:space="preserve">DISCUSSION QUESTIONS: </w:t>
      </w:r>
      <w:r>
        <w:t>Let’s talk about it.</w:t>
      </w:r>
      <w:bookmarkEnd w:id="25"/>
    </w:p>
    <w:p w14:paraId="282BD927" w14:textId="77777777" w:rsidR="001F2A57" w:rsidRPr="00C720C8" w:rsidRDefault="001F2A57" w:rsidP="001F2A57"/>
    <w:p w14:paraId="353673C0" w14:textId="77777777" w:rsidR="001F2A57" w:rsidRPr="00897167" w:rsidRDefault="001F2A57" w:rsidP="00BD269D">
      <w:pPr>
        <w:pStyle w:val="ListParagraph"/>
        <w:numPr>
          <w:ilvl w:val="0"/>
          <w:numId w:val="83"/>
        </w:numPr>
        <w:jc w:val="both"/>
        <w:rPr>
          <w:rFonts w:asciiTheme="minorHAnsi" w:eastAsiaTheme="minorEastAsia" w:hAnsiTheme="minorHAnsi" w:cstheme="minorBidi"/>
          <w:sz w:val="24"/>
          <w:szCs w:val="24"/>
        </w:rPr>
      </w:pPr>
      <w:r w:rsidRPr="00897167">
        <w:rPr>
          <w:sz w:val="24"/>
          <w:szCs w:val="24"/>
        </w:rPr>
        <w:t xml:space="preserve">In the following passages what two words are added to mercy and grace that are used </w:t>
      </w:r>
      <w:r w:rsidRPr="00897167">
        <w:rPr>
          <w:rFonts w:asciiTheme="minorHAnsi" w:eastAsiaTheme="minorEastAsia" w:hAnsiTheme="minorHAnsi" w:cstheme="minorBidi"/>
          <w:sz w:val="24"/>
          <w:szCs w:val="24"/>
        </w:rPr>
        <w:t>as a common greeting for the saints? (Ephesians 1:2; 1 Timothy; Titus 1:4; Galatians 1:3, etc.) Why do you think these words are connected?</w:t>
      </w:r>
      <w:r>
        <w:rPr>
          <w:rFonts w:asciiTheme="minorHAnsi" w:eastAsiaTheme="minorEastAsia" w:hAnsiTheme="minorHAnsi" w:cstheme="minorBidi"/>
          <w:sz w:val="24"/>
          <w:szCs w:val="24"/>
        </w:rPr>
        <w:t xml:space="preserve"> _________________________________</w:t>
      </w:r>
    </w:p>
    <w:p w14:paraId="05036AA4"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t xml:space="preserve">Do </w:t>
      </w:r>
      <w:r w:rsidRPr="00897167">
        <w:rPr>
          <w:rFonts w:asciiTheme="minorHAnsi" w:eastAsiaTheme="minorEastAsia" w:hAnsiTheme="minorHAnsi" w:cstheme="minorBidi"/>
          <w:sz w:val="24"/>
          <w:szCs w:val="24"/>
        </w:rPr>
        <w:t>you love someone who has become the constant subject of your intercessory prayers? Or did you have someone who loved you and labored in prayer on your behalf?</w:t>
      </w:r>
      <w:r>
        <w:rPr>
          <w:rFonts w:asciiTheme="minorHAnsi" w:eastAsiaTheme="minorEastAsia" w:hAnsiTheme="minorHAnsi" w:cstheme="minorBidi"/>
          <w:sz w:val="24"/>
          <w:szCs w:val="24"/>
        </w:rPr>
        <w:t xml:space="preserve"> _______</w:t>
      </w:r>
    </w:p>
    <w:p w14:paraId="6F1EB98B" w14:textId="77777777" w:rsidR="001F2A57" w:rsidRDefault="001F2A57" w:rsidP="001F2A57">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08C0EA88"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Can you think of ways religion can distort or corrupt grace? ________________________</w:t>
      </w:r>
    </w:p>
    <w:p w14:paraId="6BF21F92"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The doctrine of Grace was solidified out of what movement? _______________________</w:t>
      </w:r>
    </w:p>
    <w:p w14:paraId="42B21EC6"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Have you ever been affiliated with a religion that insisted that works would earn you an entrance to heaven or favor with God? ________________________________________</w:t>
      </w:r>
    </w:p>
    <w:p w14:paraId="465359C9"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When was the last time someone said to you, “I have a gift for you, but I want you to work for it?” __________________________________________________________________</w:t>
      </w:r>
    </w:p>
    <w:p w14:paraId="06A85548"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In what ways have you lived as if you are poor, even though you are rich in grace?</w:t>
      </w:r>
    </w:p>
    <w:p w14:paraId="02DC55CB" w14:textId="77777777" w:rsidR="001F2A57" w:rsidRDefault="001F2A57" w:rsidP="001F2A57">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59D40DC8" w14:textId="77777777" w:rsidR="001F2A57" w:rsidRDefault="001F2A57" w:rsidP="00BD269D">
      <w:pPr>
        <w:pStyle w:val="ListParagraph"/>
        <w:numPr>
          <w:ilvl w:val="0"/>
          <w:numId w:val="83"/>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are some ways that you have tried to earn grace? ________________________________________________________________________</w:t>
      </w:r>
    </w:p>
    <w:p w14:paraId="3721A4F9"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Outside of receiving the gifts of grace and mercy from God, have you ever received these precious gifts from someone else? ____________________________________________</w:t>
      </w:r>
    </w:p>
    <w:p w14:paraId="20C2C3D8"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If so, do you think this person had themselves been the recipient of God’s grace? ______</w:t>
      </w:r>
    </w:p>
    <w:p w14:paraId="6ADFF1B5" w14:textId="77777777" w:rsidR="001F2A57" w:rsidRDefault="001F2A57" w:rsidP="00BD269D">
      <w:pPr>
        <w:pStyle w:val="ListParagraph"/>
        <w:numPr>
          <w:ilvl w:val="0"/>
          <w:numId w:val="83"/>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Of all the descriptive words in the above Word Search, what meant the most to you personally and why? _______________________________________________________</w:t>
      </w:r>
    </w:p>
    <w:p w14:paraId="2C48AE75" w14:textId="77777777" w:rsidR="001F2A57" w:rsidRDefault="001F2A57" w:rsidP="001F2A57">
      <w:pPr>
        <w:pStyle w:val="ListParagraph"/>
        <w:jc w:val="both"/>
        <w:rPr>
          <w:rFonts w:asciiTheme="minorHAnsi" w:eastAsiaTheme="minorEastAsia" w:hAnsiTheme="minorHAnsi" w:cstheme="minorBidi"/>
          <w:sz w:val="24"/>
          <w:szCs w:val="24"/>
        </w:rPr>
      </w:pPr>
    </w:p>
    <w:p w14:paraId="7B598229" w14:textId="77777777" w:rsidR="001F2A57" w:rsidRDefault="001F2A57" w:rsidP="001F2A57">
      <w:pPr>
        <w:pStyle w:val="ListParagraph"/>
        <w:ind w:left="0"/>
        <w:jc w:val="center"/>
        <w:outlineLvl w:val="1"/>
        <w:rPr>
          <w:b/>
          <w:bCs/>
          <w:sz w:val="28"/>
          <w:szCs w:val="28"/>
        </w:rPr>
      </w:pPr>
      <w:bookmarkStart w:id="26" w:name="_Toc443817415"/>
      <w:r w:rsidRPr="5897EC05">
        <w:rPr>
          <w:b/>
          <w:bCs/>
          <w:sz w:val="28"/>
          <w:szCs w:val="28"/>
        </w:rPr>
        <w:t>Think On These Things</w:t>
      </w:r>
      <w:bookmarkEnd w:id="26"/>
    </w:p>
    <w:p w14:paraId="33E35FEC"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34E3B27B" w14:textId="77777777" w:rsidR="001F2A57" w:rsidRDefault="001F2A57" w:rsidP="001F2A57">
      <w:pPr>
        <w:pStyle w:val="ListParagraph"/>
        <w:ind w:left="0"/>
        <w:jc w:val="center"/>
        <w:rPr>
          <w:b/>
          <w:sz w:val="28"/>
          <w:szCs w:val="28"/>
        </w:rPr>
      </w:pPr>
    </w:p>
    <w:p w14:paraId="1E42F90B" w14:textId="77777777" w:rsidR="001F2A57" w:rsidRPr="00557EA6" w:rsidRDefault="001F2A57" w:rsidP="001F2A57">
      <w:pPr>
        <w:pStyle w:val="Heading2"/>
      </w:pPr>
      <w:bookmarkStart w:id="27" w:name="_Toc443817416"/>
      <w:r>
        <w:t>Memory Verses</w:t>
      </w:r>
      <w:bookmarkEnd w:id="27"/>
    </w:p>
    <w:p w14:paraId="0A58E51B" w14:textId="77777777" w:rsidR="001F2A57" w:rsidRPr="005E72A3" w:rsidRDefault="001F2A57" w:rsidP="001F2A57">
      <w:pPr>
        <w:pStyle w:val="ListParagraph"/>
        <w:ind w:left="0"/>
        <w:jc w:val="center"/>
        <w:rPr>
          <w:b/>
          <w:i/>
          <w:sz w:val="24"/>
          <w:szCs w:val="24"/>
        </w:rPr>
      </w:pPr>
      <w:r w:rsidRPr="5897EC05">
        <w:rPr>
          <w:b/>
          <w:bCs/>
          <w:i/>
          <w:iCs/>
          <w:sz w:val="24"/>
          <w:szCs w:val="24"/>
        </w:rPr>
        <w:t>Colossians 1:12-14 (NASB)</w:t>
      </w:r>
    </w:p>
    <w:p w14:paraId="0F59E293" w14:textId="77777777" w:rsidR="001F2A57" w:rsidRDefault="001F2A57" w:rsidP="001F2A57">
      <w:pPr>
        <w:pStyle w:val="ListParagraph"/>
        <w:ind w:left="0"/>
        <w:jc w:val="center"/>
        <w:rPr>
          <w:b/>
          <w:bCs/>
          <w:i/>
          <w:iCs/>
          <w:sz w:val="24"/>
          <w:szCs w:val="24"/>
        </w:rPr>
      </w:pPr>
      <w:r w:rsidRPr="5897EC05">
        <w:rPr>
          <w:b/>
          <w:bCs/>
          <w:i/>
          <w:iCs/>
          <w:sz w:val="24"/>
          <w:szCs w:val="24"/>
        </w:rPr>
        <w:t>…Giving thanks to the Father, who has qualified us to share in the inheritance of the Saints in Light. For He rescued us from the domain of darkness, and transferred us to the kingdom of His Beloved Son, in whom we have redemption, the forgiveness of sins.</w:t>
      </w:r>
    </w:p>
    <w:p w14:paraId="2E8D450A" w14:textId="7CA99369" w:rsidR="001F2A57" w:rsidRDefault="001F2A57" w:rsidP="001F2A57">
      <w:pPr>
        <w:jc w:val="center"/>
        <w:rPr>
          <w:b/>
          <w:i/>
          <w:sz w:val="24"/>
          <w:szCs w:val="24"/>
        </w:rPr>
      </w:pPr>
    </w:p>
    <w:p w14:paraId="10892706" w14:textId="0CF925F4" w:rsidR="001F2A57" w:rsidRDefault="001F2A57" w:rsidP="001F2A57">
      <w:pPr>
        <w:jc w:val="center"/>
        <w:rPr>
          <w:b/>
          <w:i/>
          <w:sz w:val="24"/>
          <w:szCs w:val="24"/>
        </w:rPr>
      </w:pPr>
    </w:p>
    <w:p w14:paraId="4D31B2B8" w14:textId="73105CCC" w:rsidR="001F2A57" w:rsidRDefault="001F2A57" w:rsidP="001F2A57">
      <w:pPr>
        <w:jc w:val="center"/>
        <w:rPr>
          <w:b/>
          <w:i/>
          <w:sz w:val="24"/>
          <w:szCs w:val="24"/>
        </w:rPr>
      </w:pPr>
    </w:p>
    <w:p w14:paraId="55C4EB0E" w14:textId="2D482E87" w:rsidR="001F2A57" w:rsidRDefault="001F2A57" w:rsidP="001F2A57">
      <w:pPr>
        <w:jc w:val="center"/>
        <w:rPr>
          <w:b/>
          <w:i/>
          <w:sz w:val="24"/>
          <w:szCs w:val="24"/>
        </w:rPr>
      </w:pPr>
    </w:p>
    <w:p w14:paraId="452DC27D" w14:textId="6E705C2E" w:rsidR="001F2A57" w:rsidRDefault="001F2A57" w:rsidP="001F2A57">
      <w:pPr>
        <w:jc w:val="center"/>
        <w:rPr>
          <w:b/>
          <w:i/>
          <w:sz w:val="24"/>
          <w:szCs w:val="24"/>
        </w:rPr>
      </w:pPr>
    </w:p>
    <w:p w14:paraId="678D30D8" w14:textId="12BEE819" w:rsidR="001F2A57" w:rsidRDefault="001F2A57" w:rsidP="001F2A57">
      <w:pPr>
        <w:jc w:val="center"/>
        <w:rPr>
          <w:b/>
          <w:i/>
          <w:sz w:val="24"/>
          <w:szCs w:val="24"/>
        </w:rPr>
      </w:pPr>
    </w:p>
    <w:p w14:paraId="40DACBDE" w14:textId="1AB8744D" w:rsidR="001F2A57" w:rsidRDefault="001F2A57" w:rsidP="001F2A57">
      <w:pPr>
        <w:jc w:val="center"/>
        <w:rPr>
          <w:b/>
          <w:i/>
          <w:sz w:val="24"/>
          <w:szCs w:val="24"/>
        </w:rPr>
      </w:pPr>
    </w:p>
    <w:p w14:paraId="31527E39" w14:textId="48DE9CFE" w:rsidR="001F2A57" w:rsidRDefault="001F2A57" w:rsidP="001F2A57">
      <w:pPr>
        <w:jc w:val="center"/>
        <w:rPr>
          <w:b/>
          <w:i/>
          <w:sz w:val="24"/>
          <w:szCs w:val="24"/>
        </w:rPr>
      </w:pPr>
    </w:p>
    <w:p w14:paraId="1F399E6F" w14:textId="3A13BFB7" w:rsidR="001F2A57" w:rsidRDefault="001F2A57" w:rsidP="001F2A57">
      <w:pPr>
        <w:jc w:val="center"/>
        <w:rPr>
          <w:b/>
          <w:i/>
          <w:sz w:val="24"/>
          <w:szCs w:val="24"/>
        </w:rPr>
      </w:pPr>
    </w:p>
    <w:p w14:paraId="22AE9BE9" w14:textId="013C20F0" w:rsidR="001F2A57" w:rsidRDefault="001F2A57" w:rsidP="001F2A57">
      <w:pPr>
        <w:jc w:val="center"/>
        <w:rPr>
          <w:b/>
          <w:i/>
          <w:sz w:val="24"/>
          <w:szCs w:val="24"/>
        </w:rPr>
      </w:pPr>
    </w:p>
    <w:p w14:paraId="7AC835C1" w14:textId="60054217" w:rsidR="001F2A57" w:rsidRDefault="001F2A57" w:rsidP="001F2A57">
      <w:pPr>
        <w:jc w:val="center"/>
        <w:rPr>
          <w:b/>
          <w:i/>
          <w:sz w:val="24"/>
          <w:szCs w:val="24"/>
        </w:rPr>
      </w:pPr>
    </w:p>
    <w:p w14:paraId="44C55089" w14:textId="76253596" w:rsidR="001F2A57" w:rsidRDefault="001F2A57" w:rsidP="001F2A57">
      <w:pPr>
        <w:jc w:val="center"/>
        <w:rPr>
          <w:b/>
          <w:i/>
          <w:sz w:val="24"/>
          <w:szCs w:val="24"/>
        </w:rPr>
      </w:pPr>
    </w:p>
    <w:p w14:paraId="0C85B7A7" w14:textId="59E6EF19" w:rsidR="001F2A57" w:rsidRDefault="001F2A57" w:rsidP="001F2A57">
      <w:pPr>
        <w:jc w:val="center"/>
        <w:rPr>
          <w:b/>
          <w:i/>
          <w:sz w:val="24"/>
          <w:szCs w:val="24"/>
        </w:rPr>
      </w:pPr>
    </w:p>
    <w:p w14:paraId="39B8060E" w14:textId="77777777" w:rsidR="001F2A57" w:rsidRPr="006E03E0" w:rsidRDefault="001F2A57" w:rsidP="001F2A57">
      <w:pPr>
        <w:jc w:val="center"/>
        <w:rPr>
          <w:b/>
          <w:sz w:val="32"/>
          <w:szCs w:val="32"/>
        </w:rPr>
      </w:pPr>
      <w:r w:rsidRPr="006E03E0">
        <w:rPr>
          <w:b/>
          <w:sz w:val="32"/>
          <w:szCs w:val="32"/>
        </w:rPr>
        <w:t>Chapter # 7</w:t>
      </w:r>
    </w:p>
    <w:p w14:paraId="63CD1589" w14:textId="77777777" w:rsidR="001F2A57" w:rsidRDefault="001F2A57" w:rsidP="001F2A57">
      <w:pPr>
        <w:pStyle w:val="Heading1"/>
      </w:pPr>
      <w:bookmarkStart w:id="28" w:name="_Toc443817417"/>
      <w:r>
        <w:t>“What Must I Do to Be Saved?”</w:t>
      </w:r>
      <w:bookmarkEnd w:id="28"/>
    </w:p>
    <w:p w14:paraId="4DC0096D" w14:textId="77777777" w:rsidR="001F2A57" w:rsidRDefault="001F2A57" w:rsidP="001F2A57">
      <w:pPr>
        <w:pStyle w:val="ListParagraph"/>
        <w:ind w:left="0"/>
        <w:jc w:val="center"/>
        <w:rPr>
          <w:b/>
          <w:sz w:val="28"/>
          <w:szCs w:val="28"/>
        </w:rPr>
      </w:pPr>
      <w:r>
        <w:rPr>
          <w:rFonts w:asciiTheme="minorHAnsi" w:hAnsiTheme="minorHAnsi" w:cs="Vijaya"/>
          <w:bCs/>
          <w:iCs/>
          <w:noProof/>
          <w:color w:val="C00000"/>
          <w:sz w:val="24"/>
          <w:szCs w:val="24"/>
        </w:rPr>
        <w:drawing>
          <wp:inline distT="0" distB="0" distL="0" distR="0" wp14:anchorId="3CAABEC9" wp14:editId="7D65F8A3">
            <wp:extent cx="818161" cy="3048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5B368093" w14:textId="77777777" w:rsidR="001F2A57" w:rsidRDefault="001F2A57" w:rsidP="001F2A57">
      <w:pPr>
        <w:pStyle w:val="ListParagraph"/>
        <w:ind w:left="0"/>
        <w:jc w:val="center"/>
        <w:rPr>
          <w:b/>
          <w:sz w:val="28"/>
          <w:szCs w:val="28"/>
        </w:rPr>
      </w:pPr>
      <w:r w:rsidRPr="00897167">
        <w:rPr>
          <w:b/>
          <w:sz w:val="28"/>
          <w:szCs w:val="28"/>
        </w:rPr>
        <w:t>Key Passage</w:t>
      </w:r>
      <w:r>
        <w:rPr>
          <w:b/>
          <w:sz w:val="28"/>
          <w:szCs w:val="28"/>
        </w:rPr>
        <w:t>s</w:t>
      </w:r>
    </w:p>
    <w:p w14:paraId="54EF6968" w14:textId="77777777" w:rsidR="001F2A57" w:rsidRDefault="001F2A57" w:rsidP="001F2A57">
      <w:pPr>
        <w:pStyle w:val="ListParagraph"/>
        <w:ind w:left="0"/>
        <w:jc w:val="center"/>
        <w:rPr>
          <w:b/>
          <w:sz w:val="28"/>
          <w:szCs w:val="28"/>
        </w:rPr>
      </w:pPr>
    </w:p>
    <w:p w14:paraId="7FABAB18" w14:textId="77777777" w:rsidR="001F2A57" w:rsidRPr="00E36677" w:rsidRDefault="001F2A57" w:rsidP="001F2A57">
      <w:pPr>
        <w:pStyle w:val="ListParagraph"/>
        <w:ind w:left="0"/>
        <w:jc w:val="center"/>
        <w:rPr>
          <w:b/>
          <w:i/>
          <w:sz w:val="24"/>
          <w:szCs w:val="24"/>
        </w:rPr>
      </w:pPr>
      <w:r w:rsidRPr="00E36677">
        <w:rPr>
          <w:b/>
          <w:i/>
          <w:sz w:val="24"/>
          <w:szCs w:val="24"/>
        </w:rPr>
        <w:t>Ephesians 2:</w:t>
      </w:r>
      <w:r>
        <w:rPr>
          <w:b/>
          <w:i/>
          <w:sz w:val="24"/>
          <w:szCs w:val="24"/>
        </w:rPr>
        <w:t>4</w:t>
      </w:r>
      <w:r w:rsidRPr="00E36677">
        <w:rPr>
          <w:b/>
          <w:i/>
          <w:sz w:val="24"/>
          <w:szCs w:val="24"/>
        </w:rPr>
        <w:t>-9 (ESV)</w:t>
      </w:r>
    </w:p>
    <w:p w14:paraId="77CFC2A2" w14:textId="77777777" w:rsidR="001F2A57" w:rsidRPr="00E36677" w:rsidRDefault="001F2A57" w:rsidP="001F2A57">
      <w:pPr>
        <w:pStyle w:val="ListParagraph"/>
        <w:ind w:left="0"/>
        <w:jc w:val="center"/>
        <w:rPr>
          <w:b/>
          <w:i/>
          <w:sz w:val="24"/>
          <w:szCs w:val="24"/>
        </w:rPr>
      </w:pPr>
      <w:r w:rsidRPr="00E36677">
        <w:rPr>
          <w:b/>
          <w:i/>
          <w:sz w:val="24"/>
          <w:szCs w:val="24"/>
        </w:rPr>
        <w:t>But God, being rich in mercy, because of the great love with which he loved us,</w:t>
      </w:r>
      <w:r>
        <w:rPr>
          <w:b/>
          <w:i/>
          <w:sz w:val="24"/>
          <w:szCs w:val="24"/>
        </w:rPr>
        <w:t xml:space="preserve"> </w:t>
      </w:r>
      <w:r w:rsidRPr="00E36677">
        <w:rPr>
          <w:b/>
          <w:i/>
          <w:sz w:val="24"/>
          <w:szCs w:val="24"/>
        </w:rPr>
        <w:t>even when we were dead in our trespasses, made us alive together with Christ—by grace you have been saved—and raised us up with him and seated us with him in the heavenly places in Christ Jesus, so that in the coming ages he might show the immeasurable riches of his grace in kindness toward us in Christ Jesus. For by grace you have been saved through faith. And this is not your own doing; it is the gift of God, not a result of works, so that no one may boast.</w:t>
      </w:r>
    </w:p>
    <w:p w14:paraId="786AB80F" w14:textId="77777777" w:rsidR="001F2A57" w:rsidRPr="00897167" w:rsidRDefault="001F2A57" w:rsidP="001F2A57">
      <w:pPr>
        <w:pStyle w:val="ListParagraph"/>
        <w:ind w:left="0"/>
        <w:jc w:val="center"/>
        <w:rPr>
          <w:b/>
          <w:sz w:val="28"/>
          <w:szCs w:val="28"/>
        </w:rPr>
      </w:pPr>
    </w:p>
    <w:p w14:paraId="3124175A" w14:textId="77777777" w:rsidR="001F2A57" w:rsidRDefault="001F2A57" w:rsidP="001F2A57">
      <w:pPr>
        <w:pStyle w:val="ListParagraph"/>
        <w:ind w:left="0"/>
        <w:jc w:val="center"/>
        <w:rPr>
          <w:b/>
          <w:sz w:val="28"/>
          <w:szCs w:val="28"/>
        </w:rPr>
      </w:pPr>
      <w:r w:rsidRPr="0097746A">
        <w:rPr>
          <w:b/>
          <w:sz w:val="28"/>
          <w:szCs w:val="28"/>
        </w:rPr>
        <w:t>Introduction</w:t>
      </w:r>
    </w:p>
    <w:p w14:paraId="50A0B3EE" w14:textId="77777777" w:rsidR="001F2A57" w:rsidRDefault="001F2A57" w:rsidP="001F2A57">
      <w:pPr>
        <w:pStyle w:val="ListParagraph"/>
        <w:ind w:left="0"/>
        <w:jc w:val="center"/>
        <w:rPr>
          <w:b/>
          <w:sz w:val="28"/>
          <w:szCs w:val="28"/>
        </w:rPr>
      </w:pPr>
    </w:p>
    <w:p w14:paraId="4023A24E" w14:textId="77777777" w:rsidR="001F2A57" w:rsidRPr="007A33F3" w:rsidRDefault="001F2A57" w:rsidP="001F2A57">
      <w:pPr>
        <w:pStyle w:val="ListParagraph"/>
        <w:ind w:left="0"/>
        <w:jc w:val="center"/>
        <w:rPr>
          <w:b/>
          <w:i/>
          <w:sz w:val="24"/>
          <w:szCs w:val="24"/>
        </w:rPr>
      </w:pPr>
      <w:r w:rsidRPr="007A33F3">
        <w:rPr>
          <w:b/>
          <w:i/>
          <w:sz w:val="24"/>
          <w:szCs w:val="24"/>
        </w:rPr>
        <w:t>Acts 16:30b</w:t>
      </w:r>
      <w:r>
        <w:rPr>
          <w:b/>
          <w:i/>
          <w:sz w:val="24"/>
          <w:szCs w:val="24"/>
        </w:rPr>
        <w:t xml:space="preserve"> </w:t>
      </w:r>
      <w:r w:rsidRPr="007A33F3">
        <w:rPr>
          <w:b/>
          <w:i/>
          <w:sz w:val="24"/>
          <w:szCs w:val="24"/>
        </w:rPr>
        <w:t>(ESV)</w:t>
      </w:r>
    </w:p>
    <w:p w14:paraId="321652F1" w14:textId="77777777" w:rsidR="001F2A57" w:rsidRPr="007A33F3" w:rsidRDefault="001F2A57" w:rsidP="001F2A57">
      <w:pPr>
        <w:pStyle w:val="ListParagraph"/>
        <w:ind w:left="0"/>
        <w:jc w:val="center"/>
        <w:rPr>
          <w:b/>
          <w:i/>
          <w:sz w:val="24"/>
          <w:szCs w:val="24"/>
        </w:rPr>
      </w:pPr>
      <w:r>
        <w:rPr>
          <w:b/>
          <w:i/>
          <w:sz w:val="24"/>
          <w:szCs w:val="24"/>
        </w:rPr>
        <w:t>“</w:t>
      </w:r>
      <w:r w:rsidRPr="007A33F3">
        <w:rPr>
          <w:b/>
          <w:i/>
          <w:sz w:val="24"/>
          <w:szCs w:val="24"/>
        </w:rPr>
        <w:t>Sirs, what must I do to be saved?”</w:t>
      </w:r>
    </w:p>
    <w:p w14:paraId="1D78C1C4" w14:textId="77777777" w:rsidR="001F2A57" w:rsidRDefault="001F2A57" w:rsidP="001F2A57">
      <w:pPr>
        <w:ind w:firstLine="720"/>
        <w:jc w:val="both"/>
        <w:rPr>
          <w:sz w:val="24"/>
          <w:szCs w:val="24"/>
        </w:rPr>
      </w:pPr>
      <w:r>
        <w:rPr>
          <w:sz w:val="24"/>
          <w:szCs w:val="24"/>
        </w:rPr>
        <w:t xml:space="preserve">In this lesson we’ll pick up where we left off in the previous chapter and answer this all important question: </w:t>
      </w:r>
      <w:r w:rsidRPr="5897EC05">
        <w:rPr>
          <w:sz w:val="24"/>
          <w:szCs w:val="24"/>
        </w:rPr>
        <w:t xml:space="preserve">How does a person receive God’s gift of </w:t>
      </w:r>
      <w:r>
        <w:rPr>
          <w:sz w:val="24"/>
          <w:szCs w:val="24"/>
        </w:rPr>
        <w:t>salvation</w:t>
      </w:r>
      <w:r w:rsidRPr="5897EC05">
        <w:rPr>
          <w:sz w:val="24"/>
          <w:szCs w:val="24"/>
        </w:rPr>
        <w:t xml:space="preserve">? </w:t>
      </w:r>
      <w:r>
        <w:rPr>
          <w:sz w:val="24"/>
          <w:szCs w:val="24"/>
        </w:rPr>
        <w:t xml:space="preserve">  If you sincerely desire to know how to receive salvation, then let me assure you that this thought did not simply “dawn on you.” My friend - you are hearing the voice of God, and He is drawing you to Jesus. (Romans 11:6; Hebrew 4:7) For Jesus said, “No one can come to me unless the Father who sent Me draws them.” (John 6:44) Although this stirring in your spirit is most definitely a step in the right direction, it’s not the only step.  Hopefully, by now we have a firm grip on the concept that salvation is God’s gift of grace.</w:t>
      </w:r>
      <w:r w:rsidRPr="00CD0B1D">
        <w:rPr>
          <w:rFonts w:asciiTheme="minorHAnsi" w:eastAsiaTheme="minorEastAsia" w:hAnsiTheme="minorHAnsi" w:cstheme="minorBidi"/>
          <w:sz w:val="24"/>
          <w:szCs w:val="24"/>
        </w:rPr>
        <w:t xml:space="preserve"> </w:t>
      </w:r>
      <w:r>
        <w:rPr>
          <w:sz w:val="24"/>
          <w:szCs w:val="24"/>
        </w:rPr>
        <w:t xml:space="preserve"> But what good is a gift if you refuse to receive it? </w:t>
      </w:r>
      <w:r w:rsidRPr="5897EC05">
        <w:rPr>
          <w:sz w:val="24"/>
          <w:szCs w:val="24"/>
        </w:rPr>
        <w:t>Let</w:t>
      </w:r>
      <w:r>
        <w:rPr>
          <w:sz w:val="24"/>
          <w:szCs w:val="24"/>
        </w:rPr>
        <w:t>’s b</w:t>
      </w:r>
      <w:r w:rsidRPr="5897EC05">
        <w:rPr>
          <w:sz w:val="24"/>
          <w:szCs w:val="24"/>
        </w:rPr>
        <w:t>e very clear on this point. We do not come to God on our own terms, we must come on His</w:t>
      </w:r>
      <w:r>
        <w:rPr>
          <w:sz w:val="24"/>
          <w:szCs w:val="24"/>
        </w:rPr>
        <w:t xml:space="preserve">. So what are these terms? Well - that will be the focal point of this lesson.  </w:t>
      </w:r>
    </w:p>
    <w:p w14:paraId="3CAE4A5B" w14:textId="77777777" w:rsidR="001F2A57" w:rsidRDefault="001F2A57" w:rsidP="001F2A57">
      <w:pPr>
        <w:jc w:val="center"/>
        <w:rPr>
          <w:b/>
          <w:sz w:val="28"/>
          <w:szCs w:val="28"/>
        </w:rPr>
      </w:pPr>
    </w:p>
    <w:p w14:paraId="056749D9" w14:textId="77777777" w:rsidR="001F2A57" w:rsidRDefault="001F2A57" w:rsidP="001F2A57">
      <w:pPr>
        <w:jc w:val="center"/>
        <w:rPr>
          <w:b/>
          <w:sz w:val="28"/>
          <w:szCs w:val="28"/>
        </w:rPr>
      </w:pPr>
    </w:p>
    <w:p w14:paraId="6688B391" w14:textId="77777777" w:rsidR="001F2A57" w:rsidRDefault="001F2A57" w:rsidP="001F2A57">
      <w:pPr>
        <w:jc w:val="center"/>
        <w:rPr>
          <w:b/>
          <w:sz w:val="28"/>
          <w:szCs w:val="28"/>
        </w:rPr>
      </w:pPr>
    </w:p>
    <w:p w14:paraId="255DA22F" w14:textId="77777777" w:rsidR="001F2A57" w:rsidRDefault="001F2A57" w:rsidP="001F2A57">
      <w:pPr>
        <w:jc w:val="center"/>
        <w:rPr>
          <w:b/>
          <w:sz w:val="28"/>
          <w:szCs w:val="28"/>
        </w:rPr>
      </w:pPr>
      <w:r>
        <w:rPr>
          <w:b/>
          <w:sz w:val="28"/>
          <w:szCs w:val="28"/>
        </w:rPr>
        <w:t xml:space="preserve">God’s Terms of Salvation </w:t>
      </w:r>
    </w:p>
    <w:p w14:paraId="1423BD1E" w14:textId="77777777" w:rsidR="001F2A57" w:rsidRPr="00461F66" w:rsidRDefault="001F2A57" w:rsidP="001F2A57">
      <w:pPr>
        <w:jc w:val="center"/>
        <w:rPr>
          <w:b/>
          <w:i/>
          <w:sz w:val="24"/>
          <w:szCs w:val="24"/>
        </w:rPr>
      </w:pPr>
      <w:r w:rsidRPr="00461F66">
        <w:rPr>
          <w:b/>
          <w:i/>
          <w:sz w:val="24"/>
          <w:szCs w:val="24"/>
        </w:rPr>
        <w:t>2 Corinthians 7:10 (ESV)</w:t>
      </w:r>
    </w:p>
    <w:p w14:paraId="3A1AEBC9" w14:textId="77777777" w:rsidR="001F2A57" w:rsidRPr="00461F66" w:rsidRDefault="001F2A57" w:rsidP="001F2A57">
      <w:pPr>
        <w:jc w:val="center"/>
        <w:rPr>
          <w:b/>
          <w:i/>
          <w:sz w:val="24"/>
          <w:szCs w:val="24"/>
        </w:rPr>
      </w:pPr>
      <w:r w:rsidRPr="00461F66">
        <w:rPr>
          <w:b/>
          <w:i/>
          <w:sz w:val="24"/>
          <w:szCs w:val="24"/>
        </w:rPr>
        <w:t>For godly grief produces a repentance that leads to salvation without regret, whereas worldly grief produces death.</w:t>
      </w:r>
    </w:p>
    <w:p w14:paraId="35D4473A" w14:textId="77777777" w:rsidR="001F2A57" w:rsidRDefault="001F2A57" w:rsidP="001F2A57">
      <w:pPr>
        <w:ind w:firstLine="720"/>
        <w:jc w:val="both"/>
        <w:rPr>
          <w:sz w:val="24"/>
          <w:szCs w:val="24"/>
        </w:rPr>
      </w:pPr>
    </w:p>
    <w:p w14:paraId="2BBD414E" w14:textId="77777777" w:rsidR="001F2A57" w:rsidRDefault="001F2A57" w:rsidP="001F2A57">
      <w:pPr>
        <w:ind w:firstLine="720"/>
        <w:jc w:val="both"/>
        <w:rPr>
          <w:sz w:val="24"/>
          <w:szCs w:val="24"/>
        </w:rPr>
      </w:pPr>
      <w:r>
        <w:rPr>
          <w:sz w:val="24"/>
          <w:szCs w:val="24"/>
        </w:rPr>
        <w:t>As a segue to our lesson, let’s take a brief look at the Old Testament story of Jonah - the reluctant evangelist. We’ll bypass the parts where Jonah gets swallowed by the great fish, finally repents, and then God commands the fish to vomit him on the shores of Nineveh. After Jonah had wiped the seaweed off his stubborn head, he decided it might behoove him to keep his vows to the Lord. And so he went through the wicked city with his proclamation.  His message was short, but not so sweet. “In forty days Nineveh will be overthrown.” And I’ll paraphrase: “Turn or burn!” In spite of Jonah, the whole city believed God and repented, thus averting the annihilation of 120,000 souls and many animals. (Jonah chapters 1-4) We won’t take the time to expound upon all of this short, but rich book; however, there are two pertinent details that we don’t want to miss.</w:t>
      </w:r>
    </w:p>
    <w:p w14:paraId="167F20E2" w14:textId="77777777" w:rsidR="001F2A57" w:rsidRDefault="001F2A57" w:rsidP="001F2A57">
      <w:pPr>
        <w:ind w:firstLine="720"/>
        <w:jc w:val="both"/>
        <w:rPr>
          <w:sz w:val="24"/>
          <w:szCs w:val="24"/>
        </w:rPr>
      </w:pPr>
      <w:r>
        <w:rPr>
          <w:sz w:val="24"/>
          <w:szCs w:val="24"/>
        </w:rPr>
        <w:t xml:space="preserve"> First, God asked Jonah this question: “Should I not have compassion on Nineveh, the great city in which there are more than 120,000 persons who do not know the difference between their right and left hand, as well as many animals?” Jonah 4:11(NASB) The main point is this: God not only had compassion and mercy on this wicked city, but also upon His disobedient and prideful servant Jonah!  Once again, we see God exactly as He described Himself to Moses.</w:t>
      </w:r>
    </w:p>
    <w:p w14:paraId="261D45E3" w14:textId="77777777" w:rsidR="001F2A57" w:rsidRDefault="001F2A57" w:rsidP="001F2A57">
      <w:pPr>
        <w:pStyle w:val="regular"/>
        <w:jc w:val="center"/>
      </w:pPr>
      <w:r w:rsidRPr="2C40CF14">
        <w:rPr>
          <w:rFonts w:asciiTheme="minorHAnsi" w:eastAsiaTheme="minorEastAsia" w:hAnsiTheme="minorHAnsi" w:cstheme="minorBidi"/>
          <w:b/>
          <w:bCs/>
          <w:i/>
          <w:iCs/>
        </w:rPr>
        <w:t>Exodus 34:5-6 (ESV)</w:t>
      </w:r>
    </w:p>
    <w:p w14:paraId="4C0EC964" w14:textId="77777777" w:rsidR="001F2A57" w:rsidRDefault="001F2A57" w:rsidP="001F2A57">
      <w:pPr>
        <w:pStyle w:val="regular"/>
        <w:jc w:val="center"/>
      </w:pPr>
      <w:r w:rsidRPr="2C40CF14">
        <w:rPr>
          <w:rFonts w:asciiTheme="minorHAnsi" w:eastAsiaTheme="minorEastAsia" w:hAnsiTheme="minorHAnsi" w:cstheme="minorBidi"/>
          <w:b/>
          <w:bCs/>
          <w:i/>
          <w:iCs/>
        </w:rPr>
        <w:t xml:space="preserve">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descended in the cloud and stood with him there, and proclaimed the name of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passed before him and proclaimed,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xml:space="preserve">, the </w:t>
      </w:r>
      <w:r w:rsidRPr="2C40CF14">
        <w:rPr>
          <w:rStyle w:val="divine-name"/>
          <w:rFonts w:asciiTheme="minorHAnsi" w:eastAsiaTheme="minorEastAsia" w:hAnsiTheme="minorHAnsi" w:cstheme="minorBidi"/>
          <w:b/>
          <w:bCs/>
          <w:i/>
          <w:iCs/>
        </w:rPr>
        <w:t>Lord</w:t>
      </w:r>
      <w:r w:rsidRPr="2C40CF14">
        <w:rPr>
          <w:rFonts w:asciiTheme="minorHAnsi" w:eastAsiaTheme="minorEastAsia" w:hAnsiTheme="minorHAnsi" w:cstheme="minorBidi"/>
          <w:b/>
          <w:bCs/>
          <w:i/>
          <w:iCs/>
        </w:rPr>
        <w:t>, a God merciful and gracious, slow to anger, and abounding in steadfast love and faithfulness.</w:t>
      </w:r>
    </w:p>
    <w:p w14:paraId="6E50D672" w14:textId="77777777" w:rsidR="001F2A57" w:rsidRDefault="001F2A57" w:rsidP="001F2A57">
      <w:pPr>
        <w:ind w:firstLine="720"/>
        <w:jc w:val="both"/>
        <w:rPr>
          <w:sz w:val="24"/>
          <w:szCs w:val="24"/>
        </w:rPr>
      </w:pPr>
      <w:r>
        <w:rPr>
          <w:sz w:val="24"/>
          <w:szCs w:val="24"/>
        </w:rPr>
        <w:t xml:space="preserve">The second noteworthy point is this: God’s mercy and grace were contingent upon their belief in His Word, and the people of Nineveh turning from their wicked ways in repentance. Hence, we finally arrive at God’s terms of salvation. According to the Word of God, the two non-negotiables to receiving the gift of salvation are: faith in the finished work of the Lord Jesus Christ and repentance from sin. </w:t>
      </w:r>
    </w:p>
    <w:p w14:paraId="2E3FBA71" w14:textId="77777777" w:rsidR="001F2A57" w:rsidRDefault="001F2A57" w:rsidP="001F2A57">
      <w:pPr>
        <w:jc w:val="center"/>
        <w:rPr>
          <w:b/>
          <w:sz w:val="28"/>
          <w:szCs w:val="28"/>
        </w:rPr>
      </w:pPr>
    </w:p>
    <w:p w14:paraId="5DE05199" w14:textId="77777777" w:rsidR="001F2A57" w:rsidRDefault="001F2A57" w:rsidP="001F2A57">
      <w:pPr>
        <w:jc w:val="center"/>
        <w:rPr>
          <w:b/>
          <w:sz w:val="28"/>
          <w:szCs w:val="28"/>
        </w:rPr>
      </w:pPr>
    </w:p>
    <w:p w14:paraId="01A73E8A" w14:textId="77777777" w:rsidR="001F2A57" w:rsidRDefault="001F2A57" w:rsidP="001F2A57">
      <w:pPr>
        <w:jc w:val="center"/>
        <w:rPr>
          <w:b/>
          <w:sz w:val="28"/>
          <w:szCs w:val="28"/>
        </w:rPr>
      </w:pPr>
      <w:r w:rsidRPr="00171BFC">
        <w:rPr>
          <w:b/>
          <w:sz w:val="28"/>
          <w:szCs w:val="28"/>
        </w:rPr>
        <w:t>What Did Paul Preach Everywhere?</w:t>
      </w:r>
    </w:p>
    <w:p w14:paraId="0816F373" w14:textId="77777777" w:rsidR="001F2A57" w:rsidRPr="00897167" w:rsidRDefault="001F2A57" w:rsidP="001F2A57">
      <w:pPr>
        <w:tabs>
          <w:tab w:val="left" w:pos="945"/>
          <w:tab w:val="center" w:pos="5040"/>
        </w:tabs>
        <w:jc w:val="center"/>
        <w:rPr>
          <w:rFonts w:asciiTheme="minorHAnsi" w:hAnsiTheme="minorHAnsi" w:cstheme="minorHAnsi"/>
          <w:b/>
          <w:i/>
          <w:sz w:val="24"/>
          <w:szCs w:val="24"/>
        </w:rPr>
      </w:pPr>
      <w:r w:rsidRPr="00897167">
        <w:rPr>
          <w:rFonts w:asciiTheme="minorHAnsi" w:eastAsiaTheme="minorEastAsia" w:hAnsiTheme="minorHAnsi" w:cstheme="minorBidi"/>
          <w:b/>
          <w:bCs/>
          <w:i/>
          <w:iCs/>
          <w:sz w:val="24"/>
          <w:szCs w:val="24"/>
        </w:rPr>
        <w:t>Acts 20:17-21 (NIV)</w:t>
      </w:r>
    </w:p>
    <w:p w14:paraId="738648E9" w14:textId="77777777" w:rsidR="001F2A57" w:rsidRDefault="001F2A57" w:rsidP="001F2A57">
      <w:pPr>
        <w:pStyle w:val="reg"/>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From Miletus, Paul sent to Ephesus for the elders of the church. When they arrived, he said to them: “You know how I lived the whole time I was with you, from the first day I came into the province of Asia. I served the Lord with great humility and with tears and in the midst of severe testing by the plots of my Jewish opponents. You know that I have not hesitated to preach anything that would be helpful to you but have taught you publicly and from house to house. I have declared to both Jews and Greeks that they </w:t>
      </w:r>
      <w:r w:rsidRPr="00A44E39">
        <w:rPr>
          <w:rFonts w:asciiTheme="minorHAnsi" w:eastAsiaTheme="minorEastAsia" w:hAnsiTheme="minorHAnsi" w:cstheme="minorBidi"/>
          <w:b/>
          <w:bCs/>
          <w:i/>
          <w:iCs/>
        </w:rPr>
        <w:t xml:space="preserve">must turn to God in repentance and have faith in our Lord Jesus. </w:t>
      </w:r>
    </w:p>
    <w:p w14:paraId="01A7F897" w14:textId="77777777" w:rsidR="001F2A57" w:rsidRPr="00E80131" w:rsidRDefault="001F2A57" w:rsidP="001F2A57">
      <w:pPr>
        <w:jc w:val="center"/>
        <w:rPr>
          <w:b/>
          <w:i/>
          <w:sz w:val="24"/>
          <w:szCs w:val="24"/>
        </w:rPr>
      </w:pPr>
      <w:r w:rsidRPr="00E80131">
        <w:rPr>
          <w:b/>
          <w:i/>
          <w:sz w:val="24"/>
          <w:szCs w:val="24"/>
        </w:rPr>
        <w:t>Mark 1:14-15 (ESV)</w:t>
      </w:r>
    </w:p>
    <w:p w14:paraId="23F85DF2" w14:textId="77777777" w:rsidR="001F2A57" w:rsidRPr="00E80131" w:rsidRDefault="001F2A57" w:rsidP="001F2A57">
      <w:pPr>
        <w:ind w:firstLine="720"/>
        <w:jc w:val="center"/>
        <w:rPr>
          <w:b/>
          <w:i/>
          <w:sz w:val="24"/>
          <w:szCs w:val="24"/>
        </w:rPr>
      </w:pPr>
      <w:r w:rsidRPr="00E80131">
        <w:rPr>
          <w:b/>
          <w:i/>
          <w:sz w:val="24"/>
          <w:szCs w:val="24"/>
        </w:rPr>
        <w:t xml:space="preserve">Now after John was arrested, Jesus came into Galilee, proclaiming the gospel of God, and saying, </w:t>
      </w:r>
      <w:r w:rsidRPr="00E80131">
        <w:rPr>
          <w:rStyle w:val="woc"/>
          <w:b/>
          <w:i/>
          <w:sz w:val="24"/>
          <w:szCs w:val="24"/>
        </w:rPr>
        <w:t>“The time is fulfilled, and the kingdom of God is at hand; repent and believe in the gospel</w:t>
      </w:r>
      <w:r>
        <w:rPr>
          <w:rStyle w:val="woc"/>
          <w:b/>
          <w:i/>
          <w:sz w:val="24"/>
          <w:szCs w:val="24"/>
        </w:rPr>
        <w:t>.</w:t>
      </w:r>
    </w:p>
    <w:p w14:paraId="0A38E363" w14:textId="77777777" w:rsidR="001F2A57" w:rsidRDefault="001F2A57" w:rsidP="001F2A57">
      <w:pPr>
        <w:ind w:firstLine="720"/>
        <w:jc w:val="both"/>
        <w:rPr>
          <w:sz w:val="24"/>
          <w:szCs w:val="24"/>
        </w:rPr>
      </w:pPr>
      <w:r>
        <w:rPr>
          <w:sz w:val="24"/>
          <w:szCs w:val="24"/>
        </w:rPr>
        <w:t xml:space="preserve">When Jesus began to preach the gospel at the very beginning of His public ministry, He used two key words, and they are repent and believe. Yet, one of these words is often omitted from gospel presentations. It is the word repent. This is perplexing when you look at the endless list of passages that address the subject of repentance. </w:t>
      </w:r>
      <w:r w:rsidRPr="5897EC05">
        <w:rPr>
          <w:sz w:val="24"/>
          <w:szCs w:val="24"/>
        </w:rPr>
        <w:t>You see, a gospel that does not include the need for repentance, is no gospel at all</w:t>
      </w:r>
      <w:r>
        <w:rPr>
          <w:sz w:val="24"/>
          <w:szCs w:val="24"/>
        </w:rPr>
        <w:t>, because as</w:t>
      </w:r>
      <w:r w:rsidRPr="5897EC05">
        <w:rPr>
          <w:sz w:val="24"/>
          <w:szCs w:val="24"/>
        </w:rPr>
        <w:t xml:space="preserve"> Jesus said, “Unless you repent, you too will </w:t>
      </w:r>
      <w:r>
        <w:rPr>
          <w:sz w:val="24"/>
          <w:szCs w:val="24"/>
        </w:rPr>
        <w:t>all perish.” Additionally, just before His ascension, He said, “Repentance for the forgiveness of sins would be proclaimed in His name to all nations…” (Luke 24:44-50)</w:t>
      </w:r>
    </w:p>
    <w:p w14:paraId="4377FD1B" w14:textId="77777777" w:rsidR="001F2A57" w:rsidRDefault="001F2A57" w:rsidP="001F2A57">
      <w:pPr>
        <w:pStyle w:val="ListParagraph"/>
        <w:ind w:left="0"/>
        <w:rPr>
          <w:b/>
          <w:bCs/>
          <w:sz w:val="28"/>
          <w:szCs w:val="28"/>
        </w:rPr>
      </w:pPr>
      <w:r>
        <w:rPr>
          <w:rFonts w:asciiTheme="minorHAnsi" w:eastAsiaTheme="minorEastAsia" w:hAnsiTheme="minorHAnsi" w:cstheme="minorBidi"/>
          <w:b/>
          <w:bCs/>
          <w:sz w:val="28"/>
          <w:szCs w:val="28"/>
        </w:rPr>
        <w:t xml:space="preserve">DIGGING DEEPER:  </w:t>
      </w:r>
      <w:r>
        <w:rPr>
          <w:b/>
          <w:bCs/>
          <w:sz w:val="28"/>
          <w:szCs w:val="28"/>
        </w:rPr>
        <w:t>R</w:t>
      </w:r>
      <w:r w:rsidRPr="01417191">
        <w:rPr>
          <w:b/>
          <w:bCs/>
          <w:sz w:val="28"/>
          <w:szCs w:val="28"/>
        </w:rPr>
        <w:t xml:space="preserve">ead the following passages and make notes of any insights and </w:t>
      </w:r>
      <w:r>
        <w:rPr>
          <w:b/>
          <w:bCs/>
          <w:sz w:val="28"/>
          <w:szCs w:val="28"/>
        </w:rPr>
        <w:t>personal applications.</w:t>
      </w:r>
    </w:p>
    <w:p w14:paraId="6D35D67A" w14:textId="77777777" w:rsidR="001F2A57" w:rsidRPr="00452E52" w:rsidRDefault="001F2A57" w:rsidP="00BD269D">
      <w:pPr>
        <w:pStyle w:val="ListParagraph"/>
        <w:numPr>
          <w:ilvl w:val="0"/>
          <w:numId w:val="81"/>
        </w:numPr>
        <w:jc w:val="both"/>
        <w:rPr>
          <w:sz w:val="24"/>
          <w:szCs w:val="24"/>
        </w:rPr>
      </w:pPr>
      <w:r w:rsidRPr="00452E52">
        <w:rPr>
          <w:sz w:val="24"/>
          <w:szCs w:val="24"/>
        </w:rPr>
        <w:t>Acts</w:t>
      </w:r>
      <w:r>
        <w:rPr>
          <w:sz w:val="24"/>
          <w:szCs w:val="24"/>
        </w:rPr>
        <w:t xml:space="preserve"> 2:36-38, 17:30, </w:t>
      </w:r>
      <w:r w:rsidRPr="00452E52">
        <w:rPr>
          <w:sz w:val="24"/>
          <w:szCs w:val="24"/>
        </w:rPr>
        <w:t>25:20</w:t>
      </w:r>
      <w:r>
        <w:rPr>
          <w:sz w:val="24"/>
          <w:szCs w:val="24"/>
        </w:rPr>
        <w:t>, 26:20</w:t>
      </w:r>
      <w:r w:rsidRPr="00452E52">
        <w:rPr>
          <w:sz w:val="24"/>
          <w:szCs w:val="24"/>
        </w:rPr>
        <w:t>; 2 Corinthians 7:9-10; Matthew 3:1-12</w:t>
      </w:r>
      <w:r>
        <w:rPr>
          <w:sz w:val="24"/>
          <w:szCs w:val="24"/>
        </w:rPr>
        <w:t>, 11:21; Luke 15:7, 24:47; 2 Peter 3:7-10; Revelation 2:1-5; Ezekiel 18:32, 33:1-11</w:t>
      </w:r>
    </w:p>
    <w:p w14:paraId="4571EA6D" w14:textId="77777777" w:rsidR="001F2A57" w:rsidRPr="003867E2" w:rsidRDefault="001F2A57" w:rsidP="001F2A57">
      <w:pPr>
        <w:jc w:val="center"/>
        <w:rPr>
          <w:b/>
          <w:i/>
          <w:sz w:val="24"/>
          <w:szCs w:val="24"/>
        </w:rPr>
      </w:pPr>
      <w:r w:rsidRPr="5897EC05">
        <w:rPr>
          <w:b/>
          <w:bCs/>
          <w:i/>
          <w:iCs/>
          <w:sz w:val="24"/>
          <w:szCs w:val="24"/>
        </w:rPr>
        <w:t>Luke 13:1-5 (NASB)</w:t>
      </w:r>
    </w:p>
    <w:p w14:paraId="3E3B24D9" w14:textId="77777777" w:rsidR="001F2A57" w:rsidRDefault="001F2A57" w:rsidP="001F2A57">
      <w:pPr>
        <w:jc w:val="center"/>
        <w:rPr>
          <w:b/>
          <w:bCs/>
          <w:i/>
          <w:iCs/>
          <w:sz w:val="24"/>
          <w:szCs w:val="24"/>
        </w:rPr>
      </w:pPr>
      <w:r w:rsidRPr="5897EC05">
        <w:rPr>
          <w:b/>
          <w:bCs/>
          <w:i/>
          <w:iCs/>
          <w:sz w:val="24"/>
          <w:szCs w:val="24"/>
        </w:rPr>
        <w:t>Now on the same occasion there were some present who reported to Him about the Galileans whose blood Pilate had mixed with their sacrifices. And Jesus said to them, “Do you suppose that these Galileans were greater sinners than all other Galileans because they suffered this fate?  “I tell you, no, but unless you repent, you will all likewise perish.  “Or do you suppose that those eighteen on whom the tower in Siloam fell and killed them were worse culprits than all the men who live in Jerusalem?  “I tell you, no, but unless you repent, you will all</w:t>
      </w:r>
      <w:r>
        <w:rPr>
          <w:b/>
          <w:bCs/>
          <w:i/>
          <w:iCs/>
          <w:sz w:val="24"/>
          <w:szCs w:val="24"/>
        </w:rPr>
        <w:t xml:space="preserve"> perish.</w:t>
      </w:r>
    </w:p>
    <w:p w14:paraId="7E017D15" w14:textId="77777777" w:rsidR="001F2A57" w:rsidRDefault="001F2A57" w:rsidP="001F2A57">
      <w:pPr>
        <w:ind w:firstLine="720"/>
        <w:jc w:val="both"/>
        <w:rPr>
          <w:sz w:val="24"/>
          <w:szCs w:val="24"/>
        </w:rPr>
      </w:pPr>
      <w:r w:rsidRPr="5897EC05">
        <w:rPr>
          <w:sz w:val="24"/>
          <w:szCs w:val="24"/>
        </w:rPr>
        <w:t>I hope you will not mind if I we unpack</w:t>
      </w:r>
      <w:r>
        <w:rPr>
          <w:sz w:val="24"/>
          <w:szCs w:val="24"/>
        </w:rPr>
        <w:t xml:space="preserve"> some more Greek words of great </w:t>
      </w:r>
      <w:r w:rsidRPr="5897EC05">
        <w:rPr>
          <w:sz w:val="24"/>
          <w:szCs w:val="24"/>
        </w:rPr>
        <w:t xml:space="preserve">importance to understanding the means by which one receives salvation. </w:t>
      </w:r>
    </w:p>
    <w:p w14:paraId="1A28902F" w14:textId="77777777" w:rsidR="001F2A57" w:rsidRPr="009C4834" w:rsidRDefault="001F2A57" w:rsidP="001F2A57">
      <w:pPr>
        <w:pStyle w:val="ListParagraph"/>
        <w:ind w:left="0"/>
        <w:rPr>
          <w:b/>
          <w:sz w:val="28"/>
          <w:szCs w:val="28"/>
        </w:rPr>
      </w:pPr>
      <w:r>
        <w:rPr>
          <w:b/>
          <w:bCs/>
          <w:sz w:val="28"/>
          <w:szCs w:val="28"/>
        </w:rPr>
        <w:t>WORD SEARCH: from Strong’s Concordance</w:t>
      </w:r>
      <w:r w:rsidRPr="5897EC05">
        <w:rPr>
          <w:b/>
          <w:bCs/>
          <w:sz w:val="28"/>
          <w:szCs w:val="28"/>
        </w:rPr>
        <w:t>:</w:t>
      </w:r>
    </w:p>
    <w:p w14:paraId="213010CD" w14:textId="77777777" w:rsidR="001F2A57" w:rsidRPr="00254F51" w:rsidRDefault="001F2A57" w:rsidP="00BD269D">
      <w:pPr>
        <w:pStyle w:val="ListParagraph"/>
        <w:numPr>
          <w:ilvl w:val="0"/>
          <w:numId w:val="89"/>
        </w:numPr>
        <w:rPr>
          <w:sz w:val="24"/>
          <w:szCs w:val="24"/>
        </w:rPr>
      </w:pPr>
      <w:r w:rsidRPr="5897EC05">
        <w:rPr>
          <w:b/>
          <w:bCs/>
          <w:sz w:val="24"/>
          <w:szCs w:val="24"/>
        </w:rPr>
        <w:t>Believe</w:t>
      </w:r>
      <w:r w:rsidRPr="5897EC05">
        <w:rPr>
          <w:sz w:val="24"/>
          <w:szCs w:val="24"/>
        </w:rPr>
        <w:t xml:space="preserve">: Strong’s # 4100 in Greek is Pisteuo: - </w:t>
      </w:r>
      <w:r w:rsidRPr="5897EC05">
        <w:rPr>
          <w:i/>
          <w:iCs/>
          <w:sz w:val="24"/>
          <w:szCs w:val="24"/>
        </w:rPr>
        <w:t>to have faith (in, upon, or with, respect to a person or thing, i.e. credit, to entrust (especially one’s spiritual well- being to Christ) believer, commit, to trust, put trust with.</w:t>
      </w:r>
      <w:r w:rsidRPr="5897EC05">
        <w:rPr>
          <w:sz w:val="24"/>
          <w:szCs w:val="24"/>
        </w:rPr>
        <w:t xml:space="preserve"> From FAITH # 4102 (Eph. 1:19; Gal. 2: 16,3:16; John 3:16-18, 36A, 8:24-26; Rom. 1:16, 10:4-11; James 2:19; 1 John 5:13) </w:t>
      </w:r>
    </w:p>
    <w:p w14:paraId="4C014504" w14:textId="77777777" w:rsidR="001F2A57" w:rsidRPr="00254F51" w:rsidRDefault="001F2A57" w:rsidP="001F2A57">
      <w:pPr>
        <w:pStyle w:val="ListParagraph"/>
        <w:numPr>
          <w:ilvl w:val="0"/>
          <w:numId w:val="36"/>
        </w:numPr>
        <w:rPr>
          <w:sz w:val="24"/>
          <w:szCs w:val="24"/>
        </w:rPr>
      </w:pPr>
      <w:r w:rsidRPr="5897EC05">
        <w:rPr>
          <w:b/>
          <w:bCs/>
          <w:sz w:val="24"/>
          <w:szCs w:val="24"/>
        </w:rPr>
        <w:t>Faith</w:t>
      </w:r>
      <w:r w:rsidRPr="5897EC05">
        <w:rPr>
          <w:sz w:val="24"/>
          <w:szCs w:val="24"/>
        </w:rPr>
        <w:t xml:space="preserve">: Strong’s # 4102 in Greek is Pistis: -  </w:t>
      </w:r>
      <w:r w:rsidRPr="5897EC05">
        <w:rPr>
          <w:i/>
          <w:iCs/>
          <w:sz w:val="24"/>
          <w:szCs w:val="24"/>
        </w:rPr>
        <w:t>conviction of religious truth, or truthfulness of God, reliance upon Christ for salvation, constancy in such a profession, assurance, belief, faith, and fidelity.</w:t>
      </w:r>
      <w:r w:rsidRPr="5897EC05">
        <w:rPr>
          <w:sz w:val="24"/>
          <w:szCs w:val="24"/>
        </w:rPr>
        <w:t xml:space="preserve"> (Eph. 1:15,2:8, 3:12, 4:5,13,6:16,23, Heb. 1:1-9)</w:t>
      </w:r>
    </w:p>
    <w:p w14:paraId="67C17B4C" w14:textId="77777777" w:rsidR="001F2A57" w:rsidRPr="00254F51" w:rsidRDefault="001F2A57" w:rsidP="001F2A57">
      <w:pPr>
        <w:pStyle w:val="ListParagraph"/>
        <w:numPr>
          <w:ilvl w:val="0"/>
          <w:numId w:val="36"/>
        </w:numPr>
        <w:jc w:val="both"/>
        <w:rPr>
          <w:b/>
          <w:bCs/>
          <w:sz w:val="24"/>
          <w:szCs w:val="24"/>
        </w:rPr>
      </w:pPr>
      <w:r w:rsidRPr="5897EC05">
        <w:rPr>
          <w:b/>
          <w:bCs/>
          <w:sz w:val="24"/>
          <w:szCs w:val="24"/>
        </w:rPr>
        <w:t xml:space="preserve">Repent/Repentance: </w:t>
      </w:r>
      <w:r w:rsidRPr="5897EC05">
        <w:rPr>
          <w:sz w:val="24"/>
          <w:szCs w:val="24"/>
        </w:rPr>
        <w:t xml:space="preserve">Strong’s#3340 and #3341 in Greek is Metanoeo: - </w:t>
      </w:r>
      <w:r w:rsidRPr="5897EC05">
        <w:rPr>
          <w:i/>
          <w:iCs/>
          <w:sz w:val="24"/>
          <w:szCs w:val="24"/>
        </w:rPr>
        <w:t xml:space="preserve">to think differently or afterwards, i.e. reconsider feel compunction: - repent. </w:t>
      </w:r>
    </w:p>
    <w:p w14:paraId="04A41271" w14:textId="77777777" w:rsidR="001F2A57" w:rsidRPr="00254F51" w:rsidRDefault="001F2A57" w:rsidP="001F2A57">
      <w:pPr>
        <w:pStyle w:val="ListParagraph"/>
        <w:numPr>
          <w:ilvl w:val="0"/>
          <w:numId w:val="36"/>
        </w:numPr>
        <w:jc w:val="both"/>
        <w:rPr>
          <w:i/>
          <w:iCs/>
          <w:sz w:val="24"/>
          <w:szCs w:val="24"/>
        </w:rPr>
      </w:pPr>
      <w:r w:rsidRPr="5897EC05">
        <w:rPr>
          <w:b/>
          <w:bCs/>
          <w:sz w:val="24"/>
          <w:szCs w:val="24"/>
        </w:rPr>
        <w:t xml:space="preserve">Transformed </w:t>
      </w:r>
      <w:r w:rsidRPr="5897EC05">
        <w:rPr>
          <w:sz w:val="24"/>
          <w:szCs w:val="24"/>
        </w:rPr>
        <w:t xml:space="preserve">Strong’s # 3339 in Greek is Metamorphoo: - </w:t>
      </w:r>
      <w:r w:rsidRPr="5897EC05">
        <w:rPr>
          <w:i/>
          <w:iCs/>
          <w:sz w:val="24"/>
          <w:szCs w:val="24"/>
        </w:rPr>
        <w:t>to transform. (Metamorphose) change, transfigure, transform.</w:t>
      </w:r>
    </w:p>
    <w:p w14:paraId="256427E2" w14:textId="77777777" w:rsidR="001F2A57" w:rsidRDefault="001F2A57" w:rsidP="001F2A57">
      <w:pPr>
        <w:pStyle w:val="ListParagraph"/>
        <w:numPr>
          <w:ilvl w:val="0"/>
          <w:numId w:val="36"/>
        </w:numPr>
        <w:jc w:val="both"/>
        <w:rPr>
          <w:sz w:val="24"/>
          <w:szCs w:val="24"/>
        </w:rPr>
      </w:pPr>
      <w:r w:rsidRPr="5897EC05">
        <w:rPr>
          <w:b/>
          <w:bCs/>
          <w:sz w:val="24"/>
          <w:szCs w:val="24"/>
        </w:rPr>
        <w:t xml:space="preserve">Repent </w:t>
      </w:r>
      <w:r w:rsidRPr="5897EC05">
        <w:rPr>
          <w:sz w:val="24"/>
          <w:szCs w:val="24"/>
        </w:rPr>
        <w:t xml:space="preserve">Strong’s # 7725 in Hebrew is Shuwb: - </w:t>
      </w:r>
      <w:r w:rsidRPr="5897EC05">
        <w:rPr>
          <w:i/>
          <w:iCs/>
          <w:sz w:val="24"/>
          <w:szCs w:val="24"/>
        </w:rPr>
        <w:t xml:space="preserve">to turn back (hence away) return to the starting point, recovers, circumcise, repent, rescue, restore, fetch home again. </w:t>
      </w:r>
      <w:r w:rsidRPr="5897EC05">
        <w:rPr>
          <w:sz w:val="24"/>
          <w:szCs w:val="24"/>
        </w:rPr>
        <w:t>note: this is only a partial definition. (Ezekiel 14:6, 18:30)</w:t>
      </w:r>
    </w:p>
    <w:p w14:paraId="0E5AD0BD" w14:textId="77777777" w:rsidR="001F2A57" w:rsidRPr="00F92490" w:rsidRDefault="001F2A57" w:rsidP="001F2A57">
      <w:pPr>
        <w:jc w:val="center"/>
        <w:rPr>
          <w:b/>
          <w:sz w:val="28"/>
          <w:szCs w:val="28"/>
        </w:rPr>
      </w:pPr>
      <w:r w:rsidRPr="5897EC05">
        <w:rPr>
          <w:b/>
          <w:bCs/>
          <w:sz w:val="28"/>
          <w:szCs w:val="28"/>
        </w:rPr>
        <w:t>What is Repentance?</w:t>
      </w:r>
    </w:p>
    <w:p w14:paraId="4D0688A6" w14:textId="77777777" w:rsidR="001F2A57" w:rsidRDefault="001F2A57" w:rsidP="001F2A57">
      <w:pPr>
        <w:jc w:val="center"/>
        <w:rPr>
          <w:b/>
          <w:i/>
          <w:sz w:val="24"/>
          <w:szCs w:val="24"/>
        </w:rPr>
      </w:pPr>
      <w:r w:rsidRPr="5897EC05">
        <w:rPr>
          <w:b/>
          <w:bCs/>
          <w:i/>
          <w:iCs/>
          <w:sz w:val="24"/>
          <w:szCs w:val="24"/>
        </w:rPr>
        <w:t>2 Corinthians 7:10 (NASB)</w:t>
      </w:r>
    </w:p>
    <w:p w14:paraId="0EB525AB" w14:textId="77777777" w:rsidR="001F2A57" w:rsidRDefault="001F2A57" w:rsidP="001F2A57">
      <w:pPr>
        <w:jc w:val="center"/>
        <w:rPr>
          <w:b/>
          <w:bCs/>
          <w:i/>
          <w:iCs/>
          <w:sz w:val="24"/>
          <w:szCs w:val="24"/>
        </w:rPr>
      </w:pPr>
      <w:r w:rsidRPr="5897EC05">
        <w:rPr>
          <w:b/>
          <w:bCs/>
          <w:i/>
          <w:iCs/>
          <w:sz w:val="24"/>
          <w:szCs w:val="24"/>
        </w:rPr>
        <w:t>For the sorrow that is according to the will of God produces repentance without regret, leading to salvation, but the sorrow of the world produces death.</w:t>
      </w:r>
    </w:p>
    <w:p w14:paraId="5672D109" w14:textId="77777777" w:rsidR="001F2A57" w:rsidRDefault="001F2A57" w:rsidP="001F2A57">
      <w:pPr>
        <w:ind w:firstLine="720"/>
        <w:jc w:val="both"/>
        <w:rPr>
          <w:sz w:val="24"/>
          <w:szCs w:val="24"/>
        </w:rPr>
      </w:pPr>
      <w:r>
        <w:rPr>
          <w:sz w:val="24"/>
          <w:szCs w:val="24"/>
        </w:rPr>
        <w:t xml:space="preserve">Like Siamese twins, repentance and faith </w:t>
      </w:r>
      <w:r w:rsidRPr="5897EC05">
        <w:rPr>
          <w:sz w:val="24"/>
          <w:szCs w:val="24"/>
        </w:rPr>
        <w:t>go hand-in-hand</w:t>
      </w:r>
      <w:r>
        <w:rPr>
          <w:sz w:val="24"/>
          <w:szCs w:val="24"/>
        </w:rPr>
        <w:t>, and you can’t have one without the other and receive salvation. Another way to look at it is this: repentance and faith are the t</w:t>
      </w:r>
      <w:r w:rsidRPr="5897EC05">
        <w:rPr>
          <w:sz w:val="24"/>
          <w:szCs w:val="24"/>
        </w:rPr>
        <w:t>wo hinges that swing open the doors to the Kingdom of Heaven</w:t>
      </w:r>
      <w:r>
        <w:rPr>
          <w:sz w:val="24"/>
          <w:szCs w:val="24"/>
        </w:rPr>
        <w:t xml:space="preserve">. In fact, for those who refuse to repent, one day the door will be shut and there will not be a second chance at salvation. </w:t>
      </w:r>
      <w:r w:rsidRPr="001602EC">
        <w:rPr>
          <w:b/>
          <w:i/>
          <w:sz w:val="24"/>
          <w:szCs w:val="24"/>
        </w:rPr>
        <w:t xml:space="preserve">Jesus is </w:t>
      </w:r>
      <w:r>
        <w:rPr>
          <w:b/>
          <w:i/>
          <w:sz w:val="24"/>
          <w:szCs w:val="24"/>
        </w:rPr>
        <w:t>T</w:t>
      </w:r>
      <w:r w:rsidRPr="001602EC">
        <w:rPr>
          <w:b/>
          <w:i/>
          <w:sz w:val="24"/>
          <w:szCs w:val="24"/>
        </w:rPr>
        <w:t xml:space="preserve">he </w:t>
      </w:r>
      <w:r>
        <w:rPr>
          <w:b/>
          <w:i/>
          <w:sz w:val="24"/>
          <w:szCs w:val="24"/>
        </w:rPr>
        <w:t>D</w:t>
      </w:r>
      <w:r w:rsidRPr="001602EC">
        <w:rPr>
          <w:b/>
          <w:i/>
          <w:sz w:val="24"/>
          <w:szCs w:val="24"/>
        </w:rPr>
        <w:t>oor</w:t>
      </w:r>
      <w:r>
        <w:rPr>
          <w:sz w:val="24"/>
          <w:szCs w:val="24"/>
        </w:rPr>
        <w:t xml:space="preserve">. </w:t>
      </w:r>
    </w:p>
    <w:p w14:paraId="0DCA1DCA" w14:textId="77777777" w:rsidR="001F2A57" w:rsidRDefault="001F2A57" w:rsidP="001F2A57">
      <w:pPr>
        <w:spacing w:after="160" w:line="259" w:lineRule="auto"/>
        <w:rPr>
          <w:b/>
          <w:i/>
          <w:sz w:val="24"/>
          <w:szCs w:val="24"/>
        </w:rPr>
      </w:pPr>
      <w:r>
        <w:rPr>
          <w:b/>
          <w:i/>
          <w:sz w:val="24"/>
          <w:szCs w:val="24"/>
        </w:rPr>
        <w:br w:type="page"/>
      </w:r>
    </w:p>
    <w:p w14:paraId="1DE587DB" w14:textId="77777777" w:rsidR="001F2A57" w:rsidRPr="00C1542C" w:rsidRDefault="001F2A57" w:rsidP="001F2A57">
      <w:pPr>
        <w:jc w:val="center"/>
        <w:rPr>
          <w:b/>
          <w:i/>
          <w:sz w:val="24"/>
          <w:szCs w:val="24"/>
        </w:rPr>
      </w:pPr>
      <w:r w:rsidRPr="00C1542C">
        <w:rPr>
          <w:b/>
          <w:i/>
          <w:sz w:val="24"/>
          <w:szCs w:val="24"/>
        </w:rPr>
        <w:t>Matthew 25:1-13 (ESV)</w:t>
      </w:r>
    </w:p>
    <w:p w14:paraId="09999C40" w14:textId="77777777" w:rsidR="001F2A57" w:rsidRPr="00C1542C" w:rsidRDefault="001F2A57" w:rsidP="001F2A57">
      <w:pPr>
        <w:jc w:val="center"/>
        <w:rPr>
          <w:b/>
          <w:i/>
          <w:sz w:val="24"/>
          <w:szCs w:val="24"/>
        </w:rPr>
      </w:pPr>
      <w:r w:rsidRPr="00C1542C">
        <w:rPr>
          <w:rStyle w:val="woc"/>
          <w:b/>
          <w:i/>
          <w:sz w:val="24"/>
          <w:szCs w:val="24"/>
        </w:rPr>
        <w:t>Then the kingdom of heaven will be like ten virgins who took their lamps and went to meet the bridegroom. Five of them were foolish, and five were wise.</w:t>
      </w:r>
      <w:r w:rsidRPr="00C1542C">
        <w:rPr>
          <w:b/>
          <w:i/>
          <w:sz w:val="24"/>
          <w:szCs w:val="24"/>
        </w:rPr>
        <w:t xml:space="preserve"> </w:t>
      </w:r>
      <w:r w:rsidRPr="00C1542C">
        <w:rPr>
          <w:rStyle w:val="woc"/>
          <w:b/>
          <w:i/>
          <w:sz w:val="24"/>
          <w:szCs w:val="24"/>
        </w:rPr>
        <w:t>For when the foolish took their lamps, they took no oil with them,</w:t>
      </w:r>
      <w:r w:rsidRPr="00C1542C">
        <w:rPr>
          <w:b/>
          <w:i/>
          <w:sz w:val="24"/>
          <w:szCs w:val="24"/>
        </w:rPr>
        <w:t xml:space="preserve"> </w:t>
      </w:r>
      <w:r w:rsidRPr="00C1542C">
        <w:rPr>
          <w:rStyle w:val="woc"/>
          <w:b/>
          <w:i/>
          <w:sz w:val="24"/>
          <w:szCs w:val="24"/>
        </w:rPr>
        <w:t>but the wise took flasks of oil with their lamps.</w:t>
      </w:r>
      <w:r w:rsidRPr="00C1542C">
        <w:rPr>
          <w:b/>
          <w:i/>
          <w:sz w:val="24"/>
          <w:szCs w:val="24"/>
        </w:rPr>
        <w:t xml:space="preserve"> </w:t>
      </w:r>
      <w:r w:rsidRPr="00C1542C">
        <w:rPr>
          <w:rStyle w:val="woc"/>
          <w:b/>
          <w:i/>
          <w:sz w:val="24"/>
          <w:szCs w:val="24"/>
        </w:rPr>
        <w:t>As the bridegroom was delayed, they all became drowsy and slept.</w:t>
      </w:r>
      <w:r w:rsidRPr="00C1542C">
        <w:rPr>
          <w:b/>
          <w:i/>
          <w:sz w:val="24"/>
          <w:szCs w:val="24"/>
        </w:rPr>
        <w:t xml:space="preserve"> </w:t>
      </w:r>
      <w:r w:rsidRPr="00C1542C">
        <w:rPr>
          <w:rStyle w:val="woc"/>
          <w:b/>
          <w:i/>
          <w:sz w:val="24"/>
          <w:szCs w:val="24"/>
        </w:rPr>
        <w:t>But at midnight there was a cry, ‘Here is the bridegroom! Come out to meet him.’</w:t>
      </w:r>
      <w:r w:rsidRPr="00C1542C">
        <w:rPr>
          <w:b/>
          <w:i/>
          <w:sz w:val="24"/>
          <w:szCs w:val="24"/>
        </w:rPr>
        <w:t xml:space="preserve"> </w:t>
      </w:r>
      <w:r w:rsidRPr="00C1542C">
        <w:rPr>
          <w:rStyle w:val="woc"/>
          <w:b/>
          <w:i/>
          <w:sz w:val="24"/>
          <w:szCs w:val="24"/>
        </w:rPr>
        <w:t>Then all those virgins rose and trimmed their lamps.</w:t>
      </w:r>
      <w:r w:rsidRPr="00C1542C">
        <w:rPr>
          <w:b/>
          <w:i/>
          <w:sz w:val="24"/>
          <w:szCs w:val="24"/>
        </w:rPr>
        <w:t xml:space="preserve"> </w:t>
      </w:r>
      <w:r w:rsidRPr="00C1542C">
        <w:rPr>
          <w:rStyle w:val="woc"/>
          <w:b/>
          <w:i/>
          <w:sz w:val="24"/>
          <w:szCs w:val="24"/>
        </w:rPr>
        <w:t>And the foolish said to the wise, ‘Give us some of your oil, for our lamps are going out.’</w:t>
      </w:r>
      <w:r w:rsidRPr="00C1542C">
        <w:rPr>
          <w:b/>
          <w:i/>
          <w:sz w:val="24"/>
          <w:szCs w:val="24"/>
        </w:rPr>
        <w:t xml:space="preserve"> </w:t>
      </w:r>
      <w:r w:rsidRPr="00C1542C">
        <w:rPr>
          <w:rStyle w:val="woc"/>
          <w:b/>
          <w:i/>
          <w:sz w:val="24"/>
          <w:szCs w:val="24"/>
        </w:rPr>
        <w:t>But the wise answered, saying, ‘Since there will not be enough for us and for you, go rather to the dealers and buy for yourselves.’</w:t>
      </w:r>
      <w:r w:rsidRPr="00C1542C">
        <w:rPr>
          <w:b/>
          <w:i/>
          <w:sz w:val="24"/>
          <w:szCs w:val="24"/>
        </w:rPr>
        <w:t xml:space="preserve"> </w:t>
      </w:r>
      <w:r w:rsidRPr="00C1542C">
        <w:rPr>
          <w:rStyle w:val="woc"/>
          <w:b/>
          <w:i/>
          <w:sz w:val="24"/>
          <w:szCs w:val="24"/>
        </w:rPr>
        <w:t>And while they were going to buy, the bridegroom came, and those who were ready went in with him to the marriage feast, and the door was shut.</w:t>
      </w:r>
      <w:r w:rsidRPr="00C1542C">
        <w:rPr>
          <w:b/>
          <w:i/>
          <w:sz w:val="24"/>
          <w:szCs w:val="24"/>
        </w:rPr>
        <w:t xml:space="preserve"> </w:t>
      </w:r>
      <w:r w:rsidRPr="00C1542C">
        <w:rPr>
          <w:rStyle w:val="woc"/>
          <w:b/>
          <w:i/>
          <w:sz w:val="24"/>
          <w:szCs w:val="24"/>
        </w:rPr>
        <w:t>Afterward the other virgins came also, saying, ‘Lord, lord, open to us.’</w:t>
      </w:r>
      <w:r w:rsidRPr="00C1542C">
        <w:rPr>
          <w:b/>
          <w:i/>
          <w:sz w:val="24"/>
          <w:szCs w:val="24"/>
        </w:rPr>
        <w:t xml:space="preserve"> </w:t>
      </w:r>
      <w:r w:rsidRPr="00C1542C">
        <w:rPr>
          <w:rStyle w:val="woc"/>
          <w:b/>
          <w:i/>
          <w:sz w:val="24"/>
          <w:szCs w:val="24"/>
        </w:rPr>
        <w:t>But he answered, ‘Truly, I say to you, I do not know you.’</w:t>
      </w:r>
      <w:r w:rsidRPr="00C1542C">
        <w:rPr>
          <w:b/>
          <w:i/>
          <w:sz w:val="24"/>
          <w:szCs w:val="24"/>
        </w:rPr>
        <w:t xml:space="preserve"> </w:t>
      </w:r>
      <w:r w:rsidRPr="00C1542C">
        <w:rPr>
          <w:rStyle w:val="woc"/>
          <w:b/>
          <w:i/>
          <w:sz w:val="24"/>
          <w:szCs w:val="24"/>
        </w:rPr>
        <w:t>Watch therefore, for you know neither the day nor the hour.</w:t>
      </w:r>
    </w:p>
    <w:p w14:paraId="650C05DC" w14:textId="77777777" w:rsidR="001F2A57" w:rsidRDefault="001F2A57" w:rsidP="001F2A57">
      <w:pPr>
        <w:ind w:firstLine="720"/>
        <w:jc w:val="both"/>
        <w:rPr>
          <w:sz w:val="24"/>
          <w:szCs w:val="24"/>
        </w:rPr>
      </w:pPr>
      <w:r>
        <w:rPr>
          <w:sz w:val="24"/>
          <w:szCs w:val="24"/>
        </w:rPr>
        <w:t>Keeping in step with the examples of Paul and the Lord Jesus, we’ll begin by defining repentance. But f</w:t>
      </w:r>
      <w:r w:rsidRPr="5897EC05">
        <w:rPr>
          <w:sz w:val="24"/>
          <w:szCs w:val="24"/>
        </w:rPr>
        <w:t xml:space="preserve">irst let’s </w:t>
      </w:r>
      <w:r>
        <w:rPr>
          <w:sz w:val="24"/>
          <w:szCs w:val="24"/>
        </w:rPr>
        <w:t>identify</w:t>
      </w:r>
      <w:r w:rsidRPr="5897EC05">
        <w:rPr>
          <w:sz w:val="24"/>
          <w:szCs w:val="24"/>
        </w:rPr>
        <w:t xml:space="preserve"> what repentance </w:t>
      </w:r>
      <w:r w:rsidRPr="00572B01">
        <w:rPr>
          <w:i/>
          <w:sz w:val="24"/>
          <w:szCs w:val="24"/>
        </w:rPr>
        <w:t>is not</w:t>
      </w:r>
      <w:r w:rsidRPr="5897EC05">
        <w:rPr>
          <w:sz w:val="24"/>
          <w:szCs w:val="24"/>
        </w:rPr>
        <w:t>.</w:t>
      </w:r>
      <w:r>
        <w:rPr>
          <w:sz w:val="24"/>
          <w:szCs w:val="24"/>
        </w:rPr>
        <w:t xml:space="preserve"> Repentance </w:t>
      </w:r>
      <w:r w:rsidRPr="00572B01">
        <w:rPr>
          <w:i/>
          <w:sz w:val="24"/>
          <w:szCs w:val="24"/>
        </w:rPr>
        <w:t>is not</w:t>
      </w:r>
      <w:r>
        <w:rPr>
          <w:sz w:val="24"/>
          <w:szCs w:val="24"/>
        </w:rPr>
        <w:t>, feeling bad for doing something wrong, or just saying casually or sarcastically, “I’m sorry.”</w:t>
      </w:r>
      <w:r w:rsidRPr="5897EC05">
        <w:rPr>
          <w:sz w:val="24"/>
          <w:szCs w:val="24"/>
        </w:rPr>
        <w:t xml:space="preserve"> </w:t>
      </w:r>
      <w:r>
        <w:rPr>
          <w:sz w:val="24"/>
          <w:szCs w:val="24"/>
        </w:rPr>
        <w:t>(Usually in this case, “I’m sorry” will be followed by, “But…”) Likewise, i</w:t>
      </w:r>
      <w:r w:rsidRPr="5897EC05">
        <w:rPr>
          <w:sz w:val="24"/>
          <w:szCs w:val="24"/>
        </w:rPr>
        <w:t xml:space="preserve">f you have ever been caught breaking the law, </w:t>
      </w:r>
      <w:r>
        <w:rPr>
          <w:sz w:val="24"/>
          <w:szCs w:val="24"/>
        </w:rPr>
        <w:t>for example,</w:t>
      </w:r>
      <w:r w:rsidRPr="5897EC05">
        <w:rPr>
          <w:sz w:val="24"/>
          <w:szCs w:val="24"/>
        </w:rPr>
        <w:t xml:space="preserve"> going over the speed limit, and you were sorry you got a ticket, but </w:t>
      </w:r>
      <w:r w:rsidRPr="5897EC05">
        <w:rPr>
          <w:i/>
          <w:iCs/>
          <w:sz w:val="24"/>
          <w:szCs w:val="24"/>
        </w:rPr>
        <w:t>not</w:t>
      </w:r>
      <w:r w:rsidRPr="5897EC05">
        <w:rPr>
          <w:sz w:val="24"/>
          <w:szCs w:val="24"/>
        </w:rPr>
        <w:t xml:space="preserve"> sorry you broke the law, you were </w:t>
      </w:r>
      <w:r w:rsidRPr="5897EC05">
        <w:rPr>
          <w:i/>
          <w:iCs/>
          <w:sz w:val="24"/>
          <w:szCs w:val="24"/>
        </w:rPr>
        <w:t>not</w:t>
      </w:r>
      <w:r w:rsidRPr="5897EC05">
        <w:rPr>
          <w:sz w:val="24"/>
          <w:szCs w:val="24"/>
        </w:rPr>
        <w:t xml:space="preserve"> repentant.</w:t>
      </w:r>
      <w:r>
        <w:rPr>
          <w:sz w:val="24"/>
          <w:szCs w:val="24"/>
        </w:rPr>
        <w:t xml:space="preserve"> This is especially true if you continue to break the law by speeding. </w:t>
      </w:r>
      <w:r w:rsidRPr="5897EC05">
        <w:rPr>
          <w:sz w:val="24"/>
          <w:szCs w:val="24"/>
        </w:rPr>
        <w:t xml:space="preserve">  If you tell someone you have hurt and lied to, “I am sorry,” but then you continue to lie and deceive them, that </w:t>
      </w:r>
      <w:r w:rsidRPr="00572B01">
        <w:rPr>
          <w:i/>
          <w:sz w:val="24"/>
          <w:szCs w:val="24"/>
        </w:rPr>
        <w:t xml:space="preserve">is </w:t>
      </w:r>
      <w:r w:rsidRPr="00572B01">
        <w:rPr>
          <w:i/>
          <w:iCs/>
          <w:sz w:val="24"/>
          <w:szCs w:val="24"/>
        </w:rPr>
        <w:t>not</w:t>
      </w:r>
      <w:r w:rsidRPr="5897EC05">
        <w:rPr>
          <w:i/>
          <w:iCs/>
          <w:sz w:val="24"/>
          <w:szCs w:val="24"/>
        </w:rPr>
        <w:t xml:space="preserve"> </w:t>
      </w:r>
      <w:r w:rsidRPr="5897EC05">
        <w:rPr>
          <w:sz w:val="24"/>
          <w:szCs w:val="24"/>
        </w:rPr>
        <w:t xml:space="preserve">repentance. </w:t>
      </w:r>
      <w:r>
        <w:rPr>
          <w:sz w:val="24"/>
          <w:szCs w:val="24"/>
        </w:rPr>
        <w:t>My guess is that a person or situation just came to your mind, because rare indeed is the person who goes through this life unscathed by this kind of hurt. Am I right?</w:t>
      </w:r>
    </w:p>
    <w:p w14:paraId="1949B51F" w14:textId="77777777" w:rsidR="001F2A57" w:rsidRDefault="001F2A57" w:rsidP="001F2A57">
      <w:pPr>
        <w:ind w:firstLine="720"/>
        <w:jc w:val="both"/>
        <w:rPr>
          <w:sz w:val="24"/>
          <w:szCs w:val="24"/>
        </w:rPr>
      </w:pPr>
      <w:r>
        <w:rPr>
          <w:sz w:val="24"/>
          <w:szCs w:val="24"/>
        </w:rPr>
        <w:t xml:space="preserve">So </w:t>
      </w:r>
      <w:r w:rsidRPr="5897EC05">
        <w:rPr>
          <w:sz w:val="24"/>
          <w:szCs w:val="24"/>
        </w:rPr>
        <w:t xml:space="preserve">what does it mean to repent? </w:t>
      </w:r>
      <w:r>
        <w:rPr>
          <w:sz w:val="24"/>
          <w:szCs w:val="24"/>
        </w:rPr>
        <w:t>Essentially, it</w:t>
      </w:r>
      <w:r w:rsidRPr="5897EC05">
        <w:rPr>
          <w:sz w:val="24"/>
          <w:szCs w:val="24"/>
        </w:rPr>
        <w:t xml:space="preserve"> mean</w:t>
      </w:r>
      <w:r>
        <w:rPr>
          <w:sz w:val="24"/>
          <w:szCs w:val="24"/>
        </w:rPr>
        <w:t>s</w:t>
      </w:r>
      <w:r w:rsidRPr="5897EC05">
        <w:rPr>
          <w:sz w:val="24"/>
          <w:szCs w:val="24"/>
        </w:rPr>
        <w:t xml:space="preserve"> to have a change of mind and heart about your sins, and turn away from </w:t>
      </w:r>
      <w:r>
        <w:rPr>
          <w:sz w:val="24"/>
          <w:szCs w:val="24"/>
        </w:rPr>
        <w:t>them.</w:t>
      </w:r>
      <w:r w:rsidRPr="5897EC05">
        <w:rPr>
          <w:sz w:val="24"/>
          <w:szCs w:val="24"/>
        </w:rPr>
        <w:t xml:space="preserve"> This leads to a change </w:t>
      </w:r>
      <w:r>
        <w:rPr>
          <w:sz w:val="24"/>
          <w:szCs w:val="24"/>
        </w:rPr>
        <w:t>in the</w:t>
      </w:r>
      <w:r w:rsidRPr="5897EC05">
        <w:rPr>
          <w:sz w:val="24"/>
          <w:szCs w:val="24"/>
        </w:rPr>
        <w:t xml:space="preserve"> direction </w:t>
      </w:r>
      <w:r>
        <w:rPr>
          <w:sz w:val="24"/>
          <w:szCs w:val="24"/>
        </w:rPr>
        <w:t xml:space="preserve">of your life, and now, instead of running </w:t>
      </w:r>
      <w:r w:rsidRPr="00A63F4F">
        <w:rPr>
          <w:i/>
          <w:sz w:val="24"/>
          <w:szCs w:val="24"/>
        </w:rPr>
        <w:t>from God</w:t>
      </w:r>
      <w:r>
        <w:rPr>
          <w:sz w:val="24"/>
          <w:szCs w:val="24"/>
        </w:rPr>
        <w:t xml:space="preserve"> head long into sin, you are running </w:t>
      </w:r>
      <w:r w:rsidRPr="00A63F4F">
        <w:rPr>
          <w:i/>
          <w:sz w:val="24"/>
          <w:szCs w:val="24"/>
        </w:rPr>
        <w:t xml:space="preserve">to the </w:t>
      </w:r>
      <w:r>
        <w:rPr>
          <w:i/>
          <w:sz w:val="24"/>
          <w:szCs w:val="24"/>
        </w:rPr>
        <w:t>O</w:t>
      </w:r>
      <w:r w:rsidRPr="00A63F4F">
        <w:rPr>
          <w:i/>
          <w:sz w:val="24"/>
          <w:szCs w:val="24"/>
        </w:rPr>
        <w:t>ne</w:t>
      </w:r>
      <w:r w:rsidRPr="5897EC05">
        <w:rPr>
          <w:sz w:val="24"/>
          <w:szCs w:val="24"/>
        </w:rPr>
        <w:t xml:space="preserve"> who alone can save you from sin…that is Jesus. </w:t>
      </w:r>
    </w:p>
    <w:p w14:paraId="3BB624D4" w14:textId="77777777" w:rsidR="001F2A57" w:rsidRPr="00684D6E" w:rsidRDefault="001F2A57" w:rsidP="001F2A57">
      <w:pPr>
        <w:jc w:val="center"/>
        <w:rPr>
          <w:b/>
          <w:i/>
          <w:sz w:val="24"/>
          <w:szCs w:val="24"/>
        </w:rPr>
      </w:pPr>
      <w:r w:rsidRPr="5897EC05">
        <w:rPr>
          <w:b/>
          <w:bCs/>
          <w:i/>
          <w:iCs/>
          <w:sz w:val="24"/>
          <w:szCs w:val="24"/>
        </w:rPr>
        <w:t>Romans 2:4-6 (NASB)</w:t>
      </w:r>
    </w:p>
    <w:p w14:paraId="55AFA631" w14:textId="77777777" w:rsidR="001F2A57" w:rsidRDefault="001F2A57" w:rsidP="001F2A57">
      <w:pPr>
        <w:jc w:val="center"/>
        <w:rPr>
          <w:b/>
          <w:i/>
          <w:sz w:val="24"/>
          <w:szCs w:val="24"/>
        </w:rPr>
      </w:pPr>
      <w:r w:rsidRPr="5897EC05">
        <w:rPr>
          <w:b/>
          <w:bCs/>
          <w:i/>
          <w:iCs/>
          <w:sz w:val="24"/>
          <w:szCs w:val="24"/>
        </w:rPr>
        <w:t>Or do you think lightly of the riches of His kindness and tolerance and patience, not knowing that the kindness of God leads you to repentance? But because of your stubbornness and unrepentant heart you are storing up wrath for yourself in the day of wrath and revelation of the righteous judgment of God, who WILL RENDER TO EACH PERSON ACCORDING TO HIS DEEDS.</w:t>
      </w:r>
    </w:p>
    <w:p w14:paraId="4E878316" w14:textId="77777777" w:rsidR="001F2A57" w:rsidRDefault="001F2A57" w:rsidP="001F2A57">
      <w:pPr>
        <w:ind w:firstLine="720"/>
        <w:jc w:val="both"/>
        <w:rPr>
          <w:sz w:val="24"/>
          <w:szCs w:val="24"/>
        </w:rPr>
      </w:pPr>
      <w:r w:rsidRPr="5897EC05">
        <w:rPr>
          <w:sz w:val="24"/>
          <w:szCs w:val="24"/>
        </w:rPr>
        <w:t xml:space="preserve">Notice in the above definitions that the two Greek words for repent and repentance are </w:t>
      </w:r>
      <w:r w:rsidRPr="5897EC05">
        <w:rPr>
          <w:i/>
          <w:iCs/>
          <w:sz w:val="24"/>
          <w:szCs w:val="24"/>
        </w:rPr>
        <w:t xml:space="preserve">Metanoeo </w:t>
      </w:r>
      <w:r w:rsidRPr="5897EC05">
        <w:rPr>
          <w:sz w:val="24"/>
          <w:szCs w:val="24"/>
        </w:rPr>
        <w:t xml:space="preserve">and </w:t>
      </w:r>
      <w:r w:rsidRPr="5897EC05">
        <w:rPr>
          <w:i/>
          <w:iCs/>
          <w:sz w:val="24"/>
          <w:szCs w:val="24"/>
        </w:rPr>
        <w:t>Metanoia.</w:t>
      </w:r>
      <w:r w:rsidRPr="5897EC05">
        <w:rPr>
          <w:sz w:val="24"/>
          <w:szCs w:val="24"/>
        </w:rPr>
        <w:t xml:space="preserve">  Meta- means </w:t>
      </w:r>
      <w:r w:rsidRPr="5897EC05">
        <w:rPr>
          <w:i/>
          <w:iCs/>
          <w:sz w:val="24"/>
          <w:szCs w:val="24"/>
        </w:rPr>
        <w:t>to change</w:t>
      </w:r>
      <w:r w:rsidRPr="5897EC05">
        <w:rPr>
          <w:sz w:val="24"/>
          <w:szCs w:val="24"/>
        </w:rPr>
        <w:t xml:space="preserve"> and </w:t>
      </w:r>
      <w:r w:rsidRPr="5897EC05">
        <w:rPr>
          <w:i/>
          <w:iCs/>
          <w:sz w:val="24"/>
          <w:szCs w:val="24"/>
        </w:rPr>
        <w:t>Noia</w:t>
      </w:r>
      <w:r w:rsidRPr="5897EC05">
        <w:rPr>
          <w:sz w:val="24"/>
          <w:szCs w:val="24"/>
        </w:rPr>
        <w:t xml:space="preserve"> mean</w:t>
      </w:r>
      <w:r>
        <w:rPr>
          <w:sz w:val="24"/>
          <w:szCs w:val="24"/>
        </w:rPr>
        <w:t>s</w:t>
      </w:r>
      <w:r w:rsidRPr="5897EC05">
        <w:rPr>
          <w:sz w:val="24"/>
          <w:szCs w:val="24"/>
        </w:rPr>
        <w:t xml:space="preserve">: </w:t>
      </w:r>
      <w:r w:rsidRPr="5897EC05">
        <w:rPr>
          <w:i/>
          <w:iCs/>
          <w:sz w:val="24"/>
          <w:szCs w:val="24"/>
        </w:rPr>
        <w:t>to think, exercise the mind, consider or understand</w:t>
      </w:r>
      <w:r w:rsidRPr="5897EC05">
        <w:rPr>
          <w:sz w:val="24"/>
          <w:szCs w:val="24"/>
        </w:rPr>
        <w:t>. We find these words in the Strong’s Concordance next to the word transformed</w:t>
      </w:r>
      <w:r>
        <w:rPr>
          <w:sz w:val="24"/>
          <w:szCs w:val="24"/>
        </w:rPr>
        <w:t xml:space="preserve">. In </w:t>
      </w:r>
      <w:r w:rsidRPr="5897EC05">
        <w:rPr>
          <w:sz w:val="24"/>
          <w:szCs w:val="24"/>
        </w:rPr>
        <w:t xml:space="preserve">Greek </w:t>
      </w:r>
      <w:r>
        <w:rPr>
          <w:sz w:val="24"/>
          <w:szCs w:val="24"/>
        </w:rPr>
        <w:t xml:space="preserve">the </w:t>
      </w:r>
      <w:r w:rsidRPr="5897EC05">
        <w:rPr>
          <w:sz w:val="24"/>
          <w:szCs w:val="24"/>
        </w:rPr>
        <w:t xml:space="preserve">word is </w:t>
      </w:r>
      <w:r w:rsidRPr="5897EC05">
        <w:rPr>
          <w:i/>
          <w:iCs/>
          <w:sz w:val="24"/>
          <w:szCs w:val="24"/>
        </w:rPr>
        <w:t>Metamorphoo</w:t>
      </w:r>
      <w:r w:rsidRPr="5897EC05">
        <w:rPr>
          <w:sz w:val="24"/>
          <w:szCs w:val="24"/>
        </w:rPr>
        <w:t>. This is the very word for metamorpho</w:t>
      </w:r>
      <w:r>
        <w:rPr>
          <w:sz w:val="24"/>
          <w:szCs w:val="24"/>
        </w:rPr>
        <w:t>sis</w:t>
      </w:r>
      <w:r w:rsidRPr="5897EC05">
        <w:rPr>
          <w:sz w:val="24"/>
          <w:szCs w:val="24"/>
        </w:rPr>
        <w:t xml:space="preserve">! </w:t>
      </w:r>
      <w:r w:rsidRPr="5897EC05">
        <w:rPr>
          <w:i/>
          <w:iCs/>
          <w:sz w:val="24"/>
          <w:szCs w:val="24"/>
        </w:rPr>
        <w:t xml:space="preserve">Meta </w:t>
      </w:r>
      <w:r w:rsidRPr="5897EC05">
        <w:rPr>
          <w:sz w:val="24"/>
          <w:szCs w:val="24"/>
        </w:rPr>
        <w:t xml:space="preserve">means </w:t>
      </w:r>
      <w:r w:rsidRPr="5897EC05">
        <w:rPr>
          <w:i/>
          <w:iCs/>
          <w:sz w:val="24"/>
          <w:szCs w:val="24"/>
        </w:rPr>
        <w:t>to change</w:t>
      </w:r>
      <w:r w:rsidRPr="5897EC05">
        <w:rPr>
          <w:sz w:val="24"/>
          <w:szCs w:val="24"/>
        </w:rPr>
        <w:t xml:space="preserve"> and </w:t>
      </w:r>
      <w:r w:rsidRPr="5897EC05">
        <w:rPr>
          <w:i/>
          <w:iCs/>
          <w:sz w:val="24"/>
          <w:szCs w:val="24"/>
        </w:rPr>
        <w:t>Morphoo</w:t>
      </w:r>
      <w:r w:rsidRPr="5897EC05">
        <w:rPr>
          <w:sz w:val="24"/>
          <w:szCs w:val="24"/>
        </w:rPr>
        <w:t xml:space="preserve"> means </w:t>
      </w:r>
      <w:r w:rsidRPr="5897EC05">
        <w:rPr>
          <w:i/>
          <w:iCs/>
          <w:sz w:val="24"/>
          <w:szCs w:val="24"/>
        </w:rPr>
        <w:t>form</w:t>
      </w:r>
      <w:r w:rsidRPr="5897EC05">
        <w:rPr>
          <w:sz w:val="24"/>
          <w:szCs w:val="24"/>
        </w:rPr>
        <w:t xml:space="preserve">! Without true godly sorrow that leads to repentance, there will be no salvation, and consequently, there will be no change or transformation. (This will be our focus in </w:t>
      </w:r>
      <w:r>
        <w:rPr>
          <w:sz w:val="24"/>
          <w:szCs w:val="24"/>
        </w:rPr>
        <w:t>the</w:t>
      </w:r>
      <w:r w:rsidRPr="5897EC05">
        <w:rPr>
          <w:sz w:val="24"/>
          <w:szCs w:val="24"/>
        </w:rPr>
        <w:t xml:space="preserve"> chapter</w:t>
      </w:r>
      <w:r>
        <w:rPr>
          <w:sz w:val="24"/>
          <w:szCs w:val="24"/>
        </w:rPr>
        <w:t xml:space="preserve"> titled “Signs of Life”</w:t>
      </w:r>
      <w:r w:rsidRPr="5897EC05">
        <w:rPr>
          <w:sz w:val="24"/>
          <w:szCs w:val="24"/>
        </w:rPr>
        <w:t xml:space="preserve">.) </w:t>
      </w:r>
    </w:p>
    <w:p w14:paraId="3FBCC24D" w14:textId="77777777" w:rsidR="001F2A57" w:rsidRDefault="001F2A57" w:rsidP="001F2A57">
      <w:pPr>
        <w:jc w:val="center"/>
        <w:rPr>
          <w:b/>
          <w:bCs/>
          <w:sz w:val="28"/>
          <w:szCs w:val="28"/>
        </w:rPr>
      </w:pPr>
      <w:r w:rsidRPr="5897EC05">
        <w:rPr>
          <w:b/>
          <w:bCs/>
          <w:sz w:val="28"/>
          <w:szCs w:val="28"/>
        </w:rPr>
        <w:t xml:space="preserve"> </w:t>
      </w:r>
      <w:r>
        <w:rPr>
          <w:b/>
          <w:bCs/>
          <w:sz w:val="28"/>
          <w:szCs w:val="28"/>
        </w:rPr>
        <w:t>Biblical Definition of Faith</w:t>
      </w:r>
    </w:p>
    <w:p w14:paraId="4776DF9C" w14:textId="77777777" w:rsidR="001F2A57" w:rsidRPr="00AA6D24" w:rsidRDefault="001F2A57" w:rsidP="001F2A57">
      <w:pPr>
        <w:jc w:val="center"/>
        <w:rPr>
          <w:b/>
          <w:bCs/>
          <w:i/>
          <w:sz w:val="24"/>
          <w:szCs w:val="24"/>
        </w:rPr>
      </w:pPr>
      <w:r w:rsidRPr="00AA6D24">
        <w:rPr>
          <w:b/>
          <w:bCs/>
          <w:i/>
          <w:sz w:val="24"/>
          <w:szCs w:val="24"/>
        </w:rPr>
        <w:t>Romans 1:16-17 (ESV)</w:t>
      </w:r>
    </w:p>
    <w:p w14:paraId="366D4322" w14:textId="77777777" w:rsidR="001F2A57" w:rsidRDefault="001F2A57" w:rsidP="001F2A57">
      <w:pPr>
        <w:jc w:val="center"/>
        <w:rPr>
          <w:b/>
          <w:i/>
          <w:sz w:val="24"/>
          <w:szCs w:val="24"/>
        </w:rPr>
      </w:pPr>
      <w:r w:rsidRPr="00AA6D24">
        <w:rPr>
          <w:b/>
          <w:i/>
          <w:sz w:val="24"/>
          <w:szCs w:val="24"/>
        </w:rPr>
        <w:t>For I am not ashamed of the gospel, for it is the power of God for salvation to everyone who believes, to the Jew first and also to the Greek.</w:t>
      </w:r>
      <w:r>
        <w:rPr>
          <w:b/>
          <w:i/>
          <w:sz w:val="24"/>
          <w:szCs w:val="24"/>
        </w:rPr>
        <w:t xml:space="preserve"> </w:t>
      </w:r>
      <w:r w:rsidRPr="00AA6D24">
        <w:rPr>
          <w:b/>
          <w:i/>
          <w:sz w:val="24"/>
          <w:szCs w:val="24"/>
        </w:rPr>
        <w:t xml:space="preserve"> For in it the righteousness of God is revealed from faith for faith, as it is written, “The righteous shall live by faith.” </w:t>
      </w:r>
    </w:p>
    <w:p w14:paraId="18B53291" w14:textId="77777777" w:rsidR="001F2A57" w:rsidRDefault="001F2A57" w:rsidP="001F2A57">
      <w:pPr>
        <w:ind w:firstLine="720"/>
        <w:jc w:val="both"/>
        <w:rPr>
          <w:sz w:val="24"/>
          <w:szCs w:val="24"/>
        </w:rPr>
      </w:pPr>
      <w:r>
        <w:rPr>
          <w:sz w:val="24"/>
          <w:szCs w:val="24"/>
        </w:rPr>
        <w:t xml:space="preserve">I would like to tell you a story about a woman whose name is Iris Blue. I heard her speak on a radio program several years ago. Her story of amazing grace is quite incredible. Despite being raised in the church; she was in a state of total rebellion. Her life was marked by heroin addiction, prostitution and repeated incarcerations in the penitentiary. In spite of the obvious facts, Iris’ mother was completely blinded to her daughter’s spiritual condition. Each time Iris was let out of prison, her mother would kill the proverbial “fatted calf” and welcome her prodigal home. Iris would eat the meal and head right back to her life of sin. All the while, her mother kept asking her church to pray that, “Iris would get back in church and rededicate her life to God.” When finally, after umpteen times of Iris’ prison stints and subsequent releases, Iris’ mother took off her rose colored glasses. Her daughter was lost - not backslidden! That’s when her mother humbled herself and confessed all of this to her church. That is when her prayers became powerful and effective. Within two weeks the Lord saved Iris. What’s even more amazing is the other part of the story that I read in Dr. Charles Stanley’s </w:t>
      </w:r>
      <w:r w:rsidRPr="002D1640">
        <w:rPr>
          <w:sz w:val="24"/>
          <w:szCs w:val="24"/>
          <w:u w:val="single"/>
        </w:rPr>
        <w:t>in Touch Magazine</w:t>
      </w:r>
      <w:r>
        <w:rPr>
          <w:sz w:val="24"/>
          <w:szCs w:val="24"/>
        </w:rPr>
        <w:t xml:space="preserve"> dated February, 2003 on page 11.  This is a small excerpt of the article.</w:t>
      </w:r>
    </w:p>
    <w:p w14:paraId="7A619587" w14:textId="77777777" w:rsidR="001F2A57" w:rsidRPr="00E17C01" w:rsidRDefault="001F2A57" w:rsidP="001F2A57">
      <w:pPr>
        <w:ind w:firstLine="720"/>
        <w:jc w:val="both"/>
        <w:rPr>
          <w:i/>
          <w:sz w:val="24"/>
          <w:szCs w:val="24"/>
        </w:rPr>
      </w:pPr>
      <w:r>
        <w:rPr>
          <w:i/>
          <w:sz w:val="24"/>
          <w:szCs w:val="24"/>
        </w:rPr>
        <w:t>“</w:t>
      </w:r>
      <w:r w:rsidRPr="00E17C01">
        <w:rPr>
          <w:i/>
          <w:sz w:val="24"/>
          <w:szCs w:val="24"/>
        </w:rPr>
        <w:t>Iris’ father was a Sunday school teacher who loved Jesus his whole life. “I taught about him,</w:t>
      </w:r>
      <w:r>
        <w:rPr>
          <w:i/>
          <w:sz w:val="24"/>
          <w:szCs w:val="24"/>
        </w:rPr>
        <w:t xml:space="preserve">” </w:t>
      </w:r>
      <w:r w:rsidRPr="00E17C01">
        <w:rPr>
          <w:i/>
          <w:sz w:val="24"/>
          <w:szCs w:val="24"/>
        </w:rPr>
        <w:t>he said one day in a confession to her. “But it was like having a crush on a movie star. I knew about Elvis all my life too. But I didn’t know him.” He passed his synthetic -</w:t>
      </w:r>
      <w:r>
        <w:rPr>
          <w:i/>
          <w:sz w:val="24"/>
          <w:szCs w:val="24"/>
        </w:rPr>
        <w:t xml:space="preserve"> </w:t>
      </w:r>
      <w:r w:rsidRPr="00E17C01">
        <w:rPr>
          <w:i/>
          <w:sz w:val="24"/>
          <w:szCs w:val="24"/>
        </w:rPr>
        <w:t>faith along to Iris, who grew up hearing about Jesus constantly without really knowing</w:t>
      </w:r>
      <w:r>
        <w:rPr>
          <w:i/>
          <w:sz w:val="24"/>
          <w:szCs w:val="24"/>
        </w:rPr>
        <w:t xml:space="preserve"> him either.”</w:t>
      </w:r>
    </w:p>
    <w:p w14:paraId="0CB2465F" w14:textId="77777777" w:rsidR="001F2A57" w:rsidRDefault="001F2A57" w:rsidP="001F2A57">
      <w:pPr>
        <w:ind w:firstLine="720"/>
        <w:jc w:val="both"/>
        <w:rPr>
          <w:sz w:val="24"/>
          <w:szCs w:val="24"/>
        </w:rPr>
      </w:pPr>
      <w:r>
        <w:rPr>
          <w:sz w:val="24"/>
          <w:szCs w:val="24"/>
        </w:rPr>
        <w:t xml:space="preserve">The reason I included this story is because many people, I fear, have faith just like Iris’ dad’s. It’s synthetic. So what is faith really? Let’s see how the Bible defines it beginning with what is called the “faith chapter,” Hebrews </w:t>
      </w:r>
      <w:r w:rsidRPr="5897EC05">
        <w:rPr>
          <w:sz w:val="24"/>
          <w:szCs w:val="24"/>
        </w:rPr>
        <w:t>eleven</w:t>
      </w:r>
      <w:r>
        <w:rPr>
          <w:sz w:val="24"/>
          <w:szCs w:val="24"/>
        </w:rPr>
        <w:t>.</w:t>
      </w:r>
      <w:r w:rsidRPr="5897EC05">
        <w:rPr>
          <w:sz w:val="24"/>
          <w:szCs w:val="24"/>
        </w:rPr>
        <w:t xml:space="preserve"> Most Biblical scholars agree that it was Paul, “the Hebrew of Hebrew</w:t>
      </w:r>
      <w:r>
        <w:rPr>
          <w:sz w:val="24"/>
          <w:szCs w:val="24"/>
        </w:rPr>
        <w:t>s</w:t>
      </w:r>
      <w:r w:rsidRPr="5897EC05">
        <w:rPr>
          <w:sz w:val="24"/>
          <w:szCs w:val="24"/>
        </w:rPr>
        <w:t>,” who penned the letter.  Here, faith is described as, “the assurance of things hoped for, the conviction of things not seen.” (Hebrews 11:1) (NASB)</w:t>
      </w:r>
      <w:r>
        <w:rPr>
          <w:sz w:val="24"/>
          <w:szCs w:val="24"/>
        </w:rPr>
        <w:t xml:space="preserve"> And f</w:t>
      </w:r>
      <w:r w:rsidRPr="5897EC05">
        <w:rPr>
          <w:sz w:val="24"/>
          <w:szCs w:val="24"/>
        </w:rPr>
        <w:t xml:space="preserve">urthermore, </w:t>
      </w:r>
      <w:r>
        <w:rPr>
          <w:sz w:val="24"/>
          <w:szCs w:val="24"/>
        </w:rPr>
        <w:t>“W</w:t>
      </w:r>
      <w:r w:rsidRPr="5897EC05">
        <w:rPr>
          <w:sz w:val="24"/>
          <w:szCs w:val="24"/>
        </w:rPr>
        <w:t>ithout faith, it is impossible to please God.</w:t>
      </w:r>
      <w:r>
        <w:rPr>
          <w:sz w:val="24"/>
          <w:szCs w:val="24"/>
        </w:rPr>
        <w:t xml:space="preserve">” Yet, faith, much like repentance, is a gift of God. Furthermore, according to Romans chapter twelve, God has given to everyone a measure of faith.  </w:t>
      </w:r>
    </w:p>
    <w:p w14:paraId="2E425466" w14:textId="77777777" w:rsidR="001F2A57" w:rsidRDefault="001F2A57" w:rsidP="001F2A57">
      <w:pPr>
        <w:ind w:firstLine="720"/>
        <w:jc w:val="both"/>
        <w:rPr>
          <w:sz w:val="24"/>
          <w:szCs w:val="24"/>
        </w:rPr>
      </w:pPr>
      <w:r>
        <w:rPr>
          <w:sz w:val="24"/>
          <w:szCs w:val="24"/>
        </w:rPr>
        <w:t>Keep in mind that faith is “being convinced of things we have never seen.” The apostle John was in the city of Ephesus when he wrote the gospel of John. There’s little doubt that the saints in Ephesus received the vision of Jesus’ glory when they heard the following first-hand account from John. The conversation between doubting Thomas and the risen Christ, certainly apply just as well to you and me as it did to the saints of old.</w:t>
      </w:r>
    </w:p>
    <w:p w14:paraId="41AC9523" w14:textId="77777777" w:rsidR="001F2A57" w:rsidRPr="007E5462" w:rsidRDefault="001F2A57" w:rsidP="001F2A57">
      <w:pPr>
        <w:jc w:val="center"/>
        <w:rPr>
          <w:rFonts w:asciiTheme="minorHAnsi" w:hAnsiTheme="minorHAnsi"/>
          <w:b/>
          <w:i/>
          <w:sz w:val="24"/>
          <w:szCs w:val="24"/>
        </w:rPr>
      </w:pPr>
      <w:r w:rsidRPr="007E5462">
        <w:rPr>
          <w:rFonts w:asciiTheme="minorHAnsi" w:hAnsiTheme="minorHAnsi"/>
          <w:b/>
          <w:i/>
          <w:sz w:val="24"/>
          <w:szCs w:val="24"/>
        </w:rPr>
        <w:t>John 20:24-30 (ESV)</w:t>
      </w:r>
    </w:p>
    <w:p w14:paraId="14E22F84" w14:textId="77777777" w:rsidR="001F2A57" w:rsidRPr="007E5462" w:rsidRDefault="001F2A57" w:rsidP="001F2A57">
      <w:pPr>
        <w:pStyle w:val="regular"/>
        <w:jc w:val="center"/>
        <w:rPr>
          <w:rFonts w:asciiTheme="minorHAnsi" w:hAnsiTheme="minorHAnsi"/>
          <w:b/>
          <w:i/>
        </w:rPr>
      </w:pPr>
      <w:r w:rsidRPr="007E5462">
        <w:rPr>
          <w:rFonts w:asciiTheme="minorHAnsi" w:hAnsiTheme="minorHAnsi"/>
          <w:b/>
          <w:i/>
        </w:rPr>
        <w:t>Now Thomas, one of the Twelve, called the Twin, was not with them when Jesus came. So the other disciples told him, “We have seen the Lord.” But he said to them, “Unless I see in his hands the mark of the nails, and place my finger into the mark of the nails, and place my hand into his side, I will never believe.”</w:t>
      </w:r>
    </w:p>
    <w:p w14:paraId="44459F96" w14:textId="77777777" w:rsidR="001F2A57" w:rsidRPr="007E5462" w:rsidRDefault="001F2A57" w:rsidP="001F2A57">
      <w:pPr>
        <w:pStyle w:val="regular"/>
        <w:jc w:val="center"/>
        <w:rPr>
          <w:rFonts w:asciiTheme="minorHAnsi" w:hAnsiTheme="minorHAnsi"/>
          <w:b/>
          <w:i/>
        </w:rPr>
      </w:pPr>
      <w:r w:rsidRPr="007E5462">
        <w:rPr>
          <w:rFonts w:asciiTheme="minorHAnsi" w:hAnsiTheme="minorHAnsi"/>
          <w:b/>
          <w:i/>
        </w:rPr>
        <w:t xml:space="preserve">Eight days later, his disciples were inside again, and Thomas was with them. Although the doors were locked, Jesus came and stood among them and said, </w:t>
      </w:r>
      <w:r w:rsidRPr="007E5462">
        <w:rPr>
          <w:rStyle w:val="woc"/>
          <w:rFonts w:asciiTheme="minorHAnsi" w:hAnsiTheme="minorHAnsi"/>
          <w:b/>
          <w:i/>
        </w:rPr>
        <w:t>“Peace be with you.”</w:t>
      </w:r>
      <w:r w:rsidRPr="007E5462">
        <w:rPr>
          <w:rFonts w:asciiTheme="minorHAnsi" w:hAnsiTheme="minorHAnsi"/>
          <w:b/>
          <w:i/>
        </w:rPr>
        <w:t xml:space="preserve"> Then he said to Thomas, </w:t>
      </w:r>
      <w:r w:rsidRPr="007E5462">
        <w:rPr>
          <w:rStyle w:val="woc"/>
          <w:rFonts w:asciiTheme="minorHAnsi" w:hAnsiTheme="minorHAnsi"/>
          <w:b/>
          <w:i/>
        </w:rPr>
        <w:t>“Put your finger here, and see my hands; and put out your hand, and place it in my side. Do not disbelieve, but believe.”</w:t>
      </w:r>
      <w:r w:rsidRPr="007E5462">
        <w:rPr>
          <w:rFonts w:asciiTheme="minorHAnsi" w:hAnsiTheme="minorHAnsi"/>
          <w:b/>
          <w:i/>
        </w:rPr>
        <w:t xml:space="preserve"> Thomas answered him, “My Lord and my God!” Jesus said to him, </w:t>
      </w:r>
      <w:r w:rsidRPr="007E5462">
        <w:rPr>
          <w:rStyle w:val="woc"/>
          <w:rFonts w:asciiTheme="minorHAnsi" w:hAnsiTheme="minorHAnsi"/>
          <w:b/>
          <w:i/>
        </w:rPr>
        <w:t>“Have you believed because you have seen me? Blessed are those who have not seen and yet have believed.”</w:t>
      </w:r>
    </w:p>
    <w:p w14:paraId="3E082605" w14:textId="77777777" w:rsidR="001F2A57" w:rsidRPr="007E5462" w:rsidRDefault="001F2A57" w:rsidP="001F2A57">
      <w:pPr>
        <w:ind w:firstLine="720"/>
        <w:jc w:val="center"/>
        <w:rPr>
          <w:rFonts w:asciiTheme="minorHAnsi" w:hAnsiTheme="minorHAnsi"/>
          <w:b/>
          <w:i/>
          <w:sz w:val="24"/>
          <w:szCs w:val="24"/>
        </w:rPr>
      </w:pPr>
      <w:r w:rsidRPr="007E5462">
        <w:rPr>
          <w:rFonts w:asciiTheme="minorHAnsi" w:hAnsiTheme="minorHAnsi"/>
          <w:b/>
          <w:i/>
          <w:sz w:val="24"/>
          <w:szCs w:val="24"/>
        </w:rPr>
        <w:t>Now Jesus did many other signs in the presence of the disciples, which are not written in this book; but these are written so that you may believe that Jesus is the Christ, the Son of God, and that by believing you may have life in his name.</w:t>
      </w:r>
    </w:p>
    <w:p w14:paraId="59A75034" w14:textId="77777777" w:rsidR="001F2A57" w:rsidRDefault="001F2A57" w:rsidP="001F2A57">
      <w:pPr>
        <w:ind w:firstLine="720"/>
        <w:jc w:val="both"/>
        <w:rPr>
          <w:sz w:val="24"/>
          <w:szCs w:val="24"/>
        </w:rPr>
      </w:pPr>
      <w:r>
        <w:rPr>
          <w:sz w:val="24"/>
          <w:szCs w:val="24"/>
        </w:rPr>
        <w:t xml:space="preserve">If faith is being certain of what we cannot see, then what is the connection with faith and hearing? </w:t>
      </w:r>
      <w:r w:rsidRPr="5897EC05">
        <w:rPr>
          <w:sz w:val="24"/>
          <w:szCs w:val="24"/>
        </w:rPr>
        <w:t xml:space="preserve"> </w:t>
      </w:r>
      <w:r>
        <w:rPr>
          <w:sz w:val="24"/>
          <w:szCs w:val="24"/>
        </w:rPr>
        <w:t xml:space="preserve">Although we don’t have to </w:t>
      </w:r>
      <w:r w:rsidRPr="00BE2F36">
        <w:rPr>
          <w:i/>
          <w:sz w:val="24"/>
          <w:szCs w:val="24"/>
        </w:rPr>
        <w:t>see</w:t>
      </w:r>
      <w:r>
        <w:rPr>
          <w:sz w:val="24"/>
          <w:szCs w:val="24"/>
        </w:rPr>
        <w:t xml:space="preserve"> to have faith, that does not alleviate the need for hearing in order to believe. </w:t>
      </w:r>
      <w:r w:rsidRPr="5897EC05">
        <w:rPr>
          <w:sz w:val="24"/>
          <w:szCs w:val="24"/>
        </w:rPr>
        <w:t xml:space="preserve"> Paul </w:t>
      </w:r>
      <w:r>
        <w:rPr>
          <w:sz w:val="24"/>
          <w:szCs w:val="24"/>
        </w:rPr>
        <w:t xml:space="preserve">makes this point clear when he </w:t>
      </w:r>
      <w:r w:rsidRPr="5897EC05">
        <w:rPr>
          <w:sz w:val="24"/>
          <w:szCs w:val="24"/>
        </w:rPr>
        <w:t>said</w:t>
      </w:r>
      <w:r>
        <w:rPr>
          <w:sz w:val="24"/>
          <w:szCs w:val="24"/>
        </w:rPr>
        <w:t>, “F</w:t>
      </w:r>
      <w:r w:rsidRPr="5897EC05">
        <w:rPr>
          <w:sz w:val="24"/>
          <w:szCs w:val="24"/>
        </w:rPr>
        <w:t>aith comes by hearing</w:t>
      </w:r>
      <w:r>
        <w:rPr>
          <w:sz w:val="24"/>
          <w:szCs w:val="24"/>
        </w:rPr>
        <w:t xml:space="preserve"> and hearing by </w:t>
      </w:r>
      <w:r w:rsidRPr="5897EC05">
        <w:rPr>
          <w:sz w:val="24"/>
          <w:szCs w:val="24"/>
        </w:rPr>
        <w:t>the Word of God.</w:t>
      </w:r>
      <w:r>
        <w:rPr>
          <w:sz w:val="24"/>
          <w:szCs w:val="24"/>
        </w:rPr>
        <w:t>”</w:t>
      </w:r>
      <w:r w:rsidRPr="5897EC05">
        <w:rPr>
          <w:sz w:val="24"/>
          <w:szCs w:val="24"/>
        </w:rPr>
        <w:t xml:space="preserve"> </w:t>
      </w:r>
      <w:r>
        <w:rPr>
          <w:sz w:val="24"/>
          <w:szCs w:val="24"/>
        </w:rPr>
        <w:t xml:space="preserve">(Romans 10:17-18) We can deduce that </w:t>
      </w:r>
      <w:r w:rsidRPr="5897EC05">
        <w:rPr>
          <w:sz w:val="24"/>
          <w:szCs w:val="24"/>
        </w:rPr>
        <w:t>hear</w:t>
      </w:r>
      <w:r>
        <w:rPr>
          <w:sz w:val="24"/>
          <w:szCs w:val="24"/>
        </w:rPr>
        <w:t>ing</w:t>
      </w:r>
      <w:r w:rsidRPr="5897EC05">
        <w:rPr>
          <w:sz w:val="24"/>
          <w:szCs w:val="24"/>
        </w:rPr>
        <w:t xml:space="preserve"> God’s Word</w:t>
      </w:r>
      <w:r>
        <w:rPr>
          <w:sz w:val="24"/>
          <w:szCs w:val="24"/>
        </w:rPr>
        <w:t xml:space="preserve"> is necessary in order to believe in Jesus for salvation. </w:t>
      </w:r>
    </w:p>
    <w:p w14:paraId="02BCB230" w14:textId="77777777" w:rsidR="001F2A57" w:rsidRDefault="001F2A57" w:rsidP="001F2A57">
      <w:pPr>
        <w:ind w:firstLine="720"/>
        <w:jc w:val="both"/>
        <w:rPr>
          <w:sz w:val="24"/>
          <w:szCs w:val="24"/>
        </w:rPr>
      </w:pPr>
      <w:r>
        <w:rPr>
          <w:sz w:val="24"/>
          <w:szCs w:val="24"/>
        </w:rPr>
        <w:t xml:space="preserve">Through the hearing of the Word of God, </w:t>
      </w:r>
      <w:r w:rsidRPr="5897EC05">
        <w:rPr>
          <w:sz w:val="24"/>
          <w:szCs w:val="24"/>
        </w:rPr>
        <w:t xml:space="preserve">one comes to think differently about sin, turns </w:t>
      </w:r>
      <w:r>
        <w:rPr>
          <w:sz w:val="24"/>
          <w:szCs w:val="24"/>
        </w:rPr>
        <w:t xml:space="preserve">from it </w:t>
      </w:r>
      <w:r w:rsidRPr="5897EC05">
        <w:rPr>
          <w:sz w:val="24"/>
          <w:szCs w:val="24"/>
        </w:rPr>
        <w:t>in repentance</w:t>
      </w:r>
      <w:r>
        <w:rPr>
          <w:sz w:val="24"/>
          <w:szCs w:val="24"/>
        </w:rPr>
        <w:t>,</w:t>
      </w:r>
      <w:r w:rsidRPr="5897EC05">
        <w:rPr>
          <w:sz w:val="24"/>
          <w:szCs w:val="24"/>
        </w:rPr>
        <w:t xml:space="preserve"> and places their faith in Christ</w:t>
      </w:r>
      <w:r>
        <w:rPr>
          <w:sz w:val="24"/>
          <w:szCs w:val="24"/>
        </w:rPr>
        <w:t xml:space="preserve"> alone to save them</w:t>
      </w:r>
      <w:r w:rsidRPr="5897EC05">
        <w:rPr>
          <w:sz w:val="24"/>
          <w:szCs w:val="24"/>
        </w:rPr>
        <w:t xml:space="preserve">. </w:t>
      </w:r>
      <w:r>
        <w:rPr>
          <w:sz w:val="24"/>
          <w:szCs w:val="24"/>
        </w:rPr>
        <w:t xml:space="preserve">In the above passage, John summarizes why the Bible was written … so that you would hear about, and believe on, the Lord Jesus Christ! </w:t>
      </w:r>
    </w:p>
    <w:p w14:paraId="1C0C8001" w14:textId="77777777" w:rsidR="001F2A57" w:rsidRDefault="001F2A57" w:rsidP="001F2A57">
      <w:pPr>
        <w:ind w:firstLine="720"/>
        <w:jc w:val="both"/>
        <w:rPr>
          <w:sz w:val="24"/>
          <w:szCs w:val="24"/>
        </w:rPr>
      </w:pPr>
      <w:r w:rsidRPr="5897EC05">
        <w:rPr>
          <w:sz w:val="24"/>
          <w:szCs w:val="24"/>
        </w:rPr>
        <w:t xml:space="preserve"> </w:t>
      </w:r>
      <w:r>
        <w:rPr>
          <w:sz w:val="24"/>
          <w:szCs w:val="24"/>
        </w:rPr>
        <w:t>You may be thinking, “If it’s as simple as that, then is saving faith nothing more than</w:t>
      </w:r>
      <w:r w:rsidRPr="5897EC05">
        <w:rPr>
          <w:sz w:val="24"/>
          <w:szCs w:val="24"/>
        </w:rPr>
        <w:t xml:space="preserve"> mere intellectual assent to the facts of the Bible?</w:t>
      </w:r>
      <w:r>
        <w:rPr>
          <w:sz w:val="24"/>
          <w:szCs w:val="24"/>
        </w:rPr>
        <w:t>”</w:t>
      </w:r>
      <w:r w:rsidRPr="5897EC05">
        <w:rPr>
          <w:sz w:val="24"/>
          <w:szCs w:val="24"/>
        </w:rPr>
        <w:t xml:space="preserve">  If that is the case, then the demons are saved, because as James </w:t>
      </w:r>
      <w:r>
        <w:rPr>
          <w:sz w:val="24"/>
          <w:szCs w:val="24"/>
        </w:rPr>
        <w:t>said,</w:t>
      </w:r>
      <w:r w:rsidRPr="5897EC05">
        <w:rPr>
          <w:sz w:val="24"/>
          <w:szCs w:val="24"/>
        </w:rPr>
        <w:t xml:space="preserve"> “Even </w:t>
      </w:r>
      <w:r>
        <w:rPr>
          <w:sz w:val="24"/>
          <w:szCs w:val="24"/>
        </w:rPr>
        <w:t xml:space="preserve">the </w:t>
      </w:r>
      <w:r w:rsidRPr="5897EC05">
        <w:rPr>
          <w:sz w:val="24"/>
          <w:szCs w:val="24"/>
        </w:rPr>
        <w:t xml:space="preserve">demons </w:t>
      </w:r>
      <w:r w:rsidRPr="002410F7">
        <w:rPr>
          <w:i/>
          <w:sz w:val="24"/>
          <w:szCs w:val="24"/>
        </w:rPr>
        <w:t xml:space="preserve">believe </w:t>
      </w:r>
      <w:r w:rsidRPr="5897EC05">
        <w:rPr>
          <w:sz w:val="24"/>
          <w:szCs w:val="24"/>
        </w:rPr>
        <w:t>in Jesus.”</w:t>
      </w:r>
      <w:r>
        <w:rPr>
          <w:sz w:val="24"/>
          <w:szCs w:val="24"/>
        </w:rPr>
        <w:t xml:space="preserve"> (James 2:19) Are the demons saved? Absolutely not! </w:t>
      </w:r>
      <w:r w:rsidRPr="5897EC05">
        <w:rPr>
          <w:sz w:val="24"/>
          <w:szCs w:val="24"/>
        </w:rPr>
        <w:t xml:space="preserve"> </w:t>
      </w:r>
      <w:r>
        <w:rPr>
          <w:sz w:val="24"/>
          <w:szCs w:val="24"/>
        </w:rPr>
        <w:t xml:space="preserve">In light of all we’ve discovered so far, are you beginning to understand </w:t>
      </w:r>
      <w:r w:rsidRPr="5897EC05">
        <w:rPr>
          <w:sz w:val="24"/>
          <w:szCs w:val="24"/>
        </w:rPr>
        <w:t xml:space="preserve">what </w:t>
      </w:r>
      <w:r>
        <w:rPr>
          <w:sz w:val="24"/>
          <w:szCs w:val="24"/>
        </w:rPr>
        <w:t xml:space="preserve">is meant by </w:t>
      </w:r>
      <w:r w:rsidRPr="007C34D7">
        <w:rPr>
          <w:i/>
          <w:sz w:val="24"/>
          <w:szCs w:val="24"/>
        </w:rPr>
        <w:t>saving faith</w:t>
      </w:r>
      <w:r>
        <w:rPr>
          <w:sz w:val="24"/>
          <w:szCs w:val="24"/>
        </w:rPr>
        <w:t>?</w:t>
      </w:r>
    </w:p>
    <w:p w14:paraId="2697726B" w14:textId="77777777" w:rsidR="001F2A57" w:rsidRDefault="001F2A57" w:rsidP="001F2A57">
      <w:pPr>
        <w:ind w:firstLine="720"/>
        <w:jc w:val="both"/>
        <w:rPr>
          <w:sz w:val="24"/>
          <w:szCs w:val="24"/>
        </w:rPr>
      </w:pPr>
      <w:r>
        <w:rPr>
          <w:sz w:val="24"/>
          <w:szCs w:val="24"/>
        </w:rPr>
        <w:t xml:space="preserve">I have learned a great deal about faith through </w:t>
      </w:r>
      <w:r w:rsidRPr="5897EC05">
        <w:rPr>
          <w:sz w:val="24"/>
          <w:szCs w:val="24"/>
        </w:rPr>
        <w:t>Kevin Twisdale</w:t>
      </w:r>
      <w:r>
        <w:rPr>
          <w:sz w:val="24"/>
          <w:szCs w:val="24"/>
        </w:rPr>
        <w:t>,</w:t>
      </w:r>
      <w:r w:rsidRPr="5897EC05">
        <w:rPr>
          <w:sz w:val="24"/>
          <w:szCs w:val="24"/>
        </w:rPr>
        <w:t xml:space="preserve"> a fellow disciple maker. </w:t>
      </w:r>
      <w:r>
        <w:rPr>
          <w:sz w:val="24"/>
          <w:szCs w:val="24"/>
        </w:rPr>
        <w:t xml:space="preserve">He summarizes </w:t>
      </w:r>
      <w:r w:rsidRPr="5897EC05">
        <w:rPr>
          <w:sz w:val="24"/>
          <w:szCs w:val="24"/>
        </w:rPr>
        <w:t>faith</w:t>
      </w:r>
      <w:r>
        <w:rPr>
          <w:sz w:val="24"/>
          <w:szCs w:val="24"/>
        </w:rPr>
        <w:t xml:space="preserve"> like this: “Faith</w:t>
      </w:r>
      <w:r w:rsidRPr="5897EC05">
        <w:rPr>
          <w:sz w:val="24"/>
          <w:szCs w:val="24"/>
        </w:rPr>
        <w:t xml:space="preserve"> boils down to three things…</w:t>
      </w:r>
      <w:r>
        <w:rPr>
          <w:sz w:val="24"/>
          <w:szCs w:val="24"/>
        </w:rPr>
        <w:t xml:space="preserve"> </w:t>
      </w:r>
      <w:r w:rsidRPr="5897EC05">
        <w:rPr>
          <w:sz w:val="24"/>
          <w:szCs w:val="24"/>
        </w:rPr>
        <w:t>conviction, commitment and conduct.</w:t>
      </w:r>
      <w:r>
        <w:rPr>
          <w:sz w:val="24"/>
          <w:szCs w:val="24"/>
        </w:rPr>
        <w:t>”</w:t>
      </w:r>
      <w:r w:rsidRPr="5897EC05">
        <w:rPr>
          <w:sz w:val="24"/>
          <w:szCs w:val="24"/>
        </w:rPr>
        <w:t xml:space="preserve"> He explained it this way: “You are so convinced about what you believe that you live by that conviction. Conviction is in the head, and commitment is of the heart, but conduct is the thing of the habit or the reality of what we live.” Furthermore, Kevin </w:t>
      </w:r>
      <w:r>
        <w:rPr>
          <w:sz w:val="24"/>
          <w:szCs w:val="24"/>
        </w:rPr>
        <w:t>said</w:t>
      </w:r>
      <w:r w:rsidRPr="5897EC05">
        <w:rPr>
          <w:sz w:val="24"/>
          <w:szCs w:val="24"/>
        </w:rPr>
        <w:t xml:space="preserve"> that the word believed is followed by the preposition (into). It’s used 36 times. Why does that matter?  This suggests that belief is directed to a person, and that person is the Lord Jesus Christ. Therefore, to believe, is to place yourself fully in Christ and rest in Him alone for salvation. </w:t>
      </w:r>
      <w:r>
        <w:rPr>
          <w:sz w:val="24"/>
          <w:szCs w:val="24"/>
        </w:rPr>
        <w:t>“</w:t>
      </w:r>
      <w:r w:rsidRPr="5897EC05">
        <w:rPr>
          <w:sz w:val="24"/>
          <w:szCs w:val="24"/>
        </w:rPr>
        <w:t>Faith is man’s impedance continually receiving God’s omnipotence</w:t>
      </w:r>
      <w:r>
        <w:rPr>
          <w:sz w:val="24"/>
          <w:szCs w:val="24"/>
        </w:rPr>
        <w:t>,” Twisdale says.</w:t>
      </w:r>
      <w:r w:rsidRPr="5897EC05">
        <w:rPr>
          <w:sz w:val="24"/>
          <w:szCs w:val="24"/>
        </w:rPr>
        <w:t xml:space="preserve"> This </w:t>
      </w:r>
      <w:r>
        <w:rPr>
          <w:sz w:val="24"/>
          <w:szCs w:val="24"/>
        </w:rPr>
        <w:t xml:space="preserve">naturally </w:t>
      </w:r>
      <w:r w:rsidRPr="5897EC05">
        <w:rPr>
          <w:sz w:val="24"/>
          <w:szCs w:val="24"/>
        </w:rPr>
        <w:t>includ</w:t>
      </w:r>
      <w:r>
        <w:rPr>
          <w:sz w:val="24"/>
          <w:szCs w:val="24"/>
        </w:rPr>
        <w:t>es</w:t>
      </w:r>
      <w:r w:rsidRPr="5897EC05">
        <w:rPr>
          <w:sz w:val="24"/>
          <w:szCs w:val="24"/>
        </w:rPr>
        <w:t xml:space="preserve"> faith in every word the Bible has to say about </w:t>
      </w:r>
      <w:r>
        <w:rPr>
          <w:sz w:val="24"/>
          <w:szCs w:val="24"/>
        </w:rPr>
        <w:t>Christ Jesus.</w:t>
      </w:r>
      <w:r w:rsidRPr="5897EC05">
        <w:rPr>
          <w:sz w:val="24"/>
          <w:szCs w:val="24"/>
        </w:rPr>
        <w:t xml:space="preserve"> (Acts 16:31; John 20:31)</w:t>
      </w:r>
    </w:p>
    <w:p w14:paraId="1B0D4B5D" w14:textId="77777777" w:rsidR="001F2A57" w:rsidRPr="0062511E" w:rsidRDefault="001F2A57" w:rsidP="001F2A57">
      <w:pPr>
        <w:ind w:firstLine="720"/>
        <w:jc w:val="both"/>
        <w:rPr>
          <w:sz w:val="24"/>
          <w:szCs w:val="24"/>
        </w:rPr>
      </w:pPr>
      <w:r>
        <w:rPr>
          <w:sz w:val="24"/>
          <w:szCs w:val="24"/>
        </w:rPr>
        <w:t>The An</w:t>
      </w:r>
      <w:r w:rsidRPr="5897EC05">
        <w:rPr>
          <w:sz w:val="24"/>
          <w:szCs w:val="24"/>
        </w:rPr>
        <w:t>glo-Saxon</w:t>
      </w:r>
      <w:r>
        <w:rPr>
          <w:sz w:val="24"/>
          <w:szCs w:val="24"/>
        </w:rPr>
        <w:t xml:space="preserve"> word for “believe” is a</w:t>
      </w:r>
      <w:r w:rsidRPr="5897EC05">
        <w:rPr>
          <w:sz w:val="24"/>
          <w:szCs w:val="24"/>
        </w:rPr>
        <w:t xml:space="preserve"> compound word</w:t>
      </w:r>
      <w:r>
        <w:rPr>
          <w:sz w:val="24"/>
          <w:szCs w:val="24"/>
        </w:rPr>
        <w:t>,</w:t>
      </w:r>
      <w:r w:rsidRPr="5897EC05">
        <w:rPr>
          <w:sz w:val="24"/>
          <w:szCs w:val="24"/>
        </w:rPr>
        <w:t xml:space="preserve"> </w:t>
      </w:r>
      <w:r>
        <w:rPr>
          <w:sz w:val="24"/>
          <w:szCs w:val="24"/>
        </w:rPr>
        <w:t xml:space="preserve">and it means by life. </w:t>
      </w:r>
      <w:r w:rsidRPr="5897EC05">
        <w:rPr>
          <w:sz w:val="24"/>
          <w:szCs w:val="24"/>
        </w:rPr>
        <w:t xml:space="preserve"> </w:t>
      </w:r>
      <w:r>
        <w:rPr>
          <w:sz w:val="24"/>
          <w:szCs w:val="24"/>
        </w:rPr>
        <w:t>It is true that</w:t>
      </w:r>
      <w:r w:rsidRPr="5897EC05">
        <w:rPr>
          <w:sz w:val="24"/>
          <w:szCs w:val="24"/>
        </w:rPr>
        <w:t xml:space="preserve"> we live</w:t>
      </w:r>
      <w:r>
        <w:rPr>
          <w:sz w:val="24"/>
          <w:szCs w:val="24"/>
        </w:rPr>
        <w:t>,</w:t>
      </w:r>
      <w:r w:rsidRPr="5897EC05">
        <w:rPr>
          <w:sz w:val="24"/>
          <w:szCs w:val="24"/>
        </w:rPr>
        <w:t xml:space="preserve"> or behave</w:t>
      </w:r>
      <w:r>
        <w:rPr>
          <w:sz w:val="24"/>
          <w:szCs w:val="24"/>
        </w:rPr>
        <w:t>,</w:t>
      </w:r>
      <w:r w:rsidRPr="5897EC05">
        <w:rPr>
          <w:sz w:val="24"/>
          <w:szCs w:val="24"/>
        </w:rPr>
        <w:t xml:space="preserve"> according to what we believe. So if what I believe does not translate into my practical everyday life, then it is not saving faith. When one has true saving faith, they are relying upon the finished work of Jesus. Therefore, they renounce all other means to earn salvation (including behavior modification) and receive Him as the sovereign Lord and ruler of their life.  One’s faith contributes nothing to the gospel and therefore faith, in and of itself, is of no use whatsoever if it is not firmly anchored in Christ Jesus. The only</w:t>
      </w:r>
      <w:r w:rsidRPr="5897EC05">
        <w:rPr>
          <w:rFonts w:asciiTheme="minorHAnsi" w:eastAsiaTheme="minorEastAsia" w:hAnsiTheme="minorHAnsi" w:cstheme="minorBidi"/>
          <w:sz w:val="24"/>
          <w:szCs w:val="24"/>
        </w:rPr>
        <w:t xml:space="preserve"> part we play in the gospel, is our sin problem</w:t>
      </w:r>
      <w:r>
        <w:rPr>
          <w:rFonts w:asciiTheme="minorHAnsi" w:eastAsiaTheme="minorEastAsia" w:hAnsiTheme="minorHAnsi" w:cstheme="minorBidi"/>
          <w:sz w:val="24"/>
          <w:szCs w:val="24"/>
        </w:rPr>
        <w:t xml:space="preserve">. </w:t>
      </w:r>
      <w:r w:rsidRPr="5897EC05">
        <w:rPr>
          <w:sz w:val="24"/>
          <w:szCs w:val="24"/>
        </w:rPr>
        <w:t xml:space="preserve"> </w:t>
      </w:r>
    </w:p>
    <w:p w14:paraId="6810F61D" w14:textId="77777777" w:rsidR="001F2A57" w:rsidRDefault="001F2A57" w:rsidP="001F2A57">
      <w:pPr>
        <w:ind w:firstLine="720"/>
        <w:jc w:val="both"/>
        <w:rPr>
          <w:sz w:val="24"/>
          <w:szCs w:val="24"/>
        </w:rPr>
      </w:pPr>
      <w:r w:rsidRPr="5897EC05">
        <w:rPr>
          <w:sz w:val="24"/>
          <w:szCs w:val="24"/>
        </w:rPr>
        <w:t xml:space="preserve">If </w:t>
      </w:r>
      <w:r>
        <w:rPr>
          <w:sz w:val="24"/>
          <w:szCs w:val="24"/>
        </w:rPr>
        <w:t>you</w:t>
      </w:r>
      <w:r w:rsidRPr="5897EC05">
        <w:rPr>
          <w:sz w:val="24"/>
          <w:szCs w:val="24"/>
        </w:rPr>
        <w:t xml:space="preserve"> possess true saving faith, it will be evident by the way you live from that point on. It’s a matter of Lordship. Consider this</w:t>
      </w:r>
      <w:r>
        <w:rPr>
          <w:sz w:val="24"/>
          <w:szCs w:val="24"/>
        </w:rPr>
        <w:t>,</w:t>
      </w:r>
      <w:r w:rsidRPr="5897EC05">
        <w:rPr>
          <w:sz w:val="24"/>
          <w:szCs w:val="24"/>
        </w:rPr>
        <w:t xml:space="preserve"> Jesus is </w:t>
      </w:r>
      <w:r>
        <w:rPr>
          <w:sz w:val="24"/>
          <w:szCs w:val="24"/>
        </w:rPr>
        <w:t xml:space="preserve">mentioned as the </w:t>
      </w:r>
      <w:r w:rsidRPr="5897EC05">
        <w:rPr>
          <w:sz w:val="24"/>
          <w:szCs w:val="24"/>
        </w:rPr>
        <w:t>Savior twenty-four times</w:t>
      </w:r>
      <w:r>
        <w:rPr>
          <w:sz w:val="24"/>
          <w:szCs w:val="24"/>
        </w:rPr>
        <w:t xml:space="preserve"> in the gospels</w:t>
      </w:r>
      <w:r w:rsidRPr="5897EC05">
        <w:rPr>
          <w:sz w:val="24"/>
          <w:szCs w:val="24"/>
        </w:rPr>
        <w:t xml:space="preserve">. </w:t>
      </w:r>
      <w:r>
        <w:rPr>
          <w:sz w:val="24"/>
          <w:szCs w:val="24"/>
        </w:rPr>
        <w:t>C</w:t>
      </w:r>
      <w:r w:rsidRPr="5897EC05">
        <w:rPr>
          <w:sz w:val="24"/>
          <w:szCs w:val="24"/>
        </w:rPr>
        <w:t>ompare that to th</w:t>
      </w:r>
      <w:r>
        <w:rPr>
          <w:sz w:val="24"/>
          <w:szCs w:val="24"/>
        </w:rPr>
        <w:t>e fact that</w:t>
      </w:r>
      <w:r w:rsidRPr="5897EC05">
        <w:rPr>
          <w:sz w:val="24"/>
          <w:szCs w:val="24"/>
        </w:rPr>
        <w:t xml:space="preserve"> He is called “the Lord” 433 times.  </w:t>
      </w:r>
      <w:r>
        <w:rPr>
          <w:sz w:val="24"/>
          <w:szCs w:val="24"/>
        </w:rPr>
        <w:t>Now let’s t</w:t>
      </w:r>
      <w:r w:rsidRPr="5897EC05">
        <w:rPr>
          <w:sz w:val="24"/>
          <w:szCs w:val="24"/>
        </w:rPr>
        <w:t>ake</w:t>
      </w:r>
      <w:r>
        <w:rPr>
          <w:sz w:val="24"/>
          <w:szCs w:val="24"/>
        </w:rPr>
        <w:t xml:space="preserve"> a look at </w:t>
      </w:r>
      <w:r w:rsidRPr="5897EC05">
        <w:rPr>
          <w:sz w:val="24"/>
          <w:szCs w:val="24"/>
        </w:rPr>
        <w:t>the following passage often used in evangelism</w:t>
      </w:r>
      <w:r>
        <w:rPr>
          <w:sz w:val="24"/>
          <w:szCs w:val="24"/>
        </w:rPr>
        <w:t>.</w:t>
      </w:r>
    </w:p>
    <w:p w14:paraId="6DBEB3BD" w14:textId="77777777" w:rsidR="001F2A57" w:rsidRPr="006329DF" w:rsidRDefault="001F2A57" w:rsidP="001F2A57">
      <w:pPr>
        <w:jc w:val="center"/>
        <w:rPr>
          <w:b/>
          <w:i/>
          <w:sz w:val="24"/>
          <w:szCs w:val="24"/>
        </w:rPr>
      </w:pPr>
      <w:r w:rsidRPr="5897EC05">
        <w:rPr>
          <w:b/>
          <w:bCs/>
          <w:i/>
          <w:iCs/>
          <w:sz w:val="24"/>
          <w:szCs w:val="24"/>
        </w:rPr>
        <w:t>Romans 10:9-13 (ESV)</w:t>
      </w:r>
    </w:p>
    <w:p w14:paraId="48024781" w14:textId="77777777" w:rsidR="001F2A57" w:rsidRDefault="001F2A57" w:rsidP="001F2A57">
      <w:pPr>
        <w:jc w:val="center"/>
        <w:rPr>
          <w:b/>
          <w:i/>
          <w:sz w:val="24"/>
          <w:szCs w:val="24"/>
        </w:rPr>
      </w:pPr>
      <w:r w:rsidRPr="5897EC05">
        <w:rPr>
          <w:b/>
          <w:bCs/>
          <w:i/>
          <w:iCs/>
          <w:sz w:val="24"/>
          <w:szCs w:val="24"/>
        </w:rPr>
        <w:t>Because, if you confess with your mouth that Jesus is Lord and believe in your heart that God raised him from the dead, you will be saved. For with the heart one believes and is justified, and with the mouth one confesses and is saved. For the Scripture says, “Everyone who believes in him will not be put to shame.” For there is no distinction between Jew and Greek; for the same Lord is Lord of all, bestowing his riches on all who call on him. For “everyone who calls on the name of the Lord will be saved.”</w:t>
      </w:r>
    </w:p>
    <w:p w14:paraId="1A7E04CB" w14:textId="77777777" w:rsidR="001F2A57" w:rsidRDefault="001F2A57" w:rsidP="001F2A57">
      <w:pPr>
        <w:ind w:firstLine="720"/>
        <w:jc w:val="both"/>
        <w:rPr>
          <w:rFonts w:asciiTheme="minorHAnsi" w:eastAsiaTheme="minorEastAsia" w:hAnsiTheme="minorHAnsi" w:cstheme="minorBidi"/>
          <w:color w:val="333333"/>
          <w:sz w:val="24"/>
          <w:szCs w:val="24"/>
          <w:lang w:val="en"/>
        </w:rPr>
      </w:pPr>
      <w:r>
        <w:rPr>
          <w:sz w:val="24"/>
          <w:szCs w:val="24"/>
        </w:rPr>
        <w:t>Jesus succinctly</w:t>
      </w:r>
      <w:r w:rsidRPr="5897EC05">
        <w:rPr>
          <w:sz w:val="24"/>
          <w:szCs w:val="24"/>
        </w:rPr>
        <w:t xml:space="preserve"> define</w:t>
      </w:r>
      <w:r>
        <w:rPr>
          <w:sz w:val="24"/>
          <w:szCs w:val="24"/>
        </w:rPr>
        <w:t>d</w:t>
      </w:r>
      <w:r w:rsidRPr="5897EC05">
        <w:rPr>
          <w:sz w:val="24"/>
          <w:szCs w:val="24"/>
        </w:rPr>
        <w:t xml:space="preserve"> Lordship</w:t>
      </w:r>
      <w:r>
        <w:rPr>
          <w:sz w:val="24"/>
          <w:szCs w:val="24"/>
        </w:rPr>
        <w:t xml:space="preserve"> in the following passage.</w:t>
      </w:r>
      <w:r w:rsidRPr="5897EC05">
        <w:rPr>
          <w:sz w:val="24"/>
          <w:szCs w:val="24"/>
        </w:rPr>
        <w:t xml:space="preserve">  In Luke 8:21, He said “My mother and brothers are those who hear the Word of God and do it.” And then there is His heart piercing question: “Why do you call me, ‘Lord, Lord’ and do not do what I say?” (Luke 6:46) If Jesus is not your Lord – then He is not your Savior. Therefore, Lordship is no more and no less than the </w:t>
      </w:r>
      <w:r>
        <w:rPr>
          <w:sz w:val="24"/>
          <w:szCs w:val="24"/>
        </w:rPr>
        <w:t>unpretentious</w:t>
      </w:r>
      <w:r w:rsidRPr="5897EC05">
        <w:rPr>
          <w:sz w:val="24"/>
          <w:szCs w:val="24"/>
        </w:rPr>
        <w:t xml:space="preserve"> words spoken by Mary, the mother of Jesus, at a wedding in Cana</w:t>
      </w:r>
      <w:r>
        <w:rPr>
          <w:sz w:val="24"/>
          <w:szCs w:val="24"/>
        </w:rPr>
        <w:t>. S</w:t>
      </w:r>
      <w:r w:rsidRPr="5897EC05">
        <w:rPr>
          <w:sz w:val="24"/>
          <w:szCs w:val="24"/>
        </w:rPr>
        <w:t xml:space="preserve">he said: “Whatever He says to you, do it.” (John 2:1-8) </w:t>
      </w:r>
      <w:r w:rsidRPr="5897EC05">
        <w:rPr>
          <w:rFonts w:asciiTheme="minorHAnsi" w:eastAsiaTheme="minorEastAsia" w:hAnsiTheme="minorHAnsi" w:cstheme="minorBidi"/>
          <w:color w:val="333333"/>
          <w:sz w:val="24"/>
          <w:szCs w:val="24"/>
          <w:lang w:val="en"/>
        </w:rPr>
        <w:t xml:space="preserve">As C.S. Lewis so eloquently put it, “There are only two kinds of people in the end: those who say to God, </w:t>
      </w:r>
      <w:r>
        <w:rPr>
          <w:rFonts w:asciiTheme="minorHAnsi" w:eastAsiaTheme="minorEastAsia" w:hAnsiTheme="minorHAnsi" w:cstheme="minorBidi"/>
          <w:color w:val="333333"/>
          <w:sz w:val="24"/>
          <w:szCs w:val="24"/>
          <w:lang w:val="en"/>
        </w:rPr>
        <w:t>‘</w:t>
      </w:r>
      <w:r w:rsidRPr="5897EC05">
        <w:rPr>
          <w:rFonts w:asciiTheme="minorHAnsi" w:eastAsiaTheme="minorEastAsia" w:hAnsiTheme="minorHAnsi" w:cstheme="minorBidi"/>
          <w:color w:val="333333"/>
          <w:sz w:val="24"/>
          <w:szCs w:val="24"/>
          <w:lang w:val="en"/>
        </w:rPr>
        <w:t>Thy will be done,</w:t>
      </w:r>
      <w:r>
        <w:rPr>
          <w:rFonts w:asciiTheme="minorHAnsi" w:eastAsiaTheme="minorEastAsia" w:hAnsiTheme="minorHAnsi" w:cstheme="minorBidi"/>
          <w:color w:val="333333"/>
          <w:sz w:val="24"/>
          <w:szCs w:val="24"/>
          <w:lang w:val="en"/>
        </w:rPr>
        <w:t>’</w:t>
      </w:r>
      <w:r w:rsidRPr="5897EC05">
        <w:rPr>
          <w:rFonts w:asciiTheme="minorHAnsi" w:eastAsiaTheme="minorEastAsia" w:hAnsiTheme="minorHAnsi" w:cstheme="minorBidi"/>
          <w:color w:val="333333"/>
          <w:sz w:val="24"/>
          <w:szCs w:val="24"/>
          <w:lang w:val="en"/>
        </w:rPr>
        <w:t xml:space="preserve"> and those to whom God says, in the end, </w:t>
      </w:r>
      <w:r>
        <w:rPr>
          <w:rFonts w:asciiTheme="minorHAnsi" w:eastAsiaTheme="minorEastAsia" w:hAnsiTheme="minorHAnsi" w:cstheme="minorBidi"/>
          <w:color w:val="333333"/>
          <w:sz w:val="24"/>
          <w:szCs w:val="24"/>
          <w:lang w:val="en"/>
        </w:rPr>
        <w:t>‘</w:t>
      </w:r>
      <w:r w:rsidRPr="5897EC05">
        <w:rPr>
          <w:rFonts w:asciiTheme="minorHAnsi" w:eastAsiaTheme="minorEastAsia" w:hAnsiTheme="minorHAnsi" w:cstheme="minorBidi"/>
          <w:color w:val="333333"/>
          <w:sz w:val="24"/>
          <w:szCs w:val="24"/>
          <w:lang w:val="en"/>
        </w:rPr>
        <w:t>Thy will be done.</w:t>
      </w:r>
      <w:r>
        <w:rPr>
          <w:rFonts w:asciiTheme="minorHAnsi" w:eastAsiaTheme="minorEastAsia" w:hAnsiTheme="minorHAnsi" w:cstheme="minorBidi"/>
          <w:color w:val="333333"/>
          <w:sz w:val="24"/>
          <w:szCs w:val="24"/>
          <w:lang w:val="en"/>
        </w:rPr>
        <w:t>’</w:t>
      </w:r>
      <w:r w:rsidRPr="5897EC05">
        <w:rPr>
          <w:rFonts w:asciiTheme="minorHAnsi" w:eastAsiaTheme="minorEastAsia" w:hAnsiTheme="minorHAnsi" w:cstheme="minorBidi"/>
          <w:color w:val="333333"/>
          <w:sz w:val="24"/>
          <w:szCs w:val="24"/>
          <w:lang w:val="en"/>
        </w:rPr>
        <w:t xml:space="preserve"> All that are in </w:t>
      </w:r>
      <w:r>
        <w:rPr>
          <w:rFonts w:asciiTheme="minorHAnsi" w:eastAsiaTheme="minorEastAsia" w:hAnsiTheme="minorHAnsi" w:cstheme="minorBidi"/>
          <w:color w:val="333333"/>
          <w:sz w:val="24"/>
          <w:szCs w:val="24"/>
          <w:lang w:val="en"/>
        </w:rPr>
        <w:t>he</w:t>
      </w:r>
      <w:r w:rsidRPr="5897EC05">
        <w:rPr>
          <w:rFonts w:asciiTheme="minorHAnsi" w:eastAsiaTheme="minorEastAsia" w:hAnsiTheme="minorHAnsi" w:cstheme="minorBidi"/>
          <w:color w:val="333333"/>
          <w:sz w:val="24"/>
          <w:szCs w:val="24"/>
          <w:lang w:val="en"/>
        </w:rPr>
        <w:t>ll chose it.”</w:t>
      </w:r>
      <w:r>
        <w:rPr>
          <w:rFonts w:asciiTheme="minorHAnsi" w:eastAsiaTheme="minorEastAsia" w:hAnsiTheme="minorHAnsi" w:cstheme="minorBidi"/>
          <w:color w:val="333333"/>
          <w:sz w:val="24"/>
          <w:szCs w:val="24"/>
          <w:lang w:val="en"/>
        </w:rPr>
        <w:t xml:space="preserve"> </w:t>
      </w:r>
    </w:p>
    <w:p w14:paraId="6F8AACEB" w14:textId="77777777" w:rsidR="001F2A57" w:rsidRDefault="001F2A57" w:rsidP="001F2A57">
      <w:pPr>
        <w:ind w:firstLine="720"/>
        <w:jc w:val="both"/>
        <w:rPr>
          <w:rFonts w:asciiTheme="minorHAnsi" w:eastAsiaTheme="minorEastAsia" w:hAnsiTheme="minorHAnsi" w:cstheme="minorBidi"/>
          <w:color w:val="333333"/>
          <w:sz w:val="24"/>
          <w:szCs w:val="24"/>
          <w:lang w:val="en"/>
        </w:rPr>
      </w:pPr>
      <w:r>
        <w:rPr>
          <w:rFonts w:asciiTheme="minorHAnsi" w:eastAsiaTheme="minorEastAsia" w:hAnsiTheme="minorHAnsi" w:cstheme="minorBidi"/>
          <w:color w:val="333333"/>
          <w:sz w:val="24"/>
          <w:szCs w:val="24"/>
          <w:lang w:val="en"/>
        </w:rPr>
        <w:t xml:space="preserve">Because God is just, someone will pay the debt owed by sin. Those who are in Christ have been forever freed of their debt, but for everyone else, they will be paying the wages of sin for all eternity. And what a sad, sad thought?   </w:t>
      </w:r>
    </w:p>
    <w:p w14:paraId="3618B705"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D321A33" w14:textId="77777777" w:rsidR="001F2A57" w:rsidRPr="00AA6D24" w:rsidRDefault="001F2A57" w:rsidP="00BD269D">
      <w:pPr>
        <w:pStyle w:val="ListParagraph"/>
        <w:numPr>
          <w:ilvl w:val="0"/>
          <w:numId w:val="81"/>
        </w:numPr>
        <w:jc w:val="both"/>
        <w:rPr>
          <w:sz w:val="24"/>
          <w:szCs w:val="24"/>
        </w:rPr>
      </w:pPr>
      <w:r w:rsidRPr="00AA6D24">
        <w:rPr>
          <w:sz w:val="24"/>
          <w:szCs w:val="24"/>
        </w:rPr>
        <w:t>John 3:1-18, 10:1-38; Matthew 7:16-21; Hebrews 11:1-39; 1 Corinthians 15:20-22; 6:9-10; Colossians 1:9-14; Philippians 1:11; Romans 1:18-32, 3:9-26, 6:3-22, 7:4-6, 8:1-33, 10:1-17; Ephesians 2:1-1; Galatians 2:19-23; Titus 1:1, 2:11-14, 3:1-11; 1 John 3:2-15</w:t>
      </w:r>
      <w:r>
        <w:rPr>
          <w:sz w:val="24"/>
          <w:szCs w:val="24"/>
        </w:rPr>
        <w:t>;</w:t>
      </w:r>
      <w:r w:rsidRPr="00AA6D24">
        <w:rPr>
          <w:sz w:val="24"/>
          <w:szCs w:val="24"/>
        </w:rPr>
        <w:t xml:space="preserve"> 1 Timothy 2: 3-6; 2 Peter3: 3-9 </w:t>
      </w:r>
    </w:p>
    <w:p w14:paraId="3623F922" w14:textId="77777777" w:rsidR="001F2A57" w:rsidRPr="000B4F18" w:rsidRDefault="001F2A57" w:rsidP="001F2A57">
      <w:pPr>
        <w:jc w:val="center"/>
        <w:rPr>
          <w:b/>
          <w:i/>
          <w:sz w:val="24"/>
          <w:szCs w:val="24"/>
        </w:rPr>
      </w:pPr>
      <w:r w:rsidRPr="5897EC05">
        <w:rPr>
          <w:b/>
          <w:bCs/>
          <w:i/>
          <w:iCs/>
          <w:sz w:val="24"/>
          <w:szCs w:val="24"/>
        </w:rPr>
        <w:t>Revelation 3:17-20</w:t>
      </w:r>
    </w:p>
    <w:p w14:paraId="1D1968B1" w14:textId="77777777" w:rsidR="001F2A57" w:rsidRPr="000B4F18" w:rsidRDefault="001F2A57" w:rsidP="001F2A57">
      <w:pPr>
        <w:jc w:val="center"/>
        <w:rPr>
          <w:b/>
          <w:i/>
          <w:sz w:val="24"/>
          <w:szCs w:val="24"/>
        </w:rPr>
      </w:pPr>
      <w:r w:rsidRPr="5897EC05">
        <w:rPr>
          <w:b/>
          <w:bCs/>
          <w:i/>
          <w:iCs/>
          <w:sz w:val="24"/>
          <w:szCs w:val="24"/>
        </w:rPr>
        <w:t xml:space="preserve">You say, “I am rich; I have acquired wealth and do not need a thing.” But you do not realize that you are wretched, pitiful, poor, blind and naked, I counsel you to buy from me gold refined in the fire, so you can become rich; and white clothes to wear, so you can cover your shameful nakedness, and salve to put on your eyes, so you can see.”  “As many as I love, I rebuke and discipline. So be earnest and REPENT! Listen! I stand at the door and knock. If anyone hears my voice and opens the door, I will come </w:t>
      </w:r>
      <w:r w:rsidRPr="5897EC05">
        <w:rPr>
          <w:b/>
          <w:bCs/>
          <w:i/>
          <w:iCs/>
          <w:sz w:val="24"/>
          <w:szCs w:val="24"/>
          <w:u w:val="single"/>
        </w:rPr>
        <w:t>into</w:t>
      </w:r>
      <w:r w:rsidRPr="5897EC05">
        <w:rPr>
          <w:b/>
          <w:bCs/>
          <w:i/>
          <w:iCs/>
          <w:sz w:val="24"/>
          <w:szCs w:val="24"/>
        </w:rPr>
        <w:t xml:space="preserve"> </w:t>
      </w:r>
      <w:r w:rsidRPr="5897EC05">
        <w:rPr>
          <w:b/>
          <w:bCs/>
          <w:i/>
          <w:iCs/>
          <w:sz w:val="24"/>
          <w:szCs w:val="24"/>
          <w:u w:val="single"/>
        </w:rPr>
        <w:t>him</w:t>
      </w:r>
      <w:r w:rsidRPr="5897EC05">
        <w:rPr>
          <w:b/>
          <w:bCs/>
          <w:i/>
          <w:iCs/>
          <w:sz w:val="24"/>
          <w:szCs w:val="24"/>
        </w:rPr>
        <w:t xml:space="preserve">, and </w:t>
      </w:r>
      <w:r w:rsidRPr="5897EC05">
        <w:rPr>
          <w:b/>
          <w:bCs/>
          <w:i/>
          <w:iCs/>
          <w:sz w:val="24"/>
          <w:szCs w:val="24"/>
          <w:u w:val="single"/>
        </w:rPr>
        <w:t>have</w:t>
      </w:r>
      <w:r w:rsidRPr="5897EC05">
        <w:rPr>
          <w:b/>
          <w:bCs/>
          <w:i/>
          <w:iCs/>
          <w:sz w:val="24"/>
          <w:szCs w:val="24"/>
        </w:rPr>
        <w:t xml:space="preserve"> </w:t>
      </w:r>
      <w:r w:rsidRPr="5897EC05">
        <w:rPr>
          <w:b/>
          <w:bCs/>
          <w:i/>
          <w:iCs/>
          <w:sz w:val="24"/>
          <w:szCs w:val="24"/>
          <w:u w:val="single"/>
        </w:rPr>
        <w:t>dinner</w:t>
      </w:r>
      <w:r w:rsidRPr="5897EC05">
        <w:rPr>
          <w:b/>
          <w:bCs/>
          <w:i/>
          <w:iCs/>
          <w:sz w:val="24"/>
          <w:szCs w:val="24"/>
        </w:rPr>
        <w:t xml:space="preserve"> with him, and he with me.</w:t>
      </w:r>
    </w:p>
    <w:p w14:paraId="72D211E2" w14:textId="77777777" w:rsidR="001F2A57" w:rsidRDefault="001F2A57" w:rsidP="001F2A57">
      <w:pPr>
        <w:ind w:firstLine="720"/>
        <w:jc w:val="both"/>
        <w:rPr>
          <w:sz w:val="24"/>
          <w:szCs w:val="24"/>
        </w:rPr>
      </w:pPr>
      <w:r w:rsidRPr="5897EC05">
        <w:rPr>
          <w:sz w:val="24"/>
          <w:szCs w:val="24"/>
        </w:rPr>
        <w:t xml:space="preserve"> </w:t>
      </w:r>
      <w:r>
        <w:rPr>
          <w:sz w:val="24"/>
          <w:szCs w:val="24"/>
        </w:rPr>
        <w:t xml:space="preserve">Speaking to us through the apostle John, Jesus said, “I stand at the door and knock.” Why does He Knock? He wants to come in, and although He is the Lord God - the Almighty, </w:t>
      </w:r>
      <w:r w:rsidRPr="5897EC05">
        <w:rPr>
          <w:sz w:val="24"/>
          <w:szCs w:val="24"/>
        </w:rPr>
        <w:t xml:space="preserve">He will not force Himself on anyone.  </w:t>
      </w:r>
      <w:r>
        <w:rPr>
          <w:sz w:val="24"/>
          <w:szCs w:val="24"/>
        </w:rPr>
        <w:t xml:space="preserve">But </w:t>
      </w:r>
      <w:r w:rsidRPr="5897EC05">
        <w:rPr>
          <w:sz w:val="24"/>
          <w:szCs w:val="24"/>
        </w:rPr>
        <w:t xml:space="preserve">He will wrestle with </w:t>
      </w:r>
      <w:r>
        <w:rPr>
          <w:sz w:val="24"/>
          <w:szCs w:val="24"/>
        </w:rPr>
        <w:t>sinners</w:t>
      </w:r>
      <w:r w:rsidRPr="5897EC05">
        <w:rPr>
          <w:sz w:val="24"/>
          <w:szCs w:val="24"/>
        </w:rPr>
        <w:t xml:space="preserve"> as they struggle to surrender all. </w:t>
      </w:r>
      <w:r>
        <w:rPr>
          <w:sz w:val="24"/>
          <w:szCs w:val="24"/>
        </w:rPr>
        <w:t>He did this for Jacob before he renamed him Israel.</w:t>
      </w:r>
      <w:r w:rsidRPr="5897EC05">
        <w:rPr>
          <w:sz w:val="24"/>
          <w:szCs w:val="24"/>
        </w:rPr>
        <w:t xml:space="preserve"> (Genesis 33:1-32, Isaiah 1:15-20) But, make no mistake</w:t>
      </w:r>
      <w:r>
        <w:rPr>
          <w:sz w:val="24"/>
          <w:szCs w:val="24"/>
        </w:rPr>
        <w:t xml:space="preserve"> about it</w:t>
      </w:r>
      <w:r w:rsidRPr="5897EC05">
        <w:rPr>
          <w:sz w:val="24"/>
          <w:szCs w:val="24"/>
        </w:rPr>
        <w:t xml:space="preserve">, when He comes in, He comes in to take over and make all things new! The kingdom of heaven is no more and no less than where the </w:t>
      </w:r>
      <w:r w:rsidRPr="5897EC05">
        <w:rPr>
          <w:b/>
          <w:bCs/>
          <w:i/>
          <w:iCs/>
          <w:sz w:val="24"/>
          <w:szCs w:val="24"/>
        </w:rPr>
        <w:t>King of Heaven is on the Throne</w:t>
      </w:r>
      <w:r w:rsidRPr="5897EC05">
        <w:rPr>
          <w:sz w:val="24"/>
          <w:szCs w:val="24"/>
        </w:rPr>
        <w:t>!</w:t>
      </w:r>
    </w:p>
    <w:p w14:paraId="0005052A" w14:textId="77777777" w:rsidR="001F2A57" w:rsidRDefault="001F2A57" w:rsidP="001F2A57">
      <w:pPr>
        <w:ind w:firstLine="720"/>
        <w:jc w:val="both"/>
        <w:rPr>
          <w:sz w:val="24"/>
          <w:szCs w:val="24"/>
        </w:rPr>
      </w:pPr>
      <w:r w:rsidRPr="5897EC05">
        <w:rPr>
          <w:sz w:val="24"/>
          <w:szCs w:val="24"/>
        </w:rPr>
        <w:t xml:space="preserve">  </w:t>
      </w:r>
      <w:r>
        <w:rPr>
          <w:sz w:val="24"/>
          <w:szCs w:val="24"/>
        </w:rPr>
        <w:t xml:space="preserve">As you read this, do you hear Him </w:t>
      </w:r>
      <w:r w:rsidRPr="5897EC05">
        <w:rPr>
          <w:sz w:val="24"/>
          <w:szCs w:val="24"/>
        </w:rPr>
        <w:t xml:space="preserve">knocking on your heart? </w:t>
      </w:r>
      <w:r w:rsidRPr="5897EC05">
        <w:rPr>
          <w:rFonts w:asciiTheme="minorHAnsi" w:eastAsiaTheme="minorEastAsia" w:hAnsiTheme="minorHAnsi" w:cstheme="minorBidi"/>
          <w:color w:val="333333"/>
          <w:sz w:val="24"/>
          <w:szCs w:val="24"/>
          <w:lang w:val="en"/>
        </w:rPr>
        <w:t xml:space="preserve">What will you do with Jesus? </w:t>
      </w:r>
      <w:r>
        <w:rPr>
          <w:rFonts w:asciiTheme="minorHAnsi" w:eastAsiaTheme="minorEastAsia" w:hAnsiTheme="minorHAnsi" w:cstheme="minorBidi"/>
          <w:color w:val="333333"/>
          <w:sz w:val="24"/>
          <w:szCs w:val="24"/>
          <w:lang w:val="en"/>
        </w:rPr>
        <w:t xml:space="preserve">The following is a beautiful song written by </w:t>
      </w:r>
      <w:r w:rsidRPr="5897EC05">
        <w:rPr>
          <w:sz w:val="24"/>
          <w:szCs w:val="24"/>
        </w:rPr>
        <w:t>Steven Curtis Chapman and Geoffrey Paul More</w:t>
      </w:r>
      <w:r>
        <w:rPr>
          <w:sz w:val="24"/>
          <w:szCs w:val="24"/>
        </w:rPr>
        <w:t xml:space="preserve">. It’s called The Invitation. And this is </w:t>
      </w:r>
      <w:r w:rsidRPr="00EB2F00">
        <w:rPr>
          <w:b/>
          <w:i/>
          <w:sz w:val="24"/>
          <w:szCs w:val="24"/>
        </w:rPr>
        <w:t>your invitation</w:t>
      </w:r>
      <w:r>
        <w:rPr>
          <w:sz w:val="24"/>
          <w:szCs w:val="24"/>
        </w:rPr>
        <w:t xml:space="preserve"> from the King.</w:t>
      </w:r>
    </w:p>
    <w:p w14:paraId="5BA3CBB0" w14:textId="0A6CDB8E" w:rsidR="001F2A57" w:rsidRDefault="001F2A57" w:rsidP="001F2A57">
      <w:pPr>
        <w:ind w:firstLine="720"/>
        <w:jc w:val="both"/>
        <w:rPr>
          <w:sz w:val="24"/>
          <w:szCs w:val="24"/>
        </w:rPr>
      </w:pPr>
    </w:p>
    <w:p w14:paraId="0D2F7E60" w14:textId="66490710" w:rsidR="0074570C" w:rsidRDefault="0074570C" w:rsidP="001F2A57">
      <w:pPr>
        <w:ind w:firstLine="720"/>
        <w:jc w:val="both"/>
        <w:rPr>
          <w:sz w:val="24"/>
          <w:szCs w:val="24"/>
        </w:rPr>
      </w:pPr>
    </w:p>
    <w:p w14:paraId="1AA0D3A5" w14:textId="4371AC22" w:rsidR="0074570C" w:rsidRDefault="0074570C" w:rsidP="001F2A57">
      <w:pPr>
        <w:ind w:firstLine="720"/>
        <w:jc w:val="both"/>
        <w:rPr>
          <w:sz w:val="24"/>
          <w:szCs w:val="24"/>
        </w:rPr>
      </w:pPr>
    </w:p>
    <w:p w14:paraId="7AE57E86" w14:textId="3C995A3E" w:rsidR="0074570C" w:rsidRDefault="0074570C" w:rsidP="001F2A57">
      <w:pPr>
        <w:ind w:firstLine="720"/>
        <w:jc w:val="both"/>
        <w:rPr>
          <w:sz w:val="24"/>
          <w:szCs w:val="24"/>
        </w:rPr>
      </w:pPr>
    </w:p>
    <w:p w14:paraId="6227CB45" w14:textId="77777777" w:rsidR="0074570C" w:rsidRDefault="0074570C" w:rsidP="001F2A57">
      <w:pPr>
        <w:ind w:firstLine="720"/>
        <w:jc w:val="both"/>
        <w:rPr>
          <w:sz w:val="24"/>
          <w:szCs w:val="24"/>
        </w:rPr>
      </w:pPr>
    </w:p>
    <w:p w14:paraId="35C9F7F4" w14:textId="77777777" w:rsidR="001F2A57" w:rsidRDefault="001F2A57" w:rsidP="001F2A57">
      <w:pPr>
        <w:jc w:val="both"/>
        <w:rPr>
          <w:sz w:val="24"/>
          <w:szCs w:val="24"/>
        </w:rPr>
      </w:pPr>
    </w:p>
    <w:p w14:paraId="203A2B40" w14:textId="77777777" w:rsidR="001F2A57" w:rsidRPr="00881970" w:rsidRDefault="001F2A57" w:rsidP="001F2A57">
      <w:pPr>
        <w:jc w:val="center"/>
        <w:rPr>
          <w:b/>
          <w:sz w:val="24"/>
          <w:szCs w:val="24"/>
        </w:rPr>
      </w:pPr>
      <w:r w:rsidRPr="5897EC05">
        <w:rPr>
          <w:b/>
          <w:bCs/>
          <w:sz w:val="24"/>
          <w:szCs w:val="24"/>
        </w:rPr>
        <w:t>“THE INVITATION”</w:t>
      </w:r>
    </w:p>
    <w:p w14:paraId="729A0765" w14:textId="77777777" w:rsidR="001F2A57" w:rsidRPr="00881970" w:rsidRDefault="001F2A57" w:rsidP="001F2A57">
      <w:pPr>
        <w:jc w:val="center"/>
        <w:rPr>
          <w:sz w:val="24"/>
          <w:szCs w:val="24"/>
        </w:rPr>
      </w:pPr>
      <w:r w:rsidRPr="5897EC05">
        <w:rPr>
          <w:sz w:val="24"/>
          <w:szCs w:val="24"/>
        </w:rPr>
        <w:t>In the palace in the land of mercy, The King looked down from His throne, He saw the sick and the homeless and hungry, He saw me lost and without hope.</w:t>
      </w:r>
    </w:p>
    <w:p w14:paraId="1A1AA308" w14:textId="77777777" w:rsidR="001F2A57" w:rsidRPr="00881970" w:rsidRDefault="001F2A57" w:rsidP="001F2A57">
      <w:pPr>
        <w:jc w:val="center"/>
        <w:rPr>
          <w:sz w:val="24"/>
          <w:szCs w:val="24"/>
        </w:rPr>
      </w:pPr>
      <w:r w:rsidRPr="5897EC05">
        <w:rPr>
          <w:sz w:val="24"/>
          <w:szCs w:val="24"/>
        </w:rPr>
        <w:t>And moved with compassion He sent out His Only Son, with the invitation, to come,</w:t>
      </w:r>
    </w:p>
    <w:p w14:paraId="0AED2EC5" w14:textId="77777777" w:rsidR="001F2A57" w:rsidRPr="00881970" w:rsidRDefault="001F2A57" w:rsidP="001F2A57">
      <w:pPr>
        <w:jc w:val="center"/>
        <w:rPr>
          <w:sz w:val="24"/>
          <w:szCs w:val="24"/>
        </w:rPr>
      </w:pPr>
      <w:r w:rsidRPr="5897EC05">
        <w:rPr>
          <w:sz w:val="24"/>
          <w:szCs w:val="24"/>
        </w:rPr>
        <w:t>This is your invitation, come just the way you are, come find what your soul has been longing for come find your peace, come join the feast, come in, this is your invitation</w:t>
      </w:r>
    </w:p>
    <w:p w14:paraId="4827EC45" w14:textId="77777777" w:rsidR="001F2A57" w:rsidRPr="00881970" w:rsidRDefault="001F2A57" w:rsidP="001F2A57">
      <w:pPr>
        <w:jc w:val="center"/>
        <w:rPr>
          <w:sz w:val="24"/>
          <w:szCs w:val="24"/>
        </w:rPr>
      </w:pPr>
      <w:r w:rsidRPr="5897EC05">
        <w:rPr>
          <w:sz w:val="24"/>
          <w:szCs w:val="24"/>
        </w:rPr>
        <w:t>So I stood outside the gates and trembled, in my rags, of unworthiness, afraid to even stand at a distance in the presence of holiness</w:t>
      </w:r>
    </w:p>
    <w:p w14:paraId="3E9FEF74" w14:textId="77777777" w:rsidR="001F2A57" w:rsidRPr="007569A4" w:rsidRDefault="001F2A57" w:rsidP="001F2A57">
      <w:pPr>
        <w:ind w:left="360"/>
        <w:jc w:val="both"/>
        <w:rPr>
          <w:b/>
          <w:i/>
          <w:sz w:val="24"/>
          <w:szCs w:val="24"/>
        </w:rPr>
      </w:pPr>
      <w:r w:rsidRPr="5897EC05">
        <w:rPr>
          <w:sz w:val="24"/>
          <w:szCs w:val="24"/>
        </w:rPr>
        <w:t>And just as I turned to go, the gates swung open wide, and the king and His Only Son, they</w:t>
      </w:r>
    </w:p>
    <w:p w14:paraId="18B20D8F" w14:textId="77777777" w:rsidR="001F2A57" w:rsidRPr="00881970" w:rsidRDefault="001F2A57" w:rsidP="001F2A57">
      <w:pPr>
        <w:jc w:val="center"/>
        <w:rPr>
          <w:sz w:val="24"/>
          <w:szCs w:val="24"/>
        </w:rPr>
      </w:pPr>
      <w:r w:rsidRPr="5897EC05">
        <w:rPr>
          <w:sz w:val="24"/>
          <w:szCs w:val="24"/>
        </w:rPr>
        <w:t>invited me inside</w:t>
      </w:r>
    </w:p>
    <w:p w14:paraId="01BEE751" w14:textId="77777777" w:rsidR="001F2A57" w:rsidRPr="00881970" w:rsidRDefault="001F2A57" w:rsidP="001F2A57">
      <w:pPr>
        <w:jc w:val="center"/>
        <w:rPr>
          <w:sz w:val="24"/>
          <w:szCs w:val="24"/>
        </w:rPr>
      </w:pPr>
      <w:r w:rsidRPr="5897EC05">
        <w:rPr>
          <w:sz w:val="24"/>
          <w:szCs w:val="24"/>
        </w:rPr>
        <w:t>This is your invitation come just the way you are, come find what your soul has been longing for come find your peace come join the feast, come this is your invitation,</w:t>
      </w:r>
    </w:p>
    <w:p w14:paraId="13BCC307" w14:textId="77777777" w:rsidR="001F2A57" w:rsidRDefault="001F2A57" w:rsidP="001F2A57">
      <w:pPr>
        <w:jc w:val="center"/>
        <w:rPr>
          <w:sz w:val="24"/>
          <w:szCs w:val="24"/>
        </w:rPr>
      </w:pPr>
      <w:r w:rsidRPr="5897EC05">
        <w:rPr>
          <w:sz w:val="24"/>
          <w:szCs w:val="24"/>
        </w:rPr>
        <w:t>So now will you come with me, to where the gates swing open wide, The KING and His Only Son, are inviting us inside</w:t>
      </w:r>
      <w:r>
        <w:rPr>
          <w:sz w:val="24"/>
          <w:szCs w:val="24"/>
        </w:rPr>
        <w:t xml:space="preserve">. </w:t>
      </w:r>
      <w:r w:rsidRPr="5897EC05">
        <w:rPr>
          <w:sz w:val="24"/>
          <w:szCs w:val="24"/>
        </w:rPr>
        <w:t>This is our invitation come sinner as you are, come find what your soul has been longing for, come find your peace, come join the feast, come in this is your invitation, this is our invitation, and this is the invitation.</w:t>
      </w:r>
    </w:p>
    <w:p w14:paraId="4B92AAA7" w14:textId="77777777" w:rsidR="001F2A57" w:rsidRDefault="001F2A57" w:rsidP="001F2A57">
      <w:pPr>
        <w:spacing w:after="160" w:line="259" w:lineRule="auto"/>
        <w:rPr>
          <w:rFonts w:asciiTheme="minorHAnsi" w:eastAsiaTheme="minorEastAsia" w:hAnsiTheme="minorHAnsi" w:cstheme="minorBidi"/>
          <w:b/>
          <w:bCs/>
          <w:sz w:val="32"/>
          <w:szCs w:val="28"/>
        </w:rPr>
      </w:pPr>
      <w:r>
        <w:br w:type="page"/>
      </w:r>
    </w:p>
    <w:p w14:paraId="54A9A19B" w14:textId="77777777" w:rsidR="001F2A57" w:rsidRDefault="001F2A57" w:rsidP="001F2A57">
      <w:pPr>
        <w:pStyle w:val="Heading2"/>
      </w:pPr>
      <w:bookmarkStart w:id="29" w:name="_Toc443817418"/>
      <w:r w:rsidRPr="5897EC05">
        <w:t xml:space="preserve">DISCUSSION QUESTIONS:  </w:t>
      </w:r>
      <w:r>
        <w:t>Let’s talk about it.</w:t>
      </w:r>
      <w:bookmarkEnd w:id="29"/>
    </w:p>
    <w:p w14:paraId="0AA9A874" w14:textId="77777777" w:rsidR="001F2A57" w:rsidRPr="00C720C8" w:rsidRDefault="001F2A57" w:rsidP="001F2A57"/>
    <w:p w14:paraId="29B02842" w14:textId="77777777" w:rsidR="001F2A57" w:rsidRDefault="001F2A57" w:rsidP="00BD269D">
      <w:pPr>
        <w:pStyle w:val="ListParagraph"/>
        <w:numPr>
          <w:ilvl w:val="0"/>
          <w:numId w:val="84"/>
        </w:numPr>
        <w:jc w:val="both"/>
        <w:rPr>
          <w:sz w:val="24"/>
          <w:szCs w:val="24"/>
        </w:rPr>
      </w:pPr>
      <w:r w:rsidRPr="00897167">
        <w:rPr>
          <w:sz w:val="24"/>
          <w:szCs w:val="24"/>
        </w:rPr>
        <w:t>Have you ever been hurt by someone who said they were sorry, yet did not repent?</w:t>
      </w:r>
      <w:r>
        <w:rPr>
          <w:sz w:val="24"/>
          <w:szCs w:val="24"/>
        </w:rPr>
        <w:t xml:space="preserve"> _____</w:t>
      </w:r>
    </w:p>
    <w:p w14:paraId="660535B4" w14:textId="77777777" w:rsidR="001F2A57" w:rsidRPr="00897167" w:rsidRDefault="001F2A57" w:rsidP="00BD269D">
      <w:pPr>
        <w:pStyle w:val="ListParagraph"/>
        <w:numPr>
          <w:ilvl w:val="0"/>
          <w:numId w:val="84"/>
        </w:numPr>
        <w:rPr>
          <w:sz w:val="24"/>
          <w:szCs w:val="24"/>
        </w:rPr>
      </w:pPr>
      <w:r w:rsidRPr="00897167">
        <w:rPr>
          <w:sz w:val="24"/>
          <w:szCs w:val="24"/>
        </w:rPr>
        <w:t>Why are words meaningless when it comes to faith and repentance?</w:t>
      </w:r>
      <w:r>
        <w:rPr>
          <w:sz w:val="24"/>
          <w:szCs w:val="24"/>
        </w:rPr>
        <w:t xml:space="preserve"> ________________________________________________________________________</w:t>
      </w:r>
    </w:p>
    <w:p w14:paraId="70EA3066" w14:textId="77777777" w:rsidR="001F2A57" w:rsidRPr="007D653C" w:rsidRDefault="001F2A57" w:rsidP="00BD269D">
      <w:pPr>
        <w:pStyle w:val="ListParagraph"/>
        <w:numPr>
          <w:ilvl w:val="0"/>
          <w:numId w:val="84"/>
        </w:numPr>
        <w:jc w:val="both"/>
        <w:rPr>
          <w:sz w:val="24"/>
          <w:szCs w:val="24"/>
        </w:rPr>
      </w:pPr>
      <w:r w:rsidRPr="5897EC05">
        <w:rPr>
          <w:sz w:val="24"/>
          <w:szCs w:val="24"/>
        </w:rPr>
        <w:t>De</w:t>
      </w:r>
      <w:r>
        <w:rPr>
          <w:sz w:val="24"/>
          <w:szCs w:val="24"/>
        </w:rPr>
        <w:t>fine what it means to believe: _____________________________________________</w:t>
      </w:r>
    </w:p>
    <w:p w14:paraId="634FBC7A" w14:textId="77777777" w:rsidR="001F2A57" w:rsidRDefault="001F2A57" w:rsidP="00BD269D">
      <w:pPr>
        <w:pStyle w:val="ListParagraph"/>
        <w:numPr>
          <w:ilvl w:val="0"/>
          <w:numId w:val="84"/>
        </w:numPr>
        <w:rPr>
          <w:sz w:val="24"/>
          <w:szCs w:val="24"/>
        </w:rPr>
      </w:pPr>
      <w:r w:rsidRPr="5897EC05">
        <w:rPr>
          <w:sz w:val="24"/>
          <w:szCs w:val="24"/>
        </w:rPr>
        <w:t>What did Paul preach everywhere he went? (Acts 20:17-21)</w:t>
      </w:r>
      <w:r>
        <w:rPr>
          <w:sz w:val="24"/>
          <w:szCs w:val="24"/>
        </w:rPr>
        <w:t xml:space="preserve"> _______________________</w:t>
      </w:r>
    </w:p>
    <w:p w14:paraId="04FE853E" w14:textId="77777777" w:rsidR="001F2A57" w:rsidRPr="00E96C7D" w:rsidRDefault="001F2A57" w:rsidP="00BD269D">
      <w:pPr>
        <w:pStyle w:val="ListParagraph"/>
        <w:numPr>
          <w:ilvl w:val="0"/>
          <w:numId w:val="84"/>
        </w:numPr>
        <w:jc w:val="both"/>
        <w:rPr>
          <w:sz w:val="24"/>
          <w:szCs w:val="24"/>
        </w:rPr>
      </w:pPr>
      <w:r w:rsidRPr="5897EC05">
        <w:rPr>
          <w:sz w:val="24"/>
          <w:szCs w:val="24"/>
        </w:rPr>
        <w:t>Read Acts 11:9-24. What was the gift given after they believed, and what did God grant to the Gentiles that lead to life?</w:t>
      </w:r>
      <w:r>
        <w:rPr>
          <w:sz w:val="24"/>
          <w:szCs w:val="24"/>
        </w:rPr>
        <w:t xml:space="preserve"> ______________________________________________</w:t>
      </w:r>
    </w:p>
    <w:p w14:paraId="334A44BC" w14:textId="77777777" w:rsidR="001F2A57" w:rsidRDefault="001F2A57" w:rsidP="00BD269D">
      <w:pPr>
        <w:pStyle w:val="ListParagraph"/>
        <w:numPr>
          <w:ilvl w:val="0"/>
          <w:numId w:val="84"/>
        </w:numPr>
        <w:rPr>
          <w:sz w:val="24"/>
          <w:szCs w:val="24"/>
        </w:rPr>
      </w:pPr>
      <w:r w:rsidRPr="0070367D">
        <w:rPr>
          <w:sz w:val="24"/>
          <w:szCs w:val="24"/>
        </w:rPr>
        <w:t>Read the following passages Acts 11:16-18; 17:30-31; Luke 13:1-5; John 8:24, 58; 12:31-33; Mark 1:15.</w:t>
      </w:r>
      <w:r>
        <w:rPr>
          <w:sz w:val="24"/>
          <w:szCs w:val="24"/>
        </w:rPr>
        <w:t xml:space="preserve"> W</w:t>
      </w:r>
      <w:r w:rsidRPr="0070367D">
        <w:rPr>
          <w:sz w:val="24"/>
          <w:szCs w:val="24"/>
        </w:rPr>
        <w:t xml:space="preserve">hat was the gospel that Jesus and His disciples preached? </w:t>
      </w:r>
      <w:r>
        <w:rPr>
          <w:sz w:val="24"/>
          <w:szCs w:val="24"/>
        </w:rPr>
        <w:t>________________________________________________________________________</w:t>
      </w:r>
    </w:p>
    <w:p w14:paraId="433BB664" w14:textId="77777777" w:rsidR="001F2A57" w:rsidRPr="0070367D" w:rsidRDefault="001F2A57" w:rsidP="00BD269D">
      <w:pPr>
        <w:pStyle w:val="ListParagraph"/>
        <w:numPr>
          <w:ilvl w:val="0"/>
          <w:numId w:val="84"/>
        </w:numPr>
        <w:rPr>
          <w:sz w:val="24"/>
          <w:szCs w:val="24"/>
        </w:rPr>
      </w:pPr>
      <w:r>
        <w:rPr>
          <w:sz w:val="24"/>
          <w:szCs w:val="24"/>
        </w:rPr>
        <w:t>Read 2 Peter 3:9; Ezekiel 18:32, 33:1-11. What is the stated desire of God in these passages? ________________________________________________________________________</w:t>
      </w:r>
    </w:p>
    <w:p w14:paraId="64D0E8DA" w14:textId="77777777" w:rsidR="001F2A57" w:rsidRDefault="001F2A57" w:rsidP="00BD269D">
      <w:pPr>
        <w:pStyle w:val="ListParagraph"/>
        <w:numPr>
          <w:ilvl w:val="0"/>
          <w:numId w:val="84"/>
        </w:numPr>
        <w:rPr>
          <w:sz w:val="24"/>
          <w:szCs w:val="24"/>
        </w:rPr>
      </w:pPr>
      <w:r w:rsidRPr="5897EC05">
        <w:rPr>
          <w:sz w:val="24"/>
          <w:szCs w:val="24"/>
        </w:rPr>
        <w:t>According to all the passages we have studied, can a person have true saving faith without true repentance?</w:t>
      </w:r>
      <w:r>
        <w:rPr>
          <w:sz w:val="24"/>
          <w:szCs w:val="24"/>
        </w:rPr>
        <w:t xml:space="preserve"> __________________________________________________  </w:t>
      </w:r>
    </w:p>
    <w:p w14:paraId="3D81DAD2" w14:textId="77777777" w:rsidR="001F2A57" w:rsidRPr="002A39CC" w:rsidRDefault="001F2A57" w:rsidP="00BD269D">
      <w:pPr>
        <w:pStyle w:val="ListParagraph"/>
        <w:numPr>
          <w:ilvl w:val="0"/>
          <w:numId w:val="84"/>
        </w:numPr>
        <w:rPr>
          <w:sz w:val="24"/>
          <w:szCs w:val="24"/>
        </w:rPr>
      </w:pPr>
      <w:r>
        <w:rPr>
          <w:sz w:val="24"/>
          <w:szCs w:val="24"/>
        </w:rPr>
        <w:t>Read the account previously mentioned of the Woman who was caught in adultery, and also another account found in John 5:1-14. What was the last thing Jesus said to these two people? (</w:t>
      </w:r>
      <w:r>
        <w:rPr>
          <w:rFonts w:asciiTheme="minorHAnsi" w:eastAsiaTheme="minorEastAsia" w:hAnsiTheme="minorHAnsi" w:cstheme="minorBidi"/>
          <w:sz w:val="24"/>
          <w:szCs w:val="24"/>
        </w:rPr>
        <w:t>John 8:1-11) _______________________________________________________________________</w:t>
      </w:r>
    </w:p>
    <w:p w14:paraId="39B48C25" w14:textId="77777777" w:rsidR="001F2A57" w:rsidRDefault="001F2A57" w:rsidP="00BD269D">
      <w:pPr>
        <w:pStyle w:val="ListParagraph"/>
        <w:numPr>
          <w:ilvl w:val="0"/>
          <w:numId w:val="84"/>
        </w:numPr>
        <w:rPr>
          <w:sz w:val="24"/>
          <w:szCs w:val="24"/>
        </w:rPr>
      </w:pPr>
      <w:r>
        <w:rPr>
          <w:rFonts w:asciiTheme="minorHAnsi" w:eastAsiaTheme="minorEastAsia" w:hAnsiTheme="minorHAnsi" w:cstheme="minorBidi"/>
          <w:sz w:val="24"/>
          <w:szCs w:val="24"/>
        </w:rPr>
        <w:t>Do you think these two returned to their lives of sin? Why or why not? (Proverbs 28:13) _______________________________________________________________________</w:t>
      </w:r>
    </w:p>
    <w:p w14:paraId="5E7149D2" w14:textId="77777777" w:rsidR="001F2A57" w:rsidRDefault="001F2A57" w:rsidP="00BD269D">
      <w:pPr>
        <w:pStyle w:val="ListParagraph"/>
        <w:numPr>
          <w:ilvl w:val="0"/>
          <w:numId w:val="84"/>
        </w:numPr>
        <w:rPr>
          <w:sz w:val="24"/>
          <w:szCs w:val="24"/>
        </w:rPr>
      </w:pPr>
      <w:r w:rsidRPr="5897EC05">
        <w:rPr>
          <w:sz w:val="24"/>
          <w:szCs w:val="24"/>
        </w:rPr>
        <w:t>Read Romans 10:9-13. What is the connection between calling on Jesus as Lord and surrendering to His Lordship?</w:t>
      </w:r>
      <w:r>
        <w:rPr>
          <w:sz w:val="24"/>
          <w:szCs w:val="24"/>
        </w:rPr>
        <w:t xml:space="preserve"> _______________________________________________</w:t>
      </w:r>
    </w:p>
    <w:p w14:paraId="3B29EA16" w14:textId="77777777" w:rsidR="001F2A57" w:rsidRDefault="001F2A57" w:rsidP="00BD269D">
      <w:pPr>
        <w:pStyle w:val="ListParagraph"/>
        <w:numPr>
          <w:ilvl w:val="0"/>
          <w:numId w:val="84"/>
        </w:numPr>
        <w:rPr>
          <w:sz w:val="24"/>
          <w:szCs w:val="24"/>
        </w:rPr>
      </w:pPr>
      <w:r w:rsidRPr="5897EC05">
        <w:rPr>
          <w:sz w:val="24"/>
          <w:szCs w:val="24"/>
        </w:rPr>
        <w:t xml:space="preserve">Is it possible to receive Christ as your Savior without Him being your Lord? </w:t>
      </w:r>
      <w:r>
        <w:rPr>
          <w:sz w:val="24"/>
          <w:szCs w:val="24"/>
        </w:rPr>
        <w:t>________________________________________________________________________</w:t>
      </w:r>
    </w:p>
    <w:p w14:paraId="52061DF1" w14:textId="77777777" w:rsidR="001F2A57" w:rsidRDefault="001F2A57" w:rsidP="00BD269D">
      <w:pPr>
        <w:pStyle w:val="ListParagraph"/>
        <w:numPr>
          <w:ilvl w:val="0"/>
          <w:numId w:val="84"/>
        </w:numPr>
        <w:rPr>
          <w:sz w:val="24"/>
          <w:szCs w:val="24"/>
        </w:rPr>
      </w:pPr>
      <w:r>
        <w:rPr>
          <w:sz w:val="24"/>
          <w:szCs w:val="24"/>
        </w:rPr>
        <w:t xml:space="preserve">When all is said and done, what two things does God want from you and me? Read Luke 8:15-21, 11:27-28; Matthew 7:21-23; Revelation2:5-7.  ________________________________________________________________________ </w:t>
      </w:r>
    </w:p>
    <w:p w14:paraId="4FB7791F" w14:textId="77777777" w:rsidR="001F2A57" w:rsidRDefault="001F2A57" w:rsidP="00BD269D">
      <w:pPr>
        <w:pStyle w:val="ListParagraph"/>
        <w:numPr>
          <w:ilvl w:val="0"/>
          <w:numId w:val="84"/>
        </w:numPr>
        <w:rPr>
          <w:sz w:val="24"/>
          <w:szCs w:val="24"/>
        </w:rPr>
      </w:pPr>
      <w:r w:rsidRPr="00571548">
        <w:rPr>
          <w:sz w:val="24"/>
          <w:szCs w:val="24"/>
        </w:rPr>
        <w:t>Think about the following statements and define the differences: Remorse is not repentance, conviction is not confession, and sorrow over sin is not surrender to Christ’s lordship! ______________________________________________________</w:t>
      </w:r>
      <w:r>
        <w:rPr>
          <w:sz w:val="24"/>
          <w:szCs w:val="24"/>
        </w:rPr>
        <w:t>__________</w:t>
      </w:r>
    </w:p>
    <w:p w14:paraId="4CAE7A8B" w14:textId="77777777" w:rsidR="001F2A57" w:rsidRDefault="001F2A57" w:rsidP="001F2A57">
      <w:pPr>
        <w:rPr>
          <w:sz w:val="24"/>
          <w:szCs w:val="24"/>
        </w:rPr>
      </w:pPr>
    </w:p>
    <w:p w14:paraId="5CA00FFE" w14:textId="77777777" w:rsidR="001F2A57" w:rsidRDefault="001F2A57" w:rsidP="001F2A57">
      <w:pPr>
        <w:rPr>
          <w:sz w:val="24"/>
          <w:szCs w:val="24"/>
        </w:rPr>
      </w:pPr>
    </w:p>
    <w:p w14:paraId="039279E4" w14:textId="77777777" w:rsidR="001F2A57" w:rsidRPr="008920A1" w:rsidRDefault="001F2A57" w:rsidP="001F2A57">
      <w:pPr>
        <w:rPr>
          <w:sz w:val="24"/>
          <w:szCs w:val="24"/>
        </w:rPr>
      </w:pPr>
    </w:p>
    <w:p w14:paraId="255AC18C" w14:textId="77777777" w:rsidR="001F2A57" w:rsidRPr="00571548" w:rsidRDefault="001F2A57" w:rsidP="001F2A57">
      <w:pPr>
        <w:rPr>
          <w:sz w:val="24"/>
          <w:szCs w:val="24"/>
        </w:rPr>
      </w:pPr>
    </w:p>
    <w:p w14:paraId="25BFE7A9" w14:textId="77777777" w:rsidR="001F2A57" w:rsidRDefault="001F2A57" w:rsidP="001F2A57">
      <w:pPr>
        <w:pStyle w:val="ListParagraph"/>
        <w:ind w:left="0"/>
        <w:jc w:val="center"/>
        <w:outlineLvl w:val="1"/>
        <w:rPr>
          <w:b/>
          <w:bCs/>
          <w:sz w:val="28"/>
          <w:szCs w:val="28"/>
        </w:rPr>
      </w:pPr>
      <w:bookmarkStart w:id="30" w:name="_Toc443817419"/>
      <w:r w:rsidRPr="5897EC05">
        <w:rPr>
          <w:b/>
          <w:bCs/>
          <w:sz w:val="28"/>
          <w:szCs w:val="28"/>
        </w:rPr>
        <w:t>Think On These Things</w:t>
      </w:r>
      <w:bookmarkEnd w:id="30"/>
    </w:p>
    <w:p w14:paraId="4E270307"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49AC0C11" w14:textId="77777777" w:rsidR="001F2A57" w:rsidRDefault="001F2A57" w:rsidP="001F2A57">
      <w:pPr>
        <w:pStyle w:val="ListParagraph"/>
        <w:ind w:left="0"/>
        <w:jc w:val="center"/>
        <w:rPr>
          <w:b/>
          <w:sz w:val="28"/>
          <w:szCs w:val="28"/>
        </w:rPr>
      </w:pPr>
    </w:p>
    <w:p w14:paraId="6857D0EC" w14:textId="77777777" w:rsidR="001F2A57" w:rsidRDefault="001F2A57" w:rsidP="001F2A57">
      <w:pPr>
        <w:pStyle w:val="Heading2"/>
      </w:pPr>
      <w:bookmarkStart w:id="31" w:name="_Toc443817420"/>
      <w:r>
        <w:t>Memory Verses</w:t>
      </w:r>
      <w:bookmarkEnd w:id="31"/>
    </w:p>
    <w:p w14:paraId="0BF6EB65" w14:textId="77777777" w:rsidR="001F2A57" w:rsidRPr="007F6DC6" w:rsidRDefault="001F2A57" w:rsidP="001F2A57">
      <w:pPr>
        <w:pStyle w:val="ListParagraph"/>
        <w:ind w:left="0"/>
        <w:jc w:val="center"/>
        <w:rPr>
          <w:b/>
          <w:i/>
          <w:sz w:val="24"/>
          <w:szCs w:val="24"/>
        </w:rPr>
      </w:pPr>
      <w:r w:rsidRPr="007F6DC6">
        <w:rPr>
          <w:b/>
          <w:i/>
          <w:sz w:val="24"/>
          <w:szCs w:val="24"/>
        </w:rPr>
        <w:t>2 Corinthians 6:2b (ESV)</w:t>
      </w:r>
    </w:p>
    <w:p w14:paraId="1AB12642" w14:textId="77777777" w:rsidR="001F2A57" w:rsidRDefault="001F2A57" w:rsidP="001F2A57">
      <w:pPr>
        <w:pStyle w:val="ListParagraph"/>
        <w:ind w:left="0"/>
        <w:jc w:val="center"/>
        <w:rPr>
          <w:b/>
          <w:i/>
          <w:sz w:val="24"/>
          <w:szCs w:val="24"/>
        </w:rPr>
      </w:pPr>
      <w:r w:rsidRPr="007F6DC6">
        <w:rPr>
          <w:b/>
          <w:i/>
          <w:sz w:val="24"/>
          <w:szCs w:val="24"/>
        </w:rPr>
        <w:t>Behold, now is the favorable time; behold, now is the day of salvation.</w:t>
      </w:r>
    </w:p>
    <w:p w14:paraId="19157E08" w14:textId="77777777" w:rsidR="001F2A57" w:rsidRDefault="001F2A57" w:rsidP="001F2A57">
      <w:pPr>
        <w:pStyle w:val="ListParagraph"/>
        <w:ind w:left="0"/>
        <w:jc w:val="center"/>
        <w:rPr>
          <w:b/>
          <w:i/>
          <w:sz w:val="24"/>
          <w:szCs w:val="24"/>
        </w:rPr>
      </w:pPr>
    </w:p>
    <w:p w14:paraId="6890BA64" w14:textId="77777777" w:rsidR="001F2A57" w:rsidRDefault="001F2A57" w:rsidP="001F2A57">
      <w:pPr>
        <w:pStyle w:val="ListParagraph"/>
        <w:ind w:left="0"/>
        <w:jc w:val="center"/>
        <w:rPr>
          <w:b/>
          <w:i/>
          <w:sz w:val="24"/>
          <w:szCs w:val="24"/>
        </w:rPr>
      </w:pPr>
    </w:p>
    <w:p w14:paraId="134B8518" w14:textId="77777777" w:rsidR="001F2A57" w:rsidRDefault="001F2A57" w:rsidP="001F2A57">
      <w:pPr>
        <w:pStyle w:val="ListParagraph"/>
        <w:ind w:left="0"/>
        <w:jc w:val="center"/>
        <w:rPr>
          <w:b/>
          <w:i/>
          <w:sz w:val="24"/>
          <w:szCs w:val="24"/>
        </w:rPr>
      </w:pPr>
    </w:p>
    <w:p w14:paraId="533D995F" w14:textId="77777777" w:rsidR="001F2A57" w:rsidRDefault="001F2A57" w:rsidP="001F2A57">
      <w:pPr>
        <w:pStyle w:val="ListParagraph"/>
        <w:ind w:left="0"/>
        <w:jc w:val="center"/>
        <w:rPr>
          <w:b/>
          <w:i/>
          <w:sz w:val="24"/>
          <w:szCs w:val="24"/>
        </w:rPr>
      </w:pPr>
    </w:p>
    <w:p w14:paraId="7D31BF6E" w14:textId="77777777" w:rsidR="001F2A57" w:rsidRDefault="001F2A57" w:rsidP="001F2A57">
      <w:pPr>
        <w:pStyle w:val="ListParagraph"/>
        <w:ind w:left="0"/>
        <w:jc w:val="center"/>
        <w:rPr>
          <w:b/>
          <w:i/>
          <w:sz w:val="24"/>
          <w:szCs w:val="24"/>
        </w:rPr>
      </w:pPr>
    </w:p>
    <w:p w14:paraId="7889CAB4" w14:textId="77777777" w:rsidR="001F2A57" w:rsidRDefault="001F2A57" w:rsidP="001F2A57">
      <w:pPr>
        <w:pStyle w:val="ListParagraph"/>
        <w:ind w:left="0"/>
        <w:jc w:val="center"/>
        <w:rPr>
          <w:b/>
          <w:i/>
          <w:sz w:val="24"/>
          <w:szCs w:val="24"/>
        </w:rPr>
      </w:pPr>
    </w:p>
    <w:p w14:paraId="59326362" w14:textId="77777777" w:rsidR="001F2A57" w:rsidRDefault="001F2A57" w:rsidP="001F2A57">
      <w:pPr>
        <w:pStyle w:val="ListParagraph"/>
        <w:ind w:left="0"/>
        <w:jc w:val="center"/>
        <w:rPr>
          <w:b/>
          <w:i/>
          <w:sz w:val="24"/>
          <w:szCs w:val="24"/>
        </w:rPr>
      </w:pPr>
    </w:p>
    <w:p w14:paraId="7D1B9A83" w14:textId="77777777" w:rsidR="001F2A57" w:rsidRDefault="001F2A57" w:rsidP="001F2A57">
      <w:pPr>
        <w:pStyle w:val="ListParagraph"/>
        <w:ind w:left="0"/>
        <w:jc w:val="center"/>
        <w:rPr>
          <w:b/>
          <w:i/>
          <w:sz w:val="24"/>
          <w:szCs w:val="24"/>
        </w:rPr>
      </w:pPr>
    </w:p>
    <w:p w14:paraId="270393B8" w14:textId="77777777" w:rsidR="001F2A57" w:rsidRDefault="001F2A57" w:rsidP="001F2A57">
      <w:pPr>
        <w:pStyle w:val="ListParagraph"/>
        <w:ind w:left="0"/>
        <w:jc w:val="center"/>
        <w:rPr>
          <w:b/>
          <w:i/>
          <w:sz w:val="24"/>
          <w:szCs w:val="24"/>
        </w:rPr>
      </w:pPr>
    </w:p>
    <w:p w14:paraId="4F46C4B2" w14:textId="77777777" w:rsidR="001F2A57" w:rsidRDefault="001F2A57" w:rsidP="001F2A57">
      <w:pPr>
        <w:pStyle w:val="ListParagraph"/>
        <w:ind w:left="0"/>
        <w:jc w:val="center"/>
        <w:rPr>
          <w:b/>
          <w:i/>
          <w:sz w:val="24"/>
          <w:szCs w:val="24"/>
        </w:rPr>
      </w:pPr>
    </w:p>
    <w:p w14:paraId="68F4CC1C" w14:textId="77777777" w:rsidR="001F2A57" w:rsidRDefault="001F2A57" w:rsidP="001F2A57">
      <w:pPr>
        <w:pStyle w:val="ListParagraph"/>
        <w:ind w:left="0"/>
        <w:jc w:val="center"/>
        <w:rPr>
          <w:b/>
          <w:i/>
          <w:sz w:val="24"/>
          <w:szCs w:val="24"/>
        </w:rPr>
      </w:pPr>
    </w:p>
    <w:p w14:paraId="12473A26" w14:textId="77777777" w:rsidR="001F2A57" w:rsidRDefault="001F2A57" w:rsidP="001F2A57">
      <w:pPr>
        <w:pStyle w:val="ListParagraph"/>
        <w:ind w:left="0"/>
        <w:jc w:val="center"/>
        <w:rPr>
          <w:b/>
          <w:i/>
          <w:sz w:val="24"/>
          <w:szCs w:val="24"/>
        </w:rPr>
      </w:pPr>
    </w:p>
    <w:p w14:paraId="518E6D77" w14:textId="77777777" w:rsidR="001F2A57" w:rsidRDefault="001F2A57" w:rsidP="001F2A57">
      <w:pPr>
        <w:pStyle w:val="ListParagraph"/>
        <w:ind w:left="0"/>
        <w:jc w:val="center"/>
        <w:rPr>
          <w:b/>
          <w:i/>
          <w:sz w:val="24"/>
          <w:szCs w:val="24"/>
        </w:rPr>
      </w:pPr>
    </w:p>
    <w:p w14:paraId="600A47C5" w14:textId="77777777" w:rsidR="001F2A57" w:rsidRDefault="001F2A57" w:rsidP="001F2A57">
      <w:pPr>
        <w:pStyle w:val="ListParagraph"/>
        <w:ind w:left="0"/>
        <w:jc w:val="center"/>
        <w:rPr>
          <w:b/>
          <w:i/>
          <w:sz w:val="24"/>
          <w:szCs w:val="24"/>
        </w:rPr>
      </w:pPr>
    </w:p>
    <w:p w14:paraId="05702CBB" w14:textId="77777777" w:rsidR="001F2A57" w:rsidRDefault="001F2A57" w:rsidP="001F2A57">
      <w:pPr>
        <w:pStyle w:val="ListParagraph"/>
        <w:ind w:left="0"/>
        <w:jc w:val="center"/>
        <w:rPr>
          <w:b/>
          <w:i/>
          <w:sz w:val="24"/>
          <w:szCs w:val="24"/>
        </w:rPr>
      </w:pPr>
    </w:p>
    <w:p w14:paraId="3B70C572" w14:textId="77777777" w:rsidR="001F2A57" w:rsidRDefault="001F2A57" w:rsidP="001F2A57">
      <w:pPr>
        <w:pStyle w:val="ListParagraph"/>
        <w:ind w:left="0"/>
        <w:jc w:val="center"/>
        <w:rPr>
          <w:b/>
          <w:i/>
          <w:sz w:val="24"/>
          <w:szCs w:val="24"/>
        </w:rPr>
      </w:pPr>
    </w:p>
    <w:p w14:paraId="70537323" w14:textId="77777777" w:rsidR="001F2A57" w:rsidRDefault="001F2A57" w:rsidP="001F2A57">
      <w:pPr>
        <w:pStyle w:val="ListParagraph"/>
        <w:ind w:left="0"/>
        <w:jc w:val="center"/>
        <w:rPr>
          <w:b/>
          <w:i/>
          <w:sz w:val="24"/>
          <w:szCs w:val="24"/>
        </w:rPr>
      </w:pPr>
    </w:p>
    <w:p w14:paraId="4C7505EB" w14:textId="77777777" w:rsidR="001F2A57" w:rsidRDefault="001F2A57" w:rsidP="001F2A57">
      <w:pPr>
        <w:pStyle w:val="ListParagraph"/>
        <w:ind w:left="0"/>
        <w:jc w:val="center"/>
        <w:rPr>
          <w:b/>
          <w:i/>
          <w:sz w:val="24"/>
          <w:szCs w:val="24"/>
        </w:rPr>
      </w:pPr>
    </w:p>
    <w:p w14:paraId="4070DA1E" w14:textId="77777777" w:rsidR="001F2A57" w:rsidRDefault="001F2A57" w:rsidP="001F2A57">
      <w:pPr>
        <w:pStyle w:val="ListParagraph"/>
        <w:ind w:left="0"/>
        <w:jc w:val="center"/>
        <w:rPr>
          <w:b/>
          <w:i/>
          <w:sz w:val="24"/>
          <w:szCs w:val="24"/>
        </w:rPr>
      </w:pPr>
    </w:p>
    <w:p w14:paraId="446C9142" w14:textId="77777777" w:rsidR="001F2A57" w:rsidRDefault="001F2A57" w:rsidP="001F2A57">
      <w:pPr>
        <w:pStyle w:val="ListParagraph"/>
        <w:ind w:left="0"/>
        <w:jc w:val="center"/>
        <w:rPr>
          <w:b/>
          <w:i/>
          <w:sz w:val="24"/>
          <w:szCs w:val="24"/>
        </w:rPr>
      </w:pPr>
    </w:p>
    <w:p w14:paraId="140D5B15" w14:textId="77777777" w:rsidR="001F2A57" w:rsidRDefault="001F2A57" w:rsidP="001F2A57">
      <w:pPr>
        <w:pStyle w:val="ListParagraph"/>
        <w:ind w:left="0"/>
        <w:rPr>
          <w:b/>
          <w:i/>
          <w:sz w:val="24"/>
          <w:szCs w:val="24"/>
        </w:rPr>
      </w:pPr>
    </w:p>
    <w:p w14:paraId="5F6C00C1" w14:textId="2FD4588F" w:rsidR="001F2A57" w:rsidRDefault="001F2A57" w:rsidP="001F2A57">
      <w:pPr>
        <w:pStyle w:val="ListParagraph"/>
        <w:ind w:left="0"/>
        <w:jc w:val="center"/>
        <w:rPr>
          <w:b/>
          <w:i/>
          <w:sz w:val="24"/>
          <w:szCs w:val="24"/>
        </w:rPr>
      </w:pPr>
    </w:p>
    <w:p w14:paraId="005630CF" w14:textId="5F3088A4" w:rsidR="0074570C" w:rsidRDefault="0074570C" w:rsidP="001F2A57">
      <w:pPr>
        <w:pStyle w:val="ListParagraph"/>
        <w:ind w:left="0"/>
        <w:jc w:val="center"/>
        <w:rPr>
          <w:b/>
          <w:i/>
          <w:sz w:val="24"/>
          <w:szCs w:val="24"/>
        </w:rPr>
      </w:pPr>
    </w:p>
    <w:p w14:paraId="63F6F3D6" w14:textId="2ED4E71B" w:rsidR="0074570C" w:rsidRDefault="0074570C" w:rsidP="001F2A57">
      <w:pPr>
        <w:pStyle w:val="ListParagraph"/>
        <w:ind w:left="0"/>
        <w:jc w:val="center"/>
        <w:rPr>
          <w:b/>
          <w:i/>
          <w:sz w:val="24"/>
          <w:szCs w:val="24"/>
        </w:rPr>
      </w:pPr>
    </w:p>
    <w:p w14:paraId="38B2C15D" w14:textId="77777777" w:rsidR="0074570C" w:rsidRDefault="0074570C" w:rsidP="001F2A57">
      <w:pPr>
        <w:pStyle w:val="ListParagraph"/>
        <w:ind w:left="0"/>
        <w:jc w:val="center"/>
        <w:rPr>
          <w:b/>
          <w:i/>
          <w:sz w:val="24"/>
          <w:szCs w:val="24"/>
        </w:rPr>
      </w:pPr>
    </w:p>
    <w:p w14:paraId="4D65DAEF" w14:textId="77777777" w:rsidR="001F2A57" w:rsidRPr="00167D47" w:rsidRDefault="001F2A57" w:rsidP="001F2A57">
      <w:pPr>
        <w:ind w:left="360"/>
        <w:jc w:val="center"/>
        <w:rPr>
          <w:b/>
          <w:i/>
          <w:sz w:val="24"/>
          <w:szCs w:val="24"/>
        </w:rPr>
      </w:pPr>
    </w:p>
    <w:p w14:paraId="578CCF1A" w14:textId="77777777" w:rsidR="001F2A57" w:rsidRPr="006E03E0" w:rsidRDefault="001F2A57" w:rsidP="001F2A57">
      <w:pPr>
        <w:jc w:val="center"/>
        <w:rPr>
          <w:rFonts w:asciiTheme="minorHAnsi" w:eastAsiaTheme="minorEastAsia" w:hAnsiTheme="minorHAnsi" w:cstheme="minorBidi"/>
          <w:b/>
          <w:bCs/>
          <w:sz w:val="32"/>
          <w:szCs w:val="32"/>
        </w:rPr>
      </w:pPr>
      <w:r w:rsidRPr="006E03E0">
        <w:rPr>
          <w:rFonts w:asciiTheme="minorHAnsi" w:eastAsiaTheme="minorEastAsia" w:hAnsiTheme="minorHAnsi" w:cstheme="minorBidi"/>
          <w:b/>
          <w:bCs/>
          <w:sz w:val="32"/>
          <w:szCs w:val="32"/>
        </w:rPr>
        <w:t>Chapter # 8</w:t>
      </w:r>
    </w:p>
    <w:p w14:paraId="4FF1EED6" w14:textId="77777777" w:rsidR="001F2A57" w:rsidRDefault="001F2A57" w:rsidP="001F2A57">
      <w:pPr>
        <w:pStyle w:val="Heading1"/>
      </w:pPr>
      <w:bookmarkStart w:id="32" w:name="_Toc443817421"/>
      <w:r>
        <w:t>Signs of Life</w:t>
      </w:r>
      <w:bookmarkEnd w:id="32"/>
      <w:r w:rsidRPr="5897EC05">
        <w:t xml:space="preserve"> </w:t>
      </w:r>
    </w:p>
    <w:p w14:paraId="0F647225" w14:textId="77777777" w:rsidR="001F2A57" w:rsidRDefault="001F2A57" w:rsidP="001F2A57">
      <w:pPr>
        <w:jc w:val="center"/>
        <w:rPr>
          <w:b/>
          <w:bCs/>
          <w:sz w:val="28"/>
          <w:szCs w:val="28"/>
        </w:rPr>
      </w:pPr>
      <w:r>
        <w:rPr>
          <w:rFonts w:asciiTheme="minorHAnsi" w:hAnsiTheme="minorHAnsi" w:cs="Vijaya"/>
          <w:bCs/>
          <w:iCs/>
          <w:noProof/>
          <w:color w:val="C00000"/>
          <w:sz w:val="24"/>
          <w:szCs w:val="24"/>
        </w:rPr>
        <w:drawing>
          <wp:inline distT="0" distB="0" distL="0" distR="0" wp14:anchorId="4C007A54" wp14:editId="4961BEC2">
            <wp:extent cx="818161" cy="3048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B7BA639" w14:textId="77777777" w:rsidR="001F2A57" w:rsidRPr="00BF371E" w:rsidRDefault="001F2A57" w:rsidP="001F2A57">
      <w:pPr>
        <w:jc w:val="center"/>
        <w:rPr>
          <w:b/>
          <w:sz w:val="28"/>
          <w:szCs w:val="28"/>
        </w:rPr>
      </w:pPr>
      <w:r w:rsidRPr="5897EC05">
        <w:rPr>
          <w:b/>
          <w:bCs/>
          <w:sz w:val="28"/>
          <w:szCs w:val="28"/>
        </w:rPr>
        <w:t>Key Passage</w:t>
      </w:r>
    </w:p>
    <w:p w14:paraId="71A495B2" w14:textId="77777777" w:rsidR="001F2A57" w:rsidRDefault="001F2A57" w:rsidP="001F2A57">
      <w:pPr>
        <w:pStyle w:val="ListParagraph"/>
        <w:ind w:left="0"/>
        <w:jc w:val="center"/>
        <w:rPr>
          <w:b/>
          <w:i/>
          <w:sz w:val="24"/>
          <w:szCs w:val="24"/>
        </w:rPr>
      </w:pPr>
      <w:r w:rsidRPr="5897EC05">
        <w:rPr>
          <w:b/>
          <w:bCs/>
          <w:i/>
          <w:iCs/>
          <w:sz w:val="24"/>
          <w:szCs w:val="24"/>
        </w:rPr>
        <w:t>Ephesians 2:4 (NIV)</w:t>
      </w:r>
    </w:p>
    <w:p w14:paraId="520FC852" w14:textId="77777777" w:rsidR="001F2A57" w:rsidRPr="00117B7F" w:rsidRDefault="001F2A57" w:rsidP="001F2A57">
      <w:pPr>
        <w:pStyle w:val="reg"/>
        <w:jc w:val="center"/>
        <w:rPr>
          <w:rFonts w:asciiTheme="minorHAnsi" w:hAnsiTheme="minorHAnsi" w:cstheme="minorHAnsi"/>
          <w:b/>
          <w:i/>
        </w:rPr>
      </w:pPr>
      <w:r w:rsidRPr="5897EC05">
        <w:rPr>
          <w:rFonts w:asciiTheme="minorHAnsi" w:eastAsiaTheme="minorEastAsia" w:hAnsiTheme="minorHAnsi" w:cstheme="minorBidi"/>
          <w:b/>
          <w:bCs/>
          <w:i/>
          <w:iCs/>
        </w:rPr>
        <w:t xml:space="preserve">But because of His great love for us, God who is rich in mercy made us alive with Christ even when we were dead in transgressions. </w:t>
      </w:r>
    </w:p>
    <w:p w14:paraId="4284D8F7" w14:textId="77777777" w:rsidR="001F2A57" w:rsidRPr="00EA7669" w:rsidRDefault="001F2A57" w:rsidP="001F2A57">
      <w:pPr>
        <w:pStyle w:val="ListParagraph"/>
        <w:ind w:left="0"/>
        <w:jc w:val="center"/>
        <w:rPr>
          <w:b/>
          <w:sz w:val="28"/>
          <w:szCs w:val="28"/>
        </w:rPr>
      </w:pPr>
      <w:r w:rsidRPr="5897EC05">
        <w:rPr>
          <w:b/>
          <w:bCs/>
          <w:sz w:val="28"/>
          <w:szCs w:val="28"/>
        </w:rPr>
        <w:t>Introduction</w:t>
      </w:r>
    </w:p>
    <w:p w14:paraId="7D845A23" w14:textId="77777777" w:rsidR="001F2A57" w:rsidRDefault="001F2A57" w:rsidP="001F2A57">
      <w:pPr>
        <w:ind w:firstLine="720"/>
        <w:jc w:val="both"/>
        <w:rPr>
          <w:sz w:val="24"/>
          <w:szCs w:val="24"/>
        </w:rPr>
      </w:pPr>
      <w:r w:rsidRPr="00C91D27">
        <w:rPr>
          <w:sz w:val="24"/>
          <w:szCs w:val="24"/>
        </w:rPr>
        <w:t>Is there a person who knows your life story so well that they could write your biography? Timothy was that person for Paul.  Sometime after Paul’s emotional departure</w:t>
      </w:r>
      <w:r>
        <w:rPr>
          <w:sz w:val="24"/>
          <w:szCs w:val="24"/>
        </w:rPr>
        <w:t xml:space="preserve"> from the saints</w:t>
      </w:r>
      <w:r w:rsidRPr="00C91D27">
        <w:rPr>
          <w:sz w:val="24"/>
          <w:szCs w:val="24"/>
        </w:rPr>
        <w:t>, Timothy returned to Ephesus and became their pastor</w:t>
      </w:r>
      <w:r>
        <w:rPr>
          <w:sz w:val="24"/>
          <w:szCs w:val="24"/>
        </w:rPr>
        <w:t>. H</w:t>
      </w:r>
      <w:r w:rsidRPr="00C91D27">
        <w:rPr>
          <w:sz w:val="24"/>
          <w:szCs w:val="24"/>
        </w:rPr>
        <w:t>e remained</w:t>
      </w:r>
      <w:r>
        <w:rPr>
          <w:sz w:val="24"/>
          <w:szCs w:val="24"/>
        </w:rPr>
        <w:t xml:space="preserve"> there</w:t>
      </w:r>
      <w:r w:rsidRPr="00C91D27">
        <w:rPr>
          <w:sz w:val="24"/>
          <w:szCs w:val="24"/>
        </w:rPr>
        <w:t xml:space="preserve"> for about one and a half years.  It was during this time that Paul wrote two personal letters to Timothy</w:t>
      </w:r>
      <w:r>
        <w:rPr>
          <w:sz w:val="24"/>
          <w:szCs w:val="24"/>
        </w:rPr>
        <w:t xml:space="preserve">. </w:t>
      </w:r>
    </w:p>
    <w:p w14:paraId="5982EBD2" w14:textId="77777777" w:rsidR="001F2A57" w:rsidRDefault="001F2A57" w:rsidP="001F2A57">
      <w:pPr>
        <w:ind w:firstLine="720"/>
        <w:jc w:val="both"/>
        <w:rPr>
          <w:sz w:val="24"/>
          <w:szCs w:val="24"/>
        </w:rPr>
      </w:pPr>
      <w:r>
        <w:rPr>
          <w:sz w:val="24"/>
          <w:szCs w:val="24"/>
        </w:rPr>
        <w:t>As</w:t>
      </w:r>
      <w:r w:rsidRPr="00C91D27">
        <w:rPr>
          <w:sz w:val="24"/>
          <w:szCs w:val="24"/>
        </w:rPr>
        <w:t xml:space="preserve"> his primary disciple</w:t>
      </w:r>
      <w:r>
        <w:rPr>
          <w:sz w:val="24"/>
          <w:szCs w:val="24"/>
        </w:rPr>
        <w:t xml:space="preserve">, </w:t>
      </w:r>
      <w:r w:rsidRPr="00793F51">
        <w:rPr>
          <w:sz w:val="24"/>
          <w:szCs w:val="24"/>
        </w:rPr>
        <w:t>Timothy spent large amounts of time with Paul</w:t>
      </w:r>
      <w:r>
        <w:rPr>
          <w:sz w:val="24"/>
          <w:szCs w:val="24"/>
        </w:rPr>
        <w:t>.</w:t>
      </w:r>
      <w:r w:rsidRPr="00793F51">
        <w:rPr>
          <w:sz w:val="24"/>
          <w:szCs w:val="24"/>
        </w:rPr>
        <w:t xml:space="preserve"> Every truth the Holy Spirit entrusted to Paul was </w:t>
      </w:r>
      <w:r>
        <w:rPr>
          <w:sz w:val="24"/>
          <w:szCs w:val="24"/>
        </w:rPr>
        <w:t xml:space="preserve">passed down to his beloved son </w:t>
      </w:r>
      <w:r w:rsidRPr="00793F51">
        <w:rPr>
          <w:sz w:val="24"/>
          <w:szCs w:val="24"/>
        </w:rPr>
        <w:t>Timothy</w:t>
      </w:r>
      <w:r>
        <w:rPr>
          <w:sz w:val="24"/>
          <w:szCs w:val="24"/>
        </w:rPr>
        <w:t xml:space="preserve">. This </w:t>
      </w:r>
      <w:r w:rsidRPr="00793F51">
        <w:rPr>
          <w:sz w:val="24"/>
          <w:szCs w:val="24"/>
        </w:rPr>
        <w:t>includ</w:t>
      </w:r>
      <w:r>
        <w:rPr>
          <w:sz w:val="24"/>
          <w:szCs w:val="24"/>
        </w:rPr>
        <w:t>ed</w:t>
      </w:r>
      <w:r w:rsidRPr="00793F51">
        <w:rPr>
          <w:sz w:val="24"/>
          <w:szCs w:val="24"/>
        </w:rPr>
        <w:t xml:space="preserve"> the accou</w:t>
      </w:r>
      <w:r>
        <w:rPr>
          <w:sz w:val="24"/>
          <w:szCs w:val="24"/>
        </w:rPr>
        <w:t>nt of Paul’s life before Christ, as well as</w:t>
      </w:r>
      <w:r w:rsidRPr="00793F51">
        <w:rPr>
          <w:sz w:val="24"/>
          <w:szCs w:val="24"/>
        </w:rPr>
        <w:t xml:space="preserve"> his conversion</w:t>
      </w:r>
      <w:r>
        <w:rPr>
          <w:sz w:val="24"/>
          <w:szCs w:val="24"/>
        </w:rPr>
        <w:t xml:space="preserve"> experience</w:t>
      </w:r>
      <w:r w:rsidRPr="00793F51">
        <w:rPr>
          <w:sz w:val="24"/>
          <w:szCs w:val="24"/>
        </w:rPr>
        <w:t>.  There is little doubt Tim</w:t>
      </w:r>
      <w:r>
        <w:rPr>
          <w:sz w:val="24"/>
          <w:szCs w:val="24"/>
        </w:rPr>
        <w:t>othy</w:t>
      </w:r>
      <w:r w:rsidRPr="00793F51">
        <w:rPr>
          <w:sz w:val="24"/>
          <w:szCs w:val="24"/>
        </w:rPr>
        <w:t xml:space="preserve"> could recite Paul’s story </w:t>
      </w:r>
      <w:r>
        <w:rPr>
          <w:sz w:val="24"/>
          <w:szCs w:val="24"/>
        </w:rPr>
        <w:t>verbatim because h</w:t>
      </w:r>
      <w:r w:rsidRPr="00793F51">
        <w:rPr>
          <w:sz w:val="24"/>
          <w:szCs w:val="24"/>
        </w:rPr>
        <w:t xml:space="preserve">e had heard it </w:t>
      </w:r>
      <w:r>
        <w:rPr>
          <w:sz w:val="24"/>
          <w:szCs w:val="24"/>
        </w:rPr>
        <w:t>time</w:t>
      </w:r>
      <w:r w:rsidRPr="00793F51">
        <w:rPr>
          <w:sz w:val="24"/>
          <w:szCs w:val="24"/>
        </w:rPr>
        <w:t xml:space="preserve"> and </w:t>
      </w:r>
      <w:r>
        <w:rPr>
          <w:sz w:val="24"/>
          <w:szCs w:val="24"/>
        </w:rPr>
        <w:t xml:space="preserve">time again. (1Timothy 1:1-17; </w:t>
      </w:r>
      <w:r w:rsidRPr="00793F51">
        <w:rPr>
          <w:sz w:val="24"/>
          <w:szCs w:val="24"/>
        </w:rPr>
        <w:t>2 Timothy 1:1-6</w:t>
      </w:r>
      <w:r>
        <w:rPr>
          <w:sz w:val="24"/>
          <w:szCs w:val="24"/>
        </w:rPr>
        <w:t>,</w:t>
      </w:r>
      <w:r w:rsidRPr="00793F51">
        <w:rPr>
          <w:sz w:val="24"/>
          <w:szCs w:val="24"/>
        </w:rPr>
        <w:t xml:space="preserve"> 2:1-2)</w:t>
      </w:r>
    </w:p>
    <w:p w14:paraId="0E9DC1EA" w14:textId="77777777" w:rsidR="001F2A57" w:rsidRDefault="001F2A57" w:rsidP="001F2A57">
      <w:pPr>
        <w:pStyle w:val="ListParagraph"/>
        <w:ind w:left="0" w:firstLine="720"/>
        <w:jc w:val="both"/>
        <w:rPr>
          <w:sz w:val="24"/>
          <w:szCs w:val="24"/>
        </w:rPr>
      </w:pPr>
      <w:r>
        <w:rPr>
          <w:sz w:val="24"/>
          <w:szCs w:val="24"/>
        </w:rPr>
        <w:t>In the first letter Paul wrote to his young protégé, he begins by addressing the false teachers and doctrines that had crept into in the Church at Ephesus. But then, just as he often did, he once again recounts his story of amazing grace.  Timothy must have been thinking to himself, “Here we go again…. Does he have any idea how many times I have heard this story?” It mattered not to Paul, because unlike so many believers, Paul never got over the wonder of what Jesus had done in his life. Paul’s life before salvation is barely recognizable to the man who wrote an immense portion of the New Testament. His transformation was as different as night and day or, more appropriately,</w:t>
      </w:r>
      <w:r w:rsidRPr="00793F51">
        <w:rPr>
          <w:sz w:val="24"/>
          <w:szCs w:val="24"/>
        </w:rPr>
        <w:t xml:space="preserve"> death and life</w:t>
      </w:r>
      <w:r>
        <w:rPr>
          <w:sz w:val="24"/>
          <w:szCs w:val="24"/>
        </w:rPr>
        <w:t xml:space="preserve">. Paul, as every true believer, had experienced the miracle of being raised from the dead!  </w:t>
      </w:r>
    </w:p>
    <w:p w14:paraId="5524F3B1" w14:textId="77777777" w:rsidR="001F2A57" w:rsidRDefault="001F2A57" w:rsidP="001F2A57">
      <w:pPr>
        <w:pStyle w:val="ListParagraph"/>
        <w:ind w:left="0" w:firstLine="720"/>
        <w:jc w:val="both"/>
        <w:rPr>
          <w:sz w:val="24"/>
          <w:szCs w:val="24"/>
        </w:rPr>
      </w:pPr>
    </w:p>
    <w:p w14:paraId="3E9CA6AA" w14:textId="77777777" w:rsidR="001F2A57" w:rsidRDefault="001F2A57" w:rsidP="001F2A57">
      <w:pPr>
        <w:pStyle w:val="ListParagraph"/>
        <w:ind w:left="0" w:firstLine="720"/>
        <w:jc w:val="both"/>
        <w:rPr>
          <w:sz w:val="24"/>
          <w:szCs w:val="24"/>
        </w:rPr>
      </w:pPr>
    </w:p>
    <w:p w14:paraId="1AB2A44C" w14:textId="77777777" w:rsidR="001F2A57" w:rsidRPr="00793F51" w:rsidRDefault="001F2A57" w:rsidP="001F2A57">
      <w:pPr>
        <w:pStyle w:val="ListParagraph"/>
        <w:ind w:left="0"/>
        <w:jc w:val="center"/>
        <w:rPr>
          <w:b/>
          <w:i/>
          <w:sz w:val="24"/>
          <w:szCs w:val="24"/>
        </w:rPr>
      </w:pPr>
      <w:r w:rsidRPr="5897EC05">
        <w:rPr>
          <w:b/>
          <w:bCs/>
          <w:i/>
          <w:iCs/>
          <w:sz w:val="24"/>
          <w:szCs w:val="24"/>
        </w:rPr>
        <w:t>Galatians 2:20 (NASB)</w:t>
      </w:r>
    </w:p>
    <w:p w14:paraId="5255B799" w14:textId="77777777" w:rsidR="001F2A57" w:rsidRDefault="001F2A57" w:rsidP="001F2A57">
      <w:pPr>
        <w:pStyle w:val="ListParagraph"/>
        <w:ind w:left="0"/>
        <w:jc w:val="center"/>
        <w:rPr>
          <w:b/>
          <w:bCs/>
          <w:i/>
          <w:iCs/>
          <w:sz w:val="24"/>
          <w:szCs w:val="24"/>
        </w:rPr>
      </w:pPr>
      <w:r w:rsidRPr="5897EC05">
        <w:rPr>
          <w:b/>
          <w:bCs/>
          <w:i/>
          <w:iCs/>
          <w:sz w:val="24"/>
          <w:szCs w:val="24"/>
        </w:rPr>
        <w:t>“I have been crucified with Christ; and it is no longer I, who live, but Christ lives in me; and the life which I now live in the flesh I live by faith in the Son of God, who loved me and gave Himself up for me.”</w:t>
      </w:r>
    </w:p>
    <w:p w14:paraId="3D714711" w14:textId="77777777" w:rsidR="001F2A57" w:rsidRDefault="001F2A57" w:rsidP="001F2A57">
      <w:pPr>
        <w:pStyle w:val="ListParagraph"/>
        <w:ind w:left="0"/>
        <w:jc w:val="center"/>
        <w:rPr>
          <w:b/>
          <w:bCs/>
          <w:i/>
          <w:iCs/>
          <w:sz w:val="24"/>
          <w:szCs w:val="24"/>
        </w:rPr>
      </w:pPr>
    </w:p>
    <w:p w14:paraId="3DC032E3" w14:textId="77777777" w:rsidR="001F2A57" w:rsidRPr="00902C43" w:rsidRDefault="001F2A57" w:rsidP="001F2A57">
      <w:pPr>
        <w:pStyle w:val="ListParagraph"/>
        <w:ind w:left="0"/>
        <w:jc w:val="center"/>
        <w:rPr>
          <w:b/>
          <w:bCs/>
          <w:iCs/>
          <w:sz w:val="28"/>
          <w:szCs w:val="28"/>
        </w:rPr>
      </w:pPr>
      <w:r w:rsidRPr="00902C43">
        <w:rPr>
          <w:b/>
          <w:bCs/>
          <w:iCs/>
          <w:sz w:val="28"/>
          <w:szCs w:val="28"/>
        </w:rPr>
        <w:t xml:space="preserve">Being a Member of Church Doesn’t Make </w:t>
      </w:r>
      <w:r>
        <w:rPr>
          <w:b/>
          <w:bCs/>
          <w:iCs/>
          <w:sz w:val="28"/>
          <w:szCs w:val="28"/>
        </w:rPr>
        <w:t>Y</w:t>
      </w:r>
      <w:r w:rsidRPr="00902C43">
        <w:rPr>
          <w:b/>
          <w:bCs/>
          <w:iCs/>
          <w:sz w:val="28"/>
          <w:szCs w:val="28"/>
        </w:rPr>
        <w:t xml:space="preserve">ou </w:t>
      </w:r>
      <w:r>
        <w:rPr>
          <w:b/>
          <w:bCs/>
          <w:iCs/>
          <w:sz w:val="28"/>
          <w:szCs w:val="28"/>
        </w:rPr>
        <w:t>a</w:t>
      </w:r>
      <w:r w:rsidRPr="00902C43">
        <w:rPr>
          <w:b/>
          <w:bCs/>
          <w:iCs/>
          <w:sz w:val="28"/>
          <w:szCs w:val="28"/>
        </w:rPr>
        <w:t xml:space="preserve"> Christian</w:t>
      </w:r>
    </w:p>
    <w:p w14:paraId="116D14E5" w14:textId="77777777" w:rsidR="001F2A57" w:rsidRDefault="001F2A57" w:rsidP="001F2A57">
      <w:pPr>
        <w:ind w:firstLine="720"/>
        <w:jc w:val="both"/>
        <w:rPr>
          <w:sz w:val="24"/>
          <w:szCs w:val="24"/>
        </w:rPr>
      </w:pPr>
      <w:r>
        <w:rPr>
          <w:sz w:val="24"/>
          <w:szCs w:val="24"/>
        </w:rPr>
        <w:t xml:space="preserve">Here is a perfect example of a man who entrusted his personal testimony into the life of his child. I’d like to share with you a portion of a book that was my son Robbie’s favorite as a child. It is a true story, a biography if you will, that was written by Cheryl Hicks Settle about her father’s journey of faith. (Cheryl Hicks, like Paul’s spiritual son Timothy, knew her father’s story well.) The title of this little children’s book is </w:t>
      </w:r>
      <w:r w:rsidRPr="00DF15A4">
        <w:rPr>
          <w:i/>
          <w:sz w:val="24"/>
          <w:szCs w:val="24"/>
          <w:u w:val="single"/>
        </w:rPr>
        <w:t xml:space="preserve">You’ve </w:t>
      </w:r>
      <w:r>
        <w:rPr>
          <w:i/>
          <w:sz w:val="24"/>
          <w:szCs w:val="24"/>
          <w:u w:val="single"/>
        </w:rPr>
        <w:t>H</w:t>
      </w:r>
      <w:r w:rsidRPr="00DF15A4">
        <w:rPr>
          <w:i/>
          <w:sz w:val="24"/>
          <w:szCs w:val="24"/>
          <w:u w:val="single"/>
        </w:rPr>
        <w:t xml:space="preserve">eard of Abraham Now </w:t>
      </w:r>
      <w:r>
        <w:rPr>
          <w:i/>
          <w:sz w:val="24"/>
          <w:szCs w:val="24"/>
          <w:u w:val="single"/>
        </w:rPr>
        <w:t>M</w:t>
      </w:r>
      <w:r w:rsidRPr="00DF15A4">
        <w:rPr>
          <w:i/>
          <w:sz w:val="24"/>
          <w:szCs w:val="24"/>
          <w:u w:val="single"/>
        </w:rPr>
        <w:t>eet Floyd</w:t>
      </w:r>
      <w:r>
        <w:rPr>
          <w:sz w:val="24"/>
          <w:szCs w:val="24"/>
        </w:rPr>
        <w:t xml:space="preserve">.  As the story goes, when Floyd was only five years old, his father divorced his mom, leaving the family homeless. So they went to live with his grandmother in a small town called Nunnelly, Tennessee. Floyd began attending each of the town’s three churches, alternating between the Methodist church, the Church of Christ, and the Jehovah’s Witness. </w:t>
      </w:r>
    </w:p>
    <w:p w14:paraId="20C75449" w14:textId="77777777" w:rsidR="001F2A57" w:rsidRDefault="001F2A57" w:rsidP="001F2A57">
      <w:pPr>
        <w:ind w:firstLine="720"/>
        <w:jc w:val="both"/>
        <w:rPr>
          <w:sz w:val="24"/>
          <w:szCs w:val="24"/>
        </w:rPr>
      </w:pPr>
      <w:r>
        <w:rPr>
          <w:sz w:val="24"/>
          <w:szCs w:val="24"/>
        </w:rPr>
        <w:t xml:space="preserve">Whatever faith Floyd possessed as a little boy was put to the test when his grandmother died, and then his beloved pet, “Sleepy the chicken.” Because the family was starving, Sleepy was killed to feed Floyd’s family. First his Dad, then grandmother and then his constant companion Sleepy. He couldn’t understand why everyone he loved was taken from him. He had learned in vacation Bible school that God loved him, but that brought him little solace in light of these painful losses.  (John 3:16) </w:t>
      </w:r>
    </w:p>
    <w:p w14:paraId="19F925C0" w14:textId="77777777" w:rsidR="001F2A57" w:rsidRDefault="001F2A57" w:rsidP="001F2A57">
      <w:pPr>
        <w:ind w:firstLine="720"/>
        <w:jc w:val="both"/>
        <w:rPr>
          <w:sz w:val="24"/>
          <w:szCs w:val="24"/>
        </w:rPr>
      </w:pPr>
      <w:r>
        <w:rPr>
          <w:sz w:val="24"/>
          <w:szCs w:val="24"/>
        </w:rPr>
        <w:t>Floyd grew up and joined the U.S. Navy. Even though this afforded him many great adventures as he traveled the world, happiness and peace was illusive. Something was missing. Even after he married a “good Catholic girl” and began a family, still there was an unexplainable emptiness in his life. His wife began to attend a Baptist church and read the Bible to him at night. Soon thereafter he joined the church, became the Sunday school superintendent, and even chairman of the board of deacons. Everyone thought Floyd was a great Christian leader, but God saw the true condition of his heart. Floyd was still empty.</w:t>
      </w:r>
    </w:p>
    <w:p w14:paraId="0629F731" w14:textId="77777777" w:rsidR="001F2A57" w:rsidRDefault="001F2A57" w:rsidP="001F2A57">
      <w:pPr>
        <w:ind w:firstLine="720"/>
        <w:jc w:val="both"/>
        <w:rPr>
          <w:sz w:val="24"/>
          <w:szCs w:val="24"/>
        </w:rPr>
      </w:pPr>
      <w:r>
        <w:rPr>
          <w:sz w:val="24"/>
          <w:szCs w:val="24"/>
        </w:rPr>
        <w:t xml:space="preserve">When their church got a new pastor, he came to pay the chairman of the deacons a visit.  Floyd became uncomfortable when the pastor asked him about his relationship with Jesus. Undoubtedly, no one had ever challenged Floyd to do a spiritual examination, and yet when he did, he realized that, even though he was very involved in church, he was still lost and empty. As he knelt down on his living room floor and asked Jesus to forgive him and to come in his heart. His life-long search for unfailing love ended. Floyd began reading the Bible for himself. He read every spare moment and prayed and talked to his Heavenly Father day and night.  Like Abraham, God’s friend, God began to speak to Floyd. </w:t>
      </w:r>
    </w:p>
    <w:p w14:paraId="12FCCE5F" w14:textId="77777777" w:rsidR="001F2A57" w:rsidRDefault="001F2A57" w:rsidP="001F2A57">
      <w:pPr>
        <w:ind w:firstLine="720"/>
        <w:jc w:val="both"/>
        <w:rPr>
          <w:sz w:val="24"/>
          <w:szCs w:val="24"/>
        </w:rPr>
      </w:pPr>
      <w:r>
        <w:rPr>
          <w:sz w:val="24"/>
          <w:szCs w:val="24"/>
        </w:rPr>
        <w:t>So then, what does this children’s book have to do with this lesson? Like Paul, Floyd’s life was transformed by a personal relationship with Jesus Christ. And like Paul, Floyd was motivated to tell His story. Many people have a false sense of security when it comes to salvation, mainly because of religious affiliation.</w:t>
      </w:r>
    </w:p>
    <w:p w14:paraId="0785D580" w14:textId="77777777" w:rsidR="001F2A57" w:rsidRDefault="001F2A57" w:rsidP="001F2A57">
      <w:pPr>
        <w:ind w:firstLine="720"/>
        <w:jc w:val="both"/>
        <w:rPr>
          <w:sz w:val="24"/>
          <w:szCs w:val="24"/>
        </w:rPr>
      </w:pPr>
      <w:r>
        <w:rPr>
          <w:sz w:val="24"/>
          <w:szCs w:val="24"/>
        </w:rPr>
        <w:t xml:space="preserve"> My husband, my father and I were all church members, and yet we were each lost and empty - just like Floyd. In fact, because of my Biblical ignorance, it took me sixteen years to discover that my moment of re-birth took place when I was twenty -six years old. When I was twelve years old, I prayed a prayer and was baptized. This gave me a false sense of security - what some have called, “a fire insurance policy, or, a “get out of hell for free, ticket!”  No one had ever challenged me to evaluate my spiritual condition. So I am well aware of the fact that, we can be extremely blind to our true spiritual condition as church members even though the reality is, we remain lost and separated from God.</w:t>
      </w:r>
    </w:p>
    <w:p w14:paraId="345C51D0" w14:textId="77777777" w:rsidR="001F2A57" w:rsidRDefault="001F2A57" w:rsidP="001F2A57">
      <w:pPr>
        <w:ind w:firstLine="720"/>
        <w:jc w:val="both"/>
        <w:rPr>
          <w:sz w:val="24"/>
          <w:szCs w:val="24"/>
        </w:rPr>
      </w:pPr>
      <w:r>
        <w:rPr>
          <w:sz w:val="24"/>
          <w:szCs w:val="24"/>
        </w:rPr>
        <w:t xml:space="preserve"> We assume that people who attend church must be Christians. However, as I tell Yuki, my sister in Christ from China; just because we eat at her family’s Chinese restaurant, it doesn’t make us Chinese. Likewise, going to a church building and having your name on the roll, does not mean you’re Christian! </w:t>
      </w:r>
    </w:p>
    <w:p w14:paraId="54BB68E2" w14:textId="77777777" w:rsidR="001F2A57" w:rsidRPr="00B068C6" w:rsidRDefault="001F2A57" w:rsidP="001F2A57">
      <w:pPr>
        <w:jc w:val="center"/>
        <w:rPr>
          <w:b/>
          <w:i/>
          <w:sz w:val="24"/>
          <w:szCs w:val="24"/>
        </w:rPr>
      </w:pPr>
      <w:r w:rsidRPr="00B068C6">
        <w:rPr>
          <w:b/>
          <w:i/>
          <w:sz w:val="24"/>
          <w:szCs w:val="24"/>
        </w:rPr>
        <w:t>Matthew 7:21-23 (ESV)</w:t>
      </w:r>
    </w:p>
    <w:p w14:paraId="34B39B84" w14:textId="77777777" w:rsidR="001F2A57" w:rsidRPr="00B068C6" w:rsidRDefault="001F2A57" w:rsidP="001F2A57">
      <w:pPr>
        <w:jc w:val="center"/>
        <w:rPr>
          <w:b/>
          <w:i/>
          <w:sz w:val="24"/>
          <w:szCs w:val="24"/>
        </w:rPr>
      </w:pPr>
      <w:r w:rsidRPr="00B068C6">
        <w:rPr>
          <w:rStyle w:val="woc"/>
          <w:b/>
          <w:i/>
          <w:sz w:val="24"/>
          <w:szCs w:val="24"/>
        </w:rPr>
        <w:t>“Not everyone who says to me, ‘Lord, Lord,’ will enter the kingdom of heaven, but the one who does the will of my Father who is in heaven.</w:t>
      </w:r>
      <w:r w:rsidRPr="00B068C6">
        <w:rPr>
          <w:b/>
          <w:i/>
          <w:sz w:val="24"/>
          <w:szCs w:val="24"/>
        </w:rPr>
        <w:t xml:space="preserve"> </w:t>
      </w:r>
      <w:r w:rsidRPr="00B068C6">
        <w:rPr>
          <w:rStyle w:val="woc"/>
          <w:b/>
          <w:i/>
          <w:sz w:val="24"/>
          <w:szCs w:val="24"/>
        </w:rPr>
        <w:t>On that day many will say to me, ‘Lord, Lord, did we not prophesy in your name, and cast out demons in your name, and do many mighty works in your name?’</w:t>
      </w:r>
      <w:r w:rsidRPr="00B068C6">
        <w:rPr>
          <w:b/>
          <w:i/>
          <w:sz w:val="24"/>
          <w:szCs w:val="24"/>
        </w:rPr>
        <w:t xml:space="preserve"> </w:t>
      </w:r>
      <w:r w:rsidRPr="00B068C6">
        <w:rPr>
          <w:rStyle w:val="woc"/>
          <w:b/>
          <w:i/>
          <w:sz w:val="24"/>
          <w:szCs w:val="24"/>
        </w:rPr>
        <w:t>And then will I declare to them, ‘I never knew you; depart from me, you workers of lawlessness.’</w:t>
      </w:r>
    </w:p>
    <w:p w14:paraId="6961E2A1" w14:textId="77777777" w:rsidR="001F2A57" w:rsidRPr="00206A19" w:rsidRDefault="001F2A57" w:rsidP="001F2A57">
      <w:pPr>
        <w:ind w:firstLine="720"/>
        <w:jc w:val="both"/>
        <w:rPr>
          <w:sz w:val="24"/>
          <w:szCs w:val="24"/>
        </w:rPr>
      </w:pPr>
      <w:r w:rsidRPr="00206A19">
        <w:rPr>
          <w:sz w:val="24"/>
          <w:szCs w:val="24"/>
        </w:rPr>
        <w:t xml:space="preserve">Many people who attend churches of all denominations are trusting in church affiliations, reformations, confirmation, dedications and family relations as their salvation. God does not have grandchildren. He only has children, </w:t>
      </w:r>
      <w:r>
        <w:rPr>
          <w:sz w:val="24"/>
          <w:szCs w:val="24"/>
        </w:rPr>
        <w:t>and they were all</w:t>
      </w:r>
      <w:r w:rsidRPr="00206A19">
        <w:rPr>
          <w:sz w:val="24"/>
          <w:szCs w:val="24"/>
        </w:rPr>
        <w:t xml:space="preserve"> birthed </w:t>
      </w:r>
      <w:r>
        <w:rPr>
          <w:sz w:val="24"/>
          <w:szCs w:val="24"/>
        </w:rPr>
        <w:t xml:space="preserve">into His family </w:t>
      </w:r>
      <w:r w:rsidRPr="00206A19">
        <w:rPr>
          <w:sz w:val="24"/>
          <w:szCs w:val="24"/>
        </w:rPr>
        <w:t>by the Holy Spirit</w:t>
      </w:r>
      <w:r>
        <w:rPr>
          <w:sz w:val="24"/>
          <w:szCs w:val="24"/>
        </w:rPr>
        <w:t>.</w:t>
      </w:r>
      <w:r w:rsidRPr="00206A19">
        <w:rPr>
          <w:sz w:val="24"/>
          <w:szCs w:val="24"/>
        </w:rPr>
        <w:t xml:space="preserve"> If you are trusting in anything or anyone other than J</w:t>
      </w:r>
      <w:r>
        <w:rPr>
          <w:sz w:val="24"/>
          <w:szCs w:val="24"/>
        </w:rPr>
        <w:t>esus Christ</w:t>
      </w:r>
      <w:r w:rsidRPr="00206A19">
        <w:rPr>
          <w:sz w:val="24"/>
          <w:szCs w:val="24"/>
        </w:rPr>
        <w:t xml:space="preserve"> to save you, then you are still lost in your sin.   </w:t>
      </w:r>
    </w:p>
    <w:p w14:paraId="6B4025DC" w14:textId="77777777" w:rsidR="001F2A57" w:rsidRDefault="001F2A57" w:rsidP="001F2A57">
      <w:pPr>
        <w:ind w:firstLine="720"/>
        <w:jc w:val="both"/>
        <w:rPr>
          <w:sz w:val="24"/>
          <w:szCs w:val="24"/>
        </w:rPr>
      </w:pPr>
      <w:r>
        <w:rPr>
          <w:sz w:val="24"/>
          <w:szCs w:val="24"/>
        </w:rPr>
        <w:t xml:space="preserve">Do you know where you are spiritually? Have you ever examined yourself </w:t>
      </w:r>
      <w:r w:rsidRPr="0001768D">
        <w:rPr>
          <w:sz w:val="24"/>
          <w:szCs w:val="24"/>
        </w:rPr>
        <w:t xml:space="preserve">to </w:t>
      </w:r>
      <w:r w:rsidRPr="0001768D">
        <w:rPr>
          <w:i/>
          <w:sz w:val="24"/>
          <w:szCs w:val="24"/>
        </w:rPr>
        <w:t>see</w:t>
      </w:r>
      <w:r w:rsidRPr="0001768D">
        <w:rPr>
          <w:sz w:val="24"/>
          <w:szCs w:val="24"/>
        </w:rPr>
        <w:t xml:space="preserve"> if you</w:t>
      </w:r>
      <w:r>
        <w:rPr>
          <w:sz w:val="24"/>
          <w:szCs w:val="24"/>
        </w:rPr>
        <w:t xml:space="preserve"> are in the faith?  If I had a person who really questioned me about my salvation as Floyd did, perhaps I would have come to faith earlier. But only the Lord knows for sure. </w:t>
      </w:r>
    </w:p>
    <w:p w14:paraId="16F94DEE" w14:textId="77777777" w:rsidR="001F2A57" w:rsidRDefault="001F2A57" w:rsidP="001F2A57">
      <w:pPr>
        <w:ind w:firstLine="720"/>
        <w:jc w:val="both"/>
        <w:rPr>
          <w:sz w:val="24"/>
          <w:szCs w:val="24"/>
        </w:rPr>
      </w:pPr>
      <w:r>
        <w:rPr>
          <w:sz w:val="24"/>
          <w:szCs w:val="24"/>
        </w:rPr>
        <w:t xml:space="preserve">And because this is such an important issue with eternal ramifications, we don’t want to miss this opportunity to know for sure where we stand. While we may be confused about our spiritual status - God is not. Yet regardless of where we are now, we can know for sure that He loves us and desires for us to live with blessed assurance. And not only does the Bible state clearly that we can </w:t>
      </w:r>
      <w:r w:rsidRPr="0034140C">
        <w:rPr>
          <w:i/>
          <w:sz w:val="24"/>
          <w:szCs w:val="24"/>
        </w:rPr>
        <w:t>know for sure</w:t>
      </w:r>
      <w:r>
        <w:rPr>
          <w:sz w:val="24"/>
          <w:szCs w:val="24"/>
        </w:rPr>
        <w:t xml:space="preserve">, the Bible also tells us </w:t>
      </w:r>
      <w:r w:rsidRPr="0034140C">
        <w:rPr>
          <w:i/>
          <w:sz w:val="24"/>
          <w:szCs w:val="24"/>
        </w:rPr>
        <w:t>how to be sure</w:t>
      </w:r>
      <w:r>
        <w:rPr>
          <w:sz w:val="24"/>
          <w:szCs w:val="24"/>
        </w:rPr>
        <w:t>. There is no time like the present, to settle the matter once and for all.</w:t>
      </w:r>
    </w:p>
    <w:p w14:paraId="752F513D" w14:textId="77777777" w:rsidR="001F2A57" w:rsidRDefault="001F2A57" w:rsidP="001F2A57">
      <w:pPr>
        <w:jc w:val="center"/>
        <w:rPr>
          <w:b/>
          <w:bCs/>
          <w:sz w:val="28"/>
          <w:szCs w:val="28"/>
        </w:rPr>
      </w:pPr>
      <w:r w:rsidRPr="5897EC05">
        <w:rPr>
          <w:b/>
          <w:bCs/>
          <w:sz w:val="28"/>
          <w:szCs w:val="28"/>
        </w:rPr>
        <w:t>Am I Alive?</w:t>
      </w:r>
    </w:p>
    <w:p w14:paraId="334C90B0" w14:textId="77777777" w:rsidR="001F2A57" w:rsidRPr="005A4A5E" w:rsidRDefault="001F2A57" w:rsidP="001F2A57">
      <w:pPr>
        <w:jc w:val="center"/>
        <w:rPr>
          <w:b/>
          <w:i/>
          <w:sz w:val="24"/>
          <w:szCs w:val="24"/>
        </w:rPr>
      </w:pPr>
      <w:r w:rsidRPr="5897EC05">
        <w:rPr>
          <w:b/>
          <w:bCs/>
          <w:i/>
          <w:iCs/>
          <w:sz w:val="24"/>
          <w:szCs w:val="24"/>
        </w:rPr>
        <w:t>1 John 5:11-12 (NASB)</w:t>
      </w:r>
    </w:p>
    <w:p w14:paraId="1B578FC6" w14:textId="77777777" w:rsidR="001F2A57" w:rsidRPr="00384D06" w:rsidRDefault="001F2A57" w:rsidP="001F2A57">
      <w:pPr>
        <w:jc w:val="center"/>
        <w:rPr>
          <w:b/>
          <w:i/>
          <w:sz w:val="24"/>
          <w:szCs w:val="24"/>
        </w:rPr>
      </w:pPr>
      <w:r w:rsidRPr="5897EC05">
        <w:rPr>
          <w:b/>
          <w:bCs/>
          <w:i/>
          <w:iCs/>
          <w:sz w:val="24"/>
          <w:szCs w:val="24"/>
        </w:rPr>
        <w:t>“And the testimony is this that God has given us eternal life, and this life is in His Son. He who has the Son has the life; he who does not have the Son of God does not have the life.”</w:t>
      </w:r>
      <w:r>
        <w:rPr>
          <w:sz w:val="24"/>
          <w:szCs w:val="24"/>
        </w:rPr>
        <w:t xml:space="preserve"> </w:t>
      </w:r>
    </w:p>
    <w:p w14:paraId="09335E9F" w14:textId="77777777" w:rsidR="001F2A57" w:rsidRDefault="001F2A57" w:rsidP="001F2A57">
      <w:pPr>
        <w:ind w:firstLine="720"/>
        <w:jc w:val="both"/>
        <w:rPr>
          <w:sz w:val="24"/>
          <w:szCs w:val="24"/>
        </w:rPr>
      </w:pPr>
    </w:p>
    <w:p w14:paraId="12C1BC60" w14:textId="77777777" w:rsidR="001F2A57" w:rsidRPr="00384D06" w:rsidRDefault="001F2A57" w:rsidP="001F2A57">
      <w:pPr>
        <w:ind w:firstLine="720"/>
        <w:jc w:val="both"/>
        <w:rPr>
          <w:rStyle w:val="text"/>
          <w:sz w:val="24"/>
          <w:szCs w:val="24"/>
        </w:rPr>
      </w:pPr>
      <w:r w:rsidRPr="5897EC05">
        <w:rPr>
          <w:sz w:val="24"/>
          <w:szCs w:val="24"/>
        </w:rPr>
        <w:t>Many</w:t>
      </w:r>
      <w:r>
        <w:rPr>
          <w:sz w:val="24"/>
          <w:szCs w:val="24"/>
        </w:rPr>
        <w:t xml:space="preserve"> people question their salvation. This is not necessarily a bad thing unless you live with unwarranted anxiety about whether or not you are saved. If this describes you, then I have some very good news. I assure you, based on the authority of the Word of God, that you can know for sure; and even if you fail the test, take heart - there is a remedy!</w:t>
      </w:r>
    </w:p>
    <w:p w14:paraId="2D6474B6" w14:textId="77777777" w:rsidR="001F2A57" w:rsidRDefault="001F2A57" w:rsidP="001F2A57">
      <w:pPr>
        <w:ind w:firstLine="720"/>
        <w:jc w:val="both"/>
        <w:rPr>
          <w:sz w:val="24"/>
          <w:szCs w:val="24"/>
        </w:rPr>
      </w:pPr>
      <w:r>
        <w:rPr>
          <w:sz w:val="24"/>
          <w:szCs w:val="24"/>
        </w:rPr>
        <w:t xml:space="preserve">When </w:t>
      </w:r>
      <w:r w:rsidRPr="5897EC05">
        <w:rPr>
          <w:sz w:val="24"/>
          <w:szCs w:val="24"/>
        </w:rPr>
        <w:t xml:space="preserve">the Spirit of God lives in you, He will testify to your second birth and </w:t>
      </w:r>
      <w:r>
        <w:rPr>
          <w:sz w:val="24"/>
          <w:szCs w:val="24"/>
        </w:rPr>
        <w:t>new life in Christ. And likewise, y</w:t>
      </w:r>
      <w:r w:rsidRPr="5897EC05">
        <w:rPr>
          <w:sz w:val="24"/>
          <w:szCs w:val="24"/>
        </w:rPr>
        <w:t xml:space="preserve">ou </w:t>
      </w:r>
      <w:r>
        <w:rPr>
          <w:sz w:val="24"/>
          <w:szCs w:val="24"/>
        </w:rPr>
        <w:t>will</w:t>
      </w:r>
      <w:r w:rsidRPr="5897EC05">
        <w:rPr>
          <w:sz w:val="24"/>
          <w:szCs w:val="24"/>
        </w:rPr>
        <w:t xml:space="preserve"> know </w:t>
      </w:r>
      <w:r>
        <w:rPr>
          <w:sz w:val="24"/>
          <w:szCs w:val="24"/>
        </w:rPr>
        <w:t xml:space="preserve">you are alive </w:t>
      </w:r>
      <w:r w:rsidRPr="5897EC05">
        <w:rPr>
          <w:sz w:val="24"/>
          <w:szCs w:val="24"/>
        </w:rPr>
        <w:t xml:space="preserve">by seeing some </w:t>
      </w:r>
      <w:r>
        <w:rPr>
          <w:sz w:val="24"/>
          <w:szCs w:val="24"/>
        </w:rPr>
        <w:t>birthmarks that authenticate that you are a Christian. (Ephesians 1:13-14) At the moment of spiritual birth</w:t>
      </w:r>
      <w:r w:rsidRPr="00DD0AD6">
        <w:rPr>
          <w:sz w:val="24"/>
          <w:szCs w:val="24"/>
        </w:rPr>
        <w:t xml:space="preserve">, our inner character </w:t>
      </w:r>
      <w:r>
        <w:rPr>
          <w:sz w:val="24"/>
          <w:szCs w:val="24"/>
        </w:rPr>
        <w:t>begins the process of metamorphose - just like a caterpillar, becomes a butterfly. It’s called sanctification. This is how we are conformed to bear the likeness of the One who has taken up residency within us - the Holy Spirit.</w:t>
      </w:r>
      <w:r w:rsidRPr="00BA6162">
        <w:rPr>
          <w:sz w:val="24"/>
          <w:szCs w:val="24"/>
        </w:rPr>
        <w:t xml:space="preserve"> </w:t>
      </w:r>
      <w:r>
        <w:rPr>
          <w:sz w:val="24"/>
          <w:szCs w:val="24"/>
        </w:rPr>
        <w:t>We have been raised from spiritual death and now we are alive in Christ.  The change should be apparent, not only to us, but also those who know us best. Although people can try to reform their lives, without a spiritual birth, they are</w:t>
      </w:r>
      <w:r w:rsidRPr="00DD0AD6">
        <w:rPr>
          <w:sz w:val="24"/>
          <w:szCs w:val="24"/>
        </w:rPr>
        <w:t xml:space="preserve"> incapable of </w:t>
      </w:r>
      <w:r>
        <w:rPr>
          <w:sz w:val="24"/>
          <w:szCs w:val="24"/>
        </w:rPr>
        <w:t xml:space="preserve">changing themselves. </w:t>
      </w:r>
    </w:p>
    <w:p w14:paraId="01DE28B0" w14:textId="77777777" w:rsidR="001F2A57" w:rsidRDefault="001F2A57" w:rsidP="001F2A57">
      <w:pPr>
        <w:pStyle w:val="ListParagraph"/>
        <w:ind w:left="0"/>
        <w:jc w:val="center"/>
        <w:rPr>
          <w:b/>
          <w:i/>
          <w:sz w:val="24"/>
          <w:szCs w:val="24"/>
        </w:rPr>
      </w:pPr>
      <w:r w:rsidRPr="5897EC05">
        <w:rPr>
          <w:b/>
          <w:bCs/>
          <w:i/>
          <w:iCs/>
          <w:sz w:val="24"/>
          <w:szCs w:val="24"/>
        </w:rPr>
        <w:t>Romans 8:6-9 (NIV)</w:t>
      </w:r>
    </w:p>
    <w:p w14:paraId="42CB8EC0" w14:textId="77777777" w:rsidR="001F2A57" w:rsidRPr="00167D47" w:rsidRDefault="001F2A57" w:rsidP="001F2A57">
      <w:pPr>
        <w:pStyle w:val="ListParagraph"/>
        <w:ind w:left="0"/>
        <w:jc w:val="center"/>
        <w:rPr>
          <w:rStyle w:val="text"/>
          <w:b/>
          <w:i/>
          <w:sz w:val="24"/>
          <w:szCs w:val="24"/>
        </w:rPr>
      </w:pPr>
      <w:r w:rsidRPr="00167D47">
        <w:rPr>
          <w:rStyle w:val="text"/>
          <w:b/>
          <w:i/>
          <w:iCs/>
          <w:sz w:val="24"/>
          <w:szCs w:val="24"/>
        </w:rPr>
        <w:t>The mind governed by the flesh is death, but the mind governed by the Spirit is life and peace.</w:t>
      </w:r>
      <w:r w:rsidRPr="00167D47">
        <w:rPr>
          <w:b/>
          <w:bCs/>
          <w:i/>
          <w:iCs/>
          <w:sz w:val="24"/>
          <w:szCs w:val="24"/>
        </w:rPr>
        <w:t xml:space="preserve"> </w:t>
      </w:r>
      <w:r w:rsidRPr="00167D47">
        <w:rPr>
          <w:rStyle w:val="text"/>
          <w:b/>
          <w:i/>
          <w:iCs/>
          <w:sz w:val="24"/>
          <w:szCs w:val="24"/>
          <w:vertAlign w:val="superscript"/>
        </w:rPr>
        <w:t> </w:t>
      </w:r>
      <w:r w:rsidRPr="00167D47">
        <w:rPr>
          <w:rStyle w:val="text"/>
          <w:b/>
          <w:i/>
          <w:iCs/>
          <w:sz w:val="24"/>
          <w:szCs w:val="24"/>
        </w:rPr>
        <w:t>The mind governed by the flesh is hostile to God; it does not submit to God’s law, nor can it do so.</w:t>
      </w:r>
      <w:r w:rsidRPr="00167D47">
        <w:rPr>
          <w:b/>
          <w:bCs/>
          <w:i/>
          <w:iCs/>
          <w:sz w:val="24"/>
          <w:szCs w:val="24"/>
        </w:rPr>
        <w:t xml:space="preserve"> </w:t>
      </w:r>
      <w:r w:rsidRPr="00167D47">
        <w:rPr>
          <w:rStyle w:val="text"/>
          <w:b/>
          <w:i/>
          <w:iCs/>
          <w:sz w:val="24"/>
          <w:szCs w:val="24"/>
          <w:vertAlign w:val="superscript"/>
        </w:rPr>
        <w:t> </w:t>
      </w:r>
      <w:r w:rsidRPr="00167D47">
        <w:rPr>
          <w:rStyle w:val="text"/>
          <w:b/>
          <w:i/>
          <w:iCs/>
          <w:sz w:val="24"/>
          <w:szCs w:val="24"/>
        </w:rPr>
        <w:t>Those who are in the realm of the flesh cannot please God.</w:t>
      </w:r>
      <w:r w:rsidRPr="00167D47">
        <w:rPr>
          <w:rStyle w:val="text"/>
          <w:b/>
          <w:i/>
          <w:iCs/>
          <w:sz w:val="24"/>
          <w:szCs w:val="24"/>
          <w:vertAlign w:val="superscript"/>
        </w:rPr>
        <w:t> </w:t>
      </w:r>
      <w:r w:rsidRPr="00167D47">
        <w:rPr>
          <w:rStyle w:val="text"/>
          <w:b/>
          <w:i/>
          <w:iCs/>
          <w:sz w:val="24"/>
          <w:szCs w:val="24"/>
        </w:rPr>
        <w:t>You, however, are not in the realm of the flesh but are in the realm of the Spirit, if indeed the Spirit of God lives in you. And if anyone does not have the Spirit of Christ, they do not belong to Christ.</w:t>
      </w:r>
    </w:p>
    <w:p w14:paraId="1630390A" w14:textId="77777777" w:rsidR="001F2A57" w:rsidRDefault="001F2A57" w:rsidP="001F2A57">
      <w:pPr>
        <w:ind w:firstLine="720"/>
        <w:jc w:val="both"/>
        <w:rPr>
          <w:sz w:val="24"/>
          <w:szCs w:val="24"/>
        </w:rPr>
      </w:pPr>
      <w:r w:rsidRPr="00DD0AD6">
        <w:rPr>
          <w:sz w:val="24"/>
          <w:szCs w:val="24"/>
        </w:rPr>
        <w:t xml:space="preserve"> </w:t>
      </w:r>
      <w:r>
        <w:rPr>
          <w:sz w:val="24"/>
          <w:szCs w:val="24"/>
        </w:rPr>
        <w:t>I</w:t>
      </w:r>
      <w:r w:rsidRPr="00DD0AD6">
        <w:rPr>
          <w:sz w:val="24"/>
          <w:szCs w:val="24"/>
        </w:rPr>
        <w:t xml:space="preserve">f we </w:t>
      </w:r>
      <w:r>
        <w:rPr>
          <w:sz w:val="24"/>
          <w:szCs w:val="24"/>
        </w:rPr>
        <w:t xml:space="preserve">cannot </w:t>
      </w:r>
      <w:r w:rsidRPr="00621966">
        <w:rPr>
          <w:i/>
          <w:sz w:val="24"/>
          <w:szCs w:val="24"/>
        </w:rPr>
        <w:t>see</w:t>
      </w:r>
      <w:r w:rsidRPr="00DD0AD6">
        <w:rPr>
          <w:sz w:val="24"/>
          <w:szCs w:val="24"/>
        </w:rPr>
        <w:t xml:space="preserve"> the signs of life</w:t>
      </w:r>
      <w:r>
        <w:rPr>
          <w:sz w:val="24"/>
          <w:szCs w:val="24"/>
        </w:rPr>
        <w:t xml:space="preserve">, then we </w:t>
      </w:r>
      <w:r w:rsidRPr="0063713F">
        <w:rPr>
          <w:sz w:val="24"/>
          <w:szCs w:val="24"/>
        </w:rPr>
        <w:t xml:space="preserve">cannot </w:t>
      </w:r>
      <w:r w:rsidRPr="5897EC05">
        <w:rPr>
          <w:i/>
          <w:iCs/>
          <w:sz w:val="24"/>
          <w:szCs w:val="24"/>
        </w:rPr>
        <w:t>know</w:t>
      </w:r>
      <w:r w:rsidRPr="0063713F">
        <w:rPr>
          <w:sz w:val="24"/>
          <w:szCs w:val="24"/>
        </w:rPr>
        <w:t xml:space="preserve"> </w:t>
      </w:r>
      <w:r>
        <w:rPr>
          <w:sz w:val="24"/>
          <w:szCs w:val="24"/>
        </w:rPr>
        <w:t>we are saved. The evidence should be apparent. If</w:t>
      </w:r>
      <w:r w:rsidRPr="00793F51">
        <w:rPr>
          <w:sz w:val="24"/>
          <w:szCs w:val="24"/>
        </w:rPr>
        <w:t xml:space="preserve"> we cla</w:t>
      </w:r>
      <w:r>
        <w:rPr>
          <w:sz w:val="24"/>
          <w:szCs w:val="24"/>
        </w:rPr>
        <w:t>i</w:t>
      </w:r>
      <w:r w:rsidRPr="00793F51">
        <w:rPr>
          <w:sz w:val="24"/>
          <w:szCs w:val="24"/>
        </w:rPr>
        <w:t>m to be saved and there is nothing new</w:t>
      </w:r>
      <w:r>
        <w:rPr>
          <w:sz w:val="24"/>
          <w:szCs w:val="24"/>
        </w:rPr>
        <w:t xml:space="preserve"> about our actions and attitudes,</w:t>
      </w:r>
      <w:r w:rsidRPr="00BA6162">
        <w:rPr>
          <w:sz w:val="24"/>
          <w:szCs w:val="24"/>
        </w:rPr>
        <w:t xml:space="preserve"> </w:t>
      </w:r>
      <w:r>
        <w:rPr>
          <w:sz w:val="24"/>
          <w:szCs w:val="24"/>
        </w:rPr>
        <w:t xml:space="preserve">then this should lead us to ask ourselves this question: “Am I saved?” </w:t>
      </w:r>
      <w:r w:rsidRPr="00C13DEA">
        <w:rPr>
          <w:sz w:val="24"/>
          <w:szCs w:val="24"/>
        </w:rPr>
        <w:t xml:space="preserve">We may </w:t>
      </w:r>
      <w:r w:rsidRPr="5897EC05">
        <w:rPr>
          <w:i/>
          <w:iCs/>
          <w:sz w:val="24"/>
          <w:szCs w:val="24"/>
        </w:rPr>
        <w:t>profess</w:t>
      </w:r>
      <w:r w:rsidRPr="00C13DEA">
        <w:rPr>
          <w:sz w:val="24"/>
          <w:szCs w:val="24"/>
        </w:rPr>
        <w:t xml:space="preserve"> to know God, but we do not </w:t>
      </w:r>
      <w:r w:rsidRPr="5897EC05">
        <w:rPr>
          <w:i/>
          <w:iCs/>
          <w:sz w:val="24"/>
          <w:szCs w:val="24"/>
        </w:rPr>
        <w:t xml:space="preserve">possess </w:t>
      </w:r>
      <w:r w:rsidRPr="00793F51">
        <w:rPr>
          <w:sz w:val="24"/>
          <w:szCs w:val="24"/>
        </w:rPr>
        <w:t xml:space="preserve">salvation. </w:t>
      </w:r>
      <w:r w:rsidRPr="00702AF1">
        <w:rPr>
          <w:iCs/>
          <w:sz w:val="24"/>
          <w:szCs w:val="24"/>
        </w:rPr>
        <w:t>We are still</w:t>
      </w:r>
      <w:r w:rsidRPr="00702AF1">
        <w:rPr>
          <w:sz w:val="24"/>
          <w:szCs w:val="24"/>
        </w:rPr>
        <w:t xml:space="preserve"> lost and separated from</w:t>
      </w:r>
      <w:r w:rsidRPr="00793F51">
        <w:rPr>
          <w:sz w:val="24"/>
          <w:szCs w:val="24"/>
        </w:rPr>
        <w:t xml:space="preserve"> God</w:t>
      </w:r>
      <w:r>
        <w:rPr>
          <w:sz w:val="24"/>
          <w:szCs w:val="24"/>
        </w:rPr>
        <w:t xml:space="preserve"> who loves us</w:t>
      </w:r>
      <w:r w:rsidRPr="00793F51">
        <w:rPr>
          <w:sz w:val="24"/>
          <w:szCs w:val="24"/>
        </w:rPr>
        <w:t xml:space="preserve">.  </w:t>
      </w:r>
    </w:p>
    <w:p w14:paraId="53090495" w14:textId="77777777" w:rsidR="001F2A57" w:rsidRDefault="001F2A57" w:rsidP="001F2A57">
      <w:pPr>
        <w:ind w:firstLine="720"/>
        <w:jc w:val="both"/>
        <w:rPr>
          <w:sz w:val="24"/>
          <w:szCs w:val="24"/>
        </w:rPr>
      </w:pPr>
    </w:p>
    <w:p w14:paraId="1C019AB4" w14:textId="77777777" w:rsidR="001F2A57" w:rsidRDefault="001F2A57" w:rsidP="001F2A57">
      <w:pPr>
        <w:ind w:firstLine="720"/>
        <w:jc w:val="both"/>
        <w:rPr>
          <w:sz w:val="24"/>
          <w:szCs w:val="24"/>
        </w:rPr>
      </w:pPr>
    </w:p>
    <w:p w14:paraId="0498A550" w14:textId="77777777" w:rsidR="001F2A57" w:rsidRPr="00124677" w:rsidRDefault="001F2A57" w:rsidP="001F2A57">
      <w:pPr>
        <w:jc w:val="center"/>
        <w:rPr>
          <w:b/>
          <w:i/>
          <w:sz w:val="24"/>
          <w:szCs w:val="24"/>
        </w:rPr>
      </w:pPr>
      <w:r w:rsidRPr="5897EC05">
        <w:rPr>
          <w:b/>
          <w:bCs/>
          <w:i/>
          <w:iCs/>
          <w:sz w:val="24"/>
          <w:szCs w:val="24"/>
        </w:rPr>
        <w:t>1 John 5:13</w:t>
      </w:r>
    </w:p>
    <w:p w14:paraId="6F0AB132" w14:textId="77777777" w:rsidR="001F2A57" w:rsidRDefault="001F2A57" w:rsidP="001F2A57">
      <w:pPr>
        <w:pStyle w:val="ListParagraph"/>
        <w:ind w:left="0"/>
        <w:jc w:val="center"/>
        <w:rPr>
          <w:b/>
          <w:i/>
          <w:sz w:val="24"/>
          <w:szCs w:val="24"/>
        </w:rPr>
      </w:pPr>
      <w:r w:rsidRPr="5897EC05">
        <w:rPr>
          <w:b/>
          <w:bCs/>
          <w:i/>
          <w:iCs/>
          <w:sz w:val="24"/>
          <w:szCs w:val="24"/>
        </w:rPr>
        <w:t xml:space="preserve">I have written these things to you who believe in the name of the Son of God; so that YOU may </w:t>
      </w:r>
      <w:r w:rsidRPr="5897EC05">
        <w:rPr>
          <w:b/>
          <w:bCs/>
          <w:i/>
          <w:iCs/>
          <w:sz w:val="24"/>
          <w:szCs w:val="24"/>
          <w:u w:val="single"/>
        </w:rPr>
        <w:t xml:space="preserve">KNOW </w:t>
      </w:r>
      <w:r w:rsidRPr="5897EC05">
        <w:rPr>
          <w:b/>
          <w:bCs/>
          <w:i/>
          <w:iCs/>
          <w:sz w:val="24"/>
          <w:szCs w:val="24"/>
        </w:rPr>
        <w:t xml:space="preserve">that you have </w:t>
      </w:r>
      <w:r w:rsidRPr="5897EC05">
        <w:rPr>
          <w:b/>
          <w:bCs/>
          <w:i/>
          <w:iCs/>
          <w:sz w:val="24"/>
          <w:szCs w:val="24"/>
          <w:u w:val="single"/>
        </w:rPr>
        <w:t>eternal life</w:t>
      </w:r>
      <w:r w:rsidRPr="5897EC05">
        <w:rPr>
          <w:b/>
          <w:bCs/>
          <w:i/>
          <w:iCs/>
          <w:sz w:val="24"/>
          <w:szCs w:val="24"/>
        </w:rPr>
        <w:t>!</w:t>
      </w:r>
    </w:p>
    <w:p w14:paraId="083CC1C7" w14:textId="77777777" w:rsidR="001F2A57" w:rsidRDefault="001F2A57" w:rsidP="001F2A57">
      <w:pPr>
        <w:pStyle w:val="ListParagraph"/>
        <w:ind w:left="0"/>
        <w:rPr>
          <w:b/>
          <w:bCs/>
          <w:sz w:val="28"/>
          <w:szCs w:val="28"/>
        </w:rPr>
      </w:pPr>
    </w:p>
    <w:p w14:paraId="1DE2B774" w14:textId="77777777" w:rsidR="001F2A57" w:rsidRDefault="001F2A57" w:rsidP="001F2A57">
      <w:pPr>
        <w:pStyle w:val="ListParagraph"/>
        <w:ind w:left="0"/>
        <w:rPr>
          <w:b/>
          <w:bCs/>
          <w:sz w:val="28"/>
          <w:szCs w:val="28"/>
        </w:rPr>
      </w:pPr>
      <w:r>
        <w:rPr>
          <w:b/>
          <w:bCs/>
          <w:sz w:val="28"/>
          <w:szCs w:val="28"/>
        </w:rPr>
        <w:t>WORD SEARCH: from Strong’s Concordance</w:t>
      </w:r>
    </w:p>
    <w:p w14:paraId="1DA48D8C" w14:textId="77777777" w:rsidR="001F2A57" w:rsidRPr="008C41F6" w:rsidRDefault="001F2A57" w:rsidP="00BD269D">
      <w:pPr>
        <w:pStyle w:val="ListParagraph"/>
        <w:numPr>
          <w:ilvl w:val="0"/>
          <w:numId w:val="76"/>
        </w:numPr>
        <w:jc w:val="both"/>
        <w:rPr>
          <w:sz w:val="24"/>
          <w:szCs w:val="24"/>
          <w:u w:val="single"/>
        </w:rPr>
      </w:pPr>
      <w:r w:rsidRPr="008C41F6">
        <w:rPr>
          <w:b/>
          <w:bCs/>
          <w:sz w:val="24"/>
          <w:szCs w:val="24"/>
        </w:rPr>
        <w:t>Know</w:t>
      </w:r>
      <w:r w:rsidRPr="008C41F6">
        <w:rPr>
          <w:sz w:val="24"/>
          <w:szCs w:val="24"/>
        </w:rPr>
        <w:t xml:space="preserve"> Greek: Strong’s #1492 Eido </w:t>
      </w:r>
      <w:r w:rsidRPr="008C41F6">
        <w:rPr>
          <w:bCs/>
          <w:i/>
          <w:iCs/>
          <w:sz w:val="24"/>
          <w:szCs w:val="24"/>
        </w:rPr>
        <w:t>to see</w:t>
      </w:r>
      <w:r w:rsidRPr="008C41F6">
        <w:rPr>
          <w:bCs/>
          <w:iCs/>
          <w:sz w:val="24"/>
          <w:szCs w:val="24"/>
        </w:rPr>
        <w:t xml:space="preserve">, to </w:t>
      </w:r>
      <w:r w:rsidRPr="008C41F6">
        <w:rPr>
          <w:bCs/>
          <w:i/>
          <w:iCs/>
          <w:sz w:val="24"/>
          <w:szCs w:val="24"/>
        </w:rPr>
        <w:t>know</w:t>
      </w:r>
      <w:r w:rsidRPr="008C41F6">
        <w:rPr>
          <w:bCs/>
          <w:iCs/>
          <w:sz w:val="24"/>
          <w:szCs w:val="24"/>
        </w:rPr>
        <w:t xml:space="preserve">, </w:t>
      </w:r>
      <w:r w:rsidRPr="008C41F6">
        <w:rPr>
          <w:iCs/>
          <w:sz w:val="24"/>
          <w:szCs w:val="24"/>
        </w:rPr>
        <w:t>be</w:t>
      </w:r>
      <w:r w:rsidRPr="008C41F6">
        <w:rPr>
          <w:i/>
          <w:iCs/>
          <w:sz w:val="24"/>
          <w:szCs w:val="24"/>
        </w:rPr>
        <w:t xml:space="preserve"> aware, behold, </w:t>
      </w:r>
      <w:r w:rsidRPr="008C41F6">
        <w:rPr>
          <w:bCs/>
          <w:i/>
          <w:iCs/>
          <w:sz w:val="24"/>
          <w:szCs w:val="24"/>
        </w:rPr>
        <w:t>can tell</w:t>
      </w:r>
      <w:r w:rsidRPr="008C41F6">
        <w:rPr>
          <w:i/>
          <w:iCs/>
          <w:sz w:val="24"/>
          <w:szCs w:val="24"/>
        </w:rPr>
        <w:t xml:space="preserve">-look on-perceive, </w:t>
      </w:r>
      <w:r w:rsidRPr="008C41F6">
        <w:rPr>
          <w:bCs/>
          <w:i/>
          <w:iCs/>
          <w:sz w:val="24"/>
          <w:szCs w:val="24"/>
          <w:u w:val="single"/>
        </w:rPr>
        <w:t>be sure</w:t>
      </w:r>
      <w:r w:rsidRPr="008C41F6">
        <w:rPr>
          <w:i/>
          <w:iCs/>
          <w:sz w:val="24"/>
          <w:szCs w:val="24"/>
        </w:rPr>
        <w:t xml:space="preserve">, understand. </w:t>
      </w:r>
      <w:r w:rsidRPr="008C41F6">
        <w:rPr>
          <w:sz w:val="24"/>
          <w:szCs w:val="24"/>
        </w:rPr>
        <w:t xml:space="preserve"> This word is often translated as the word </w:t>
      </w:r>
      <w:r w:rsidRPr="008C41F6">
        <w:rPr>
          <w:bCs/>
          <w:sz w:val="24"/>
          <w:szCs w:val="24"/>
          <w:u w:val="single"/>
        </w:rPr>
        <w:t>saw</w:t>
      </w:r>
      <w:r w:rsidRPr="008C41F6">
        <w:rPr>
          <w:sz w:val="24"/>
          <w:szCs w:val="24"/>
        </w:rPr>
        <w:t xml:space="preserve">. (John 1:47-48,50) See translated as </w:t>
      </w:r>
      <w:r w:rsidRPr="008C41F6">
        <w:rPr>
          <w:bCs/>
          <w:sz w:val="24"/>
          <w:szCs w:val="24"/>
        </w:rPr>
        <w:t>know</w:t>
      </w:r>
      <w:r w:rsidRPr="008C41F6">
        <w:rPr>
          <w:sz w:val="24"/>
          <w:szCs w:val="24"/>
        </w:rPr>
        <w:t xml:space="preserve"> or </w:t>
      </w:r>
      <w:r w:rsidRPr="008C41F6">
        <w:rPr>
          <w:bCs/>
          <w:sz w:val="24"/>
          <w:szCs w:val="24"/>
        </w:rPr>
        <w:t>see</w:t>
      </w:r>
      <w:r w:rsidRPr="008C41F6">
        <w:rPr>
          <w:sz w:val="24"/>
          <w:szCs w:val="24"/>
        </w:rPr>
        <w:t xml:space="preserve"> in the following passages:  1 John 3:13, 5:13, 15,16-18,19 The same word is translated as </w:t>
      </w:r>
      <w:r w:rsidRPr="008C41F6">
        <w:rPr>
          <w:bCs/>
          <w:sz w:val="24"/>
          <w:szCs w:val="24"/>
        </w:rPr>
        <w:t>know</w:t>
      </w:r>
      <w:r w:rsidRPr="008C41F6">
        <w:rPr>
          <w:sz w:val="24"/>
          <w:szCs w:val="24"/>
        </w:rPr>
        <w:t xml:space="preserve"> and </w:t>
      </w:r>
      <w:r w:rsidRPr="008C41F6">
        <w:rPr>
          <w:bCs/>
          <w:sz w:val="24"/>
          <w:szCs w:val="24"/>
        </w:rPr>
        <w:t>saw</w:t>
      </w:r>
      <w:r w:rsidRPr="008C41F6">
        <w:rPr>
          <w:sz w:val="24"/>
          <w:szCs w:val="24"/>
        </w:rPr>
        <w:t xml:space="preserve"> in the following verses: </w:t>
      </w:r>
      <w:r w:rsidRPr="008C41F6">
        <w:rPr>
          <w:bCs/>
          <w:sz w:val="24"/>
          <w:szCs w:val="24"/>
          <w:u w:val="single"/>
        </w:rPr>
        <w:t>John 1:47-48.</w:t>
      </w:r>
    </w:p>
    <w:p w14:paraId="4CD6F45F" w14:textId="77777777" w:rsidR="001F2A57" w:rsidRPr="00E85B3F" w:rsidRDefault="001F2A57" w:rsidP="00BD269D">
      <w:pPr>
        <w:pStyle w:val="ListParagraph"/>
        <w:numPr>
          <w:ilvl w:val="0"/>
          <w:numId w:val="76"/>
        </w:numPr>
        <w:rPr>
          <w:sz w:val="24"/>
          <w:szCs w:val="24"/>
        </w:rPr>
      </w:pPr>
      <w:r w:rsidRPr="00E85B3F">
        <w:rPr>
          <w:b/>
          <w:bCs/>
          <w:sz w:val="24"/>
          <w:szCs w:val="24"/>
        </w:rPr>
        <w:t>Behold</w:t>
      </w:r>
      <w:r w:rsidRPr="00E85B3F">
        <w:rPr>
          <w:sz w:val="24"/>
          <w:szCs w:val="24"/>
        </w:rPr>
        <w:t xml:space="preserve"> Greek: Strong’s #2400 –from # 1492 Idou: </w:t>
      </w:r>
      <w:r w:rsidRPr="00E85B3F">
        <w:rPr>
          <w:i/>
          <w:iCs/>
          <w:sz w:val="24"/>
          <w:szCs w:val="24"/>
        </w:rPr>
        <w:t>behold, lo, see.</w:t>
      </w:r>
      <w:r w:rsidRPr="00E85B3F">
        <w:rPr>
          <w:sz w:val="24"/>
          <w:szCs w:val="24"/>
        </w:rPr>
        <w:t xml:space="preserve">  (2 Cor. 5:17) “</w:t>
      </w:r>
      <w:r w:rsidRPr="00E85B3F">
        <w:rPr>
          <w:i/>
          <w:iCs/>
          <w:sz w:val="24"/>
          <w:szCs w:val="24"/>
        </w:rPr>
        <w:t xml:space="preserve">If a man be (in Christ) he is a new creation </w:t>
      </w:r>
      <w:r w:rsidRPr="00E85B3F">
        <w:rPr>
          <w:bCs/>
          <w:i/>
          <w:iCs/>
          <w:sz w:val="24"/>
          <w:szCs w:val="24"/>
        </w:rPr>
        <w:t>BEHOLD</w:t>
      </w:r>
      <w:r w:rsidRPr="00E85B3F">
        <w:rPr>
          <w:i/>
          <w:iCs/>
          <w:sz w:val="24"/>
          <w:szCs w:val="24"/>
        </w:rPr>
        <w:t>, all things are new.”</w:t>
      </w:r>
      <w:r w:rsidRPr="00E85B3F">
        <w:rPr>
          <w:sz w:val="24"/>
          <w:szCs w:val="24"/>
        </w:rPr>
        <w:t xml:space="preserve"> This word comes from the Greek word Eido.</w:t>
      </w:r>
    </w:p>
    <w:p w14:paraId="6D69C969" w14:textId="77777777" w:rsidR="001F2A57" w:rsidRPr="004D5FC7" w:rsidRDefault="001F2A57" w:rsidP="00BD269D">
      <w:pPr>
        <w:pStyle w:val="ListParagraph"/>
        <w:numPr>
          <w:ilvl w:val="0"/>
          <w:numId w:val="76"/>
        </w:numPr>
        <w:rPr>
          <w:sz w:val="24"/>
          <w:szCs w:val="24"/>
        </w:rPr>
      </w:pPr>
      <w:r w:rsidRPr="00E85B3F">
        <w:rPr>
          <w:b/>
          <w:bCs/>
          <w:sz w:val="24"/>
          <w:szCs w:val="24"/>
        </w:rPr>
        <w:t>Follow</w:t>
      </w:r>
      <w:r w:rsidRPr="5897EC05">
        <w:rPr>
          <w:sz w:val="24"/>
          <w:szCs w:val="24"/>
        </w:rPr>
        <w:t xml:space="preserve"> Greek: Strong’s #190 Akolotho: </w:t>
      </w:r>
      <w:r w:rsidRPr="5897EC05">
        <w:rPr>
          <w:i/>
          <w:iCs/>
          <w:sz w:val="24"/>
          <w:szCs w:val="24"/>
        </w:rPr>
        <w:t>to be in the same way with, as a particle-union, to accompany (specifically) as a disciple: -follow, reach.</w:t>
      </w:r>
      <w:r w:rsidRPr="5897EC05">
        <w:rPr>
          <w:sz w:val="24"/>
          <w:szCs w:val="24"/>
        </w:rPr>
        <w:t xml:space="preserve"> </w:t>
      </w:r>
    </w:p>
    <w:p w14:paraId="0E60A660" w14:textId="77777777" w:rsidR="001F2A57" w:rsidRPr="006D3B67" w:rsidRDefault="001F2A57" w:rsidP="00BD269D">
      <w:pPr>
        <w:pStyle w:val="ListParagraph"/>
        <w:numPr>
          <w:ilvl w:val="0"/>
          <w:numId w:val="76"/>
        </w:numPr>
        <w:rPr>
          <w:i/>
          <w:iCs/>
          <w:sz w:val="24"/>
          <w:szCs w:val="24"/>
        </w:rPr>
      </w:pPr>
      <w:r w:rsidRPr="00E85B3F">
        <w:rPr>
          <w:b/>
          <w:bCs/>
          <w:sz w:val="24"/>
          <w:szCs w:val="24"/>
        </w:rPr>
        <w:t>Hear</w:t>
      </w:r>
      <w:r w:rsidRPr="5897EC05">
        <w:rPr>
          <w:b/>
          <w:bCs/>
          <w:sz w:val="24"/>
          <w:szCs w:val="24"/>
        </w:rPr>
        <w:t xml:space="preserve"> </w:t>
      </w:r>
      <w:r w:rsidRPr="5897EC05">
        <w:rPr>
          <w:sz w:val="24"/>
          <w:szCs w:val="24"/>
        </w:rPr>
        <w:t xml:space="preserve">Greek: Strong’s #191 Akouo: </w:t>
      </w:r>
      <w:r w:rsidRPr="5897EC05">
        <w:rPr>
          <w:i/>
          <w:iCs/>
          <w:sz w:val="24"/>
          <w:szCs w:val="24"/>
        </w:rPr>
        <w:t>to hear, give in the audience of, come to the ears, hear, and understand.</w:t>
      </w:r>
    </w:p>
    <w:p w14:paraId="2CDB73A3" w14:textId="77777777" w:rsidR="001F2A57" w:rsidRDefault="001F2A57" w:rsidP="00BD269D">
      <w:pPr>
        <w:pStyle w:val="ListParagraph"/>
        <w:numPr>
          <w:ilvl w:val="0"/>
          <w:numId w:val="75"/>
        </w:numPr>
        <w:jc w:val="both"/>
        <w:rPr>
          <w:i/>
          <w:iCs/>
          <w:sz w:val="24"/>
          <w:szCs w:val="24"/>
        </w:rPr>
      </w:pPr>
      <w:r w:rsidRPr="00E85B3F">
        <w:rPr>
          <w:b/>
          <w:bCs/>
          <w:sz w:val="24"/>
          <w:szCs w:val="24"/>
        </w:rPr>
        <w:t>Obey</w:t>
      </w:r>
      <w:r w:rsidRPr="5897EC05">
        <w:rPr>
          <w:b/>
          <w:bCs/>
          <w:sz w:val="24"/>
          <w:szCs w:val="24"/>
        </w:rPr>
        <w:t xml:space="preserve"> </w:t>
      </w:r>
      <w:r w:rsidRPr="5897EC05">
        <w:rPr>
          <w:sz w:val="24"/>
          <w:szCs w:val="24"/>
        </w:rPr>
        <w:t xml:space="preserve">Greek: Strong’s #5219 Hupakouo: </w:t>
      </w:r>
      <w:r w:rsidRPr="5897EC05">
        <w:rPr>
          <w:i/>
          <w:iCs/>
          <w:sz w:val="24"/>
          <w:szCs w:val="24"/>
        </w:rPr>
        <w:t>to hear under as a subordinate, to listen attentively, to heed or conform to a command or authority hearken, be obedient to obey!</w:t>
      </w:r>
    </w:p>
    <w:p w14:paraId="79F007FB" w14:textId="77777777" w:rsidR="001F2A57" w:rsidRDefault="001F2A57" w:rsidP="001F2A57">
      <w:pPr>
        <w:pStyle w:val="ListParagraph"/>
        <w:jc w:val="both"/>
        <w:rPr>
          <w:i/>
          <w:iCs/>
          <w:sz w:val="24"/>
          <w:szCs w:val="24"/>
        </w:rPr>
      </w:pPr>
    </w:p>
    <w:p w14:paraId="086F2B3D" w14:textId="77777777" w:rsidR="001F2A57" w:rsidRDefault="001F2A57" w:rsidP="001F2A5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2BDA6ACC" w14:textId="77777777" w:rsidR="001F2A57" w:rsidRDefault="001F2A57" w:rsidP="00BD269D">
      <w:pPr>
        <w:pStyle w:val="ListParagraph"/>
        <w:numPr>
          <w:ilvl w:val="0"/>
          <w:numId w:val="81"/>
        </w:numPr>
        <w:rPr>
          <w:sz w:val="24"/>
          <w:szCs w:val="24"/>
        </w:rPr>
      </w:pPr>
      <w:r w:rsidRPr="00A41695">
        <w:rPr>
          <w:sz w:val="24"/>
          <w:szCs w:val="24"/>
        </w:rPr>
        <w:t>John 3:1-19; Ephesians 2:1-13; Galatians 6:15; John 12:44-46; 2 Timothy 2:19; 2 Corinthians 3:17-18</w:t>
      </w:r>
    </w:p>
    <w:p w14:paraId="753FF151" w14:textId="77777777" w:rsidR="001F2A57" w:rsidRDefault="001F2A57" w:rsidP="001F2A57">
      <w:pPr>
        <w:jc w:val="center"/>
        <w:rPr>
          <w:b/>
          <w:i/>
          <w:sz w:val="24"/>
          <w:szCs w:val="24"/>
        </w:rPr>
      </w:pPr>
      <w:r w:rsidRPr="5897EC05">
        <w:rPr>
          <w:b/>
          <w:bCs/>
          <w:i/>
          <w:iCs/>
          <w:sz w:val="24"/>
          <w:szCs w:val="24"/>
        </w:rPr>
        <w:t>1 Corinthians 5:17 (NASB)</w:t>
      </w:r>
    </w:p>
    <w:p w14:paraId="3119AF21" w14:textId="77777777" w:rsidR="001F2A57" w:rsidRDefault="001F2A57" w:rsidP="001F2A57">
      <w:pPr>
        <w:jc w:val="center"/>
        <w:rPr>
          <w:b/>
          <w:bCs/>
          <w:i/>
          <w:iCs/>
          <w:sz w:val="24"/>
          <w:szCs w:val="24"/>
        </w:rPr>
      </w:pPr>
      <w:r w:rsidRPr="5897EC05">
        <w:rPr>
          <w:b/>
          <w:bCs/>
          <w:i/>
          <w:iCs/>
          <w:sz w:val="24"/>
          <w:szCs w:val="24"/>
        </w:rPr>
        <w:t xml:space="preserve">“Therefore if anyone is in Christ, he is a new creature; the old things passed away; </w:t>
      </w:r>
      <w:r w:rsidRPr="5897EC05">
        <w:rPr>
          <w:b/>
          <w:bCs/>
          <w:i/>
          <w:iCs/>
          <w:sz w:val="24"/>
          <w:szCs w:val="24"/>
          <w:u w:val="single"/>
        </w:rPr>
        <w:t>behold</w:t>
      </w:r>
      <w:r w:rsidRPr="5897EC05">
        <w:rPr>
          <w:b/>
          <w:bCs/>
          <w:i/>
          <w:iCs/>
          <w:sz w:val="24"/>
          <w:szCs w:val="24"/>
        </w:rPr>
        <w:t xml:space="preserve">, new things have come.” </w:t>
      </w:r>
    </w:p>
    <w:p w14:paraId="416064D2" w14:textId="77777777" w:rsidR="001F2A57" w:rsidRPr="00C64D41" w:rsidRDefault="001F2A57" w:rsidP="001F2A57">
      <w:pPr>
        <w:jc w:val="center"/>
        <w:rPr>
          <w:b/>
          <w:u w:val="single"/>
        </w:rPr>
      </w:pPr>
      <w:r w:rsidRPr="5897EC05">
        <w:rPr>
          <w:b/>
          <w:bCs/>
          <w:sz w:val="28"/>
          <w:szCs w:val="28"/>
        </w:rPr>
        <w:t>Three Witnesses</w:t>
      </w:r>
    </w:p>
    <w:p w14:paraId="2A08B258" w14:textId="77777777" w:rsidR="001F2A57" w:rsidRPr="00C64D41" w:rsidRDefault="001F2A57" w:rsidP="001F2A57">
      <w:pPr>
        <w:pStyle w:val="ListParagraph"/>
        <w:ind w:left="360"/>
        <w:jc w:val="center"/>
        <w:rPr>
          <w:b/>
          <w:i/>
          <w:sz w:val="24"/>
          <w:szCs w:val="24"/>
        </w:rPr>
      </w:pPr>
      <w:r w:rsidRPr="5897EC05">
        <w:rPr>
          <w:b/>
          <w:bCs/>
          <w:i/>
          <w:iCs/>
          <w:sz w:val="24"/>
          <w:szCs w:val="24"/>
        </w:rPr>
        <w:t>Deuteronomy 19:15b (NASB)</w:t>
      </w:r>
    </w:p>
    <w:p w14:paraId="2AAE9C95" w14:textId="77777777" w:rsidR="001F2A57" w:rsidRPr="00896C4C" w:rsidRDefault="001F2A57" w:rsidP="001F2A57">
      <w:pPr>
        <w:pStyle w:val="ListParagraph"/>
        <w:ind w:left="360"/>
        <w:jc w:val="center"/>
        <w:rPr>
          <w:b/>
          <w:i/>
          <w:sz w:val="24"/>
          <w:szCs w:val="24"/>
          <w:u w:val="single"/>
        </w:rPr>
      </w:pPr>
      <w:r w:rsidRPr="5897EC05">
        <w:rPr>
          <w:b/>
          <w:bCs/>
          <w:i/>
          <w:iCs/>
          <w:sz w:val="24"/>
          <w:szCs w:val="24"/>
        </w:rPr>
        <w:t>“…On the evidence of two or three witnesses a matter shall be confirmed.”</w:t>
      </w:r>
    </w:p>
    <w:p w14:paraId="07B9C5F7" w14:textId="77777777" w:rsidR="001F2A57" w:rsidRDefault="001F2A57" w:rsidP="001F2A57">
      <w:pPr>
        <w:ind w:firstLine="360"/>
        <w:jc w:val="both"/>
        <w:rPr>
          <w:sz w:val="24"/>
          <w:szCs w:val="24"/>
        </w:rPr>
      </w:pPr>
      <w:r w:rsidRPr="5897EC05">
        <w:rPr>
          <w:sz w:val="24"/>
          <w:szCs w:val="24"/>
        </w:rPr>
        <w:t xml:space="preserve"> </w:t>
      </w:r>
      <w:r>
        <w:rPr>
          <w:sz w:val="24"/>
          <w:szCs w:val="24"/>
        </w:rPr>
        <w:tab/>
      </w:r>
      <w:r w:rsidRPr="5897EC05">
        <w:rPr>
          <w:sz w:val="24"/>
          <w:szCs w:val="24"/>
        </w:rPr>
        <w:t xml:space="preserve">If we’re alive in Christ, there are </w:t>
      </w:r>
      <w:r>
        <w:rPr>
          <w:sz w:val="24"/>
          <w:szCs w:val="24"/>
        </w:rPr>
        <w:t>three</w:t>
      </w:r>
      <w:r w:rsidRPr="5897EC05">
        <w:rPr>
          <w:sz w:val="24"/>
          <w:szCs w:val="24"/>
        </w:rPr>
        <w:t xml:space="preserve"> witnesses who </w:t>
      </w:r>
      <w:r>
        <w:rPr>
          <w:sz w:val="24"/>
          <w:szCs w:val="24"/>
        </w:rPr>
        <w:t xml:space="preserve">will testify to our second birth, </w:t>
      </w:r>
      <w:r w:rsidRPr="5897EC05">
        <w:rPr>
          <w:sz w:val="24"/>
          <w:szCs w:val="24"/>
        </w:rPr>
        <w:t>or “</w:t>
      </w:r>
      <w:r w:rsidRPr="5897EC05">
        <w:rPr>
          <w:i/>
          <w:iCs/>
          <w:sz w:val="24"/>
          <w:szCs w:val="24"/>
        </w:rPr>
        <w:t>resurrection from the dead</w:t>
      </w:r>
      <w:r>
        <w:rPr>
          <w:i/>
          <w:iCs/>
          <w:sz w:val="24"/>
          <w:szCs w:val="24"/>
        </w:rPr>
        <w:t>.</w:t>
      </w:r>
      <w:r w:rsidRPr="5897EC05">
        <w:rPr>
          <w:sz w:val="24"/>
          <w:szCs w:val="24"/>
        </w:rPr>
        <w:t xml:space="preserve">” </w:t>
      </w:r>
      <w:r>
        <w:rPr>
          <w:sz w:val="24"/>
          <w:szCs w:val="24"/>
        </w:rPr>
        <w:t xml:space="preserve">And all </w:t>
      </w:r>
      <w:r w:rsidRPr="5897EC05">
        <w:rPr>
          <w:sz w:val="24"/>
          <w:szCs w:val="24"/>
        </w:rPr>
        <w:t xml:space="preserve">three witnesses should be in agreement. (1 John 3:13-14) Please note, however, that the test is </w:t>
      </w:r>
      <w:r w:rsidRPr="5897EC05">
        <w:rPr>
          <w:i/>
          <w:iCs/>
          <w:sz w:val="24"/>
          <w:szCs w:val="24"/>
        </w:rPr>
        <w:t>not</w:t>
      </w:r>
      <w:r w:rsidRPr="5897EC05">
        <w:rPr>
          <w:sz w:val="24"/>
          <w:szCs w:val="24"/>
        </w:rPr>
        <w:t xml:space="preserve"> someone else’s experience compared to yours. In addition, you can’t look at a </w:t>
      </w:r>
      <w:r w:rsidRPr="5897EC05">
        <w:rPr>
          <w:i/>
          <w:iCs/>
          <w:sz w:val="24"/>
          <w:szCs w:val="24"/>
        </w:rPr>
        <w:t xml:space="preserve">onetime event </w:t>
      </w:r>
      <w:r w:rsidRPr="5897EC05">
        <w:rPr>
          <w:sz w:val="24"/>
          <w:szCs w:val="24"/>
        </w:rPr>
        <w:t>in your life as proof that you are saved or a time of great failure as proof that you are lost. You need to look at all the evidence as revealed next to the light and truth of God’s Word.</w:t>
      </w:r>
      <w:r w:rsidRPr="00702AF1">
        <w:rPr>
          <w:sz w:val="24"/>
          <w:szCs w:val="24"/>
        </w:rPr>
        <w:t xml:space="preserve"> </w:t>
      </w:r>
      <w:r w:rsidRPr="5897EC05">
        <w:rPr>
          <w:sz w:val="24"/>
          <w:szCs w:val="24"/>
        </w:rPr>
        <w:t xml:space="preserve">We must examine ourselves in order to </w:t>
      </w:r>
      <w:r w:rsidRPr="5897EC05">
        <w:rPr>
          <w:i/>
          <w:iCs/>
          <w:sz w:val="24"/>
          <w:szCs w:val="24"/>
        </w:rPr>
        <w:t>see</w:t>
      </w:r>
      <w:r w:rsidRPr="5897EC05">
        <w:rPr>
          <w:sz w:val="24"/>
          <w:szCs w:val="24"/>
        </w:rPr>
        <w:t xml:space="preserve"> if there are any signs of life</w:t>
      </w:r>
      <w:r>
        <w:rPr>
          <w:sz w:val="24"/>
          <w:szCs w:val="24"/>
        </w:rPr>
        <w:t xml:space="preserve">. By the way, the entire book of 1 John is the test. The apostle John was in Ephesus when he wrote it. </w:t>
      </w:r>
    </w:p>
    <w:p w14:paraId="7CEC534B" w14:textId="77777777" w:rsidR="001F2A57" w:rsidRPr="00C13DEA" w:rsidRDefault="001F2A57" w:rsidP="00BD269D">
      <w:pPr>
        <w:pStyle w:val="ListParagraph"/>
        <w:numPr>
          <w:ilvl w:val="0"/>
          <w:numId w:val="74"/>
        </w:numPr>
        <w:rPr>
          <w:sz w:val="24"/>
          <w:szCs w:val="24"/>
        </w:rPr>
      </w:pPr>
      <w:r w:rsidRPr="5897EC05">
        <w:rPr>
          <w:sz w:val="24"/>
          <w:szCs w:val="24"/>
        </w:rPr>
        <w:t>A personal salvation experience (your second birthday). (John 3:3-18; 1Peter 1:22-25; 1 John 2:29)</w:t>
      </w:r>
    </w:p>
    <w:p w14:paraId="114457CA" w14:textId="77777777" w:rsidR="001F2A57" w:rsidRPr="00C13DEA" w:rsidRDefault="001F2A57" w:rsidP="00BD269D">
      <w:pPr>
        <w:pStyle w:val="ListParagraph"/>
        <w:numPr>
          <w:ilvl w:val="0"/>
          <w:numId w:val="74"/>
        </w:numPr>
        <w:rPr>
          <w:sz w:val="24"/>
          <w:szCs w:val="24"/>
        </w:rPr>
      </w:pPr>
      <w:r w:rsidRPr="5897EC05">
        <w:rPr>
          <w:sz w:val="24"/>
          <w:szCs w:val="24"/>
        </w:rPr>
        <w:t xml:space="preserve">The Word of God is the </w:t>
      </w:r>
      <w:r>
        <w:rPr>
          <w:sz w:val="24"/>
          <w:szCs w:val="24"/>
        </w:rPr>
        <w:t xml:space="preserve">true </w:t>
      </w:r>
      <w:r w:rsidRPr="5897EC05">
        <w:rPr>
          <w:sz w:val="24"/>
          <w:szCs w:val="24"/>
        </w:rPr>
        <w:t>mirror and judge of our hearts. (James 1:21-25; Hebrews 4:12-13; John 2:24-25)</w:t>
      </w:r>
    </w:p>
    <w:p w14:paraId="05E89775" w14:textId="77777777" w:rsidR="001F2A57" w:rsidRPr="00C13DEA" w:rsidRDefault="001F2A57" w:rsidP="00BD269D">
      <w:pPr>
        <w:pStyle w:val="ListParagraph"/>
        <w:numPr>
          <w:ilvl w:val="0"/>
          <w:numId w:val="74"/>
        </w:numPr>
        <w:rPr>
          <w:sz w:val="24"/>
          <w:szCs w:val="24"/>
        </w:rPr>
      </w:pPr>
      <w:r w:rsidRPr="5897EC05">
        <w:rPr>
          <w:sz w:val="24"/>
          <w:szCs w:val="24"/>
        </w:rPr>
        <w:t xml:space="preserve">A changed life produces the fruit of the Spirit - the evidence that </w:t>
      </w:r>
      <w:r w:rsidRPr="5897EC05">
        <w:rPr>
          <w:i/>
          <w:iCs/>
          <w:sz w:val="24"/>
          <w:szCs w:val="24"/>
        </w:rPr>
        <w:t>He</w:t>
      </w:r>
      <w:r w:rsidRPr="5897EC05">
        <w:rPr>
          <w:sz w:val="24"/>
          <w:szCs w:val="24"/>
        </w:rPr>
        <w:t xml:space="preserve"> is in you! (Romans 8:9-11&amp;16)</w:t>
      </w:r>
    </w:p>
    <w:p w14:paraId="47072A63" w14:textId="77777777" w:rsidR="001F2A57" w:rsidRDefault="001F2A57" w:rsidP="001F2A57">
      <w:pPr>
        <w:pStyle w:val="ListParagraph"/>
        <w:ind w:left="990"/>
        <w:rPr>
          <w:sz w:val="24"/>
          <w:szCs w:val="24"/>
        </w:rPr>
      </w:pPr>
    </w:p>
    <w:p w14:paraId="78F1EB5B" w14:textId="77777777" w:rsidR="001F2A57" w:rsidRPr="004D5FC7" w:rsidRDefault="001F2A57" w:rsidP="001F2A57">
      <w:pPr>
        <w:pStyle w:val="ListParagraph"/>
        <w:ind w:left="0"/>
        <w:jc w:val="center"/>
        <w:rPr>
          <w:b/>
          <w:i/>
          <w:sz w:val="24"/>
          <w:szCs w:val="24"/>
        </w:rPr>
      </w:pPr>
      <w:r w:rsidRPr="5897EC05">
        <w:rPr>
          <w:b/>
          <w:bCs/>
          <w:i/>
          <w:iCs/>
          <w:sz w:val="24"/>
          <w:szCs w:val="24"/>
        </w:rPr>
        <w:t>2 Peter 1:10 (HCSB)</w:t>
      </w:r>
    </w:p>
    <w:p w14:paraId="73DF08A1" w14:textId="77777777" w:rsidR="001F2A57" w:rsidRDefault="001F2A57" w:rsidP="001F2A57">
      <w:pPr>
        <w:pStyle w:val="ListParagraph"/>
        <w:ind w:left="0"/>
        <w:jc w:val="center"/>
        <w:rPr>
          <w:b/>
          <w:bCs/>
          <w:i/>
          <w:iCs/>
          <w:sz w:val="24"/>
          <w:szCs w:val="24"/>
        </w:rPr>
      </w:pPr>
      <w:r w:rsidRPr="5897EC05">
        <w:rPr>
          <w:b/>
          <w:bCs/>
          <w:i/>
          <w:iCs/>
          <w:sz w:val="24"/>
          <w:szCs w:val="24"/>
        </w:rPr>
        <w:t>Therefore, brothers, make every effort to confirm your calling and election, because if you do these things you will never stumble.</w:t>
      </w:r>
    </w:p>
    <w:p w14:paraId="4E5AEB05" w14:textId="77777777" w:rsidR="001F2A57" w:rsidRDefault="001F2A57" w:rsidP="001F2A57">
      <w:pPr>
        <w:pStyle w:val="ListParagraph"/>
        <w:ind w:left="0"/>
        <w:jc w:val="center"/>
        <w:rPr>
          <w:b/>
          <w:i/>
          <w:sz w:val="24"/>
          <w:szCs w:val="24"/>
        </w:rPr>
      </w:pPr>
    </w:p>
    <w:p w14:paraId="10F6F344"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CDF2003" w14:textId="77777777" w:rsidR="001F2A57" w:rsidRPr="008F6C53" w:rsidRDefault="001F2A57" w:rsidP="00BD269D">
      <w:pPr>
        <w:pStyle w:val="ListParagraph"/>
        <w:numPr>
          <w:ilvl w:val="0"/>
          <w:numId w:val="81"/>
        </w:numPr>
        <w:rPr>
          <w:b/>
          <w:bCs/>
          <w:sz w:val="24"/>
          <w:szCs w:val="24"/>
        </w:rPr>
      </w:pPr>
      <w:r w:rsidRPr="00062531">
        <w:rPr>
          <w:sz w:val="24"/>
          <w:szCs w:val="24"/>
        </w:rPr>
        <w:t>1 John 3:14; John 6:63; 2 Timothy 2:19; Titus 1:16; 1 Corinthians 8:3; Matthew 7:13-24</w:t>
      </w:r>
    </w:p>
    <w:p w14:paraId="46DC08A7" w14:textId="77777777" w:rsidR="001F2A57" w:rsidRPr="00C1013D" w:rsidRDefault="001F2A57" w:rsidP="001F2A57">
      <w:pPr>
        <w:jc w:val="center"/>
        <w:rPr>
          <w:b/>
          <w:u w:val="single"/>
        </w:rPr>
      </w:pPr>
      <w:r w:rsidRPr="5897EC05">
        <w:rPr>
          <w:b/>
          <w:bCs/>
          <w:sz w:val="28"/>
          <w:szCs w:val="28"/>
        </w:rPr>
        <w:t>Test Yourself</w:t>
      </w:r>
    </w:p>
    <w:p w14:paraId="0244C85C" w14:textId="77777777" w:rsidR="001F2A57" w:rsidRPr="004D5FC7" w:rsidRDefault="001F2A57" w:rsidP="001F2A57">
      <w:pPr>
        <w:jc w:val="center"/>
        <w:rPr>
          <w:b/>
          <w:i/>
          <w:sz w:val="24"/>
          <w:szCs w:val="24"/>
        </w:rPr>
      </w:pPr>
      <w:r w:rsidRPr="5897EC05">
        <w:rPr>
          <w:b/>
          <w:bCs/>
          <w:i/>
          <w:iCs/>
          <w:sz w:val="24"/>
          <w:szCs w:val="24"/>
        </w:rPr>
        <w:t>2 Corinthians 13:5-6</w:t>
      </w:r>
      <w:r>
        <w:rPr>
          <w:b/>
          <w:bCs/>
          <w:i/>
          <w:iCs/>
          <w:sz w:val="24"/>
          <w:szCs w:val="24"/>
        </w:rPr>
        <w:t xml:space="preserve"> </w:t>
      </w:r>
      <w:r w:rsidRPr="5897EC05">
        <w:rPr>
          <w:b/>
          <w:bCs/>
          <w:i/>
          <w:iCs/>
          <w:sz w:val="24"/>
          <w:szCs w:val="24"/>
        </w:rPr>
        <w:t>(NASB)</w:t>
      </w:r>
    </w:p>
    <w:p w14:paraId="23C73529" w14:textId="77777777" w:rsidR="001F2A57" w:rsidRPr="00167D47" w:rsidRDefault="001F2A57" w:rsidP="001F2A57">
      <w:pPr>
        <w:jc w:val="center"/>
        <w:rPr>
          <w:rStyle w:val="text"/>
          <w:b/>
          <w:bCs/>
          <w:i/>
          <w:iCs/>
          <w:sz w:val="24"/>
          <w:szCs w:val="24"/>
        </w:rPr>
      </w:pPr>
      <w:r w:rsidRPr="00167D47">
        <w:rPr>
          <w:rStyle w:val="text"/>
          <w:b/>
          <w:i/>
          <w:iCs/>
          <w:sz w:val="24"/>
          <w:szCs w:val="24"/>
        </w:rPr>
        <w:t>Test yourselves to see if you are in the faith; examine yourselves! Or do you not recognize this about yourselves that Jesus Christ is in you— unless indeed you fail the test?</w:t>
      </w:r>
      <w:r w:rsidRPr="00167D47">
        <w:rPr>
          <w:b/>
          <w:bCs/>
          <w:i/>
          <w:iCs/>
          <w:sz w:val="24"/>
          <w:szCs w:val="24"/>
        </w:rPr>
        <w:t xml:space="preserve"> </w:t>
      </w:r>
      <w:r w:rsidRPr="00167D47">
        <w:rPr>
          <w:rStyle w:val="text"/>
          <w:b/>
          <w:i/>
          <w:iCs/>
          <w:sz w:val="24"/>
          <w:szCs w:val="24"/>
          <w:vertAlign w:val="superscript"/>
        </w:rPr>
        <w:t> </w:t>
      </w:r>
      <w:r w:rsidRPr="00167D47">
        <w:rPr>
          <w:rStyle w:val="text"/>
          <w:b/>
          <w:i/>
          <w:iCs/>
          <w:sz w:val="24"/>
          <w:szCs w:val="24"/>
        </w:rPr>
        <w:t>But I trust that you will realize that we ourselves do not fail the test.</w:t>
      </w:r>
    </w:p>
    <w:p w14:paraId="2C4F212B" w14:textId="77777777" w:rsidR="001F2A57" w:rsidRPr="00384D06" w:rsidRDefault="001F2A57" w:rsidP="001F2A57">
      <w:pPr>
        <w:ind w:firstLine="720"/>
        <w:jc w:val="both"/>
        <w:rPr>
          <w:rStyle w:val="text"/>
          <w:sz w:val="24"/>
          <w:szCs w:val="24"/>
        </w:rPr>
      </w:pPr>
      <w:r>
        <w:rPr>
          <w:sz w:val="24"/>
          <w:szCs w:val="24"/>
        </w:rPr>
        <w:t>Have you ever experienced some symptoms that indicated that you may have a serious illness? If so, 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p>
    <w:p w14:paraId="72B82CBC" w14:textId="77777777" w:rsidR="001F2A57" w:rsidRDefault="001F2A57" w:rsidP="001F2A57">
      <w:pPr>
        <w:ind w:firstLine="720"/>
        <w:jc w:val="both"/>
        <w:rPr>
          <w:sz w:val="24"/>
          <w:szCs w:val="24"/>
        </w:rPr>
      </w:pPr>
      <w:r w:rsidRPr="5897EC05">
        <w:rPr>
          <w:sz w:val="24"/>
          <w:szCs w:val="24"/>
        </w:rPr>
        <w:t xml:space="preserve">The words </w:t>
      </w:r>
      <w:r w:rsidRPr="5897EC05">
        <w:rPr>
          <w:i/>
          <w:iCs/>
          <w:sz w:val="24"/>
          <w:szCs w:val="24"/>
        </w:rPr>
        <w:t xml:space="preserve">know </w:t>
      </w:r>
      <w:r w:rsidRPr="5897EC05">
        <w:rPr>
          <w:sz w:val="24"/>
          <w:szCs w:val="24"/>
        </w:rPr>
        <w:t xml:space="preserve">in 1 John 5:13 and </w:t>
      </w:r>
      <w:r w:rsidRPr="5897EC05">
        <w:rPr>
          <w:i/>
          <w:iCs/>
          <w:sz w:val="24"/>
          <w:szCs w:val="24"/>
        </w:rPr>
        <w:t xml:space="preserve">behold </w:t>
      </w:r>
      <w:r w:rsidRPr="5897EC05">
        <w:rPr>
          <w:sz w:val="24"/>
          <w:szCs w:val="24"/>
        </w:rPr>
        <w:t xml:space="preserve">in 2 Corinthians 5:17 come from the same root Greek word. (See the </w:t>
      </w:r>
      <w:r>
        <w:rPr>
          <w:sz w:val="24"/>
          <w:szCs w:val="24"/>
        </w:rPr>
        <w:t>WORD SEARCH: from Strong’s Concordance</w:t>
      </w:r>
      <w:r w:rsidRPr="5897EC05">
        <w:rPr>
          <w:sz w:val="24"/>
          <w:szCs w:val="24"/>
        </w:rPr>
        <w:t xml:space="preserve"> below) We cannot </w:t>
      </w:r>
      <w:r w:rsidRPr="5897EC05">
        <w:rPr>
          <w:i/>
          <w:iCs/>
          <w:sz w:val="24"/>
          <w:szCs w:val="24"/>
        </w:rPr>
        <w:t>know</w:t>
      </w:r>
      <w:r w:rsidRPr="5897EC05">
        <w:rPr>
          <w:sz w:val="24"/>
          <w:szCs w:val="24"/>
        </w:rPr>
        <w:t xml:space="preserve"> we are saved unless we can </w:t>
      </w:r>
      <w:r w:rsidRPr="5897EC05">
        <w:rPr>
          <w:i/>
          <w:iCs/>
          <w:sz w:val="24"/>
          <w:szCs w:val="24"/>
        </w:rPr>
        <w:t>see</w:t>
      </w:r>
      <w:r w:rsidRPr="5897EC05">
        <w:rPr>
          <w:sz w:val="24"/>
          <w:szCs w:val="24"/>
        </w:rPr>
        <w:t xml:space="preserve"> the evidence and the evidence is seen in God’s mirror – His Word. If what we are calling salvation is not in agreement with what God says is salvation - then we are deceived.  </w:t>
      </w:r>
    </w:p>
    <w:p w14:paraId="1E991864" w14:textId="77777777" w:rsidR="001F2A57" w:rsidRDefault="001F2A57" w:rsidP="001F2A57">
      <w:pPr>
        <w:ind w:firstLine="720"/>
        <w:jc w:val="both"/>
        <w:rPr>
          <w:sz w:val="24"/>
          <w:szCs w:val="24"/>
        </w:rPr>
      </w:pPr>
      <w:r w:rsidRPr="5897EC05">
        <w:rPr>
          <w:sz w:val="24"/>
          <w:szCs w:val="24"/>
        </w:rPr>
        <w:t xml:space="preserve">Let’s examine the evidence and see if </w:t>
      </w:r>
      <w:r>
        <w:rPr>
          <w:sz w:val="24"/>
          <w:szCs w:val="24"/>
        </w:rPr>
        <w:t>we can identify a turning point (r</w:t>
      </w:r>
      <w:r w:rsidRPr="5897EC05">
        <w:rPr>
          <w:sz w:val="24"/>
          <w:szCs w:val="24"/>
        </w:rPr>
        <w:t xml:space="preserve">epentance and </w:t>
      </w:r>
      <w:r>
        <w:rPr>
          <w:sz w:val="24"/>
          <w:szCs w:val="24"/>
        </w:rPr>
        <w:t>f</w:t>
      </w:r>
      <w:r w:rsidRPr="5897EC05">
        <w:rPr>
          <w:sz w:val="24"/>
          <w:szCs w:val="24"/>
        </w:rPr>
        <w:t>aith</w:t>
      </w:r>
      <w:r>
        <w:rPr>
          <w:sz w:val="24"/>
          <w:szCs w:val="24"/>
        </w:rPr>
        <w:t>)</w:t>
      </w:r>
      <w:r w:rsidRPr="5897EC05">
        <w:rPr>
          <w:sz w:val="24"/>
          <w:szCs w:val="24"/>
        </w:rPr>
        <w:t xml:space="preserve"> when we passed from death to life. </w:t>
      </w:r>
      <w:r>
        <w:rPr>
          <w:sz w:val="24"/>
          <w:szCs w:val="24"/>
        </w:rPr>
        <w:t>If you’re like me, you may not have an actual day or month recorded, however, i</w:t>
      </w:r>
      <w:r w:rsidRPr="5897EC05">
        <w:rPr>
          <w:sz w:val="24"/>
          <w:szCs w:val="24"/>
        </w:rPr>
        <w:t xml:space="preserve">f God Himself has taken up residency within a person, they cannot remain the same. </w:t>
      </w:r>
    </w:p>
    <w:p w14:paraId="724983F9"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0958EAE3" w14:textId="77777777" w:rsidR="001F2A57" w:rsidRPr="002A558E" w:rsidRDefault="001F2A57" w:rsidP="00BD269D">
      <w:pPr>
        <w:pStyle w:val="ListParagraph"/>
        <w:numPr>
          <w:ilvl w:val="0"/>
          <w:numId w:val="81"/>
        </w:numPr>
        <w:rPr>
          <w:b/>
          <w:bCs/>
          <w:sz w:val="28"/>
          <w:szCs w:val="28"/>
        </w:rPr>
      </w:pPr>
      <w:r w:rsidRPr="00E56D67">
        <w:rPr>
          <w:sz w:val="24"/>
          <w:szCs w:val="24"/>
        </w:rPr>
        <w:t>Matthew 7:13-24; 1 Timothy2:3-4; Acts 21:20-21; 2 Peter 3:9; Romans 8:5-17</w:t>
      </w:r>
    </w:p>
    <w:p w14:paraId="3337AAA8" w14:textId="77777777" w:rsidR="001F2A57" w:rsidRPr="000C0688" w:rsidRDefault="001F2A57" w:rsidP="001F2A57">
      <w:pPr>
        <w:pStyle w:val="ListParagraph"/>
        <w:ind w:left="1485"/>
        <w:rPr>
          <w:b/>
          <w:bCs/>
          <w:sz w:val="28"/>
          <w:szCs w:val="28"/>
        </w:rPr>
      </w:pPr>
    </w:p>
    <w:p w14:paraId="799ABE9A" w14:textId="77777777" w:rsidR="001F2A57" w:rsidRDefault="001F2A57" w:rsidP="001F2A57">
      <w:pPr>
        <w:ind w:firstLine="360"/>
        <w:jc w:val="center"/>
        <w:rPr>
          <w:b/>
          <w:bCs/>
          <w:sz w:val="28"/>
          <w:szCs w:val="28"/>
        </w:rPr>
      </w:pPr>
      <w:r w:rsidRPr="5897EC05">
        <w:rPr>
          <w:b/>
          <w:bCs/>
          <w:sz w:val="28"/>
          <w:szCs w:val="28"/>
        </w:rPr>
        <w:t>What are the Signs of Life?</w:t>
      </w:r>
    </w:p>
    <w:p w14:paraId="408F1667" w14:textId="77777777" w:rsidR="001F2A57" w:rsidRPr="0089521E" w:rsidRDefault="001F2A57" w:rsidP="001F2A57">
      <w:pPr>
        <w:jc w:val="center"/>
        <w:rPr>
          <w:b/>
          <w:i/>
          <w:sz w:val="24"/>
          <w:szCs w:val="24"/>
        </w:rPr>
      </w:pPr>
      <w:r w:rsidRPr="5897EC05">
        <w:rPr>
          <w:b/>
          <w:bCs/>
          <w:i/>
          <w:iCs/>
          <w:sz w:val="24"/>
          <w:szCs w:val="24"/>
        </w:rPr>
        <w:t>Ephesians 5:14 (NASB)</w:t>
      </w:r>
    </w:p>
    <w:p w14:paraId="4C5B3C04" w14:textId="77777777" w:rsidR="001F2A57" w:rsidRDefault="001F2A57" w:rsidP="001F2A57">
      <w:pPr>
        <w:jc w:val="center"/>
        <w:rPr>
          <w:b/>
          <w:bCs/>
          <w:i/>
          <w:iCs/>
          <w:sz w:val="24"/>
          <w:szCs w:val="24"/>
        </w:rPr>
      </w:pPr>
      <w:r w:rsidRPr="5897EC05">
        <w:rPr>
          <w:b/>
          <w:bCs/>
          <w:i/>
          <w:iCs/>
          <w:sz w:val="24"/>
          <w:szCs w:val="24"/>
        </w:rPr>
        <w:t>“For this reason it says, “awake, sleeper, and arise from the dead, and Christ will shine on you.”</w:t>
      </w:r>
    </w:p>
    <w:p w14:paraId="631A540C" w14:textId="77777777" w:rsidR="001F2A57" w:rsidRPr="002A558E" w:rsidRDefault="001F2A57" w:rsidP="00BD269D">
      <w:pPr>
        <w:pStyle w:val="ListParagraph"/>
        <w:numPr>
          <w:ilvl w:val="0"/>
          <w:numId w:val="96"/>
        </w:numPr>
        <w:rPr>
          <w:b/>
          <w:bCs/>
          <w:sz w:val="28"/>
          <w:szCs w:val="28"/>
        </w:rPr>
      </w:pPr>
      <w:r w:rsidRPr="002A558E">
        <w:rPr>
          <w:b/>
          <w:bCs/>
          <w:sz w:val="28"/>
          <w:szCs w:val="28"/>
        </w:rPr>
        <w:t>Can you and others (behold or see) that all things are new in you?</w:t>
      </w:r>
    </w:p>
    <w:p w14:paraId="04172E19" w14:textId="77777777" w:rsidR="001F2A57" w:rsidRDefault="001F2A57" w:rsidP="001F2A57">
      <w:pPr>
        <w:ind w:firstLine="720"/>
        <w:jc w:val="both"/>
        <w:rPr>
          <w:sz w:val="24"/>
          <w:szCs w:val="24"/>
        </w:rPr>
      </w:pPr>
      <w:r>
        <w:rPr>
          <w:sz w:val="24"/>
          <w:szCs w:val="24"/>
        </w:rPr>
        <w:t>I’d like to tell you about a special brother in Christ whose life was a picture of this kind of transformation. Hi</w:t>
      </w:r>
      <w:r w:rsidRPr="5897EC05">
        <w:rPr>
          <w:sz w:val="24"/>
          <w:szCs w:val="24"/>
        </w:rPr>
        <w:t xml:space="preserve">s name </w:t>
      </w:r>
      <w:r>
        <w:rPr>
          <w:sz w:val="24"/>
          <w:szCs w:val="24"/>
        </w:rPr>
        <w:t>was</w:t>
      </w:r>
      <w:r w:rsidRPr="5897EC05">
        <w:rPr>
          <w:sz w:val="24"/>
          <w:szCs w:val="24"/>
        </w:rPr>
        <w:t xml:space="preserve"> Frank Lucido</w:t>
      </w:r>
      <w:r>
        <w:rPr>
          <w:sz w:val="24"/>
          <w:szCs w:val="24"/>
        </w:rPr>
        <w:t>. Frank was fifty years old when he was born again. We were together on a mission trip to Corn Island, Nicaragua when I joined he and my pastor at a small radio station. This day just happened to be Frank’s seventh birthday. I was excited to know that his testimony would be broadcast throughout two islands, and for reasons I did not understand at the time, I recorded Frank’s story and felt that something very special was taking place. A few months after we taped his testimony, Frank went home to be with Jesus. And through this recording, Frank preached his own funeral service. In fact, he is still telling his story through a blog on our website. (You can hear it for yourself if you go to strandofpearls.org)</w:t>
      </w:r>
    </w:p>
    <w:p w14:paraId="0850317A" w14:textId="77777777" w:rsidR="001F2A57" w:rsidRPr="00167D47" w:rsidRDefault="001F2A57" w:rsidP="001F2A57">
      <w:pPr>
        <w:jc w:val="center"/>
        <w:rPr>
          <w:rStyle w:val="text"/>
          <w:rFonts w:cstheme="minorHAnsi"/>
          <w:b/>
          <w:i/>
          <w:sz w:val="24"/>
          <w:szCs w:val="24"/>
        </w:rPr>
      </w:pPr>
      <w:r w:rsidRPr="00D36B13">
        <w:rPr>
          <w:b/>
          <w:bCs/>
          <w:i/>
          <w:iCs/>
          <w:sz w:val="24"/>
          <w:szCs w:val="24"/>
        </w:rPr>
        <w:t>2 Corinthians 5:11; 14-</w:t>
      </w:r>
      <w:r w:rsidRPr="00167D47">
        <w:rPr>
          <w:b/>
          <w:bCs/>
          <w:i/>
          <w:iCs/>
          <w:sz w:val="24"/>
          <w:szCs w:val="24"/>
        </w:rPr>
        <w:t>18</w:t>
      </w:r>
      <w:r w:rsidRPr="00167D47">
        <w:rPr>
          <w:rStyle w:val="text"/>
          <w:rFonts w:asciiTheme="minorHAnsi" w:eastAsiaTheme="minorEastAsia" w:hAnsiTheme="minorHAnsi" w:cstheme="minorBidi"/>
          <w:b/>
          <w:i/>
          <w:iCs/>
          <w:sz w:val="24"/>
          <w:szCs w:val="24"/>
          <w:vertAlign w:val="superscript"/>
        </w:rPr>
        <w:t xml:space="preserve"> </w:t>
      </w:r>
      <w:r w:rsidRPr="00167D47">
        <w:rPr>
          <w:rStyle w:val="text"/>
          <w:rFonts w:asciiTheme="minorHAnsi" w:eastAsiaTheme="minorEastAsia" w:hAnsiTheme="minorHAnsi" w:cstheme="minorBidi"/>
          <w:b/>
          <w:i/>
          <w:iCs/>
          <w:sz w:val="24"/>
          <w:szCs w:val="24"/>
        </w:rPr>
        <w:t>(NIV)</w:t>
      </w:r>
    </w:p>
    <w:p w14:paraId="0786D83C" w14:textId="77777777" w:rsidR="001F2A57" w:rsidRPr="00167D47" w:rsidRDefault="001F2A57" w:rsidP="001F2A57">
      <w:pPr>
        <w:jc w:val="center"/>
        <w:rPr>
          <w:rStyle w:val="text"/>
          <w:rFonts w:asciiTheme="minorHAnsi" w:eastAsiaTheme="minorEastAsia" w:hAnsiTheme="minorHAnsi" w:cstheme="minorBidi"/>
          <w:b/>
          <w:bCs/>
          <w:i/>
          <w:iCs/>
          <w:sz w:val="24"/>
          <w:szCs w:val="24"/>
        </w:rPr>
      </w:pPr>
      <w:r w:rsidRPr="00167D47">
        <w:rPr>
          <w:rStyle w:val="text"/>
          <w:rFonts w:asciiTheme="minorHAnsi" w:eastAsiaTheme="minorEastAsia" w:hAnsiTheme="minorHAnsi" w:cstheme="minorBidi"/>
          <w:b/>
          <w:i/>
          <w:iCs/>
          <w:sz w:val="24"/>
          <w:szCs w:val="24"/>
        </w:rPr>
        <w:t>Since, then, we know what it is to fear the Lord, we try to persuade others. What we are is plain to God, and I hope it is also plain to your conscience.</w:t>
      </w:r>
      <w:r w:rsidRPr="00167D47">
        <w:rPr>
          <w:rFonts w:asciiTheme="minorHAnsi" w:eastAsiaTheme="minorEastAsia" w:hAnsiTheme="minorHAnsi" w:cstheme="minorBidi"/>
          <w:b/>
          <w:bCs/>
          <w:i/>
          <w:iCs/>
          <w:sz w:val="24"/>
          <w:szCs w:val="24"/>
        </w:rPr>
        <w:t xml:space="preserve"> </w:t>
      </w:r>
      <w:r w:rsidRPr="00167D47">
        <w:rPr>
          <w:rStyle w:val="text"/>
          <w:rFonts w:asciiTheme="minorHAnsi" w:eastAsiaTheme="minorEastAsia" w:hAnsiTheme="minorHAnsi" w:cstheme="minorBidi"/>
          <w:b/>
          <w:i/>
          <w:iCs/>
          <w:sz w:val="24"/>
          <w:szCs w:val="24"/>
          <w:vertAlign w:val="superscript"/>
        </w:rPr>
        <w:t> </w:t>
      </w:r>
      <w:r w:rsidRPr="00167D47">
        <w:rPr>
          <w:rStyle w:val="text"/>
          <w:rFonts w:asciiTheme="minorHAnsi" w:eastAsiaTheme="minorEastAsia" w:hAnsiTheme="minorHAnsi" w:cstheme="minorBidi"/>
          <w:b/>
          <w:i/>
          <w:iCs/>
          <w:sz w:val="24"/>
          <w:szCs w:val="24"/>
        </w:rPr>
        <w:t>For Christ’s love compels us, because we are convinced that one died for all, and therefore all died.</w:t>
      </w:r>
      <w:r w:rsidRPr="00167D47">
        <w:rPr>
          <w:rFonts w:asciiTheme="minorHAnsi" w:eastAsiaTheme="minorEastAsia" w:hAnsiTheme="minorHAnsi" w:cstheme="minorBidi"/>
          <w:b/>
          <w:bCs/>
          <w:i/>
          <w:iCs/>
          <w:sz w:val="24"/>
          <w:szCs w:val="24"/>
        </w:rPr>
        <w:t xml:space="preserve"> </w:t>
      </w:r>
      <w:r w:rsidRPr="00167D47">
        <w:rPr>
          <w:rStyle w:val="text"/>
          <w:rFonts w:asciiTheme="minorHAnsi" w:eastAsiaTheme="minorEastAsia" w:hAnsiTheme="minorHAnsi" w:cstheme="minorBidi"/>
          <w:b/>
          <w:i/>
          <w:iCs/>
          <w:sz w:val="24"/>
          <w:szCs w:val="24"/>
          <w:vertAlign w:val="superscript"/>
        </w:rPr>
        <w:t> </w:t>
      </w:r>
      <w:r w:rsidRPr="00167D47">
        <w:rPr>
          <w:rStyle w:val="text"/>
          <w:rFonts w:asciiTheme="minorHAnsi" w:eastAsiaTheme="minorEastAsia" w:hAnsiTheme="minorHAnsi" w:cstheme="minorBidi"/>
          <w:b/>
          <w:i/>
          <w:iCs/>
          <w:sz w:val="24"/>
          <w:szCs w:val="24"/>
        </w:rPr>
        <w:t>And he died for all, that those who live should no longer live for themselves but for him who died for them and was raised again.</w:t>
      </w:r>
      <w:r w:rsidRPr="00167D47">
        <w:rPr>
          <w:rStyle w:val="text"/>
          <w:rFonts w:asciiTheme="minorHAnsi" w:eastAsiaTheme="minorEastAsia" w:hAnsiTheme="minorHAnsi" w:cstheme="minorBidi"/>
          <w:b/>
          <w:i/>
          <w:iCs/>
          <w:sz w:val="24"/>
          <w:szCs w:val="24"/>
          <w:vertAlign w:val="superscript"/>
        </w:rPr>
        <w:t> </w:t>
      </w:r>
      <w:r w:rsidRPr="00167D47">
        <w:rPr>
          <w:rStyle w:val="text"/>
          <w:rFonts w:asciiTheme="minorHAnsi" w:eastAsiaTheme="minorEastAsia" w:hAnsiTheme="minorHAnsi" w:cstheme="minorBidi"/>
          <w:b/>
          <w:i/>
          <w:iCs/>
          <w:sz w:val="24"/>
          <w:szCs w:val="24"/>
        </w:rPr>
        <w:t>So from now on we regard no one from a worldly point of view. Though we once regarded Christ in this way, we do so no longer.</w:t>
      </w:r>
      <w:r w:rsidRPr="00167D47">
        <w:rPr>
          <w:rFonts w:asciiTheme="minorHAnsi" w:eastAsiaTheme="minorEastAsia" w:hAnsiTheme="minorHAnsi" w:cstheme="minorBidi"/>
          <w:b/>
          <w:bCs/>
          <w:i/>
          <w:iCs/>
          <w:sz w:val="24"/>
          <w:szCs w:val="24"/>
        </w:rPr>
        <w:t xml:space="preserve"> </w:t>
      </w:r>
      <w:r w:rsidRPr="00167D47">
        <w:rPr>
          <w:rStyle w:val="text"/>
          <w:rFonts w:asciiTheme="minorHAnsi" w:eastAsiaTheme="minorEastAsia" w:hAnsiTheme="minorHAnsi" w:cstheme="minorBidi"/>
          <w:b/>
          <w:i/>
          <w:iCs/>
          <w:sz w:val="24"/>
          <w:szCs w:val="24"/>
          <w:vertAlign w:val="superscript"/>
        </w:rPr>
        <w:t> </w:t>
      </w:r>
      <w:r w:rsidRPr="00167D47">
        <w:rPr>
          <w:rStyle w:val="text"/>
          <w:rFonts w:asciiTheme="minorHAnsi" w:eastAsiaTheme="minorEastAsia" w:hAnsiTheme="minorHAnsi" w:cstheme="minorBidi"/>
          <w:b/>
          <w:i/>
          <w:iCs/>
          <w:sz w:val="24"/>
          <w:szCs w:val="24"/>
        </w:rPr>
        <w:t>Therefore, if anyone is in Christ, (BEHOLD), the new creation has come: The old has gone, the new is here!</w:t>
      </w:r>
      <w:r w:rsidRPr="00167D47">
        <w:rPr>
          <w:rFonts w:asciiTheme="minorHAnsi" w:eastAsiaTheme="minorEastAsia" w:hAnsiTheme="minorHAnsi" w:cstheme="minorBidi"/>
          <w:b/>
          <w:bCs/>
          <w:i/>
          <w:iCs/>
          <w:sz w:val="24"/>
          <w:szCs w:val="24"/>
        </w:rPr>
        <w:t xml:space="preserve"> </w:t>
      </w:r>
      <w:r w:rsidRPr="00167D47">
        <w:rPr>
          <w:rStyle w:val="text"/>
          <w:rFonts w:asciiTheme="minorHAnsi" w:eastAsiaTheme="minorEastAsia" w:hAnsiTheme="minorHAnsi" w:cstheme="minorBidi"/>
          <w:b/>
          <w:i/>
          <w:iCs/>
          <w:sz w:val="24"/>
          <w:szCs w:val="24"/>
          <w:vertAlign w:val="superscript"/>
        </w:rPr>
        <w:t> </w:t>
      </w:r>
      <w:r w:rsidRPr="00167D47">
        <w:rPr>
          <w:rStyle w:val="text"/>
          <w:rFonts w:asciiTheme="minorHAnsi" w:eastAsiaTheme="minorEastAsia" w:hAnsiTheme="minorHAnsi" w:cstheme="minorBidi"/>
          <w:b/>
          <w:i/>
          <w:iCs/>
          <w:sz w:val="24"/>
          <w:szCs w:val="24"/>
        </w:rPr>
        <w:t>All this is from God, who reconciled us to himself through Christ and gave us the ministry of reconciliation.</w:t>
      </w:r>
    </w:p>
    <w:p w14:paraId="5B223124" w14:textId="77777777" w:rsidR="001F2A57" w:rsidRDefault="001F2A57" w:rsidP="001F2A57">
      <w:pPr>
        <w:jc w:val="both"/>
        <w:rPr>
          <w:b/>
          <w:bCs/>
          <w:sz w:val="28"/>
          <w:szCs w:val="28"/>
        </w:rPr>
      </w:pPr>
    </w:p>
    <w:p w14:paraId="49C40686" w14:textId="77777777" w:rsidR="001F2A57" w:rsidRPr="002A558E" w:rsidRDefault="001F2A57" w:rsidP="00BD269D">
      <w:pPr>
        <w:pStyle w:val="ListParagraph"/>
        <w:numPr>
          <w:ilvl w:val="0"/>
          <w:numId w:val="95"/>
        </w:numPr>
        <w:jc w:val="both"/>
        <w:rPr>
          <w:b/>
          <w:bCs/>
          <w:sz w:val="28"/>
          <w:szCs w:val="28"/>
        </w:rPr>
      </w:pPr>
      <w:r w:rsidRPr="002A558E">
        <w:rPr>
          <w:b/>
          <w:bCs/>
          <w:sz w:val="28"/>
          <w:szCs w:val="28"/>
        </w:rPr>
        <w:t>Do you desire the hearing of God’s Word?</w:t>
      </w:r>
    </w:p>
    <w:p w14:paraId="003B115C" w14:textId="77777777" w:rsidR="001F2A57" w:rsidRDefault="001F2A57" w:rsidP="001F2A57">
      <w:pPr>
        <w:ind w:firstLine="720"/>
        <w:jc w:val="both"/>
        <w:rPr>
          <w:sz w:val="24"/>
          <w:szCs w:val="24"/>
        </w:rPr>
      </w:pPr>
      <w:r w:rsidRPr="5897EC05">
        <w:rPr>
          <w:b/>
          <w:bCs/>
          <w:sz w:val="28"/>
          <w:szCs w:val="28"/>
        </w:rPr>
        <w:t xml:space="preserve"> </w:t>
      </w:r>
      <w:r w:rsidRPr="5897EC05">
        <w:rPr>
          <w:sz w:val="24"/>
          <w:szCs w:val="24"/>
        </w:rPr>
        <w:t>Spiritually dead people do not have an appetite for God’s Word until the Holy Spirit abides in them.  (Hebrews 4:12-14; 1 Peter 1:22-23; Matthew 4:4; 1 Peter 2:2; John 5:24-25, 6:63-68; 8:43-47; &amp;51-53; 10:27;12:46-48; 15:7-8; 2 John 1:9)</w:t>
      </w:r>
    </w:p>
    <w:p w14:paraId="75159F41" w14:textId="77777777" w:rsidR="001F2A57" w:rsidRDefault="001F2A57" w:rsidP="001F2A57">
      <w:pPr>
        <w:jc w:val="center"/>
        <w:rPr>
          <w:b/>
          <w:i/>
          <w:sz w:val="24"/>
          <w:szCs w:val="24"/>
        </w:rPr>
      </w:pPr>
      <w:r w:rsidRPr="5897EC05">
        <w:rPr>
          <w:b/>
          <w:bCs/>
          <w:i/>
          <w:iCs/>
          <w:sz w:val="24"/>
          <w:szCs w:val="24"/>
        </w:rPr>
        <w:t>John 10:27-28 (HCSB)</w:t>
      </w:r>
    </w:p>
    <w:p w14:paraId="598B8097" w14:textId="77777777" w:rsidR="001F2A57" w:rsidRDefault="001F2A57" w:rsidP="001F2A57">
      <w:pPr>
        <w:jc w:val="center"/>
        <w:rPr>
          <w:b/>
          <w:i/>
          <w:sz w:val="24"/>
          <w:szCs w:val="24"/>
        </w:rPr>
      </w:pPr>
      <w:r w:rsidRPr="5897EC05">
        <w:rPr>
          <w:b/>
          <w:bCs/>
          <w:i/>
          <w:iCs/>
          <w:sz w:val="24"/>
          <w:szCs w:val="24"/>
        </w:rPr>
        <w:t>My sheep HEAR my voice, I know them, and they follow me. I give them eternal life, and they will never perish. No one can snatch them from my hand.</w:t>
      </w:r>
    </w:p>
    <w:p w14:paraId="57D1125F" w14:textId="77777777" w:rsidR="001F2A57" w:rsidRPr="002A558E" w:rsidRDefault="001F2A57" w:rsidP="00BD269D">
      <w:pPr>
        <w:pStyle w:val="ListParagraph"/>
        <w:numPr>
          <w:ilvl w:val="0"/>
          <w:numId w:val="95"/>
        </w:numPr>
        <w:rPr>
          <w:b/>
          <w:bCs/>
          <w:sz w:val="28"/>
          <w:szCs w:val="28"/>
        </w:rPr>
      </w:pPr>
      <w:r w:rsidRPr="002A558E">
        <w:rPr>
          <w:b/>
          <w:bCs/>
          <w:sz w:val="28"/>
          <w:szCs w:val="28"/>
        </w:rPr>
        <w:t xml:space="preserve">Do you obey God’s Word? </w:t>
      </w:r>
    </w:p>
    <w:p w14:paraId="0ABAA779" w14:textId="77777777" w:rsidR="001F2A57" w:rsidRDefault="001F2A57" w:rsidP="001F2A57">
      <w:pPr>
        <w:ind w:firstLine="720"/>
        <w:jc w:val="both"/>
        <w:rPr>
          <w:sz w:val="24"/>
          <w:szCs w:val="24"/>
        </w:rPr>
      </w:pPr>
      <w:r w:rsidRPr="5897EC05">
        <w:rPr>
          <w:sz w:val="24"/>
          <w:szCs w:val="24"/>
        </w:rPr>
        <w:t>Obedience always accompanies true faith, and yet someone who is new in the faith does not know all that God requires of them. In order for them to obey all that He has commanded them, someone one must disciple them. (Romans1:5-6, 8:7, 16:26-27; Hebrews 5:9; John 3:36, 14:15-26, 15:9-14, 16:8; 1 John 2:3-6, 3:22-23, 5:2-3; 3 John 3:1:11)</w:t>
      </w:r>
    </w:p>
    <w:p w14:paraId="35B78215" w14:textId="77777777" w:rsidR="001F2A57" w:rsidRDefault="001F2A57" w:rsidP="001F2A57">
      <w:pPr>
        <w:jc w:val="center"/>
        <w:rPr>
          <w:b/>
          <w:i/>
          <w:sz w:val="24"/>
          <w:szCs w:val="24"/>
        </w:rPr>
      </w:pPr>
      <w:r w:rsidRPr="5897EC05">
        <w:rPr>
          <w:b/>
          <w:bCs/>
          <w:i/>
          <w:iCs/>
          <w:sz w:val="24"/>
          <w:szCs w:val="24"/>
        </w:rPr>
        <w:t>1 John 2:3-4 (NASB)</w:t>
      </w:r>
    </w:p>
    <w:p w14:paraId="5C063126" w14:textId="77777777" w:rsidR="001F2A57" w:rsidRPr="000F53B0" w:rsidRDefault="001F2A57" w:rsidP="001F2A57">
      <w:pPr>
        <w:jc w:val="center"/>
        <w:rPr>
          <w:b/>
          <w:i/>
          <w:sz w:val="24"/>
          <w:szCs w:val="24"/>
        </w:rPr>
      </w:pPr>
      <w:r w:rsidRPr="5897EC05">
        <w:rPr>
          <w:b/>
          <w:bCs/>
          <w:i/>
          <w:iCs/>
          <w:sz w:val="24"/>
          <w:szCs w:val="24"/>
        </w:rPr>
        <w:t>By this we know that we have come to know Him, if we keep His commandments. The one who says, “I have come to know Him”, and does not keep His commandments, is a liar, and the truth is not in him.</w:t>
      </w:r>
    </w:p>
    <w:p w14:paraId="7498709E" w14:textId="77777777" w:rsidR="001F2A57" w:rsidRPr="002A558E" w:rsidRDefault="001F2A57" w:rsidP="00BD269D">
      <w:pPr>
        <w:pStyle w:val="ListParagraph"/>
        <w:numPr>
          <w:ilvl w:val="0"/>
          <w:numId w:val="95"/>
        </w:numPr>
        <w:jc w:val="both"/>
        <w:rPr>
          <w:b/>
          <w:bCs/>
          <w:sz w:val="28"/>
          <w:szCs w:val="28"/>
        </w:rPr>
      </w:pPr>
      <w:r w:rsidRPr="002A558E">
        <w:rPr>
          <w:b/>
          <w:bCs/>
          <w:sz w:val="28"/>
          <w:szCs w:val="28"/>
        </w:rPr>
        <w:t>This is the major evidence… do you love God and others?</w:t>
      </w:r>
    </w:p>
    <w:p w14:paraId="17255A3B" w14:textId="77777777" w:rsidR="001F2A57" w:rsidRDefault="001F2A57" w:rsidP="001F2A57">
      <w:pPr>
        <w:ind w:firstLine="720"/>
        <w:jc w:val="both"/>
        <w:rPr>
          <w:sz w:val="24"/>
          <w:szCs w:val="24"/>
        </w:rPr>
      </w:pPr>
      <w:r w:rsidRPr="5897EC05">
        <w:rPr>
          <w:b/>
          <w:bCs/>
          <w:sz w:val="28"/>
          <w:szCs w:val="28"/>
        </w:rPr>
        <w:t xml:space="preserve"> </w:t>
      </w:r>
      <w:r w:rsidRPr="008B1DFF">
        <w:rPr>
          <w:bCs/>
          <w:sz w:val="24"/>
          <w:szCs w:val="24"/>
        </w:rPr>
        <w:t xml:space="preserve">Love for God and love for others </w:t>
      </w:r>
      <w:r>
        <w:rPr>
          <w:bCs/>
          <w:sz w:val="24"/>
          <w:szCs w:val="24"/>
        </w:rPr>
        <w:t>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 -who is love! </w:t>
      </w:r>
      <w:r w:rsidRPr="008B1DFF">
        <w:rPr>
          <w:bCs/>
          <w:sz w:val="24"/>
          <w:szCs w:val="24"/>
        </w:rPr>
        <w:t xml:space="preserve"> </w:t>
      </w:r>
      <w:r w:rsidRPr="008B1DFF">
        <w:rPr>
          <w:sz w:val="24"/>
          <w:szCs w:val="24"/>
        </w:rPr>
        <w:t>(</w:t>
      </w:r>
      <w:r>
        <w:rPr>
          <w:sz w:val="24"/>
          <w:szCs w:val="24"/>
        </w:rPr>
        <w:t xml:space="preserve">Matthew 5:43-48, 22:37-40; </w:t>
      </w:r>
      <w:r w:rsidRPr="008B1DFF">
        <w:rPr>
          <w:sz w:val="24"/>
          <w:szCs w:val="24"/>
        </w:rPr>
        <w:t>1 John</w:t>
      </w:r>
      <w:r w:rsidRPr="5897EC05">
        <w:rPr>
          <w:sz w:val="24"/>
          <w:szCs w:val="24"/>
        </w:rPr>
        <w:t xml:space="preserve"> </w:t>
      </w:r>
      <w:r>
        <w:rPr>
          <w:sz w:val="24"/>
          <w:szCs w:val="24"/>
        </w:rPr>
        <w:t xml:space="preserve">3:11-24, </w:t>
      </w:r>
      <w:r w:rsidRPr="5897EC05">
        <w:rPr>
          <w:sz w:val="24"/>
          <w:szCs w:val="24"/>
        </w:rPr>
        <w:t>4:7-5:4; Galatians 5:1</w:t>
      </w:r>
      <w:r>
        <w:rPr>
          <w:sz w:val="24"/>
          <w:szCs w:val="24"/>
        </w:rPr>
        <w:t>3</w:t>
      </w:r>
      <w:r w:rsidRPr="5897EC05">
        <w:rPr>
          <w:sz w:val="24"/>
          <w:szCs w:val="24"/>
        </w:rPr>
        <w:t>-22; John 13:34-35</w:t>
      </w:r>
      <w:r>
        <w:rPr>
          <w:sz w:val="24"/>
          <w:szCs w:val="24"/>
        </w:rPr>
        <w:t>, 15:12-13</w:t>
      </w:r>
      <w:r w:rsidRPr="5897EC05">
        <w:rPr>
          <w:sz w:val="24"/>
          <w:szCs w:val="24"/>
        </w:rPr>
        <w:t>; Romans 5:5; James 2:8)</w:t>
      </w:r>
    </w:p>
    <w:p w14:paraId="0F035497" w14:textId="77777777" w:rsidR="001F2A57" w:rsidRDefault="001F2A57" w:rsidP="001F2A57">
      <w:pPr>
        <w:pStyle w:val="ListParagraph"/>
        <w:ind w:left="0"/>
        <w:jc w:val="center"/>
        <w:rPr>
          <w:b/>
          <w:i/>
          <w:sz w:val="24"/>
          <w:szCs w:val="24"/>
        </w:rPr>
      </w:pPr>
      <w:r w:rsidRPr="5897EC05">
        <w:rPr>
          <w:b/>
          <w:bCs/>
          <w:i/>
          <w:iCs/>
          <w:sz w:val="24"/>
          <w:szCs w:val="24"/>
        </w:rPr>
        <w:t>1 John 3:14 &amp; 18-22 (HCSB)</w:t>
      </w:r>
    </w:p>
    <w:p w14:paraId="0DD0DF74" w14:textId="77777777" w:rsidR="001F2A57" w:rsidRDefault="001F2A57" w:rsidP="001F2A57">
      <w:pPr>
        <w:pStyle w:val="ListParagraph"/>
        <w:ind w:left="0"/>
        <w:jc w:val="center"/>
        <w:rPr>
          <w:b/>
          <w:bCs/>
          <w:i/>
          <w:iCs/>
          <w:sz w:val="24"/>
          <w:szCs w:val="24"/>
        </w:rPr>
      </w:pPr>
      <w:r w:rsidRPr="5897EC05">
        <w:rPr>
          <w:b/>
          <w:bCs/>
          <w:i/>
          <w:iCs/>
          <w:sz w:val="24"/>
          <w:szCs w:val="24"/>
        </w:rPr>
        <w:t>We know that we have passed from death to life because we love our brothers. The one who does not love remains in death. 18Little children, we must not love in word or speech, but indeed and truth; 19 that is how we will know we are of the truth, and will convince our hearts in His presence,20 because if our hearts condemn us, God is greater than our hearts and knows all things. 21 Dear friend, if our hearts do not condemn us we have confidence before God, 22 and can receive whatever we ask from Him because we keep His commands and do what is pleasing in His sight. 23 Now this is His command: that we believe in the name of His Son Jesus Christ, and love one another as He commanded us.</w:t>
      </w:r>
    </w:p>
    <w:p w14:paraId="21191A44" w14:textId="77777777" w:rsidR="001F2A57" w:rsidRDefault="001F2A57" w:rsidP="001F2A57">
      <w:pPr>
        <w:jc w:val="both"/>
        <w:rPr>
          <w:rFonts w:asciiTheme="minorHAnsi" w:eastAsiaTheme="minorEastAsia" w:hAnsiTheme="minorHAnsi" w:cstheme="minorBidi"/>
          <w:b/>
          <w:bCs/>
          <w:sz w:val="28"/>
          <w:szCs w:val="28"/>
        </w:rPr>
      </w:pPr>
    </w:p>
    <w:p w14:paraId="5B117439" w14:textId="77777777" w:rsidR="001F2A57" w:rsidRPr="002A558E" w:rsidRDefault="001F2A57" w:rsidP="00BD269D">
      <w:pPr>
        <w:pStyle w:val="ListParagraph"/>
        <w:numPr>
          <w:ilvl w:val="0"/>
          <w:numId w:val="95"/>
        </w:numPr>
        <w:jc w:val="both"/>
        <w:rPr>
          <w:rFonts w:asciiTheme="minorHAnsi" w:eastAsiaTheme="minorEastAsia" w:hAnsiTheme="minorHAnsi" w:cstheme="minorBidi"/>
          <w:b/>
          <w:bCs/>
          <w:sz w:val="28"/>
          <w:szCs w:val="28"/>
        </w:rPr>
      </w:pPr>
      <w:r w:rsidRPr="002A558E">
        <w:rPr>
          <w:rFonts w:asciiTheme="minorHAnsi" w:eastAsiaTheme="minorEastAsia" w:hAnsiTheme="minorHAnsi" w:cstheme="minorBidi"/>
          <w:b/>
          <w:bCs/>
          <w:sz w:val="28"/>
          <w:szCs w:val="28"/>
        </w:rPr>
        <w:t>Do you testify and witness to others about what God has done for you?</w:t>
      </w:r>
    </w:p>
    <w:p w14:paraId="47A4A086" w14:textId="77777777" w:rsidR="001F2A57" w:rsidRPr="003152D9" w:rsidRDefault="001F2A57" w:rsidP="001F2A57">
      <w:pPr>
        <w:ind w:firstLine="720"/>
        <w:jc w:val="both"/>
        <w:rPr>
          <w:sz w:val="24"/>
          <w:szCs w:val="24"/>
        </w:rPr>
      </w:pPr>
      <w:r w:rsidRPr="003152D9">
        <w:rPr>
          <w:rFonts w:asciiTheme="minorHAnsi" w:eastAsiaTheme="minorEastAsia" w:hAnsiTheme="minorHAnsi" w:cstheme="minorBidi"/>
          <w:b/>
          <w:bCs/>
          <w:sz w:val="24"/>
          <w:szCs w:val="24"/>
        </w:rPr>
        <w:t xml:space="preserve"> </w:t>
      </w:r>
      <w:r w:rsidRPr="003152D9">
        <w:rPr>
          <w:rFonts w:asciiTheme="minorHAnsi" w:eastAsiaTheme="minorEastAsia" w:hAnsiTheme="minorHAnsi" w:cstheme="minorBidi"/>
          <w:bCs/>
          <w:sz w:val="24"/>
          <w:szCs w:val="24"/>
        </w:rPr>
        <w:t>In</w:t>
      </w:r>
      <w:r w:rsidRPr="003152D9">
        <w:rPr>
          <w:rFonts w:asciiTheme="minorHAnsi" w:eastAsiaTheme="minorEastAsia" w:hAnsiTheme="minorHAnsi" w:cstheme="minorBidi"/>
          <w:b/>
          <w:bCs/>
          <w:sz w:val="24"/>
          <w:szCs w:val="24"/>
        </w:rPr>
        <w:t xml:space="preserve"> </w:t>
      </w:r>
      <w:r w:rsidRPr="003152D9">
        <w:rPr>
          <w:rFonts w:asciiTheme="minorHAnsi" w:eastAsiaTheme="minorEastAsia" w:hAnsiTheme="minorHAnsi" w:cstheme="minorBidi"/>
          <w:bCs/>
          <w:sz w:val="24"/>
          <w:szCs w:val="24"/>
        </w:rPr>
        <w:t xml:space="preserve">the next chapter we’ll discuss this is great detail. </w:t>
      </w:r>
      <w:r w:rsidRPr="003152D9">
        <w:rPr>
          <w:i/>
          <w:iCs/>
          <w:sz w:val="24"/>
          <w:szCs w:val="24"/>
        </w:rPr>
        <w:t>“If you no wish for others to be saved---you are not saved yourself, be sure of that” ---</w:t>
      </w:r>
      <w:r w:rsidRPr="003152D9">
        <w:rPr>
          <w:sz w:val="24"/>
          <w:szCs w:val="24"/>
        </w:rPr>
        <w:t xml:space="preserve">C.H. Spurgeon (John 15:26-27; </w:t>
      </w:r>
      <w:r>
        <w:rPr>
          <w:sz w:val="24"/>
          <w:szCs w:val="24"/>
        </w:rPr>
        <w:t xml:space="preserve">Acts 1:8; </w:t>
      </w:r>
      <w:r w:rsidRPr="003152D9">
        <w:rPr>
          <w:sz w:val="24"/>
          <w:szCs w:val="24"/>
        </w:rPr>
        <w:t xml:space="preserve">Romans 10:1-1; 2 Corinthians 5:11-20; Isaiah 43:8-12) </w:t>
      </w:r>
    </w:p>
    <w:p w14:paraId="11AF0B26" w14:textId="77777777" w:rsidR="001F2A57" w:rsidRPr="00E44806" w:rsidRDefault="001F2A57" w:rsidP="001F2A57">
      <w:pPr>
        <w:pStyle w:val="NormalWeb"/>
        <w:jc w:val="center"/>
        <w:rPr>
          <w:rFonts w:asciiTheme="minorHAnsi" w:hAnsiTheme="minorHAnsi" w:cstheme="minorHAnsi"/>
          <w:b/>
          <w:i/>
        </w:rPr>
      </w:pPr>
      <w:r w:rsidRPr="5897EC05">
        <w:rPr>
          <w:rFonts w:asciiTheme="minorHAnsi" w:eastAsiaTheme="minorEastAsia" w:hAnsiTheme="minorHAnsi" w:cstheme="minorBidi"/>
          <w:b/>
          <w:bCs/>
          <w:i/>
          <w:iCs/>
        </w:rPr>
        <w:t>Acts 1:8 (HCSB)</w:t>
      </w:r>
    </w:p>
    <w:p w14:paraId="034B7BD0" w14:textId="77777777" w:rsidR="001F2A57" w:rsidRPr="00E44806" w:rsidRDefault="001F2A57" w:rsidP="001F2A57">
      <w:pPr>
        <w:pStyle w:val="NormalWeb"/>
        <w:jc w:val="center"/>
        <w:rPr>
          <w:rStyle w:val="woj"/>
          <w:rFonts w:asciiTheme="minorHAnsi" w:hAnsiTheme="minorHAnsi" w:cstheme="minorHAnsi"/>
          <w:b/>
          <w:i/>
        </w:rPr>
      </w:pPr>
      <w:r w:rsidRPr="5897EC05">
        <w:rPr>
          <w:rStyle w:val="woj"/>
          <w:rFonts w:asciiTheme="minorHAnsi" w:eastAsiaTheme="minorEastAsia" w:hAnsiTheme="minorHAnsi" w:cstheme="minorBidi"/>
          <w:b/>
          <w:bCs/>
          <w:i/>
          <w:iCs/>
        </w:rPr>
        <w:t>But you will receive power when the Holy Spirit comes on you; and you will be my witnesses in Jerusalem, and in all Judea and Samaria, and to the ends of the earth.”</w:t>
      </w:r>
    </w:p>
    <w:p w14:paraId="01D98739" w14:textId="77777777" w:rsidR="001F2A57" w:rsidRPr="004A09B9" w:rsidRDefault="001F2A57" w:rsidP="00BD269D">
      <w:pPr>
        <w:pStyle w:val="ListParagraph"/>
        <w:numPr>
          <w:ilvl w:val="0"/>
          <w:numId w:val="94"/>
        </w:numPr>
        <w:jc w:val="both"/>
        <w:rPr>
          <w:b/>
          <w:bCs/>
          <w:sz w:val="28"/>
          <w:szCs w:val="28"/>
        </w:rPr>
      </w:pPr>
      <w:r w:rsidRPr="004A09B9">
        <w:rPr>
          <w:b/>
          <w:bCs/>
          <w:sz w:val="28"/>
          <w:szCs w:val="28"/>
        </w:rPr>
        <w:t>Are you convicted by the inside voice of the Holy Spirit when you sin?</w:t>
      </w:r>
    </w:p>
    <w:p w14:paraId="11255314" w14:textId="77777777" w:rsidR="001F2A57" w:rsidRDefault="001F2A57" w:rsidP="001F2A57">
      <w:pPr>
        <w:ind w:firstLine="720"/>
        <w:jc w:val="both"/>
        <w:rPr>
          <w:sz w:val="24"/>
          <w:szCs w:val="24"/>
        </w:rPr>
      </w:pPr>
      <w:r>
        <w:rPr>
          <w:sz w:val="24"/>
          <w:szCs w:val="24"/>
        </w:rPr>
        <w:t xml:space="preserve">Many believers go through times when they question if they are saved. Most of the time, this is because they are struggling with sin in some area of their lives. One indicator that you are saved </w:t>
      </w:r>
      <w:r w:rsidRPr="00AC56ED">
        <w:rPr>
          <w:i/>
          <w:sz w:val="24"/>
          <w:szCs w:val="24"/>
        </w:rPr>
        <w:t>from</w:t>
      </w:r>
      <w:r>
        <w:rPr>
          <w:sz w:val="24"/>
          <w:szCs w:val="24"/>
        </w:rPr>
        <w:t xml:space="preserve"> your sins is if you’re fighting </w:t>
      </w:r>
      <w:r w:rsidRPr="00AC56ED">
        <w:rPr>
          <w:i/>
          <w:sz w:val="24"/>
          <w:szCs w:val="24"/>
        </w:rPr>
        <w:t>against</w:t>
      </w:r>
      <w:r>
        <w:rPr>
          <w:sz w:val="24"/>
          <w:szCs w:val="24"/>
        </w:rPr>
        <w:t xml:space="preserve"> sin. Because when the Holy Spirit lives in you, He won’t let you remain in sin for long. Now, on the other hand, some people wrestle with doubts because they are still dead in their sins. </w:t>
      </w:r>
    </w:p>
    <w:p w14:paraId="5FF0E7AC" w14:textId="77777777" w:rsidR="001F2A57" w:rsidRPr="00E44806" w:rsidRDefault="001F2A57" w:rsidP="001F2A57">
      <w:pPr>
        <w:ind w:firstLine="720"/>
        <w:jc w:val="both"/>
        <w:rPr>
          <w:sz w:val="24"/>
          <w:szCs w:val="24"/>
        </w:rPr>
      </w:pPr>
      <w:r w:rsidRPr="5897EC05">
        <w:rPr>
          <w:b/>
          <w:bCs/>
          <w:sz w:val="28"/>
          <w:szCs w:val="28"/>
        </w:rPr>
        <w:t xml:space="preserve"> </w:t>
      </w:r>
      <w:r w:rsidRPr="5897EC05">
        <w:rPr>
          <w:sz w:val="24"/>
          <w:szCs w:val="24"/>
        </w:rPr>
        <w:t xml:space="preserve">The Greek word for voice is Phone. Do you hear </w:t>
      </w:r>
      <w:r>
        <w:rPr>
          <w:sz w:val="24"/>
          <w:szCs w:val="24"/>
        </w:rPr>
        <w:t>God’s</w:t>
      </w:r>
      <w:r w:rsidRPr="5897EC05">
        <w:rPr>
          <w:sz w:val="24"/>
          <w:szCs w:val="24"/>
        </w:rPr>
        <w:t xml:space="preserve"> voice ring </w:t>
      </w:r>
      <w:r w:rsidRPr="5897EC05">
        <w:rPr>
          <w:i/>
          <w:iCs/>
          <w:sz w:val="24"/>
          <w:szCs w:val="24"/>
        </w:rPr>
        <w:t>inside</w:t>
      </w:r>
      <w:r w:rsidRPr="5897EC05">
        <w:rPr>
          <w:sz w:val="24"/>
          <w:szCs w:val="24"/>
        </w:rPr>
        <w:t xml:space="preserve"> of you when you are disobeying God</w:t>
      </w:r>
      <w:r>
        <w:rPr>
          <w:sz w:val="24"/>
          <w:szCs w:val="24"/>
        </w:rPr>
        <w:t>,</w:t>
      </w:r>
      <w:r w:rsidRPr="5897EC05">
        <w:rPr>
          <w:sz w:val="24"/>
          <w:szCs w:val="24"/>
        </w:rPr>
        <w:t xml:space="preserve"> or is He still </w:t>
      </w:r>
      <w:r w:rsidRPr="5897EC05">
        <w:rPr>
          <w:i/>
          <w:iCs/>
          <w:sz w:val="24"/>
          <w:szCs w:val="24"/>
        </w:rPr>
        <w:t>outside</w:t>
      </w:r>
      <w:r w:rsidRPr="5897EC05">
        <w:rPr>
          <w:sz w:val="24"/>
          <w:szCs w:val="24"/>
        </w:rPr>
        <w:t xml:space="preserve"> convicting you of your need to repent? (1 John 1:8-10; 2 Corinthians 7:10)</w:t>
      </w:r>
    </w:p>
    <w:p w14:paraId="37F499A7" w14:textId="77777777" w:rsidR="001F2A57" w:rsidRPr="00E85B3F" w:rsidRDefault="001F2A57" w:rsidP="001F2A57">
      <w:pPr>
        <w:pStyle w:val="ListParagraph"/>
        <w:ind w:left="0"/>
        <w:jc w:val="center"/>
        <w:rPr>
          <w:b/>
          <w:i/>
          <w:sz w:val="24"/>
          <w:szCs w:val="24"/>
        </w:rPr>
      </w:pPr>
      <w:r w:rsidRPr="00E85B3F">
        <w:rPr>
          <w:b/>
          <w:bCs/>
          <w:i/>
          <w:sz w:val="24"/>
          <w:szCs w:val="24"/>
        </w:rPr>
        <w:t>John16:8 (HCSB)</w:t>
      </w:r>
    </w:p>
    <w:p w14:paraId="3DB78013" w14:textId="77777777" w:rsidR="001F2A57" w:rsidRPr="00245071" w:rsidRDefault="001F2A57" w:rsidP="001F2A57">
      <w:pPr>
        <w:pStyle w:val="ListParagraph"/>
        <w:ind w:left="0"/>
        <w:jc w:val="center"/>
        <w:rPr>
          <w:b/>
          <w:i/>
          <w:sz w:val="24"/>
          <w:szCs w:val="24"/>
        </w:rPr>
      </w:pPr>
      <w:r w:rsidRPr="5897EC05">
        <w:rPr>
          <w:b/>
          <w:bCs/>
          <w:i/>
          <w:iCs/>
          <w:sz w:val="24"/>
          <w:szCs w:val="24"/>
        </w:rPr>
        <w:t>When He comes, He will convict the world about sin, righteousness, and judgment.</w:t>
      </w:r>
    </w:p>
    <w:p w14:paraId="43B91BAA" w14:textId="77777777" w:rsidR="001F2A57" w:rsidRPr="004A09B9" w:rsidRDefault="001F2A57" w:rsidP="00BD269D">
      <w:pPr>
        <w:pStyle w:val="ListParagraph"/>
        <w:numPr>
          <w:ilvl w:val="0"/>
          <w:numId w:val="94"/>
        </w:numPr>
        <w:jc w:val="both"/>
        <w:rPr>
          <w:rFonts w:asciiTheme="minorHAnsi" w:eastAsiaTheme="minorEastAsia" w:hAnsiTheme="minorHAnsi" w:cstheme="minorBidi"/>
          <w:b/>
          <w:bCs/>
          <w:sz w:val="28"/>
          <w:szCs w:val="28"/>
        </w:rPr>
      </w:pPr>
      <w:r w:rsidRPr="004A09B9">
        <w:rPr>
          <w:rFonts w:asciiTheme="minorHAnsi" w:eastAsiaTheme="minorEastAsia" w:hAnsiTheme="minorHAnsi" w:cstheme="minorBidi"/>
          <w:b/>
          <w:bCs/>
          <w:sz w:val="28"/>
          <w:szCs w:val="28"/>
        </w:rPr>
        <w:t xml:space="preserve">When you sin, do you experience the discipline of the Lord when you refuse to repent? </w:t>
      </w:r>
    </w:p>
    <w:p w14:paraId="2F671C87" w14:textId="77777777" w:rsidR="001F2A57" w:rsidRDefault="001F2A57" w:rsidP="001F2A57">
      <w:pPr>
        <w:jc w:val="both"/>
        <w:rPr>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chapter twelve clearly states that those who God loves, He disciplines. If we are not corrected by God when we sin, this could be an indicator that you are not His.  </w:t>
      </w:r>
      <w:r w:rsidRPr="5897EC05">
        <w:rPr>
          <w:sz w:val="24"/>
          <w:szCs w:val="24"/>
        </w:rPr>
        <w:t>“</w:t>
      </w:r>
      <w:r w:rsidRPr="5897EC05">
        <w:rPr>
          <w:i/>
          <w:iCs/>
          <w:sz w:val="24"/>
          <w:szCs w:val="24"/>
        </w:rPr>
        <w:t>God had One Son without sin, but not a single child without the rod.” …</w:t>
      </w:r>
      <w:r w:rsidRPr="5897EC05">
        <w:rPr>
          <w:sz w:val="24"/>
          <w:szCs w:val="24"/>
        </w:rPr>
        <w:t xml:space="preserve"> C.H. Spurgeon (Hebrews 12:5-11; Job 5:17-18; Proverbs 3:11-12; Revelations 3:19; Psalm 118:</w:t>
      </w:r>
      <w:r>
        <w:rPr>
          <w:sz w:val="24"/>
          <w:szCs w:val="24"/>
        </w:rPr>
        <w:t>1</w:t>
      </w:r>
      <w:r w:rsidRPr="5897EC05">
        <w:rPr>
          <w:sz w:val="24"/>
          <w:szCs w:val="24"/>
        </w:rPr>
        <w:t>8; 2 Samuel 7:14-15)</w:t>
      </w:r>
    </w:p>
    <w:p w14:paraId="21BE43BB" w14:textId="77777777" w:rsidR="001F2A57" w:rsidRDefault="001F2A57" w:rsidP="001F2A57">
      <w:pPr>
        <w:jc w:val="both"/>
        <w:rPr>
          <w:sz w:val="24"/>
          <w:szCs w:val="24"/>
        </w:rPr>
      </w:pPr>
    </w:p>
    <w:p w14:paraId="1B392ADD" w14:textId="77777777" w:rsidR="001F2A57" w:rsidRDefault="001F2A57" w:rsidP="001F2A57">
      <w:pPr>
        <w:jc w:val="both"/>
        <w:rPr>
          <w:sz w:val="24"/>
          <w:szCs w:val="24"/>
        </w:rPr>
      </w:pPr>
    </w:p>
    <w:p w14:paraId="7B2E1029" w14:textId="77777777" w:rsidR="001F2A57" w:rsidRPr="00FE4A38" w:rsidRDefault="001F2A57" w:rsidP="001F2A57">
      <w:pPr>
        <w:jc w:val="center"/>
        <w:rPr>
          <w:rFonts w:asciiTheme="minorHAnsi" w:hAnsiTheme="minorHAnsi" w:cstheme="minorHAnsi"/>
          <w:b/>
          <w:i/>
          <w:sz w:val="24"/>
          <w:szCs w:val="24"/>
        </w:rPr>
      </w:pPr>
      <w:r w:rsidRPr="00FE4A38">
        <w:rPr>
          <w:rFonts w:asciiTheme="minorHAnsi" w:eastAsiaTheme="minorEastAsia" w:hAnsiTheme="minorHAnsi" w:cstheme="minorBidi"/>
          <w:b/>
          <w:bCs/>
          <w:i/>
          <w:iCs/>
          <w:sz w:val="24"/>
          <w:szCs w:val="24"/>
        </w:rPr>
        <w:t>Psalms 89:30-33 (HCSB)</w:t>
      </w:r>
    </w:p>
    <w:p w14:paraId="312EF7B8" w14:textId="77777777" w:rsidR="001F2A57" w:rsidRPr="0078643E" w:rsidRDefault="001F2A57" w:rsidP="001F2A57">
      <w:pPr>
        <w:pStyle w:val="line"/>
        <w:ind w:left="360"/>
        <w:jc w:val="center"/>
        <w:rPr>
          <w:rFonts w:asciiTheme="minorHAnsi" w:eastAsiaTheme="minorEastAsia" w:hAnsiTheme="minorHAnsi" w:cstheme="minorBidi"/>
          <w:b/>
          <w:bCs/>
          <w:i/>
          <w:iCs/>
        </w:rPr>
      </w:pPr>
      <w:r w:rsidRPr="00FE4A38">
        <w:rPr>
          <w:rStyle w:val="text"/>
          <w:rFonts w:asciiTheme="minorHAnsi" w:eastAsiaTheme="minorEastAsia" w:hAnsiTheme="minorHAnsi" w:cstheme="minorBidi"/>
          <w:b/>
          <w:i/>
          <w:iCs/>
        </w:rPr>
        <w:t>If his sons forsake My instruction</w:t>
      </w:r>
      <w:r w:rsidRPr="00FE4A38">
        <w:rPr>
          <w:rStyle w:val="text"/>
          <w:rFonts w:asciiTheme="minorHAnsi" w:eastAsiaTheme="minorEastAsia" w:hAnsiTheme="minorHAnsi" w:cstheme="minorBidi"/>
          <w:b/>
          <w:i/>
          <w:iCs/>
          <w:vertAlign w:val="superscript"/>
        </w:rPr>
        <w:t> </w:t>
      </w:r>
      <w:r w:rsidRPr="00FE4A38">
        <w:rPr>
          <w:rStyle w:val="text"/>
          <w:rFonts w:asciiTheme="minorHAnsi" w:eastAsiaTheme="minorEastAsia" w:hAnsiTheme="minorHAnsi" w:cstheme="minorBidi"/>
          <w:b/>
          <w:i/>
          <w:iCs/>
        </w:rPr>
        <w:t>if they dishonor My statutes then I will call their rebellion</w:t>
      </w:r>
      <w:r w:rsidRPr="00FE4A38">
        <w:rPr>
          <w:rFonts w:asciiTheme="minorHAnsi" w:eastAsiaTheme="minorEastAsia" w:hAnsiTheme="minorHAnsi" w:cstheme="minorBidi"/>
          <w:b/>
          <w:bCs/>
          <w:i/>
          <w:iCs/>
        </w:rPr>
        <w:t xml:space="preserve"> </w:t>
      </w:r>
      <w:r w:rsidRPr="00FE4A38">
        <w:rPr>
          <w:rStyle w:val="text"/>
          <w:rFonts w:asciiTheme="minorHAnsi" w:eastAsiaTheme="minorEastAsia" w:hAnsiTheme="minorHAnsi" w:cstheme="minorBidi"/>
          <w:b/>
          <w:i/>
          <w:iCs/>
        </w:rPr>
        <w:t xml:space="preserve">to account with the rod, their sin with blows. </w:t>
      </w:r>
      <w:r w:rsidRPr="00FE4A38">
        <w:rPr>
          <w:rStyle w:val="text"/>
          <w:rFonts w:asciiTheme="minorHAnsi" w:eastAsiaTheme="minorEastAsia" w:hAnsiTheme="minorHAnsi" w:cstheme="minorBidi"/>
          <w:b/>
          <w:i/>
          <w:iCs/>
          <w:vertAlign w:val="superscript"/>
        </w:rPr>
        <w:t> </w:t>
      </w:r>
      <w:r w:rsidRPr="00FE4A38">
        <w:rPr>
          <w:rStyle w:val="text"/>
          <w:rFonts w:asciiTheme="minorHAnsi" w:eastAsiaTheme="minorEastAsia" w:hAnsiTheme="minorHAnsi" w:cstheme="minorBidi"/>
          <w:b/>
          <w:i/>
          <w:iCs/>
        </w:rPr>
        <w:t>But I will not withdraw</w:t>
      </w:r>
      <w:r w:rsidRPr="00FE4A38">
        <w:rPr>
          <w:rFonts w:asciiTheme="minorHAnsi" w:eastAsiaTheme="minorEastAsia" w:hAnsiTheme="minorHAnsi" w:cstheme="minorBidi"/>
          <w:b/>
          <w:bCs/>
          <w:i/>
          <w:iCs/>
        </w:rPr>
        <w:t xml:space="preserve"> </w:t>
      </w:r>
      <w:r w:rsidRPr="00FE4A38">
        <w:rPr>
          <w:rStyle w:val="text"/>
          <w:rFonts w:asciiTheme="minorHAnsi" w:eastAsiaTheme="minorEastAsia" w:hAnsiTheme="minorHAnsi" w:cstheme="minorBidi"/>
          <w:b/>
          <w:i/>
          <w:iCs/>
        </w:rPr>
        <w:t>My faithful love from him</w:t>
      </w:r>
      <w:r w:rsidRPr="00FE4A38">
        <w:rPr>
          <w:rFonts w:asciiTheme="minorHAnsi" w:eastAsiaTheme="minorEastAsia" w:hAnsiTheme="minorHAnsi" w:cstheme="minorBidi"/>
          <w:b/>
          <w:bCs/>
          <w:i/>
          <w:iCs/>
        </w:rPr>
        <w:t xml:space="preserve"> </w:t>
      </w:r>
      <w:r w:rsidRPr="00FE4A38">
        <w:rPr>
          <w:rStyle w:val="text"/>
          <w:rFonts w:asciiTheme="minorHAnsi" w:eastAsiaTheme="minorEastAsia" w:hAnsiTheme="minorHAnsi" w:cstheme="minorBidi"/>
          <w:b/>
          <w:i/>
          <w:iCs/>
        </w:rPr>
        <w:t>or betray My faithfulness.</w:t>
      </w:r>
    </w:p>
    <w:p w14:paraId="71E22D60" w14:textId="77777777" w:rsidR="001F2A57" w:rsidRPr="004A09B9" w:rsidRDefault="001F2A57" w:rsidP="00BD269D">
      <w:pPr>
        <w:pStyle w:val="ListParagraph"/>
        <w:numPr>
          <w:ilvl w:val="0"/>
          <w:numId w:val="94"/>
        </w:numPr>
        <w:jc w:val="both"/>
        <w:rPr>
          <w:rFonts w:asciiTheme="minorHAnsi" w:eastAsiaTheme="minorEastAsia" w:hAnsiTheme="minorHAnsi" w:cstheme="minorBidi"/>
          <w:b/>
          <w:bCs/>
          <w:sz w:val="28"/>
          <w:szCs w:val="28"/>
        </w:rPr>
      </w:pPr>
      <w:r w:rsidRPr="004A09B9">
        <w:rPr>
          <w:rFonts w:asciiTheme="minorHAnsi" w:eastAsiaTheme="minorEastAsia" w:hAnsiTheme="minorHAnsi" w:cstheme="minorBidi"/>
          <w:b/>
          <w:bCs/>
          <w:sz w:val="28"/>
          <w:szCs w:val="28"/>
        </w:rPr>
        <w:t xml:space="preserve">Do you often receive answers to your prayers as the fruit of your abiding in Christ Jesus? </w:t>
      </w:r>
    </w:p>
    <w:p w14:paraId="0CF3AC6C" w14:textId="77777777" w:rsidR="001F2A57" w:rsidRDefault="001F2A57" w:rsidP="001F2A57">
      <w:pPr>
        <w:ind w:firstLine="720"/>
        <w:jc w:val="both"/>
        <w:rPr>
          <w:sz w:val="24"/>
          <w:szCs w:val="24"/>
        </w:rPr>
      </w:pPr>
      <w:r w:rsidRPr="0062780E">
        <w:rPr>
          <w:rFonts w:asciiTheme="minorHAnsi" w:eastAsiaTheme="minorEastAsia" w:hAnsiTheme="minorHAnsi" w:cstheme="minorBidi"/>
          <w:bCs/>
          <w:sz w:val="24"/>
          <w:szCs w:val="24"/>
        </w:rPr>
        <w:t>Before</w:t>
      </w:r>
      <w:r>
        <w:rPr>
          <w:rFonts w:asciiTheme="minorHAnsi" w:eastAsiaTheme="minorEastAsia" w:hAnsiTheme="minorHAnsi" w:cstheme="minorBidi"/>
          <w:b/>
          <w:bCs/>
          <w:sz w:val="28"/>
          <w:szCs w:val="28"/>
        </w:rPr>
        <w:t xml:space="preserve"> </w:t>
      </w:r>
      <w:r w:rsidRPr="004A09B9">
        <w:rPr>
          <w:rFonts w:asciiTheme="minorHAnsi" w:eastAsiaTheme="minorEastAsia" w:hAnsiTheme="minorHAnsi" w:cstheme="minorBidi"/>
          <w:bCs/>
          <w:sz w:val="24"/>
          <w:szCs w:val="24"/>
        </w:rPr>
        <w:t>salvation</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according</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to</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Isaiah</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59</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and</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other</w:t>
      </w:r>
      <w:r>
        <w:rPr>
          <w:rFonts w:asciiTheme="minorHAnsi" w:eastAsiaTheme="minorEastAsia" w:hAnsiTheme="minorHAnsi" w:cstheme="minorBidi"/>
          <w:b/>
          <w:bCs/>
          <w:sz w:val="28"/>
          <w:szCs w:val="28"/>
        </w:rPr>
        <w:t xml:space="preserve"> </w:t>
      </w:r>
      <w:r w:rsidRPr="00594056">
        <w:rPr>
          <w:rFonts w:asciiTheme="minorHAnsi" w:eastAsiaTheme="minorEastAsia" w:hAnsiTheme="minorHAnsi" w:cstheme="minorBidi"/>
          <w:bCs/>
          <w:sz w:val="24"/>
          <w:szCs w:val="24"/>
        </w:rPr>
        <w:t>passages</w:t>
      </w:r>
      <w:r>
        <w:rPr>
          <w:rFonts w:asciiTheme="minorHAnsi" w:eastAsiaTheme="minorEastAsia" w:hAnsiTheme="minorHAnsi" w:cstheme="minorBidi"/>
          <w:b/>
          <w:bCs/>
          <w:sz w:val="28"/>
          <w:szCs w:val="28"/>
        </w:rPr>
        <w:t xml:space="preserve">, </w:t>
      </w:r>
      <w:r>
        <w:rPr>
          <w:rFonts w:asciiTheme="minorHAnsi" w:eastAsiaTheme="minorEastAsia" w:hAnsiTheme="minorHAnsi" w:cstheme="minorBidi"/>
          <w:bCs/>
          <w:sz w:val="24"/>
          <w:szCs w:val="24"/>
        </w:rPr>
        <w:t xml:space="preserve">God does not hear the prayers of those who are separated from Him. It is quite the contrary for those who are in Christ. In the following passages, you will find ample evidence that answered prayer is a clear sign of salvation. </w:t>
      </w:r>
      <w:r w:rsidRPr="5897EC05">
        <w:rPr>
          <w:sz w:val="24"/>
          <w:szCs w:val="24"/>
        </w:rPr>
        <w:t>(Isaiah 59:1-3; Ephesians 3:12; John 14:11-17, 15: 7-8, 16; Matthew 7:7-12)</w:t>
      </w:r>
    </w:p>
    <w:p w14:paraId="7B2A581D" w14:textId="77777777" w:rsidR="001F2A57" w:rsidRPr="00E44806" w:rsidRDefault="001F2A57" w:rsidP="001F2A57">
      <w:pPr>
        <w:jc w:val="center"/>
        <w:rPr>
          <w:rFonts w:cstheme="minorHAnsi"/>
          <w:b/>
          <w:i/>
          <w:sz w:val="24"/>
          <w:szCs w:val="24"/>
        </w:rPr>
      </w:pPr>
      <w:r w:rsidRPr="5897EC05">
        <w:rPr>
          <w:rFonts w:asciiTheme="minorHAnsi" w:eastAsiaTheme="minorEastAsia" w:hAnsiTheme="minorHAnsi" w:cstheme="minorBidi"/>
          <w:b/>
          <w:bCs/>
          <w:i/>
          <w:iCs/>
          <w:sz w:val="24"/>
          <w:szCs w:val="24"/>
        </w:rPr>
        <w:t>1 John 5:13-15 (HSCB)</w:t>
      </w:r>
    </w:p>
    <w:p w14:paraId="2283492C" w14:textId="77777777" w:rsidR="001F2A57" w:rsidRDefault="001F2A57" w:rsidP="001F2A57">
      <w:pPr>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I have written these things to you who believe in the name of the Son of God, so that you may know that you have eternal life.</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Now this is the confidence we have before Him: Whenever we ask anything according to His will, He hears us.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And if we know that He hears whatever we ask, we know that we have what we have asked Him for.</w:t>
      </w:r>
    </w:p>
    <w:p w14:paraId="219AE18C" w14:textId="77777777" w:rsidR="001F2A57" w:rsidRDefault="001F2A57" w:rsidP="001F2A57">
      <w:pPr>
        <w:jc w:val="center"/>
        <w:rPr>
          <w:rFonts w:cstheme="minorHAnsi"/>
          <w:b/>
          <w:i/>
          <w:sz w:val="24"/>
          <w:szCs w:val="24"/>
        </w:rPr>
      </w:pPr>
    </w:p>
    <w:p w14:paraId="4DCB730D" w14:textId="77777777" w:rsidR="001F2A57" w:rsidRDefault="001F2A57" w:rsidP="001F2A57">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1109A699" w14:textId="77777777" w:rsidR="001F2A57" w:rsidRPr="00EA7669" w:rsidRDefault="001F2A57" w:rsidP="001F2A57">
      <w:pPr>
        <w:pStyle w:val="ListParagraph"/>
        <w:ind w:left="0"/>
        <w:rPr>
          <w:b/>
          <w:sz w:val="28"/>
          <w:szCs w:val="28"/>
        </w:rPr>
      </w:pPr>
    </w:p>
    <w:p w14:paraId="3A48EC23" w14:textId="77777777" w:rsidR="001F2A57" w:rsidRDefault="001F2A57" w:rsidP="00BD269D">
      <w:pPr>
        <w:pStyle w:val="ListParagraph"/>
        <w:numPr>
          <w:ilvl w:val="0"/>
          <w:numId w:val="81"/>
        </w:numPr>
        <w:rPr>
          <w:sz w:val="24"/>
          <w:szCs w:val="24"/>
        </w:rPr>
      </w:pPr>
      <w:r w:rsidRPr="00062531">
        <w:rPr>
          <w:sz w:val="24"/>
          <w:szCs w:val="24"/>
        </w:rPr>
        <w:t>1 Corinthians 6:9-11; Titus 3:3-11; 1 John 1:5-6; 10; 2:3-11; 29, 3:6-1; 13-24</w:t>
      </w:r>
    </w:p>
    <w:p w14:paraId="1A97C92B" w14:textId="77777777" w:rsidR="001F2A57" w:rsidRDefault="001F2A57" w:rsidP="001F2A57">
      <w:pPr>
        <w:spacing w:after="160" w:line="259" w:lineRule="auto"/>
        <w:rPr>
          <w:rFonts w:asciiTheme="minorHAnsi" w:eastAsiaTheme="minorEastAsia" w:hAnsiTheme="minorHAnsi" w:cstheme="minorBidi"/>
          <w:b/>
          <w:bCs/>
          <w:sz w:val="32"/>
          <w:szCs w:val="28"/>
        </w:rPr>
      </w:pPr>
      <w:r>
        <w:br w:type="page"/>
      </w:r>
    </w:p>
    <w:p w14:paraId="4C0D30EA" w14:textId="77777777" w:rsidR="001F2A57" w:rsidRDefault="001F2A57" w:rsidP="001F2A57">
      <w:pPr>
        <w:pStyle w:val="Heading2"/>
      </w:pPr>
      <w:bookmarkStart w:id="33" w:name="_Toc443817422"/>
      <w:r w:rsidRPr="5897EC05">
        <w:t xml:space="preserve">DISCUSSION QUESTIONS: </w:t>
      </w:r>
      <w:r>
        <w:t>Let’s talk about it.</w:t>
      </w:r>
      <w:bookmarkEnd w:id="33"/>
    </w:p>
    <w:p w14:paraId="311A66FD" w14:textId="77777777" w:rsidR="001F2A57" w:rsidRPr="002A558E" w:rsidRDefault="001F2A57" w:rsidP="001F2A57"/>
    <w:p w14:paraId="5CEDB38D" w14:textId="77777777" w:rsidR="001F2A57" w:rsidRDefault="001F2A57" w:rsidP="001F2A57">
      <w:pPr>
        <w:pStyle w:val="ListParagraph"/>
        <w:numPr>
          <w:ilvl w:val="0"/>
          <w:numId w:val="39"/>
        </w:numPr>
        <w:rPr>
          <w:sz w:val="24"/>
          <w:szCs w:val="24"/>
        </w:rPr>
      </w:pPr>
      <w:r w:rsidRPr="5897EC05">
        <w:rPr>
          <w:sz w:val="24"/>
          <w:szCs w:val="24"/>
        </w:rPr>
        <w:t>Have you ever examined your life to see if you are in the faith? (2 Cor. 13:5-6)</w:t>
      </w:r>
      <w:r>
        <w:rPr>
          <w:sz w:val="24"/>
          <w:szCs w:val="24"/>
        </w:rPr>
        <w:t xml:space="preserve"> ________</w:t>
      </w:r>
    </w:p>
    <w:p w14:paraId="260E188B" w14:textId="77777777" w:rsidR="001F2A57" w:rsidRPr="002756CD" w:rsidRDefault="001F2A57" w:rsidP="001F2A57">
      <w:pPr>
        <w:pStyle w:val="ListParagraph"/>
        <w:numPr>
          <w:ilvl w:val="0"/>
          <w:numId w:val="39"/>
        </w:numPr>
        <w:rPr>
          <w:sz w:val="24"/>
          <w:szCs w:val="24"/>
        </w:rPr>
      </w:pPr>
      <w:r>
        <w:rPr>
          <w:sz w:val="24"/>
          <w:szCs w:val="24"/>
        </w:rPr>
        <w:t xml:space="preserve">Describe the differences Christ has made in your life. </w:t>
      </w:r>
      <w:r w:rsidRPr="5897EC05">
        <w:rPr>
          <w:sz w:val="24"/>
          <w:szCs w:val="24"/>
        </w:rPr>
        <w:t xml:space="preserve"> (1 John 3:13-24)</w:t>
      </w:r>
      <w:r>
        <w:rPr>
          <w:sz w:val="24"/>
          <w:szCs w:val="24"/>
        </w:rPr>
        <w:t xml:space="preserve"> ________________________________________________________________________ </w:t>
      </w:r>
    </w:p>
    <w:p w14:paraId="05D04AB1" w14:textId="77777777" w:rsidR="001F2A57" w:rsidRDefault="001F2A57" w:rsidP="001F2A57">
      <w:pPr>
        <w:pStyle w:val="ListParagraph"/>
        <w:numPr>
          <w:ilvl w:val="0"/>
          <w:numId w:val="39"/>
        </w:numPr>
        <w:rPr>
          <w:sz w:val="24"/>
          <w:szCs w:val="24"/>
        </w:rPr>
      </w:pPr>
      <w:r w:rsidRPr="5897EC05">
        <w:rPr>
          <w:sz w:val="24"/>
          <w:szCs w:val="24"/>
        </w:rPr>
        <w:t>If you are in the medical field, what are the universal Signs of life?</w:t>
      </w:r>
      <w:r>
        <w:rPr>
          <w:sz w:val="24"/>
          <w:szCs w:val="24"/>
        </w:rPr>
        <w:t xml:space="preserve"> ________________________________________________________________________</w:t>
      </w:r>
    </w:p>
    <w:p w14:paraId="22CE12A3" w14:textId="77777777" w:rsidR="001F2A57" w:rsidRDefault="001F2A57" w:rsidP="001F2A57">
      <w:pPr>
        <w:pStyle w:val="ListParagraph"/>
        <w:numPr>
          <w:ilvl w:val="0"/>
          <w:numId w:val="39"/>
        </w:numPr>
        <w:rPr>
          <w:sz w:val="24"/>
          <w:szCs w:val="24"/>
        </w:rPr>
      </w:pPr>
      <w:r w:rsidRPr="00626C17">
        <w:rPr>
          <w:sz w:val="24"/>
          <w:szCs w:val="24"/>
        </w:rPr>
        <w:t>Read Paul’s personal testimony. (1 Timothy 1:12-17) Can you relate in any way to his story? __________________________________________________________________</w:t>
      </w:r>
      <w:r>
        <w:rPr>
          <w:sz w:val="24"/>
          <w:szCs w:val="24"/>
        </w:rPr>
        <w:t xml:space="preserve"> </w:t>
      </w:r>
    </w:p>
    <w:p w14:paraId="56ADC2BE" w14:textId="77777777" w:rsidR="001F2A57" w:rsidRPr="00626C17" w:rsidRDefault="001F2A57" w:rsidP="001F2A57">
      <w:pPr>
        <w:pStyle w:val="ListParagraph"/>
        <w:numPr>
          <w:ilvl w:val="0"/>
          <w:numId w:val="39"/>
        </w:numPr>
        <w:rPr>
          <w:sz w:val="24"/>
          <w:szCs w:val="24"/>
        </w:rPr>
      </w:pPr>
      <w:r w:rsidRPr="00626C17">
        <w:rPr>
          <w:sz w:val="24"/>
          <w:szCs w:val="24"/>
        </w:rPr>
        <w:t xml:space="preserve"> Do you have anyone with whom you have entrusted your personal testimony? </w:t>
      </w:r>
      <w:r>
        <w:rPr>
          <w:sz w:val="24"/>
          <w:szCs w:val="24"/>
        </w:rPr>
        <w:t>_______</w:t>
      </w:r>
    </w:p>
    <w:p w14:paraId="6314D075" w14:textId="77777777" w:rsidR="001F2A57" w:rsidRDefault="001F2A57" w:rsidP="001F2A57">
      <w:pPr>
        <w:pStyle w:val="ListParagraph"/>
        <w:numPr>
          <w:ilvl w:val="0"/>
          <w:numId w:val="39"/>
        </w:numPr>
        <w:rPr>
          <w:sz w:val="24"/>
          <w:szCs w:val="24"/>
        </w:rPr>
      </w:pPr>
      <w:r w:rsidRPr="5897EC05">
        <w:rPr>
          <w:sz w:val="24"/>
          <w:szCs w:val="24"/>
        </w:rPr>
        <w:t>When is the last time you shared your story of grace?</w:t>
      </w:r>
      <w:r>
        <w:rPr>
          <w:sz w:val="24"/>
          <w:szCs w:val="24"/>
        </w:rPr>
        <w:t xml:space="preserve"> ___________________</w:t>
      </w:r>
      <w:r w:rsidRPr="5897EC05">
        <w:rPr>
          <w:sz w:val="24"/>
          <w:szCs w:val="24"/>
        </w:rPr>
        <w:t xml:space="preserve"> Your small group is a good place to practice if you have never told your story.</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8E05C0" w14:textId="77777777" w:rsidR="001F2A57" w:rsidRPr="00DD0AD6" w:rsidRDefault="001F2A57" w:rsidP="001F2A57">
      <w:pPr>
        <w:pStyle w:val="ListParagraph"/>
        <w:numPr>
          <w:ilvl w:val="0"/>
          <w:numId w:val="39"/>
        </w:numPr>
        <w:rPr>
          <w:sz w:val="24"/>
          <w:szCs w:val="24"/>
        </w:rPr>
      </w:pPr>
      <w:r>
        <w:rPr>
          <w:sz w:val="24"/>
          <w:szCs w:val="24"/>
        </w:rPr>
        <w:t xml:space="preserve">Read Romans 8:31-39. </w:t>
      </w:r>
      <w:r w:rsidRPr="5897EC05">
        <w:rPr>
          <w:sz w:val="24"/>
          <w:szCs w:val="24"/>
        </w:rPr>
        <w:t>From the</w:t>
      </w:r>
      <w:r>
        <w:rPr>
          <w:sz w:val="24"/>
          <w:szCs w:val="24"/>
        </w:rPr>
        <w:t>se</w:t>
      </w:r>
      <w:r w:rsidRPr="5897EC05">
        <w:rPr>
          <w:sz w:val="24"/>
          <w:szCs w:val="24"/>
        </w:rPr>
        <w:t xml:space="preserve"> passage</w:t>
      </w:r>
      <w:r>
        <w:rPr>
          <w:sz w:val="24"/>
          <w:szCs w:val="24"/>
        </w:rPr>
        <w:t>s</w:t>
      </w:r>
      <w:r w:rsidRPr="5897EC05">
        <w:rPr>
          <w:sz w:val="24"/>
          <w:szCs w:val="24"/>
        </w:rPr>
        <w:t>, once we are place</w:t>
      </w:r>
      <w:r>
        <w:rPr>
          <w:sz w:val="24"/>
          <w:szCs w:val="24"/>
        </w:rPr>
        <w:t>d</w:t>
      </w:r>
      <w:r w:rsidRPr="5897EC05">
        <w:rPr>
          <w:sz w:val="24"/>
          <w:szCs w:val="24"/>
        </w:rPr>
        <w:t xml:space="preserve"> in Christ, what are the specific things that can never separate us from the love of God?</w:t>
      </w:r>
      <w:r>
        <w:rPr>
          <w:sz w:val="24"/>
          <w:szCs w:val="24"/>
        </w:rPr>
        <w:t xml:space="preserve"> ___________________  _______________________________________________________________________</w:t>
      </w:r>
    </w:p>
    <w:p w14:paraId="537F6A25" w14:textId="77777777" w:rsidR="001F2A57" w:rsidRDefault="001F2A57" w:rsidP="001F2A57">
      <w:pPr>
        <w:pStyle w:val="ListParagraph"/>
        <w:numPr>
          <w:ilvl w:val="0"/>
          <w:numId w:val="39"/>
        </w:numPr>
        <w:rPr>
          <w:sz w:val="24"/>
          <w:szCs w:val="24"/>
        </w:rPr>
      </w:pPr>
      <w:r w:rsidRPr="5897EC05">
        <w:rPr>
          <w:sz w:val="24"/>
          <w:szCs w:val="24"/>
        </w:rPr>
        <w:t xml:space="preserve">If you were put on trial for being a Christian, </w:t>
      </w:r>
      <w:r>
        <w:rPr>
          <w:sz w:val="24"/>
          <w:szCs w:val="24"/>
        </w:rPr>
        <w:t xml:space="preserve">do you think that </w:t>
      </w:r>
      <w:r w:rsidRPr="5897EC05">
        <w:rPr>
          <w:sz w:val="24"/>
          <w:szCs w:val="24"/>
        </w:rPr>
        <w:t xml:space="preserve">there </w:t>
      </w:r>
      <w:r>
        <w:rPr>
          <w:sz w:val="24"/>
          <w:szCs w:val="24"/>
        </w:rPr>
        <w:t xml:space="preserve">would </w:t>
      </w:r>
      <w:r w:rsidRPr="5897EC05">
        <w:rPr>
          <w:sz w:val="24"/>
          <w:szCs w:val="24"/>
        </w:rPr>
        <w:t>be enough evidence to convict you?</w:t>
      </w:r>
      <w:r>
        <w:rPr>
          <w:sz w:val="24"/>
          <w:szCs w:val="24"/>
        </w:rPr>
        <w:t xml:space="preserve"> ________________________________________________________________________</w:t>
      </w:r>
    </w:p>
    <w:p w14:paraId="5A17EDA6" w14:textId="77777777" w:rsidR="001F2A57" w:rsidRPr="006A7F56" w:rsidRDefault="001F2A57" w:rsidP="001F2A57">
      <w:pPr>
        <w:pStyle w:val="ListParagraph"/>
        <w:numPr>
          <w:ilvl w:val="0"/>
          <w:numId w:val="39"/>
        </w:numPr>
        <w:spacing w:after="0"/>
        <w:jc w:val="both"/>
        <w:rPr>
          <w:rFonts w:cstheme="minorHAnsi"/>
          <w:sz w:val="24"/>
          <w:szCs w:val="24"/>
        </w:rPr>
      </w:pPr>
      <w:r>
        <w:rPr>
          <w:rFonts w:cstheme="minorHAnsi"/>
          <w:sz w:val="24"/>
          <w:szCs w:val="24"/>
        </w:rPr>
        <w:t xml:space="preserve">Can you honestly say that you are </w:t>
      </w:r>
      <w:r w:rsidRPr="006A7F56">
        <w:rPr>
          <w:rFonts w:cstheme="minorHAnsi"/>
          <w:sz w:val="24"/>
          <w:szCs w:val="24"/>
        </w:rPr>
        <w:t xml:space="preserve">quick to obey God </w:t>
      </w:r>
      <w:r>
        <w:rPr>
          <w:rFonts w:cstheme="minorHAnsi"/>
          <w:sz w:val="24"/>
          <w:szCs w:val="24"/>
        </w:rPr>
        <w:t>when</w:t>
      </w:r>
      <w:r w:rsidRPr="006A7F56">
        <w:rPr>
          <w:rFonts w:cstheme="minorHAnsi"/>
          <w:sz w:val="24"/>
          <w:szCs w:val="24"/>
        </w:rPr>
        <w:t xml:space="preserve"> He reveals actions </w:t>
      </w:r>
      <w:r>
        <w:rPr>
          <w:rFonts w:cstheme="minorHAnsi"/>
          <w:sz w:val="24"/>
          <w:szCs w:val="24"/>
        </w:rPr>
        <w:t xml:space="preserve">that </w:t>
      </w:r>
      <w:r w:rsidRPr="006A7F56">
        <w:rPr>
          <w:rFonts w:cstheme="minorHAnsi"/>
          <w:sz w:val="24"/>
          <w:szCs w:val="24"/>
        </w:rPr>
        <w:t xml:space="preserve">He wants </w:t>
      </w:r>
      <w:r>
        <w:rPr>
          <w:rFonts w:cstheme="minorHAnsi"/>
          <w:sz w:val="24"/>
          <w:szCs w:val="24"/>
        </w:rPr>
        <w:t xml:space="preserve">you </w:t>
      </w:r>
      <w:r w:rsidRPr="006A7F56">
        <w:rPr>
          <w:rFonts w:cstheme="minorHAnsi"/>
          <w:sz w:val="24"/>
          <w:szCs w:val="24"/>
        </w:rPr>
        <w:t>to take</w:t>
      </w:r>
      <w:r>
        <w:rPr>
          <w:rFonts w:cstheme="minorHAnsi"/>
          <w:sz w:val="24"/>
          <w:szCs w:val="24"/>
        </w:rPr>
        <w:t>?</w:t>
      </w:r>
      <w:r w:rsidRPr="006A7F56">
        <w:rPr>
          <w:rFonts w:cstheme="minorHAnsi"/>
          <w:sz w:val="24"/>
          <w:szCs w:val="24"/>
        </w:rPr>
        <w:t xml:space="preserve"> </w:t>
      </w:r>
      <w:r>
        <w:rPr>
          <w:rFonts w:cstheme="minorHAnsi"/>
          <w:sz w:val="24"/>
          <w:szCs w:val="24"/>
        </w:rPr>
        <w:t>Or do you</w:t>
      </w:r>
      <w:r w:rsidRPr="006A7F56">
        <w:rPr>
          <w:rFonts w:cstheme="minorHAnsi"/>
          <w:sz w:val="24"/>
          <w:szCs w:val="24"/>
        </w:rPr>
        <w:t xml:space="preserve"> require complete understanding before </w:t>
      </w:r>
      <w:r>
        <w:rPr>
          <w:rFonts w:cstheme="minorHAnsi"/>
          <w:sz w:val="24"/>
          <w:szCs w:val="24"/>
        </w:rPr>
        <w:t>stepping</w:t>
      </w:r>
      <w:r w:rsidRPr="006A7F56">
        <w:rPr>
          <w:rFonts w:cstheme="minorHAnsi"/>
          <w:sz w:val="24"/>
          <w:szCs w:val="24"/>
        </w:rPr>
        <w:t xml:space="preserve"> out in faith and obedience</w:t>
      </w:r>
      <w:r>
        <w:rPr>
          <w:rFonts w:cstheme="minorHAnsi"/>
          <w:sz w:val="24"/>
          <w:szCs w:val="24"/>
        </w:rPr>
        <w:t>? ___________________________________________________________</w:t>
      </w:r>
    </w:p>
    <w:p w14:paraId="6304DBD5" w14:textId="77777777" w:rsidR="001F2A57" w:rsidRPr="006A7F56" w:rsidRDefault="001F2A57" w:rsidP="001F2A57">
      <w:pPr>
        <w:pStyle w:val="ListParagraph"/>
        <w:numPr>
          <w:ilvl w:val="0"/>
          <w:numId w:val="39"/>
        </w:numPr>
        <w:spacing w:after="0"/>
        <w:jc w:val="both"/>
        <w:rPr>
          <w:rFonts w:cstheme="minorHAnsi"/>
          <w:sz w:val="24"/>
          <w:szCs w:val="24"/>
        </w:rPr>
      </w:pPr>
      <w:r>
        <w:rPr>
          <w:rFonts w:cstheme="minorHAnsi"/>
          <w:sz w:val="24"/>
          <w:szCs w:val="24"/>
        </w:rPr>
        <w:t xml:space="preserve">Do you struggle to surrender to the will of God when </w:t>
      </w:r>
      <w:r w:rsidRPr="006A7F56">
        <w:rPr>
          <w:rFonts w:cstheme="minorHAnsi"/>
          <w:sz w:val="24"/>
          <w:szCs w:val="24"/>
        </w:rPr>
        <w:t xml:space="preserve">it costs </w:t>
      </w:r>
      <w:r>
        <w:rPr>
          <w:rFonts w:cstheme="minorHAnsi"/>
          <w:sz w:val="24"/>
          <w:szCs w:val="24"/>
        </w:rPr>
        <w:t>you</w:t>
      </w:r>
      <w:r w:rsidRPr="006A7F56">
        <w:rPr>
          <w:rFonts w:cstheme="minorHAnsi"/>
          <w:sz w:val="24"/>
          <w:szCs w:val="24"/>
        </w:rPr>
        <w:t>: time, mon</w:t>
      </w:r>
      <w:r>
        <w:rPr>
          <w:rFonts w:cstheme="minorHAnsi"/>
          <w:sz w:val="24"/>
          <w:szCs w:val="24"/>
        </w:rPr>
        <w:t xml:space="preserve">ey, relationships, reputation or </w:t>
      </w:r>
      <w:r w:rsidRPr="006A7F56">
        <w:rPr>
          <w:rFonts w:cstheme="minorHAnsi"/>
          <w:sz w:val="24"/>
          <w:szCs w:val="24"/>
        </w:rPr>
        <w:t>convenience</w:t>
      </w:r>
      <w:r>
        <w:rPr>
          <w:rFonts w:cstheme="minorHAnsi"/>
          <w:sz w:val="24"/>
          <w:szCs w:val="24"/>
        </w:rPr>
        <w:t>? ______________________________________</w:t>
      </w:r>
    </w:p>
    <w:p w14:paraId="4C72751C" w14:textId="77777777" w:rsidR="001F2A57" w:rsidRDefault="001F2A57" w:rsidP="001F2A57">
      <w:pPr>
        <w:pStyle w:val="ListParagraph"/>
        <w:rPr>
          <w:sz w:val="24"/>
          <w:szCs w:val="24"/>
        </w:rPr>
      </w:pPr>
    </w:p>
    <w:p w14:paraId="5E03A13D" w14:textId="77777777" w:rsidR="001F2A57" w:rsidRDefault="001F2A57" w:rsidP="001F2A57">
      <w:pPr>
        <w:pStyle w:val="ListParagraph"/>
        <w:ind w:left="0"/>
        <w:jc w:val="center"/>
        <w:rPr>
          <w:b/>
          <w:bCs/>
          <w:sz w:val="28"/>
          <w:szCs w:val="28"/>
        </w:rPr>
      </w:pPr>
    </w:p>
    <w:p w14:paraId="4C4D9AD8" w14:textId="77777777" w:rsidR="001F2A57" w:rsidRDefault="001F2A57" w:rsidP="001F2A57">
      <w:pPr>
        <w:pStyle w:val="ListParagraph"/>
        <w:ind w:left="0"/>
        <w:jc w:val="center"/>
        <w:rPr>
          <w:b/>
          <w:bCs/>
          <w:sz w:val="28"/>
          <w:szCs w:val="28"/>
        </w:rPr>
      </w:pPr>
    </w:p>
    <w:p w14:paraId="583A29B5" w14:textId="77777777" w:rsidR="001F2A57" w:rsidRDefault="001F2A57" w:rsidP="001F2A57">
      <w:pPr>
        <w:pStyle w:val="ListParagraph"/>
        <w:ind w:left="0"/>
        <w:jc w:val="center"/>
        <w:rPr>
          <w:b/>
          <w:bCs/>
          <w:sz w:val="28"/>
          <w:szCs w:val="28"/>
        </w:rPr>
      </w:pPr>
    </w:p>
    <w:p w14:paraId="4A5EEB68" w14:textId="77777777" w:rsidR="001F2A57" w:rsidRDefault="001F2A57" w:rsidP="001F2A57">
      <w:pPr>
        <w:pStyle w:val="ListParagraph"/>
        <w:ind w:left="0"/>
        <w:jc w:val="center"/>
        <w:outlineLvl w:val="1"/>
        <w:rPr>
          <w:b/>
          <w:bCs/>
          <w:sz w:val="28"/>
          <w:szCs w:val="28"/>
        </w:rPr>
      </w:pPr>
      <w:bookmarkStart w:id="34" w:name="_Toc443817423"/>
      <w:r w:rsidRPr="5897EC05">
        <w:rPr>
          <w:b/>
          <w:bCs/>
          <w:sz w:val="28"/>
          <w:szCs w:val="28"/>
        </w:rPr>
        <w:t>Think On These Things</w:t>
      </w:r>
      <w:bookmarkEnd w:id="34"/>
    </w:p>
    <w:p w14:paraId="3679C8C7"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79184585" w14:textId="77777777" w:rsidR="001F2A57" w:rsidRDefault="001F2A57" w:rsidP="001F2A57">
      <w:pPr>
        <w:ind w:left="540"/>
        <w:jc w:val="both"/>
        <w:rPr>
          <w:sz w:val="24"/>
          <w:szCs w:val="24"/>
        </w:rPr>
      </w:pPr>
    </w:p>
    <w:p w14:paraId="332FE73E" w14:textId="77777777" w:rsidR="001F2A57" w:rsidRDefault="001F2A57" w:rsidP="001F2A57">
      <w:pPr>
        <w:pStyle w:val="Heading2"/>
      </w:pPr>
      <w:bookmarkStart w:id="35" w:name="_Toc443817424"/>
      <w:r>
        <w:t>Memory Verse</w:t>
      </w:r>
      <w:bookmarkEnd w:id="35"/>
      <w:r>
        <w:t>s</w:t>
      </w:r>
    </w:p>
    <w:p w14:paraId="4FC70CF7" w14:textId="77777777" w:rsidR="001F2A57" w:rsidRPr="00C66B23" w:rsidRDefault="001F2A57" w:rsidP="001F2A57">
      <w:pPr>
        <w:jc w:val="center"/>
        <w:rPr>
          <w:rFonts w:cstheme="minorHAnsi"/>
          <w:b/>
          <w:i/>
          <w:sz w:val="24"/>
          <w:szCs w:val="24"/>
        </w:rPr>
      </w:pPr>
      <w:r w:rsidRPr="5897EC05">
        <w:rPr>
          <w:rFonts w:asciiTheme="minorHAnsi" w:eastAsiaTheme="minorEastAsia" w:hAnsiTheme="minorHAnsi" w:cstheme="minorBidi"/>
          <w:b/>
          <w:bCs/>
          <w:i/>
          <w:iCs/>
          <w:sz w:val="24"/>
          <w:szCs w:val="24"/>
        </w:rPr>
        <w:t>1 John 5:13-15 (HSCB)</w:t>
      </w:r>
    </w:p>
    <w:p w14:paraId="22493899" w14:textId="77777777" w:rsidR="001F2A57" w:rsidRDefault="001F2A57" w:rsidP="001F2A57">
      <w:pPr>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I have written these things to you who believe in the name of the Son of God; so that you may know that you have eternal life.</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Now this is the confidence we have before Him: Whenever we ask anything according to His will, He hears us. </w:t>
      </w:r>
      <w:r w:rsidRPr="5897EC05">
        <w:rPr>
          <w:rFonts w:asciiTheme="minorHAnsi" w:eastAsiaTheme="minorEastAsia" w:hAnsiTheme="minorHAnsi" w:cstheme="minorBidi"/>
          <w:b/>
          <w:bCs/>
          <w:i/>
          <w:iCs/>
          <w:sz w:val="24"/>
          <w:szCs w:val="24"/>
          <w:vertAlign w:val="superscript"/>
        </w:rPr>
        <w:t>15 </w:t>
      </w:r>
      <w:r w:rsidRPr="5897EC05">
        <w:rPr>
          <w:rFonts w:asciiTheme="minorHAnsi" w:eastAsiaTheme="minorEastAsia" w:hAnsiTheme="minorHAnsi" w:cstheme="minorBidi"/>
          <w:b/>
          <w:bCs/>
          <w:i/>
          <w:iCs/>
          <w:sz w:val="24"/>
          <w:szCs w:val="24"/>
        </w:rPr>
        <w:t>And if we know that He hears whatever we ask, we know that we have what we have asked Him for.</w:t>
      </w:r>
    </w:p>
    <w:p w14:paraId="6E0D0964" w14:textId="77777777" w:rsidR="001F2A57" w:rsidRDefault="001F2A57" w:rsidP="001F2A57">
      <w:pPr>
        <w:jc w:val="center"/>
        <w:rPr>
          <w:rFonts w:asciiTheme="minorHAnsi" w:eastAsiaTheme="minorEastAsia" w:hAnsiTheme="minorHAnsi" w:cstheme="minorBidi"/>
          <w:b/>
          <w:bCs/>
          <w:i/>
          <w:iCs/>
          <w:sz w:val="24"/>
          <w:szCs w:val="24"/>
        </w:rPr>
      </w:pPr>
    </w:p>
    <w:p w14:paraId="052E29EF" w14:textId="77777777" w:rsidR="001F2A57" w:rsidRDefault="001F2A57" w:rsidP="001F2A57">
      <w:pPr>
        <w:jc w:val="center"/>
        <w:rPr>
          <w:rFonts w:asciiTheme="minorHAnsi" w:eastAsiaTheme="minorEastAsia" w:hAnsiTheme="minorHAnsi" w:cstheme="minorBidi"/>
          <w:b/>
          <w:bCs/>
          <w:i/>
          <w:iCs/>
          <w:sz w:val="24"/>
          <w:szCs w:val="24"/>
        </w:rPr>
      </w:pPr>
    </w:p>
    <w:p w14:paraId="570B58D1" w14:textId="77777777" w:rsidR="001F2A57" w:rsidRDefault="001F2A57" w:rsidP="001F2A57">
      <w:pPr>
        <w:jc w:val="center"/>
        <w:rPr>
          <w:rFonts w:asciiTheme="minorHAnsi" w:eastAsiaTheme="minorEastAsia" w:hAnsiTheme="minorHAnsi" w:cstheme="minorBidi"/>
          <w:b/>
          <w:bCs/>
          <w:i/>
          <w:iCs/>
          <w:sz w:val="24"/>
          <w:szCs w:val="24"/>
        </w:rPr>
      </w:pPr>
    </w:p>
    <w:p w14:paraId="695B1D18" w14:textId="77777777" w:rsidR="001F2A57" w:rsidRDefault="001F2A57" w:rsidP="001F2A57">
      <w:pPr>
        <w:jc w:val="center"/>
        <w:rPr>
          <w:rFonts w:asciiTheme="minorHAnsi" w:eastAsiaTheme="minorEastAsia" w:hAnsiTheme="minorHAnsi" w:cstheme="minorBidi"/>
          <w:b/>
          <w:bCs/>
          <w:i/>
          <w:iCs/>
          <w:sz w:val="24"/>
          <w:szCs w:val="24"/>
        </w:rPr>
      </w:pPr>
    </w:p>
    <w:p w14:paraId="67781362" w14:textId="77777777" w:rsidR="001F2A57" w:rsidRDefault="001F2A57" w:rsidP="001F2A57">
      <w:pPr>
        <w:jc w:val="center"/>
        <w:rPr>
          <w:rFonts w:asciiTheme="minorHAnsi" w:eastAsiaTheme="minorEastAsia" w:hAnsiTheme="minorHAnsi" w:cstheme="minorBidi"/>
          <w:b/>
          <w:bCs/>
          <w:i/>
          <w:iCs/>
          <w:sz w:val="24"/>
          <w:szCs w:val="24"/>
        </w:rPr>
      </w:pPr>
    </w:p>
    <w:p w14:paraId="048C8580" w14:textId="77777777" w:rsidR="001F2A57" w:rsidRDefault="001F2A57" w:rsidP="001F2A57">
      <w:pPr>
        <w:jc w:val="center"/>
        <w:rPr>
          <w:rFonts w:asciiTheme="minorHAnsi" w:eastAsiaTheme="minorEastAsia" w:hAnsiTheme="minorHAnsi" w:cstheme="minorBidi"/>
          <w:b/>
          <w:bCs/>
          <w:i/>
          <w:iCs/>
          <w:sz w:val="24"/>
          <w:szCs w:val="24"/>
        </w:rPr>
      </w:pPr>
    </w:p>
    <w:p w14:paraId="1DEA2C62" w14:textId="77777777" w:rsidR="001F2A57" w:rsidRDefault="001F2A57" w:rsidP="001F2A57">
      <w:pPr>
        <w:jc w:val="center"/>
        <w:rPr>
          <w:rFonts w:asciiTheme="minorHAnsi" w:eastAsiaTheme="minorEastAsia" w:hAnsiTheme="minorHAnsi" w:cstheme="minorBidi"/>
          <w:b/>
          <w:bCs/>
          <w:i/>
          <w:iCs/>
          <w:sz w:val="24"/>
          <w:szCs w:val="24"/>
        </w:rPr>
      </w:pPr>
    </w:p>
    <w:p w14:paraId="3BB57DE0" w14:textId="77777777" w:rsidR="001F2A57" w:rsidRDefault="001F2A57" w:rsidP="001F2A57">
      <w:pPr>
        <w:spacing w:after="160" w:line="259" w:lineRule="auto"/>
        <w:rPr>
          <w:rFonts w:ascii="Symbol" w:hAnsi="Symbol" w:cstheme="minorHAnsi"/>
          <w:sz w:val="72"/>
          <w:szCs w:val="72"/>
          <w:highlight w:val="lightGray"/>
        </w:rPr>
      </w:pPr>
      <w:r>
        <w:rPr>
          <w:rFonts w:ascii="Symbol" w:hAnsi="Symbol" w:cstheme="minorHAnsi"/>
          <w:sz w:val="72"/>
          <w:szCs w:val="72"/>
          <w:highlight w:val="lightGray"/>
        </w:rPr>
        <w:br w:type="page"/>
      </w:r>
    </w:p>
    <w:p w14:paraId="0B6F834D" w14:textId="77777777" w:rsidR="001F2A57" w:rsidRPr="000C55BF" w:rsidRDefault="001F2A57" w:rsidP="001F2A57">
      <w:pPr>
        <w:jc w:val="center"/>
        <w:rPr>
          <w:b/>
          <w:i/>
          <w:sz w:val="24"/>
          <w:szCs w:val="24"/>
        </w:rPr>
      </w:pPr>
    </w:p>
    <w:p w14:paraId="3598BC7C" w14:textId="77777777" w:rsidR="001F2A57" w:rsidRPr="006E03E0" w:rsidRDefault="001F2A57" w:rsidP="001F2A57">
      <w:pPr>
        <w:jc w:val="center"/>
        <w:rPr>
          <w:rFonts w:cstheme="minorHAnsi"/>
          <w:b/>
          <w:sz w:val="32"/>
          <w:szCs w:val="32"/>
        </w:rPr>
      </w:pPr>
      <w:r w:rsidRPr="006E03E0">
        <w:rPr>
          <w:rFonts w:cstheme="minorHAnsi"/>
          <w:b/>
          <w:sz w:val="32"/>
          <w:szCs w:val="32"/>
        </w:rPr>
        <w:t>Chapter # 9</w:t>
      </w:r>
    </w:p>
    <w:p w14:paraId="3F83A83B" w14:textId="77777777" w:rsidR="001F2A57" w:rsidRPr="002D1AC3" w:rsidRDefault="001F2A57" w:rsidP="001F2A57">
      <w:pPr>
        <w:pStyle w:val="Heading1"/>
        <w:rPr>
          <w:rFonts w:cstheme="minorHAnsi"/>
        </w:rPr>
      </w:pPr>
      <w:bookmarkStart w:id="36" w:name="_Toc443817425"/>
      <w:r w:rsidRPr="002D1AC3">
        <w:t>The Good News is for All People</w:t>
      </w:r>
      <w:bookmarkEnd w:id="36"/>
    </w:p>
    <w:p w14:paraId="38D9A857" w14:textId="77777777" w:rsidR="001F2A57" w:rsidRPr="002D1AC3" w:rsidRDefault="001F2A57" w:rsidP="001F2A57">
      <w:pPr>
        <w:jc w:val="center"/>
      </w:pPr>
      <w:r>
        <w:rPr>
          <w:rFonts w:asciiTheme="minorHAnsi" w:hAnsiTheme="minorHAnsi" w:cs="Vijaya"/>
          <w:bCs/>
          <w:iCs/>
          <w:noProof/>
          <w:color w:val="C00000"/>
          <w:sz w:val="24"/>
          <w:szCs w:val="24"/>
        </w:rPr>
        <w:drawing>
          <wp:inline distT="0" distB="0" distL="0" distR="0" wp14:anchorId="6A9E8917" wp14:editId="5EFE209C">
            <wp:extent cx="818161" cy="3048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11BE155" w14:textId="77777777" w:rsidR="001F2A57" w:rsidRPr="006E03E0" w:rsidRDefault="001F2A57" w:rsidP="001F2A57">
      <w:pPr>
        <w:jc w:val="center"/>
        <w:rPr>
          <w:b/>
          <w:sz w:val="32"/>
          <w:szCs w:val="32"/>
        </w:rPr>
      </w:pPr>
      <w:r w:rsidRPr="006E03E0">
        <w:rPr>
          <w:b/>
          <w:sz w:val="32"/>
          <w:szCs w:val="32"/>
        </w:rPr>
        <w:t>Key Passage</w:t>
      </w:r>
    </w:p>
    <w:p w14:paraId="75A0378B" w14:textId="77777777" w:rsidR="001F2A57" w:rsidRPr="0062511E" w:rsidRDefault="001F2A57" w:rsidP="001F2A57">
      <w:pPr>
        <w:jc w:val="center"/>
        <w:rPr>
          <w:b/>
          <w:i/>
          <w:sz w:val="24"/>
          <w:szCs w:val="24"/>
        </w:rPr>
      </w:pPr>
      <w:r w:rsidRPr="5897EC05">
        <w:rPr>
          <w:b/>
          <w:bCs/>
          <w:i/>
          <w:iCs/>
          <w:sz w:val="24"/>
          <w:szCs w:val="24"/>
        </w:rPr>
        <w:t>Ephesians 1:13 (NASB)</w:t>
      </w:r>
    </w:p>
    <w:p w14:paraId="1E7FBC25" w14:textId="77777777" w:rsidR="001F2A57" w:rsidRDefault="001F2A57" w:rsidP="001F2A57">
      <w:pPr>
        <w:jc w:val="center"/>
        <w:rPr>
          <w:b/>
          <w:i/>
          <w:sz w:val="24"/>
          <w:szCs w:val="24"/>
        </w:rPr>
      </w:pPr>
      <w:r w:rsidRPr="5897EC05">
        <w:rPr>
          <w:b/>
          <w:bCs/>
          <w:i/>
          <w:iCs/>
          <w:sz w:val="24"/>
          <w:szCs w:val="24"/>
        </w:rPr>
        <w:t>In Him, you also, after listening to the message of truth, the gospel of your salvation- having also believed, you were sealed in Him with Holy Spirit of promise.</w:t>
      </w:r>
    </w:p>
    <w:p w14:paraId="2561999B" w14:textId="77777777" w:rsidR="001F2A57" w:rsidRDefault="001F2A57" w:rsidP="001F2A57">
      <w:pPr>
        <w:jc w:val="center"/>
        <w:rPr>
          <w:b/>
          <w:bCs/>
          <w:sz w:val="28"/>
          <w:szCs w:val="28"/>
        </w:rPr>
      </w:pPr>
      <w:r w:rsidRPr="5897EC05">
        <w:rPr>
          <w:b/>
          <w:bCs/>
          <w:sz w:val="28"/>
          <w:szCs w:val="28"/>
        </w:rPr>
        <w:t>Introduction</w:t>
      </w:r>
    </w:p>
    <w:p w14:paraId="2C4E91B2" w14:textId="77777777" w:rsidR="001F2A57" w:rsidRPr="008802CA" w:rsidRDefault="001F2A57" w:rsidP="001F2A57">
      <w:pPr>
        <w:ind w:firstLine="720"/>
        <w:jc w:val="both"/>
        <w:rPr>
          <w:bCs/>
          <w:sz w:val="24"/>
          <w:szCs w:val="24"/>
        </w:rPr>
      </w:pPr>
      <w:r w:rsidRPr="008802CA">
        <w:rPr>
          <w:bCs/>
          <w:sz w:val="24"/>
          <w:szCs w:val="24"/>
        </w:rPr>
        <w:t xml:space="preserve">We live in </w:t>
      </w:r>
      <w:r>
        <w:rPr>
          <w:bCs/>
          <w:sz w:val="24"/>
          <w:szCs w:val="24"/>
        </w:rPr>
        <w:t>a world that is replete with tragedy</w:t>
      </w:r>
      <w:r w:rsidRPr="008802CA">
        <w:rPr>
          <w:bCs/>
          <w:sz w:val="24"/>
          <w:szCs w:val="24"/>
        </w:rPr>
        <w:t>, do we not?</w:t>
      </w:r>
      <w:r>
        <w:rPr>
          <w:bCs/>
          <w:sz w:val="24"/>
          <w:szCs w:val="24"/>
        </w:rPr>
        <w:t xml:space="preserve"> And thanks to the internet and social media, we have access to twenty-four-hour a day streaming of all the bad news our weary minds can handle. If you want to be sad and depressed, just turn on the news. For instance, just today here in “God blessed America” we are reeling from yet another senseless mass shooting that left fourteen dead and even more injured. In Managua, Nicaragua, a volcano that has been quiet for 100 years exploded with fire, ash and smoke. Not only did the earth quake, but the hearts of people did also. (These are my spiritual family, and so what affects them, also affects me.) All of this is in addition to the news that my pastor lost his mother today. Yesterday, we received the very sad news that a 3-year-old girl we were fervently praying for, died and went to be with Jesus. Our hearts break when we hear bad news. Even though I seldom watch the news, there is just no escaping it. I have a question for you: Why is it that bad news spreads faster that good news? Couldn’t we all use some good news? Well, you’ll be glad to know, that is precisely what this lesson is all about!</w:t>
      </w:r>
    </w:p>
    <w:p w14:paraId="5D3830F4" w14:textId="77777777" w:rsidR="001F2A57" w:rsidRDefault="001F2A57" w:rsidP="001F2A57">
      <w:pPr>
        <w:spacing w:after="160" w:line="259" w:lineRule="auto"/>
        <w:rPr>
          <w:b/>
          <w:sz w:val="28"/>
          <w:szCs w:val="28"/>
        </w:rPr>
      </w:pPr>
      <w:r>
        <w:rPr>
          <w:b/>
          <w:sz w:val="28"/>
          <w:szCs w:val="28"/>
        </w:rPr>
        <w:br w:type="page"/>
      </w:r>
    </w:p>
    <w:p w14:paraId="4FBAF1EE" w14:textId="77777777" w:rsidR="001F2A57" w:rsidRDefault="001F2A57" w:rsidP="001F2A57">
      <w:pPr>
        <w:jc w:val="center"/>
        <w:rPr>
          <w:b/>
          <w:sz w:val="28"/>
          <w:szCs w:val="28"/>
        </w:rPr>
      </w:pPr>
      <w:r w:rsidRPr="00FE240B">
        <w:rPr>
          <w:b/>
          <w:sz w:val="28"/>
          <w:szCs w:val="28"/>
        </w:rPr>
        <w:t>What is the Gospel?</w:t>
      </w:r>
    </w:p>
    <w:p w14:paraId="51E029E0" w14:textId="77777777" w:rsidR="001F2A57" w:rsidRDefault="001F2A57" w:rsidP="001F2A57">
      <w:pPr>
        <w:ind w:firstLine="720"/>
        <w:jc w:val="both"/>
        <w:rPr>
          <w:sz w:val="24"/>
          <w:szCs w:val="24"/>
        </w:rPr>
      </w:pPr>
      <w:r>
        <w:rPr>
          <w:rFonts w:asciiTheme="minorHAnsi" w:eastAsiaTheme="minorEastAsia" w:hAnsiTheme="minorHAnsi" w:cstheme="minorBidi"/>
          <w:sz w:val="24"/>
          <w:szCs w:val="24"/>
        </w:rPr>
        <w:t>If someone were to ask you to define the gospel, what would you say?</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W</w:t>
      </w:r>
      <w:r w:rsidRPr="5897EC05">
        <w:rPr>
          <w:rFonts w:asciiTheme="minorHAnsi" w:eastAsiaTheme="minorEastAsia" w:hAnsiTheme="minorHAnsi" w:cstheme="minorBidi"/>
          <w:sz w:val="24"/>
          <w:szCs w:val="24"/>
        </w:rPr>
        <w:t>hen pressed to give a definition</w:t>
      </w:r>
      <w:r>
        <w:rPr>
          <w:rFonts w:asciiTheme="minorHAnsi" w:eastAsiaTheme="minorEastAsia" w:hAnsiTheme="minorHAnsi" w:cstheme="minorBidi"/>
          <w:sz w:val="24"/>
          <w:szCs w:val="24"/>
        </w:rPr>
        <w:t>, most people</w:t>
      </w:r>
      <w:r w:rsidRPr="5897EC05">
        <w:rPr>
          <w:rFonts w:asciiTheme="minorHAnsi" w:eastAsiaTheme="minorEastAsia" w:hAnsiTheme="minorHAnsi" w:cstheme="minorBidi"/>
          <w:sz w:val="24"/>
          <w:szCs w:val="24"/>
        </w:rPr>
        <w:t xml:space="preserve"> will respond: “The gospel is the Bible</w:t>
      </w:r>
      <w:r>
        <w:rPr>
          <w:rFonts w:asciiTheme="minorHAnsi" w:eastAsiaTheme="minorEastAsia" w:hAnsiTheme="minorHAnsi" w:cstheme="minorBidi"/>
          <w:sz w:val="24"/>
          <w:szCs w:val="24"/>
        </w:rPr>
        <w:t>, or, “The gospel is the good news</w:t>
      </w:r>
      <w:r w:rsidRPr="5897EC05">
        <w:rPr>
          <w:rFonts w:asciiTheme="minorHAnsi" w:eastAsiaTheme="minorEastAsia" w:hAnsiTheme="minorHAnsi" w:cstheme="minorBidi"/>
          <w:sz w:val="24"/>
          <w:szCs w:val="24"/>
        </w:rPr>
        <w:t>.” In a very broad s</w:t>
      </w:r>
      <w:r>
        <w:rPr>
          <w:rFonts w:asciiTheme="minorHAnsi" w:eastAsiaTheme="minorEastAsia" w:hAnsiTheme="minorHAnsi" w:cstheme="minorBidi"/>
          <w:sz w:val="24"/>
          <w:szCs w:val="24"/>
        </w:rPr>
        <w:t>ense</w:t>
      </w:r>
      <w:r w:rsidRPr="5897EC05">
        <w:rPr>
          <w:rFonts w:asciiTheme="minorHAnsi" w:eastAsiaTheme="minorEastAsia" w:hAnsiTheme="minorHAnsi" w:cstheme="minorBidi"/>
          <w:sz w:val="24"/>
          <w:szCs w:val="24"/>
        </w:rPr>
        <w:t xml:space="preserve">, they would be correct. </w:t>
      </w:r>
      <w:r>
        <w:rPr>
          <w:rFonts w:asciiTheme="minorHAnsi" w:eastAsiaTheme="minorEastAsia" w:hAnsiTheme="minorHAnsi" w:cstheme="minorBidi"/>
          <w:sz w:val="24"/>
          <w:szCs w:val="24"/>
        </w:rPr>
        <w:t>You see,</w:t>
      </w:r>
      <w:r w:rsidRPr="5897EC05">
        <w:rPr>
          <w:rFonts w:asciiTheme="minorHAnsi" w:eastAsiaTheme="minorEastAsia" w:hAnsiTheme="minorHAnsi" w:cstheme="minorBidi"/>
          <w:sz w:val="24"/>
          <w:szCs w:val="24"/>
        </w:rPr>
        <w:t xml:space="preserve"> the Greek word for gospel </w:t>
      </w:r>
      <w:r>
        <w:rPr>
          <w:rFonts w:asciiTheme="minorHAnsi" w:eastAsiaTheme="minorEastAsia" w:hAnsiTheme="minorHAnsi" w:cstheme="minorBidi"/>
          <w:sz w:val="24"/>
          <w:szCs w:val="24"/>
        </w:rPr>
        <w:t>is e</w:t>
      </w:r>
      <w:r w:rsidRPr="5897EC05">
        <w:rPr>
          <w:rFonts w:asciiTheme="minorHAnsi" w:eastAsiaTheme="minorEastAsia" w:hAnsiTheme="minorHAnsi" w:cstheme="minorBidi"/>
          <w:sz w:val="24"/>
          <w:szCs w:val="24"/>
        </w:rPr>
        <w:t>uaggelion</w:t>
      </w:r>
      <w:r>
        <w:rPr>
          <w:rFonts w:asciiTheme="minorHAnsi" w:eastAsiaTheme="minorEastAsia" w:hAnsiTheme="minorHAnsi" w:cstheme="minorBidi"/>
          <w:sz w:val="24"/>
          <w:szCs w:val="24"/>
        </w:rPr>
        <w:t xml:space="preserve"> and it is defined as “the </w:t>
      </w:r>
      <w:r w:rsidRPr="5897EC05">
        <w:rPr>
          <w:rFonts w:asciiTheme="minorHAnsi" w:eastAsiaTheme="minorEastAsia" w:hAnsiTheme="minorHAnsi" w:cstheme="minorBidi"/>
          <w:sz w:val="24"/>
          <w:szCs w:val="24"/>
        </w:rPr>
        <w:t>good news.</w:t>
      </w:r>
      <w:r>
        <w:rPr>
          <w:rFonts w:asciiTheme="minorHAnsi" w:eastAsiaTheme="minorEastAsia" w:hAnsiTheme="minorHAnsi" w:cstheme="minorBidi"/>
          <w:sz w:val="24"/>
          <w:szCs w:val="24"/>
        </w:rPr>
        <w:t>” Euaggelizo</w:t>
      </w:r>
      <w:r w:rsidRPr="5897EC05">
        <w:rPr>
          <w:rFonts w:asciiTheme="minorHAnsi" w:eastAsiaTheme="minorEastAsia" w:hAnsiTheme="minorHAnsi" w:cstheme="minorBidi"/>
          <w:sz w:val="24"/>
          <w:szCs w:val="24"/>
        </w:rPr>
        <w:t xml:space="preserve"> is the Greek word for is someone who </w:t>
      </w:r>
      <w:r>
        <w:rPr>
          <w:rFonts w:asciiTheme="minorHAnsi" w:eastAsiaTheme="minorEastAsia" w:hAnsiTheme="minorHAnsi" w:cstheme="minorBidi"/>
          <w:sz w:val="24"/>
          <w:szCs w:val="24"/>
        </w:rPr>
        <w:t xml:space="preserve">heralds the </w:t>
      </w:r>
      <w:r w:rsidRPr="5897EC05">
        <w:rPr>
          <w:rFonts w:asciiTheme="minorHAnsi" w:eastAsiaTheme="minorEastAsia" w:hAnsiTheme="minorHAnsi" w:cstheme="minorBidi"/>
          <w:sz w:val="24"/>
          <w:szCs w:val="24"/>
        </w:rPr>
        <w:t>good news</w:t>
      </w:r>
      <w:r>
        <w:rPr>
          <w:rFonts w:asciiTheme="minorHAnsi" w:eastAsiaTheme="minorEastAsia" w:hAnsiTheme="minorHAnsi" w:cstheme="minorBidi"/>
          <w:sz w:val="24"/>
          <w:szCs w:val="24"/>
        </w:rPr>
        <w:t xml:space="preserve"> is an </w:t>
      </w:r>
      <w:r w:rsidRPr="5897EC05">
        <w:rPr>
          <w:rFonts w:asciiTheme="minorHAnsi" w:eastAsiaTheme="minorEastAsia" w:hAnsiTheme="minorHAnsi" w:cstheme="minorBidi"/>
          <w:sz w:val="24"/>
          <w:szCs w:val="24"/>
        </w:rPr>
        <w:t>evangelis</w:t>
      </w:r>
      <w:r>
        <w:rPr>
          <w:rFonts w:asciiTheme="minorHAnsi" w:eastAsiaTheme="minorEastAsia" w:hAnsiTheme="minorHAnsi" w:cstheme="minorBidi"/>
          <w:sz w:val="24"/>
          <w:szCs w:val="24"/>
        </w:rPr>
        <w:t>t</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w:t>
      </w:r>
      <w:r>
        <w:rPr>
          <w:sz w:val="24"/>
          <w:szCs w:val="24"/>
        </w:rPr>
        <w:t>Do you remember from the introduction the other name we might call someone who tells others about Jesus? (1 Corinthians 16:19) T</w:t>
      </w:r>
      <w:r w:rsidRPr="5897EC05">
        <w:rPr>
          <w:sz w:val="24"/>
          <w:szCs w:val="24"/>
        </w:rPr>
        <w:t xml:space="preserve">he first </w:t>
      </w:r>
      <w:r>
        <w:rPr>
          <w:sz w:val="24"/>
          <w:szCs w:val="24"/>
        </w:rPr>
        <w:t>ones to evangelize in</w:t>
      </w:r>
      <w:r w:rsidRPr="5897EC05">
        <w:rPr>
          <w:sz w:val="24"/>
          <w:szCs w:val="24"/>
        </w:rPr>
        <w:t xml:space="preserve"> Ephesus were Priscilla and Aquila.</w:t>
      </w:r>
      <w:r>
        <w:rPr>
          <w:sz w:val="24"/>
          <w:szCs w:val="24"/>
        </w:rPr>
        <w:t xml:space="preserve"> In fact, their home was the meeting place for the church.  </w:t>
      </w:r>
    </w:p>
    <w:p w14:paraId="1FB35E3A" w14:textId="77777777" w:rsidR="001F2A57" w:rsidRDefault="001F2A57" w:rsidP="001F2A57">
      <w:pPr>
        <w:ind w:firstLine="720"/>
        <w:jc w:val="both"/>
        <w:rPr>
          <w:sz w:val="24"/>
          <w:szCs w:val="24"/>
        </w:rPr>
      </w:pPr>
      <w:r>
        <w:rPr>
          <w:sz w:val="24"/>
          <w:szCs w:val="24"/>
        </w:rPr>
        <w:t>The impact</w:t>
      </w:r>
      <w:r w:rsidRPr="5897EC05">
        <w:rPr>
          <w:sz w:val="24"/>
          <w:szCs w:val="24"/>
        </w:rPr>
        <w:t xml:space="preserve"> </w:t>
      </w:r>
      <w:r>
        <w:rPr>
          <w:sz w:val="24"/>
          <w:szCs w:val="24"/>
        </w:rPr>
        <w:t>of the good news on this pagan society was so radical, that t</w:t>
      </w:r>
      <w:r w:rsidRPr="5897EC05">
        <w:rPr>
          <w:sz w:val="24"/>
          <w:szCs w:val="24"/>
        </w:rPr>
        <w:t xml:space="preserve">he sinners </w:t>
      </w:r>
      <w:r>
        <w:rPr>
          <w:sz w:val="24"/>
          <w:szCs w:val="24"/>
        </w:rPr>
        <w:t>in</w:t>
      </w:r>
      <w:r w:rsidRPr="5897EC05">
        <w:rPr>
          <w:sz w:val="24"/>
          <w:szCs w:val="24"/>
        </w:rPr>
        <w:t xml:space="preserve"> Ephesus became </w:t>
      </w:r>
      <w:r>
        <w:rPr>
          <w:sz w:val="24"/>
          <w:szCs w:val="24"/>
        </w:rPr>
        <w:t>saints. And while Pricilla and Aquila first brought the gospel, they were by no means the last to do so.</w:t>
      </w:r>
      <w:r w:rsidRPr="5897EC05">
        <w:rPr>
          <w:sz w:val="24"/>
          <w:szCs w:val="24"/>
        </w:rPr>
        <w:t xml:space="preserve"> </w:t>
      </w:r>
      <w:r>
        <w:rPr>
          <w:sz w:val="24"/>
          <w:szCs w:val="24"/>
        </w:rPr>
        <w:t>According to tradition, the apostle John and Mary, the mother of Jesus,</w:t>
      </w:r>
      <w:r w:rsidRPr="5897EC05">
        <w:rPr>
          <w:sz w:val="24"/>
          <w:szCs w:val="24"/>
        </w:rPr>
        <w:t xml:space="preserve"> watered the gospel seeds that </w:t>
      </w:r>
      <w:r>
        <w:rPr>
          <w:sz w:val="24"/>
          <w:szCs w:val="24"/>
        </w:rPr>
        <w:t>others had sown</w:t>
      </w:r>
      <w:r w:rsidRPr="5897EC05">
        <w:rPr>
          <w:sz w:val="24"/>
          <w:szCs w:val="24"/>
        </w:rPr>
        <w:t xml:space="preserve">. </w:t>
      </w:r>
      <w:r>
        <w:rPr>
          <w:sz w:val="24"/>
          <w:szCs w:val="24"/>
        </w:rPr>
        <w:t>Regardless of</w:t>
      </w:r>
      <w:r w:rsidRPr="5897EC05">
        <w:rPr>
          <w:sz w:val="24"/>
          <w:szCs w:val="24"/>
        </w:rPr>
        <w:t xml:space="preserve"> who plants the gospel</w:t>
      </w:r>
      <w:r>
        <w:rPr>
          <w:sz w:val="24"/>
          <w:szCs w:val="24"/>
        </w:rPr>
        <w:t>, or</w:t>
      </w:r>
      <w:r w:rsidRPr="5897EC05">
        <w:rPr>
          <w:sz w:val="24"/>
          <w:szCs w:val="24"/>
        </w:rPr>
        <w:t xml:space="preserve"> who may water it, as Paul said to the Corinthians, “It is God who brings the increase.” (1 Corinthians 2:5-7)</w:t>
      </w:r>
    </w:p>
    <w:p w14:paraId="3F32A778" w14:textId="77777777" w:rsidR="001F2A57" w:rsidRDefault="001F2A57" w:rsidP="001F2A57">
      <w:pPr>
        <w:pStyle w:val="ListParagraph"/>
        <w:ind w:left="0" w:firstLine="720"/>
        <w:jc w:val="both"/>
        <w:rPr>
          <w:sz w:val="24"/>
          <w:szCs w:val="24"/>
        </w:rPr>
      </w:pPr>
      <w:r>
        <w:rPr>
          <w:rFonts w:asciiTheme="minorHAnsi" w:eastAsiaTheme="minorEastAsia" w:hAnsiTheme="minorHAnsi" w:cstheme="minorBidi"/>
          <w:sz w:val="24"/>
          <w:szCs w:val="24"/>
        </w:rPr>
        <w:t xml:space="preserve">The majority of my life I have attended church on a weekly basis, and therefore you would think I could easily define the gospel. Obviously I’m a slow learner, because that was not always the case.  Oh, I knew that the gospel means the good news, and I could quote a few passages from heart - like Ephesians 2:6-10. However, it was just a few years ago while listening to a message, a question popped into my mind – “What is the gospel?” And that’s when it dawned on me: I really didn’t know.  I was further perplexed when I asked a youth pastor if he could give me a passage that would summarize the gospel, and the question seemed to stump him also. I left without an answer.  Thankfully, it is written in Luke 11:9, “Seek and you will find,” and when I did, the Lord led me to 1 Corinthians 15:1-9. Unlike the saints in Ephesus who had been thoroughly discipled by Paul and others, I was not discipled until I had been a Christian for almost twenty years! Undoubtedly, the Ephesians were the recipients of every truth that Paul wrote to the other churches. A prime example is the letter he addressed to the saints at Corinth. He was in Ephesus when he wrote the following. </w:t>
      </w:r>
      <w:r w:rsidRPr="5897EC05">
        <w:rPr>
          <w:sz w:val="24"/>
          <w:szCs w:val="24"/>
        </w:rPr>
        <w:t xml:space="preserve"> </w:t>
      </w:r>
    </w:p>
    <w:p w14:paraId="154F7C9D" w14:textId="77777777" w:rsidR="001F2A57" w:rsidRPr="00C13DEA" w:rsidRDefault="001F2A57" w:rsidP="001F2A57">
      <w:pPr>
        <w:pStyle w:val="ListParagraph"/>
        <w:ind w:left="0" w:firstLine="720"/>
        <w:jc w:val="both"/>
        <w:rPr>
          <w:sz w:val="24"/>
          <w:szCs w:val="24"/>
        </w:rPr>
      </w:pPr>
    </w:p>
    <w:p w14:paraId="256C5A98" w14:textId="77777777" w:rsidR="001F2A57" w:rsidRPr="00C13DEA" w:rsidRDefault="001F2A57" w:rsidP="001F2A57">
      <w:pPr>
        <w:pStyle w:val="ListParagraph"/>
        <w:ind w:left="0"/>
        <w:jc w:val="center"/>
        <w:rPr>
          <w:b/>
          <w:i/>
          <w:sz w:val="24"/>
          <w:szCs w:val="24"/>
        </w:rPr>
      </w:pPr>
      <w:r w:rsidRPr="5897EC05">
        <w:rPr>
          <w:sz w:val="24"/>
          <w:szCs w:val="24"/>
        </w:rPr>
        <w:t xml:space="preserve"> </w:t>
      </w:r>
      <w:r w:rsidRPr="5897EC05">
        <w:rPr>
          <w:b/>
          <w:bCs/>
          <w:i/>
          <w:iCs/>
          <w:sz w:val="24"/>
          <w:szCs w:val="24"/>
        </w:rPr>
        <w:t>1 Corinthians 15:1-6 (HCSB)</w:t>
      </w:r>
    </w:p>
    <w:p w14:paraId="48DC3E9A" w14:textId="77777777" w:rsidR="001F2A57" w:rsidRDefault="001F2A57" w:rsidP="001F2A57">
      <w:pPr>
        <w:pStyle w:val="ListParagraph"/>
        <w:ind w:left="0"/>
        <w:jc w:val="center"/>
        <w:rPr>
          <w:b/>
          <w:bCs/>
          <w:i/>
          <w:iCs/>
          <w:sz w:val="24"/>
          <w:szCs w:val="24"/>
        </w:rPr>
      </w:pPr>
      <w:r w:rsidRPr="5897EC05">
        <w:rPr>
          <w:b/>
          <w:bCs/>
          <w:i/>
          <w:iCs/>
          <w:sz w:val="24"/>
          <w:szCs w:val="24"/>
        </w:rPr>
        <w:t xml:space="preserve">“Now brothers, I want to clarify for you </w:t>
      </w:r>
      <w:r w:rsidRPr="5897EC05">
        <w:rPr>
          <w:b/>
          <w:bCs/>
          <w:i/>
          <w:iCs/>
          <w:sz w:val="24"/>
          <w:szCs w:val="24"/>
          <w:u w:val="single"/>
        </w:rPr>
        <w:t>the</w:t>
      </w:r>
      <w:r w:rsidRPr="5897EC05">
        <w:rPr>
          <w:b/>
          <w:bCs/>
          <w:i/>
          <w:iCs/>
          <w:sz w:val="24"/>
          <w:szCs w:val="24"/>
        </w:rPr>
        <w:t xml:space="preserve"> </w:t>
      </w:r>
      <w:r w:rsidRPr="5897EC05">
        <w:rPr>
          <w:b/>
          <w:bCs/>
          <w:i/>
          <w:iCs/>
          <w:sz w:val="24"/>
          <w:szCs w:val="24"/>
          <w:u w:val="single"/>
        </w:rPr>
        <w:t>gospel</w:t>
      </w:r>
      <w:r w:rsidRPr="5897EC05">
        <w:rPr>
          <w:b/>
          <w:bCs/>
          <w:i/>
          <w:iCs/>
          <w:sz w:val="24"/>
          <w:szCs w:val="24"/>
        </w:rPr>
        <w:t xml:space="preserve"> I proclaimed to you; </w:t>
      </w:r>
      <w:r w:rsidRPr="5897EC05">
        <w:rPr>
          <w:b/>
          <w:bCs/>
          <w:i/>
          <w:iCs/>
          <w:sz w:val="24"/>
          <w:szCs w:val="24"/>
          <w:u w:val="single"/>
        </w:rPr>
        <w:t>you</w:t>
      </w:r>
      <w:r w:rsidRPr="5897EC05">
        <w:rPr>
          <w:b/>
          <w:bCs/>
          <w:i/>
          <w:iCs/>
          <w:sz w:val="24"/>
          <w:szCs w:val="24"/>
        </w:rPr>
        <w:t xml:space="preserve"> </w:t>
      </w:r>
      <w:r w:rsidRPr="5897EC05">
        <w:rPr>
          <w:b/>
          <w:bCs/>
          <w:i/>
          <w:iCs/>
          <w:sz w:val="24"/>
          <w:szCs w:val="24"/>
          <w:u w:val="single"/>
        </w:rPr>
        <w:t>received</w:t>
      </w:r>
      <w:r w:rsidRPr="5897EC05">
        <w:rPr>
          <w:b/>
          <w:bCs/>
          <w:i/>
          <w:iCs/>
          <w:sz w:val="24"/>
          <w:szCs w:val="24"/>
        </w:rPr>
        <w:t xml:space="preserve"> it and have taken your stand on it. </w:t>
      </w:r>
      <w:r w:rsidRPr="5897EC05">
        <w:rPr>
          <w:b/>
          <w:bCs/>
          <w:i/>
          <w:iCs/>
          <w:sz w:val="24"/>
          <w:szCs w:val="24"/>
          <w:u w:val="single"/>
        </w:rPr>
        <w:t>You</w:t>
      </w:r>
      <w:r w:rsidRPr="5897EC05">
        <w:rPr>
          <w:b/>
          <w:bCs/>
          <w:i/>
          <w:iCs/>
          <w:sz w:val="24"/>
          <w:szCs w:val="24"/>
        </w:rPr>
        <w:t xml:space="preserve"> are also </w:t>
      </w:r>
      <w:r w:rsidRPr="5897EC05">
        <w:rPr>
          <w:b/>
          <w:bCs/>
          <w:i/>
          <w:iCs/>
          <w:sz w:val="24"/>
          <w:szCs w:val="24"/>
          <w:u w:val="single"/>
        </w:rPr>
        <w:t>saved</w:t>
      </w:r>
      <w:r w:rsidRPr="5897EC05">
        <w:rPr>
          <w:b/>
          <w:bCs/>
          <w:i/>
          <w:iCs/>
          <w:sz w:val="24"/>
          <w:szCs w:val="24"/>
        </w:rPr>
        <w:t xml:space="preserve"> </w:t>
      </w:r>
      <w:r w:rsidRPr="5897EC05">
        <w:rPr>
          <w:b/>
          <w:bCs/>
          <w:i/>
          <w:iCs/>
          <w:sz w:val="24"/>
          <w:szCs w:val="24"/>
          <w:u w:val="single"/>
        </w:rPr>
        <w:t>by</w:t>
      </w:r>
      <w:r w:rsidRPr="5897EC05">
        <w:rPr>
          <w:b/>
          <w:bCs/>
          <w:i/>
          <w:iCs/>
          <w:sz w:val="24"/>
          <w:szCs w:val="24"/>
        </w:rPr>
        <w:t xml:space="preserve"> </w:t>
      </w:r>
      <w:r w:rsidRPr="5897EC05">
        <w:rPr>
          <w:b/>
          <w:bCs/>
          <w:i/>
          <w:iCs/>
          <w:sz w:val="24"/>
          <w:szCs w:val="24"/>
          <w:u w:val="single"/>
        </w:rPr>
        <w:t>it</w:t>
      </w:r>
      <w:r w:rsidRPr="5897EC05">
        <w:rPr>
          <w:b/>
          <w:bCs/>
          <w:i/>
          <w:iCs/>
          <w:sz w:val="24"/>
          <w:szCs w:val="24"/>
        </w:rPr>
        <w:t>, if you hold to the message I proclaimed to you, unless you believed in vain. For I passed on to you as most important what I also received: that Christ died for our sins according to the scriptures, that he was buried, that he was raised on the third day according to the Scriptures, and that He appeared to Peter, then to the twelve.”</w:t>
      </w:r>
      <w:r>
        <w:rPr>
          <w:b/>
          <w:bCs/>
          <w:i/>
          <w:iCs/>
          <w:sz w:val="24"/>
          <w:szCs w:val="24"/>
        </w:rPr>
        <w:t xml:space="preserve"> (emphasis mine)</w:t>
      </w:r>
    </w:p>
    <w:p w14:paraId="445A7B6D" w14:textId="77777777" w:rsidR="001F2A57" w:rsidRPr="00C13DEA" w:rsidRDefault="001F2A57" w:rsidP="001F2A57">
      <w:pPr>
        <w:pStyle w:val="ListParagraph"/>
        <w:ind w:left="0"/>
        <w:jc w:val="center"/>
        <w:rPr>
          <w:b/>
          <w:i/>
          <w:sz w:val="24"/>
          <w:szCs w:val="24"/>
        </w:rPr>
      </w:pPr>
    </w:p>
    <w:p w14:paraId="5E3DEA80" w14:textId="77777777" w:rsidR="001F2A57" w:rsidRDefault="001F2A57" w:rsidP="001F2A57">
      <w:pPr>
        <w:spacing w:after="160" w:line="259" w:lineRule="auto"/>
        <w:jc w:val="center"/>
        <w:rPr>
          <w:b/>
          <w:sz w:val="28"/>
          <w:szCs w:val="28"/>
        </w:rPr>
      </w:pPr>
      <w:r>
        <w:rPr>
          <w:b/>
          <w:bCs/>
          <w:sz w:val="28"/>
          <w:szCs w:val="28"/>
        </w:rPr>
        <w:br w:type="page"/>
      </w:r>
      <w:r w:rsidRPr="5897EC05">
        <w:rPr>
          <w:b/>
          <w:bCs/>
          <w:sz w:val="28"/>
          <w:szCs w:val="28"/>
        </w:rPr>
        <w:t>Gospel Parables</w:t>
      </w:r>
    </w:p>
    <w:p w14:paraId="085A0B8B" w14:textId="77777777" w:rsidR="001F2A57" w:rsidRDefault="001F2A57" w:rsidP="001F2A57">
      <w:pPr>
        <w:pStyle w:val="ListParagraph"/>
        <w:ind w:left="0" w:firstLine="720"/>
        <w:jc w:val="both"/>
        <w:rPr>
          <w:sz w:val="24"/>
          <w:szCs w:val="24"/>
        </w:rPr>
      </w:pPr>
      <w:r>
        <w:rPr>
          <w:sz w:val="24"/>
          <w:szCs w:val="24"/>
        </w:rPr>
        <w:t>Did you know that about sixty percent of the world’s population are oral learners? That is to say, they either can’t read or write, or they have no written language. So how can you preach the gospel in a way that they can understand? You communicate with them the way Jesus did: by using gospel stories. Jesus had an innate ability to seize teachable moments and use</w:t>
      </w:r>
      <w:r w:rsidRPr="5897EC05">
        <w:rPr>
          <w:sz w:val="24"/>
          <w:szCs w:val="24"/>
        </w:rPr>
        <w:t xml:space="preserve"> earthy </w:t>
      </w:r>
      <w:r>
        <w:rPr>
          <w:sz w:val="24"/>
          <w:szCs w:val="24"/>
        </w:rPr>
        <w:t xml:space="preserve">things in parables </w:t>
      </w:r>
      <w:r w:rsidRPr="5897EC05">
        <w:rPr>
          <w:sz w:val="24"/>
          <w:szCs w:val="24"/>
        </w:rPr>
        <w:t xml:space="preserve">to </w:t>
      </w:r>
      <w:r>
        <w:rPr>
          <w:sz w:val="24"/>
          <w:szCs w:val="24"/>
        </w:rPr>
        <w:t>communicate</w:t>
      </w:r>
      <w:r w:rsidRPr="5897EC05">
        <w:rPr>
          <w:sz w:val="24"/>
          <w:szCs w:val="24"/>
        </w:rPr>
        <w:t xml:space="preserve"> spiritual truths</w:t>
      </w:r>
      <w:r>
        <w:rPr>
          <w:sz w:val="24"/>
          <w:szCs w:val="24"/>
        </w:rPr>
        <w:t>. Each of His parables are chock-full of gospel principles. In this lesson, we’ll</w:t>
      </w:r>
      <w:r w:rsidRPr="5897EC05">
        <w:rPr>
          <w:sz w:val="24"/>
          <w:szCs w:val="24"/>
        </w:rPr>
        <w:t xml:space="preserve"> </w:t>
      </w:r>
      <w:r>
        <w:rPr>
          <w:sz w:val="24"/>
          <w:szCs w:val="24"/>
        </w:rPr>
        <w:t>follow the Master’s example and mine the gospel messages found within a few of His parables. Let’s start with The Parable of the Pearl of Great Worth.</w:t>
      </w:r>
    </w:p>
    <w:p w14:paraId="01797B36" w14:textId="77777777" w:rsidR="001F2A57" w:rsidRPr="002D1AC3" w:rsidRDefault="001F2A57" w:rsidP="001F2A57">
      <w:pPr>
        <w:jc w:val="center"/>
        <w:rPr>
          <w:rStyle w:val="passage-display-version"/>
          <w:rFonts w:asciiTheme="minorHAnsi" w:hAnsiTheme="minorHAnsi" w:cs="Helvetica"/>
          <w:b/>
          <w:bCs/>
          <w:i/>
          <w:color w:val="000000"/>
          <w:sz w:val="24"/>
          <w:szCs w:val="24"/>
        </w:rPr>
      </w:pPr>
      <w:r w:rsidRPr="002D1AC3">
        <w:rPr>
          <w:rStyle w:val="passage-display-bcv"/>
          <w:rFonts w:asciiTheme="minorHAnsi" w:eastAsiaTheme="minorEastAsia" w:hAnsiTheme="minorHAnsi" w:cstheme="minorBidi"/>
          <w:b/>
          <w:i/>
          <w:iCs/>
          <w:color w:val="000000" w:themeColor="text1"/>
          <w:sz w:val="24"/>
          <w:szCs w:val="24"/>
        </w:rPr>
        <w:t xml:space="preserve">Matthew 13:44-46 </w:t>
      </w:r>
      <w:r w:rsidRPr="002D1AC3">
        <w:rPr>
          <w:rStyle w:val="passage-display-version"/>
          <w:rFonts w:asciiTheme="minorHAnsi" w:eastAsiaTheme="minorEastAsia" w:hAnsiTheme="minorHAnsi" w:cstheme="minorBidi"/>
          <w:b/>
          <w:i/>
          <w:iCs/>
          <w:color w:val="000000" w:themeColor="text1"/>
          <w:sz w:val="24"/>
          <w:szCs w:val="24"/>
        </w:rPr>
        <w:t>(NIV)</w:t>
      </w:r>
    </w:p>
    <w:p w14:paraId="2C78846F" w14:textId="77777777" w:rsidR="001F2A57" w:rsidRPr="002D1AC3" w:rsidRDefault="001F2A57" w:rsidP="001F2A57">
      <w:pPr>
        <w:jc w:val="center"/>
        <w:rPr>
          <w:rFonts w:asciiTheme="minorHAnsi" w:hAnsiTheme="minorHAnsi" w:cs="Helvetica"/>
          <w:b/>
          <w:bCs/>
          <w:i/>
          <w:color w:val="000000"/>
          <w:sz w:val="24"/>
          <w:szCs w:val="24"/>
        </w:rPr>
      </w:pPr>
      <w:r w:rsidRPr="002D1AC3">
        <w:rPr>
          <w:rStyle w:val="woj"/>
          <w:rFonts w:asciiTheme="minorHAnsi" w:eastAsiaTheme="minorEastAsia" w:hAnsiTheme="minorHAnsi" w:cstheme="minorBidi"/>
          <w:b/>
          <w:i/>
          <w:iCs/>
          <w:color w:val="000000" w:themeColor="text1"/>
          <w:sz w:val="24"/>
          <w:szCs w:val="24"/>
        </w:rPr>
        <w:t>“The kingdom of heaven is like</w:t>
      </w:r>
      <w:r w:rsidRPr="002D1AC3">
        <w:rPr>
          <w:rStyle w:val="apple-converted-space"/>
          <w:rFonts w:asciiTheme="minorHAnsi" w:eastAsiaTheme="minorEastAsia" w:hAnsiTheme="minorHAnsi" w:cstheme="minorBidi"/>
          <w:b/>
          <w:i/>
          <w:iCs/>
          <w:color w:val="000000" w:themeColor="text1"/>
          <w:sz w:val="24"/>
          <w:szCs w:val="24"/>
        </w:rPr>
        <w:t> </w:t>
      </w:r>
      <w:r w:rsidRPr="002D1AC3">
        <w:rPr>
          <w:rStyle w:val="woj"/>
          <w:rFonts w:asciiTheme="minorHAnsi" w:eastAsiaTheme="minorEastAsia" w:hAnsiTheme="minorHAnsi" w:cstheme="minorBidi"/>
          <w:b/>
          <w:i/>
          <w:iCs/>
          <w:color w:val="000000" w:themeColor="text1"/>
          <w:sz w:val="24"/>
          <w:szCs w:val="24"/>
        </w:rPr>
        <w:t>treasure hidden in a field. When a man found it, he hid it again, and then in his joy went and sold all he had and bought that field.</w:t>
      </w:r>
    </w:p>
    <w:p w14:paraId="267D6A8C" w14:textId="77777777" w:rsidR="001F2A57" w:rsidRPr="002D1AC3" w:rsidRDefault="001F2A57" w:rsidP="001F2A57">
      <w:pPr>
        <w:jc w:val="center"/>
        <w:rPr>
          <w:rStyle w:val="woj"/>
          <w:rFonts w:asciiTheme="minorHAnsi" w:eastAsiaTheme="minorEastAsia" w:hAnsiTheme="minorHAnsi" w:cstheme="minorBidi"/>
          <w:b/>
          <w:bCs/>
          <w:i/>
          <w:iCs/>
          <w:color w:val="000000" w:themeColor="text1"/>
        </w:rPr>
      </w:pPr>
      <w:r w:rsidRPr="002D1AC3">
        <w:rPr>
          <w:rStyle w:val="woj"/>
          <w:rFonts w:asciiTheme="minorHAnsi" w:eastAsiaTheme="minorEastAsia" w:hAnsiTheme="minorHAnsi" w:cstheme="minorBidi"/>
          <w:b/>
          <w:bCs/>
          <w:i/>
          <w:iCs/>
          <w:color w:val="000000" w:themeColor="text1"/>
        </w:rPr>
        <w:t>“Again, the kingdom of heaven is like</w:t>
      </w:r>
      <w:r w:rsidRPr="002D1AC3">
        <w:rPr>
          <w:rStyle w:val="apple-converted-space"/>
          <w:rFonts w:asciiTheme="minorHAnsi" w:eastAsiaTheme="minorEastAsia" w:hAnsiTheme="minorHAnsi" w:cstheme="minorBidi"/>
          <w:b/>
          <w:bCs/>
          <w:i/>
          <w:iCs/>
          <w:color w:val="000000" w:themeColor="text1"/>
        </w:rPr>
        <w:t> </w:t>
      </w:r>
      <w:r w:rsidRPr="002D1AC3">
        <w:rPr>
          <w:rStyle w:val="woj"/>
          <w:rFonts w:asciiTheme="minorHAnsi" w:eastAsiaTheme="minorEastAsia" w:hAnsiTheme="minorHAnsi" w:cstheme="minorBidi"/>
          <w:b/>
          <w:bCs/>
          <w:i/>
          <w:iCs/>
          <w:color w:val="000000" w:themeColor="text1"/>
        </w:rPr>
        <w:t>a merchant looking for fine pearls.</w:t>
      </w:r>
      <w:r w:rsidRPr="002D1AC3">
        <w:rPr>
          <w:rStyle w:val="woj"/>
          <w:rFonts w:asciiTheme="minorHAnsi" w:eastAsiaTheme="minorEastAsia" w:hAnsiTheme="minorHAnsi" w:cstheme="minorBidi"/>
          <w:b/>
          <w:bCs/>
          <w:i/>
          <w:iCs/>
          <w:color w:val="000000" w:themeColor="text1"/>
          <w:vertAlign w:val="superscript"/>
        </w:rPr>
        <w:t> </w:t>
      </w:r>
      <w:r w:rsidRPr="002D1AC3">
        <w:rPr>
          <w:rStyle w:val="woj"/>
          <w:rFonts w:asciiTheme="minorHAnsi" w:eastAsiaTheme="minorEastAsia" w:hAnsiTheme="minorHAnsi" w:cstheme="minorBidi"/>
          <w:b/>
          <w:bCs/>
          <w:i/>
          <w:iCs/>
          <w:color w:val="000000" w:themeColor="text1"/>
        </w:rPr>
        <w:t>When he found one of great value, he went away and sold everything he had and bought it.</w:t>
      </w:r>
    </w:p>
    <w:p w14:paraId="346D4222" w14:textId="77777777" w:rsidR="001F2A57" w:rsidRDefault="001F2A57" w:rsidP="001F2A57">
      <w:pPr>
        <w:pStyle w:val="NormalWeb"/>
        <w:shd w:val="clear" w:color="auto" w:fill="FFFFFF" w:themeFill="background1"/>
        <w:spacing w:before="0" w:beforeAutospacing="0" w:after="150" w:afterAutospacing="0" w:line="360" w:lineRule="atLeast"/>
        <w:jc w:val="center"/>
        <w:rPr>
          <w:rStyle w:val="woj"/>
          <w:rFonts w:asciiTheme="minorHAnsi" w:eastAsiaTheme="minorEastAsia" w:hAnsiTheme="minorHAnsi" w:cstheme="minorBidi"/>
          <w:b/>
          <w:bCs/>
          <w:i/>
          <w:iCs/>
          <w:color w:val="000000" w:themeColor="text1"/>
        </w:rPr>
      </w:pPr>
    </w:p>
    <w:p w14:paraId="5E8ED633" w14:textId="77777777" w:rsidR="001F2A57" w:rsidRPr="003E45A6" w:rsidRDefault="001F2A57" w:rsidP="001F2A57">
      <w:pPr>
        <w:spacing w:line="240" w:lineRule="auto"/>
        <w:ind w:firstLine="720"/>
        <w:jc w:val="both"/>
        <w:rPr>
          <w:rFonts w:ascii="Times New Roman" w:eastAsia="Times New Roman" w:hAnsi="Times New Roman"/>
          <w:sz w:val="24"/>
          <w:szCs w:val="24"/>
        </w:rPr>
      </w:pPr>
      <w:r w:rsidRPr="003E45A6">
        <w:rPr>
          <w:rFonts w:eastAsia="Times New Roman"/>
          <w:color w:val="000000"/>
          <w:sz w:val="24"/>
          <w:szCs w:val="24"/>
        </w:rPr>
        <w:t>Dr. Adrian Rogers told the story of the largest pearl ever found.  I searched the internet and this is what I found from Wikipedia.org.  The largest pearl (that human eyes have seen) was found in the Philippines in 1934. It is known as the Pearl of Lao Tzu. It was formed inside of a giant clam and weighed about 14 pounds. The pearl is said to be valued at nearly 60 million dollars. The diver who discovered it lost his life in an attempt to bring it up to the surface. What was the pearl worth to him? Obviously, it was so valuable to him, it was worth risking his life to possess it!  Clearly, it’s not difficult to see the similarities in Jesus’ parable and this story. But this is where the stories deviate</w:t>
      </w:r>
      <w:r>
        <w:rPr>
          <w:rFonts w:eastAsia="Times New Roman"/>
          <w:color w:val="000000"/>
          <w:sz w:val="24"/>
          <w:szCs w:val="24"/>
        </w:rPr>
        <w:t>. T</w:t>
      </w:r>
      <w:r w:rsidRPr="003E45A6">
        <w:rPr>
          <w:rFonts w:eastAsia="Times New Roman"/>
          <w:color w:val="000000"/>
          <w:sz w:val="24"/>
          <w:szCs w:val="24"/>
        </w:rPr>
        <w:t xml:space="preserve">he value of the Pearl of Lao Tzu, pales in comparison to the Pearl in Jesus’ parable. Just below the surface of </w:t>
      </w:r>
      <w:r>
        <w:rPr>
          <w:rFonts w:eastAsia="Times New Roman"/>
          <w:color w:val="000000"/>
          <w:sz w:val="24"/>
          <w:szCs w:val="24"/>
        </w:rPr>
        <w:t xml:space="preserve">the </w:t>
      </w:r>
      <w:r w:rsidRPr="003E45A6">
        <w:rPr>
          <w:rFonts w:eastAsia="Times New Roman"/>
          <w:color w:val="000000"/>
          <w:sz w:val="24"/>
          <w:szCs w:val="24"/>
        </w:rPr>
        <w:t xml:space="preserve">narrative, is even more treasure to unearth. </w:t>
      </w:r>
    </w:p>
    <w:p w14:paraId="28BC3B6E" w14:textId="77777777" w:rsidR="001F2A57" w:rsidRPr="003E45A6" w:rsidRDefault="001F2A57" w:rsidP="001F2A57">
      <w:pPr>
        <w:spacing w:line="240" w:lineRule="auto"/>
        <w:ind w:firstLine="720"/>
        <w:jc w:val="both"/>
        <w:rPr>
          <w:rFonts w:ascii="Times New Roman" w:eastAsia="Times New Roman" w:hAnsi="Times New Roman"/>
          <w:sz w:val="24"/>
          <w:szCs w:val="24"/>
        </w:rPr>
      </w:pPr>
      <w:r w:rsidRPr="003E45A6">
        <w:rPr>
          <w:rFonts w:eastAsia="Times New Roman"/>
          <w:color w:val="000000"/>
          <w:sz w:val="24"/>
          <w:szCs w:val="24"/>
        </w:rPr>
        <w:t>Here, as in other passages, it’s apparent that Jesus did not entrust His pearls of wisdom to those who would trample them under foot. These truths were far too valuable to be wasted. He hid these treasures in the hearts of His twelve disciples. Likewise, He does the same today for the ones who have spiritual ears to hear and value what He has to say.   </w:t>
      </w:r>
    </w:p>
    <w:p w14:paraId="5840C579" w14:textId="77777777" w:rsidR="001F2A57" w:rsidRDefault="001F2A57" w:rsidP="001F2A57">
      <w:pPr>
        <w:ind w:firstLine="720"/>
        <w:jc w:val="both"/>
        <w:rPr>
          <w:sz w:val="24"/>
          <w:szCs w:val="24"/>
        </w:rPr>
      </w:pPr>
      <w:r w:rsidRPr="5897EC05">
        <w:rPr>
          <w:sz w:val="24"/>
          <w:szCs w:val="24"/>
        </w:rPr>
        <w:t xml:space="preserve"> </w:t>
      </w:r>
      <w:r>
        <w:rPr>
          <w:sz w:val="24"/>
          <w:szCs w:val="24"/>
        </w:rPr>
        <w:t xml:space="preserve"> In his </w:t>
      </w:r>
      <w:r w:rsidRPr="5897EC05">
        <w:rPr>
          <w:sz w:val="24"/>
          <w:szCs w:val="24"/>
        </w:rPr>
        <w:t>commentary on the Treasure Hidden in the Field and The Pearl of Great Worth,</w:t>
      </w:r>
      <w:r>
        <w:rPr>
          <w:sz w:val="24"/>
          <w:szCs w:val="24"/>
        </w:rPr>
        <w:t xml:space="preserve"> John MacArthur</w:t>
      </w:r>
      <w:r w:rsidRPr="5897EC05">
        <w:rPr>
          <w:sz w:val="24"/>
          <w:szCs w:val="24"/>
        </w:rPr>
        <w:t xml:space="preserve"> </w:t>
      </w:r>
      <w:r>
        <w:rPr>
          <w:sz w:val="24"/>
          <w:szCs w:val="24"/>
        </w:rPr>
        <w:t xml:space="preserve">stated that </w:t>
      </w:r>
      <w:r w:rsidRPr="5897EC05">
        <w:rPr>
          <w:sz w:val="24"/>
          <w:szCs w:val="24"/>
        </w:rPr>
        <w:t>these two parables have identical meanings. Both picture salvation as something hidden from most people. But, for th</w:t>
      </w:r>
      <w:r>
        <w:rPr>
          <w:sz w:val="24"/>
          <w:szCs w:val="24"/>
        </w:rPr>
        <w:t>ose who have received salvation, it is</w:t>
      </w:r>
      <w:r w:rsidRPr="5897EC05">
        <w:rPr>
          <w:sz w:val="24"/>
          <w:szCs w:val="24"/>
        </w:rPr>
        <w:t xml:space="preserve"> so valuable to them that they are willing to give up all they own to possess it.</w:t>
      </w:r>
      <w:r>
        <w:rPr>
          <w:sz w:val="24"/>
          <w:szCs w:val="24"/>
        </w:rPr>
        <w:t xml:space="preserve"> According to MacArthur’s explanation, t</w:t>
      </w:r>
      <w:r w:rsidRPr="5897EC05">
        <w:rPr>
          <w:sz w:val="24"/>
          <w:szCs w:val="24"/>
        </w:rPr>
        <w:t xml:space="preserve">he </w:t>
      </w:r>
      <w:r>
        <w:rPr>
          <w:sz w:val="24"/>
          <w:szCs w:val="24"/>
        </w:rPr>
        <w:t>“</w:t>
      </w:r>
      <w:r w:rsidRPr="5897EC05">
        <w:rPr>
          <w:sz w:val="24"/>
          <w:szCs w:val="24"/>
        </w:rPr>
        <w:t>field</w:t>
      </w:r>
      <w:r>
        <w:rPr>
          <w:sz w:val="24"/>
          <w:szCs w:val="24"/>
        </w:rPr>
        <w:t xml:space="preserve">” that </w:t>
      </w:r>
      <w:r w:rsidRPr="5897EC05">
        <w:rPr>
          <w:sz w:val="24"/>
          <w:szCs w:val="24"/>
        </w:rPr>
        <w:t>the treasure</w:t>
      </w:r>
      <w:r>
        <w:rPr>
          <w:sz w:val="24"/>
          <w:szCs w:val="24"/>
        </w:rPr>
        <w:t xml:space="preserve"> </w:t>
      </w:r>
      <w:r w:rsidRPr="5897EC05">
        <w:rPr>
          <w:sz w:val="24"/>
          <w:szCs w:val="24"/>
        </w:rPr>
        <w:t xml:space="preserve">is </w:t>
      </w:r>
      <w:r>
        <w:rPr>
          <w:sz w:val="24"/>
          <w:szCs w:val="24"/>
        </w:rPr>
        <w:t xml:space="preserve">hidden in is </w:t>
      </w:r>
      <w:r w:rsidRPr="5897EC05">
        <w:rPr>
          <w:sz w:val="24"/>
          <w:szCs w:val="24"/>
        </w:rPr>
        <w:t>the gospel</w:t>
      </w:r>
      <w:r>
        <w:rPr>
          <w:sz w:val="24"/>
          <w:szCs w:val="24"/>
        </w:rPr>
        <w:t xml:space="preserve"> message</w:t>
      </w:r>
      <w:r w:rsidRPr="5897EC05">
        <w:rPr>
          <w:sz w:val="24"/>
          <w:szCs w:val="24"/>
        </w:rPr>
        <w:t xml:space="preserve">. </w:t>
      </w:r>
      <w:r>
        <w:rPr>
          <w:sz w:val="24"/>
          <w:szCs w:val="24"/>
        </w:rPr>
        <w:t>He makes a good point, and when you test his exegesis next to the Word of God, he is spot on.</w:t>
      </w:r>
      <w:r w:rsidRPr="5897EC05">
        <w:rPr>
          <w:sz w:val="24"/>
          <w:szCs w:val="24"/>
        </w:rPr>
        <w:t xml:space="preserve"> </w:t>
      </w:r>
      <w:r>
        <w:rPr>
          <w:sz w:val="24"/>
          <w:szCs w:val="24"/>
        </w:rPr>
        <w:t xml:space="preserve">Jesus’ </w:t>
      </w:r>
      <w:r w:rsidRPr="5897EC05">
        <w:rPr>
          <w:sz w:val="24"/>
          <w:szCs w:val="24"/>
        </w:rPr>
        <w:t xml:space="preserve">disciples </w:t>
      </w:r>
      <w:r>
        <w:rPr>
          <w:sz w:val="24"/>
          <w:szCs w:val="24"/>
        </w:rPr>
        <w:t xml:space="preserve">had the “spiritual ears” to both hear - and understand His parables. And furthermore, their martyrdom bears witness that they treasured </w:t>
      </w:r>
      <w:r w:rsidRPr="5897EC05">
        <w:rPr>
          <w:sz w:val="24"/>
          <w:szCs w:val="24"/>
        </w:rPr>
        <w:t>Christ</w:t>
      </w:r>
      <w:r>
        <w:rPr>
          <w:sz w:val="24"/>
          <w:szCs w:val="24"/>
        </w:rPr>
        <w:t>. They esteemed Him</w:t>
      </w:r>
      <w:r w:rsidRPr="5897EC05">
        <w:rPr>
          <w:sz w:val="24"/>
          <w:szCs w:val="24"/>
        </w:rPr>
        <w:t xml:space="preserve"> of such great </w:t>
      </w:r>
      <w:r>
        <w:rPr>
          <w:sz w:val="24"/>
          <w:szCs w:val="24"/>
        </w:rPr>
        <w:t>worth,</w:t>
      </w:r>
      <w:r w:rsidRPr="5897EC05">
        <w:rPr>
          <w:sz w:val="24"/>
          <w:szCs w:val="24"/>
        </w:rPr>
        <w:t xml:space="preserve"> they forsook all, even unto death, to share </w:t>
      </w:r>
      <w:r>
        <w:rPr>
          <w:sz w:val="24"/>
          <w:szCs w:val="24"/>
        </w:rPr>
        <w:t>Him with others.</w:t>
      </w:r>
      <w:r w:rsidRPr="5897EC05">
        <w:rPr>
          <w:sz w:val="24"/>
          <w:szCs w:val="24"/>
        </w:rPr>
        <w:t xml:space="preserve"> </w:t>
      </w:r>
      <w:r>
        <w:rPr>
          <w:sz w:val="24"/>
          <w:szCs w:val="24"/>
        </w:rPr>
        <w:t>(Matthew 12:46-50, 13:1-45)</w:t>
      </w:r>
    </w:p>
    <w:p w14:paraId="47E49CFB" w14:textId="77777777" w:rsidR="001F2A57" w:rsidRDefault="001F2A57" w:rsidP="001F2A57">
      <w:pPr>
        <w:ind w:firstLine="720"/>
        <w:jc w:val="both"/>
        <w:rPr>
          <w:sz w:val="24"/>
          <w:szCs w:val="24"/>
        </w:rPr>
      </w:pPr>
      <w:r>
        <w:rPr>
          <w:sz w:val="24"/>
          <w:szCs w:val="24"/>
        </w:rPr>
        <w:t>God’s Word is l</w:t>
      </w:r>
      <w:r w:rsidRPr="5897EC05">
        <w:rPr>
          <w:sz w:val="24"/>
          <w:szCs w:val="24"/>
        </w:rPr>
        <w:t>ike a multifaceted diamond</w:t>
      </w:r>
      <w:r>
        <w:rPr>
          <w:sz w:val="24"/>
          <w:szCs w:val="24"/>
        </w:rPr>
        <w:t>. Just as each one of the four gospels examine the accounts of Jesus from their own angle and perspective, so God gave gifted teachers to the Church for the same purpose.</w:t>
      </w:r>
      <w:r w:rsidRPr="5897EC05">
        <w:rPr>
          <w:sz w:val="24"/>
          <w:szCs w:val="24"/>
        </w:rPr>
        <w:t xml:space="preserve"> Have</w:t>
      </w:r>
      <w:r>
        <w:rPr>
          <w:sz w:val="24"/>
          <w:szCs w:val="24"/>
        </w:rPr>
        <w:t>n’t</w:t>
      </w:r>
      <w:r w:rsidRPr="5897EC05">
        <w:rPr>
          <w:sz w:val="24"/>
          <w:szCs w:val="24"/>
        </w:rPr>
        <w:t xml:space="preserve"> you visited the same familiar passage many times and found a jewel of truth you have previously overlooked? </w:t>
      </w:r>
      <w:r>
        <w:rPr>
          <w:sz w:val="24"/>
          <w:szCs w:val="24"/>
        </w:rPr>
        <w:t>P</w:t>
      </w:r>
      <w:r w:rsidRPr="5897EC05">
        <w:rPr>
          <w:sz w:val="24"/>
          <w:szCs w:val="24"/>
        </w:rPr>
        <w:t>roper biblical exegesis requires comparing one passage to another</w:t>
      </w:r>
      <w:r>
        <w:rPr>
          <w:sz w:val="24"/>
          <w:szCs w:val="24"/>
        </w:rPr>
        <w:t>, thus allowing</w:t>
      </w:r>
      <w:r w:rsidRPr="5897EC05">
        <w:rPr>
          <w:sz w:val="24"/>
          <w:szCs w:val="24"/>
        </w:rPr>
        <w:t xml:space="preserve"> scripture to interpret </w:t>
      </w:r>
      <w:r>
        <w:rPr>
          <w:sz w:val="24"/>
          <w:szCs w:val="24"/>
        </w:rPr>
        <w:t>scripture.</w:t>
      </w:r>
      <w:r w:rsidRPr="5897EC05">
        <w:rPr>
          <w:sz w:val="24"/>
          <w:szCs w:val="24"/>
        </w:rPr>
        <w:t xml:space="preserve"> </w:t>
      </w:r>
    </w:p>
    <w:p w14:paraId="286723D9" w14:textId="77777777" w:rsidR="001F2A57" w:rsidRDefault="001F2A57" w:rsidP="001F2A57">
      <w:pPr>
        <w:pStyle w:val="ListParagraph"/>
        <w:ind w:left="0"/>
        <w:jc w:val="both"/>
        <w:rPr>
          <w:sz w:val="24"/>
          <w:szCs w:val="24"/>
        </w:rPr>
      </w:pPr>
      <w:r>
        <w:rPr>
          <w:sz w:val="24"/>
          <w:szCs w:val="24"/>
        </w:rPr>
        <w:t xml:space="preserve">  </w:t>
      </w:r>
      <w:r>
        <w:rPr>
          <w:sz w:val="24"/>
          <w:szCs w:val="24"/>
        </w:rPr>
        <w:tab/>
        <w:t xml:space="preserve">Therefore, looking at the Treasure and The Pearl of Great Worth from another angle, in </w:t>
      </w:r>
      <w:r w:rsidRPr="00675324">
        <w:rPr>
          <w:sz w:val="24"/>
          <w:szCs w:val="24"/>
        </w:rPr>
        <w:t>Matthew Henry’s commentary</w:t>
      </w:r>
      <w:r>
        <w:rPr>
          <w:sz w:val="24"/>
          <w:szCs w:val="24"/>
        </w:rPr>
        <w:t>, h</w:t>
      </w:r>
      <w:r w:rsidRPr="00675324">
        <w:rPr>
          <w:sz w:val="24"/>
          <w:szCs w:val="24"/>
        </w:rPr>
        <w:t>e sees Jesus as the Pearl of Great Worth</w:t>
      </w:r>
      <w:r>
        <w:rPr>
          <w:sz w:val="24"/>
          <w:szCs w:val="24"/>
        </w:rPr>
        <w:t>,</w:t>
      </w:r>
      <w:r w:rsidRPr="00675324">
        <w:rPr>
          <w:sz w:val="24"/>
          <w:szCs w:val="24"/>
        </w:rPr>
        <w:t xml:space="preserve"> and the true Christian as the merchant who is seeking </w:t>
      </w:r>
      <w:r>
        <w:rPr>
          <w:sz w:val="24"/>
          <w:szCs w:val="24"/>
        </w:rPr>
        <w:t>H</w:t>
      </w:r>
      <w:r w:rsidRPr="00675324">
        <w:rPr>
          <w:sz w:val="24"/>
          <w:szCs w:val="24"/>
        </w:rPr>
        <w:t xml:space="preserve">im. </w:t>
      </w:r>
      <w:r>
        <w:rPr>
          <w:sz w:val="24"/>
          <w:szCs w:val="24"/>
        </w:rPr>
        <w:t xml:space="preserve"> I agree with Matthew Henry’s commentary, but only on this one point: Both the Treasure and The Pearl represent the Lord Jesus Christ. </w:t>
      </w:r>
      <w:r w:rsidRPr="00675324">
        <w:rPr>
          <w:sz w:val="24"/>
          <w:szCs w:val="24"/>
        </w:rPr>
        <w:t>(Galatians 2:20, Isaiah 53:1-12)</w:t>
      </w:r>
    </w:p>
    <w:p w14:paraId="17D70D6F" w14:textId="77777777" w:rsidR="001F2A57" w:rsidRPr="00054F8C" w:rsidRDefault="001F2A57" w:rsidP="001F2A57">
      <w:pPr>
        <w:jc w:val="center"/>
        <w:rPr>
          <w:b/>
          <w:sz w:val="28"/>
          <w:szCs w:val="28"/>
        </w:rPr>
      </w:pPr>
      <w:r w:rsidRPr="5897EC05">
        <w:rPr>
          <w:b/>
          <w:bCs/>
          <w:sz w:val="28"/>
          <w:szCs w:val="28"/>
        </w:rPr>
        <w:t>Who Is the Seeking Merchant?</w:t>
      </w:r>
    </w:p>
    <w:p w14:paraId="302B0762" w14:textId="77777777" w:rsidR="001F2A57" w:rsidRPr="002D1AC3" w:rsidRDefault="001F2A57" w:rsidP="001F2A57">
      <w:pPr>
        <w:jc w:val="center"/>
        <w:rPr>
          <w:rFonts w:asciiTheme="minorHAnsi" w:hAnsiTheme="minorHAnsi" w:cstheme="minorHAnsi"/>
          <w:b/>
          <w:bCs/>
          <w:i/>
          <w:color w:val="000000"/>
          <w:sz w:val="24"/>
          <w:szCs w:val="24"/>
        </w:rPr>
      </w:pPr>
      <w:r w:rsidRPr="002D1AC3">
        <w:rPr>
          <w:rStyle w:val="passage-display-bcv"/>
          <w:rFonts w:asciiTheme="minorHAnsi" w:eastAsiaTheme="minorEastAsia" w:hAnsiTheme="minorHAnsi" w:cstheme="minorBidi"/>
          <w:b/>
          <w:i/>
          <w:iCs/>
          <w:color w:val="000000" w:themeColor="text1"/>
          <w:sz w:val="24"/>
          <w:szCs w:val="24"/>
        </w:rPr>
        <w:t>Romans 3:9-10</w:t>
      </w:r>
      <w:r w:rsidRPr="002D1AC3">
        <w:rPr>
          <w:rStyle w:val="passage-display-version"/>
          <w:rFonts w:asciiTheme="minorHAnsi" w:eastAsiaTheme="minorEastAsia" w:hAnsiTheme="minorHAnsi" w:cstheme="minorBidi"/>
          <w:b/>
          <w:i/>
          <w:iCs/>
          <w:color w:val="000000" w:themeColor="text1"/>
          <w:sz w:val="24"/>
          <w:szCs w:val="24"/>
        </w:rPr>
        <w:t xml:space="preserve"> (NIV)</w:t>
      </w:r>
    </w:p>
    <w:p w14:paraId="7DC70CF2" w14:textId="77777777" w:rsidR="001F2A57" w:rsidRPr="002D1AC3" w:rsidRDefault="001F2A57" w:rsidP="001F2A57">
      <w:pPr>
        <w:jc w:val="center"/>
        <w:rPr>
          <w:rStyle w:val="text"/>
          <w:rFonts w:asciiTheme="minorHAnsi" w:hAnsiTheme="minorHAnsi" w:cstheme="minorHAnsi"/>
          <w:b/>
          <w:i/>
          <w:color w:val="000000"/>
          <w:sz w:val="24"/>
          <w:szCs w:val="24"/>
        </w:rPr>
      </w:pPr>
      <w:r w:rsidRPr="002D1AC3">
        <w:rPr>
          <w:rStyle w:val="text"/>
          <w:rFonts w:asciiTheme="minorHAnsi" w:eastAsiaTheme="minorEastAsia" w:hAnsiTheme="minorHAnsi" w:cstheme="minorBidi"/>
          <w:b/>
          <w:i/>
          <w:iCs/>
          <w:color w:val="000000" w:themeColor="text1"/>
          <w:sz w:val="24"/>
          <w:szCs w:val="24"/>
        </w:rPr>
        <w:t>What shall we conclude then? Do we have any advantage?</w:t>
      </w:r>
      <w:r w:rsidRPr="002D1AC3">
        <w:rPr>
          <w:rStyle w:val="apple-converted-space"/>
          <w:rFonts w:asciiTheme="minorHAnsi" w:eastAsiaTheme="minorEastAsia" w:hAnsiTheme="minorHAnsi" w:cstheme="minorBidi"/>
          <w:b/>
          <w:bCs/>
          <w:i/>
          <w:iCs/>
          <w:color w:val="000000" w:themeColor="text1"/>
          <w:sz w:val="24"/>
          <w:szCs w:val="24"/>
        </w:rPr>
        <w:t> </w:t>
      </w:r>
      <w:r w:rsidRPr="002D1AC3">
        <w:rPr>
          <w:rStyle w:val="text"/>
          <w:rFonts w:asciiTheme="minorHAnsi" w:eastAsiaTheme="minorEastAsia" w:hAnsiTheme="minorHAnsi" w:cstheme="minorBidi"/>
          <w:b/>
          <w:i/>
          <w:iCs/>
          <w:color w:val="000000" w:themeColor="text1"/>
          <w:sz w:val="24"/>
          <w:szCs w:val="24"/>
        </w:rPr>
        <w:t>Not at all! For we have already made the charge that Jews and Gentiles alike are all under the power of sin.</w:t>
      </w:r>
      <w:r w:rsidRPr="002D1AC3">
        <w:rPr>
          <w:rStyle w:val="apple-converted-space"/>
          <w:rFonts w:asciiTheme="minorHAnsi" w:eastAsiaTheme="minorEastAsia" w:hAnsiTheme="minorHAnsi" w:cstheme="minorBidi"/>
          <w:b/>
          <w:bCs/>
          <w:i/>
          <w:iCs/>
          <w:color w:val="000000" w:themeColor="text1"/>
          <w:sz w:val="24"/>
          <w:szCs w:val="24"/>
        </w:rPr>
        <w:t> </w:t>
      </w:r>
      <w:r w:rsidRPr="002D1AC3">
        <w:rPr>
          <w:rStyle w:val="text"/>
          <w:rFonts w:asciiTheme="minorHAnsi" w:eastAsiaTheme="minorEastAsia" w:hAnsiTheme="minorHAnsi" w:cstheme="minorBidi"/>
          <w:b/>
          <w:i/>
          <w:iCs/>
          <w:color w:val="000000" w:themeColor="text1"/>
          <w:sz w:val="24"/>
          <w:szCs w:val="24"/>
          <w:vertAlign w:val="superscript"/>
        </w:rPr>
        <w:t> </w:t>
      </w:r>
      <w:r w:rsidRPr="002D1AC3">
        <w:rPr>
          <w:rStyle w:val="text"/>
          <w:rFonts w:asciiTheme="minorHAnsi" w:eastAsiaTheme="minorEastAsia" w:hAnsiTheme="minorHAnsi" w:cstheme="minorBidi"/>
          <w:b/>
          <w:i/>
          <w:iCs/>
          <w:color w:val="000000" w:themeColor="text1"/>
          <w:sz w:val="24"/>
          <w:szCs w:val="24"/>
        </w:rPr>
        <w:t>As it is written: “There is no one righteous, not even one;</w:t>
      </w:r>
      <w:r w:rsidRPr="002D1AC3">
        <w:rPr>
          <w:rStyle w:val="indent-1-breaks"/>
          <w:rFonts w:asciiTheme="minorHAnsi" w:eastAsiaTheme="minorEastAsia" w:hAnsiTheme="minorHAnsi" w:cstheme="minorBidi"/>
          <w:b/>
          <w:bCs/>
          <w:i/>
          <w:iCs/>
          <w:color w:val="000000" w:themeColor="text1"/>
          <w:sz w:val="24"/>
          <w:szCs w:val="24"/>
        </w:rPr>
        <w:t> </w:t>
      </w:r>
      <w:r w:rsidRPr="002D1AC3">
        <w:rPr>
          <w:rStyle w:val="text"/>
          <w:rFonts w:asciiTheme="minorHAnsi" w:eastAsiaTheme="minorEastAsia" w:hAnsiTheme="minorHAnsi" w:cstheme="minorBidi"/>
          <w:b/>
          <w:i/>
          <w:iCs/>
          <w:color w:val="000000" w:themeColor="text1"/>
          <w:sz w:val="24"/>
          <w:szCs w:val="24"/>
        </w:rPr>
        <w:t>there is no one who understands;</w:t>
      </w:r>
      <w:r w:rsidRPr="002D1AC3">
        <w:rPr>
          <w:rStyle w:val="indent-1-breaks"/>
          <w:rFonts w:asciiTheme="minorHAnsi" w:eastAsiaTheme="minorEastAsia" w:hAnsiTheme="minorHAnsi" w:cstheme="minorBidi"/>
          <w:b/>
          <w:bCs/>
          <w:i/>
          <w:iCs/>
          <w:color w:val="000000" w:themeColor="text1"/>
          <w:sz w:val="24"/>
          <w:szCs w:val="24"/>
        </w:rPr>
        <w:t> </w:t>
      </w:r>
      <w:r w:rsidRPr="002D1AC3">
        <w:rPr>
          <w:rStyle w:val="text"/>
          <w:rFonts w:asciiTheme="minorHAnsi" w:eastAsiaTheme="minorEastAsia" w:hAnsiTheme="minorHAnsi" w:cstheme="minorBidi"/>
          <w:b/>
          <w:i/>
          <w:iCs/>
          <w:color w:val="000000" w:themeColor="text1"/>
          <w:sz w:val="24"/>
          <w:szCs w:val="24"/>
        </w:rPr>
        <w:t>there is no one who seeks God.</w:t>
      </w:r>
    </w:p>
    <w:p w14:paraId="584891A7" w14:textId="77777777" w:rsidR="001F2A57" w:rsidRDefault="001F2A57" w:rsidP="001F2A57">
      <w:pPr>
        <w:ind w:firstLine="720"/>
        <w:jc w:val="both"/>
        <w:rPr>
          <w:sz w:val="24"/>
          <w:szCs w:val="24"/>
        </w:rPr>
      </w:pPr>
      <w:r>
        <w:rPr>
          <w:sz w:val="24"/>
          <w:szCs w:val="24"/>
        </w:rPr>
        <w:t>W</w:t>
      </w:r>
      <w:r w:rsidRPr="5897EC05">
        <w:rPr>
          <w:sz w:val="24"/>
          <w:szCs w:val="24"/>
        </w:rPr>
        <w:t xml:space="preserve">ithout discounting </w:t>
      </w:r>
      <w:r>
        <w:rPr>
          <w:sz w:val="24"/>
          <w:szCs w:val="24"/>
        </w:rPr>
        <w:t xml:space="preserve">MacArthur’s or Henry’s commentaries, </w:t>
      </w:r>
      <w:r w:rsidRPr="5897EC05">
        <w:rPr>
          <w:sz w:val="24"/>
          <w:szCs w:val="24"/>
        </w:rPr>
        <w:t>I will d</w:t>
      </w:r>
      <w:r>
        <w:rPr>
          <w:sz w:val="24"/>
          <w:szCs w:val="24"/>
        </w:rPr>
        <w:t>efer</w:t>
      </w:r>
      <w:r w:rsidRPr="5897EC05">
        <w:rPr>
          <w:sz w:val="24"/>
          <w:szCs w:val="24"/>
        </w:rPr>
        <w:t xml:space="preserve"> to</w:t>
      </w:r>
      <w:r>
        <w:rPr>
          <w:sz w:val="24"/>
          <w:szCs w:val="24"/>
        </w:rPr>
        <w:t xml:space="preserve"> </w:t>
      </w:r>
      <w:r w:rsidRPr="5897EC05">
        <w:rPr>
          <w:sz w:val="24"/>
          <w:szCs w:val="24"/>
        </w:rPr>
        <w:t>Dr. Adrian Rogers</w:t>
      </w:r>
      <w:r>
        <w:rPr>
          <w:sz w:val="24"/>
          <w:szCs w:val="24"/>
        </w:rPr>
        <w:t>’ interpretation of this passage from</w:t>
      </w:r>
      <w:r w:rsidRPr="5897EC05">
        <w:rPr>
          <w:sz w:val="24"/>
          <w:szCs w:val="24"/>
        </w:rPr>
        <w:t xml:space="preserve"> </w:t>
      </w:r>
      <w:r>
        <w:rPr>
          <w:sz w:val="24"/>
          <w:szCs w:val="24"/>
        </w:rPr>
        <w:t xml:space="preserve">in his message </w:t>
      </w:r>
      <w:r w:rsidRPr="5897EC05">
        <w:rPr>
          <w:sz w:val="24"/>
          <w:szCs w:val="24"/>
        </w:rPr>
        <w:t>on the Pearl of Great Worth</w:t>
      </w:r>
      <w:r>
        <w:rPr>
          <w:sz w:val="24"/>
          <w:szCs w:val="24"/>
        </w:rPr>
        <w:t>.</w:t>
      </w:r>
      <w:r w:rsidRPr="001D4151">
        <w:rPr>
          <w:sz w:val="24"/>
          <w:szCs w:val="24"/>
        </w:rPr>
        <w:t xml:space="preserve"> </w:t>
      </w:r>
      <w:r>
        <w:rPr>
          <w:sz w:val="24"/>
          <w:szCs w:val="24"/>
        </w:rPr>
        <w:t>To the best of my recollection, in Dr. Rodgers message he said, (and I’ll paraphrase,) “</w:t>
      </w:r>
      <w:r w:rsidRPr="5897EC05">
        <w:rPr>
          <w:sz w:val="24"/>
          <w:szCs w:val="24"/>
        </w:rPr>
        <w:t xml:space="preserve">We seek God as much as a criminal seeks a police officer!” We don’t seek </w:t>
      </w:r>
      <w:r>
        <w:rPr>
          <w:sz w:val="24"/>
          <w:szCs w:val="24"/>
        </w:rPr>
        <w:t>God…</w:t>
      </w:r>
      <w:r w:rsidRPr="5897EC05">
        <w:rPr>
          <w:sz w:val="24"/>
          <w:szCs w:val="24"/>
        </w:rPr>
        <w:t xml:space="preserve"> He seeks us!   </w:t>
      </w:r>
      <w:r>
        <w:rPr>
          <w:sz w:val="24"/>
          <w:szCs w:val="24"/>
        </w:rPr>
        <w:t>Like the diver who found the pearl of Lao Tzu, the Lord Jesus left His kingdom and</w:t>
      </w:r>
      <w:r w:rsidRPr="5897EC05">
        <w:rPr>
          <w:sz w:val="24"/>
          <w:szCs w:val="24"/>
        </w:rPr>
        <w:t xml:space="preserve"> plunge</w:t>
      </w:r>
      <w:r>
        <w:rPr>
          <w:sz w:val="24"/>
          <w:szCs w:val="24"/>
        </w:rPr>
        <w:t>d</w:t>
      </w:r>
      <w:r w:rsidRPr="5897EC05">
        <w:rPr>
          <w:sz w:val="24"/>
          <w:szCs w:val="24"/>
        </w:rPr>
        <w:t xml:space="preserve"> into the depth of a sea full of broken</w:t>
      </w:r>
      <w:r>
        <w:rPr>
          <w:sz w:val="24"/>
          <w:szCs w:val="24"/>
        </w:rPr>
        <w:t>,</w:t>
      </w:r>
      <w:r w:rsidRPr="5897EC05">
        <w:rPr>
          <w:sz w:val="24"/>
          <w:szCs w:val="24"/>
        </w:rPr>
        <w:t xml:space="preserve"> sinful humanity</w:t>
      </w:r>
      <w:r>
        <w:rPr>
          <w:sz w:val="24"/>
          <w:szCs w:val="24"/>
        </w:rPr>
        <w:t xml:space="preserve"> in search of the</w:t>
      </w:r>
      <w:r w:rsidRPr="5897EC05">
        <w:rPr>
          <w:sz w:val="24"/>
          <w:szCs w:val="24"/>
        </w:rPr>
        <w:t xml:space="preserve"> Pearl of </w:t>
      </w:r>
      <w:r>
        <w:rPr>
          <w:sz w:val="24"/>
          <w:szCs w:val="24"/>
        </w:rPr>
        <w:t>Great Worth. He is the merchant in search of the pearl. It’s not hard to guess at what the Pearl represents - it’s</w:t>
      </w:r>
      <w:r w:rsidRPr="5897EC05">
        <w:rPr>
          <w:sz w:val="24"/>
          <w:szCs w:val="24"/>
        </w:rPr>
        <w:t xml:space="preserve"> the Church</w:t>
      </w:r>
      <w:r>
        <w:rPr>
          <w:sz w:val="24"/>
          <w:szCs w:val="24"/>
        </w:rPr>
        <w:t xml:space="preserve"> </w:t>
      </w:r>
      <w:r w:rsidRPr="5897EC05">
        <w:rPr>
          <w:sz w:val="24"/>
          <w:szCs w:val="24"/>
        </w:rPr>
        <w:t xml:space="preserve">- His Bride. </w:t>
      </w:r>
      <w:r>
        <w:rPr>
          <w:sz w:val="24"/>
          <w:szCs w:val="24"/>
        </w:rPr>
        <w:t>King Jesus paid everything He had to buy her…. It cost Him His life.</w:t>
      </w:r>
    </w:p>
    <w:p w14:paraId="7308A9AD" w14:textId="77777777" w:rsidR="001F2A57" w:rsidRPr="002D1AC3" w:rsidRDefault="001F2A57" w:rsidP="001F2A57">
      <w:pPr>
        <w:jc w:val="center"/>
        <w:rPr>
          <w:rStyle w:val="passage-display-version"/>
          <w:rFonts w:asciiTheme="minorHAnsi" w:hAnsiTheme="minorHAnsi" w:cstheme="minorHAnsi"/>
          <w:b/>
          <w:bCs/>
          <w:i/>
          <w:color w:val="000000"/>
          <w:sz w:val="24"/>
          <w:szCs w:val="24"/>
        </w:rPr>
      </w:pPr>
      <w:r w:rsidRPr="002D1AC3">
        <w:rPr>
          <w:rStyle w:val="passage-display-bcv"/>
          <w:rFonts w:asciiTheme="minorHAnsi" w:eastAsiaTheme="minorEastAsia" w:hAnsiTheme="minorHAnsi" w:cstheme="minorBidi"/>
          <w:b/>
          <w:i/>
          <w:iCs/>
          <w:color w:val="000000" w:themeColor="text1"/>
          <w:sz w:val="24"/>
          <w:szCs w:val="24"/>
        </w:rPr>
        <w:t>Luke 19:10</w:t>
      </w:r>
      <w:r w:rsidRPr="002D1AC3">
        <w:rPr>
          <w:rStyle w:val="passage-display-version"/>
          <w:rFonts w:asciiTheme="minorHAnsi" w:eastAsiaTheme="minorEastAsia" w:hAnsiTheme="minorHAnsi" w:cstheme="minorBidi"/>
          <w:b/>
          <w:i/>
          <w:iCs/>
          <w:color w:val="000000" w:themeColor="text1"/>
          <w:sz w:val="24"/>
          <w:szCs w:val="24"/>
        </w:rPr>
        <w:t xml:space="preserve"> (NIV)</w:t>
      </w:r>
    </w:p>
    <w:p w14:paraId="2E625546" w14:textId="77777777" w:rsidR="001F2A57" w:rsidRPr="002D1AC3" w:rsidRDefault="001F2A57" w:rsidP="001F2A57">
      <w:pPr>
        <w:jc w:val="center"/>
        <w:rPr>
          <w:rStyle w:val="woj"/>
          <w:rFonts w:asciiTheme="minorHAnsi" w:eastAsiaTheme="minorEastAsia" w:hAnsiTheme="minorHAnsi" w:cstheme="minorBidi"/>
          <w:b/>
          <w:i/>
          <w:iCs/>
          <w:color w:val="000000" w:themeColor="text1"/>
          <w:sz w:val="24"/>
          <w:szCs w:val="24"/>
        </w:rPr>
      </w:pPr>
      <w:r w:rsidRPr="002D1AC3">
        <w:rPr>
          <w:rStyle w:val="woj"/>
          <w:rFonts w:asciiTheme="minorHAnsi" w:eastAsiaTheme="minorEastAsia" w:hAnsiTheme="minorHAnsi" w:cstheme="minorBidi"/>
          <w:b/>
          <w:i/>
          <w:iCs/>
          <w:color w:val="000000" w:themeColor="text1"/>
          <w:sz w:val="24"/>
          <w:szCs w:val="24"/>
        </w:rPr>
        <w:t>For the Son of Man came to seek and to save the lost.</w:t>
      </w:r>
    </w:p>
    <w:p w14:paraId="0D6E28FD" w14:textId="77777777" w:rsidR="001F2A57" w:rsidRPr="00874C66" w:rsidRDefault="001F2A57" w:rsidP="001F2A57">
      <w:pPr>
        <w:spacing w:line="240" w:lineRule="auto"/>
        <w:ind w:firstLine="720"/>
        <w:jc w:val="both"/>
        <w:rPr>
          <w:rFonts w:ascii="Times New Roman" w:eastAsia="Times New Roman" w:hAnsi="Times New Roman"/>
          <w:sz w:val="24"/>
          <w:szCs w:val="24"/>
        </w:rPr>
      </w:pPr>
      <w:r w:rsidRPr="00874C66">
        <w:rPr>
          <w:rFonts w:eastAsia="Times New Roman"/>
          <w:color w:val="000000"/>
          <w:sz w:val="24"/>
          <w:szCs w:val="24"/>
        </w:rPr>
        <w:t xml:space="preserve">We have broken His laws, and just like criminals we hide from the law, and we hide from God. Even so, He searches us out, not to apprehend us and hold us accountable for our crimes, but to save us. He has already paid our ransom and purchased a people for Himself from every tribe and nation.  (Romans 5: 6-12; John 3:14-19; Ephesians 2:1-15) </w:t>
      </w:r>
    </w:p>
    <w:p w14:paraId="56271B1F" w14:textId="77777777" w:rsidR="001F2A57" w:rsidRDefault="001F2A57" w:rsidP="001F2A57">
      <w:pPr>
        <w:spacing w:after="160" w:line="259" w:lineRule="auto"/>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br w:type="page"/>
      </w:r>
    </w:p>
    <w:p w14:paraId="35484A5B" w14:textId="77777777" w:rsidR="001F2A57" w:rsidRPr="00B26D07" w:rsidRDefault="001F2A57" w:rsidP="001F2A57">
      <w:pPr>
        <w:jc w:val="center"/>
        <w:rPr>
          <w:rFonts w:asciiTheme="minorHAnsi" w:hAnsiTheme="minorHAnsi" w:cstheme="minorHAnsi"/>
          <w:b/>
          <w:i/>
          <w:sz w:val="24"/>
        </w:rPr>
      </w:pPr>
      <w:r w:rsidRPr="5897EC05">
        <w:rPr>
          <w:rFonts w:asciiTheme="minorHAnsi" w:eastAsiaTheme="minorEastAsia" w:hAnsiTheme="minorHAnsi" w:cstheme="minorBidi"/>
          <w:b/>
          <w:bCs/>
          <w:i/>
          <w:iCs/>
          <w:sz w:val="24"/>
          <w:szCs w:val="24"/>
        </w:rPr>
        <w:t>Luke 15:1-10 (NIV)</w:t>
      </w:r>
    </w:p>
    <w:p w14:paraId="31595396" w14:textId="77777777" w:rsidR="001F2A57" w:rsidRDefault="001F2A57" w:rsidP="001F2A57">
      <w:pPr>
        <w:pStyle w:val="reg"/>
        <w:jc w:val="center"/>
        <w:rPr>
          <w:rStyle w:val="red"/>
          <w:rFonts w:asciiTheme="minorHAnsi" w:hAnsiTheme="minorHAnsi" w:cstheme="minorHAnsi"/>
          <w:b/>
          <w:i/>
        </w:rPr>
      </w:pPr>
      <w:r w:rsidRPr="5897EC05">
        <w:rPr>
          <w:rFonts w:asciiTheme="minorHAnsi" w:eastAsiaTheme="minorEastAsia" w:hAnsiTheme="minorHAnsi" w:cstheme="minorBidi"/>
          <w:b/>
          <w:bCs/>
          <w:i/>
          <w:iCs/>
        </w:rPr>
        <w:t xml:space="preserve">Then Jesus told them this parable: </w:t>
      </w:r>
      <w:r w:rsidRPr="5897EC05">
        <w:rPr>
          <w:rStyle w:val="red"/>
          <w:rFonts w:asciiTheme="minorHAnsi" w:eastAsiaTheme="minorEastAsia" w:hAnsiTheme="minorHAnsi" w:cstheme="minorBidi"/>
          <w:b/>
          <w:bCs/>
          <w:i/>
          <w:iCs/>
        </w:rPr>
        <w:t>“Suppose one of you has a hundred sheep and loses one of them. Doesn’t he leave the ninety-nine in the open country and go after the lost sheep until he finds it?</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And when he finds it, he joyfully puts it on his shoulders</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and goes home. Then he calls his friends and neighbors together and says, ‘Rejoice with me; I have found my lost sheep.’</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I tell you that in the same way there will be more rejoicing in heaven over one sinner who repents than over ninety-nine righteous persons who do not need to repent. “Or suppose a woman has ten silver coins and loses one. Doesn’t she light a lamp, sweep the house and search carefully until she finds it?</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And when she finds it, she calls her friends and neighbors together and says, ‘Rejoice with me; I have found my lost coin.’</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In the same way, I tell you, there is rejoicing in the presence of the angels of God over one sinner who repents.</w:t>
      </w:r>
      <w:r>
        <w:rPr>
          <w:rStyle w:val="red"/>
          <w:rFonts w:asciiTheme="minorHAnsi" w:eastAsiaTheme="minorEastAsia" w:hAnsiTheme="minorHAnsi" w:cstheme="minorBidi"/>
          <w:b/>
          <w:bCs/>
          <w:i/>
          <w:iCs/>
        </w:rPr>
        <w:t>’</w:t>
      </w:r>
    </w:p>
    <w:p w14:paraId="4AE862C1" w14:textId="77777777" w:rsidR="001F2A57" w:rsidRPr="00FE4A38" w:rsidRDefault="001F2A57" w:rsidP="001F2A57">
      <w:pPr>
        <w:ind w:firstLine="720"/>
        <w:jc w:val="both"/>
        <w:rPr>
          <w:sz w:val="24"/>
          <w:szCs w:val="24"/>
        </w:rPr>
      </w:pPr>
      <w:r w:rsidRPr="00FE4A38">
        <w:rPr>
          <w:sz w:val="24"/>
          <w:szCs w:val="24"/>
        </w:rPr>
        <w:t xml:space="preserve">Have you ever been curious about Heaven, or wondered what goes on there? It just so happens that in the parables of lost things, each one ends with a rare glimpse into the Kingdom of heaven. Notice in each instance, when the lost things had been found, a joyful party broke-out in the presence of God. What caused all this rejoicing? Look closely at the story of the Prodigal Son. The joyful celebration began when the lost son repented and finally returns home to his father. </w:t>
      </w:r>
      <w:r w:rsidRPr="00FE4A38">
        <w:rPr>
          <w:color w:val="000000"/>
          <w:sz w:val="24"/>
          <w:szCs w:val="24"/>
        </w:rPr>
        <w:t>Truly, God is a God of second chances. Even when we leave the Father and squander the wealth of His love, the Good Shepherd will still leave the ninety-nine others in search of one lost sheep.  Could you be the one that He seeks?</w:t>
      </w:r>
    </w:p>
    <w:p w14:paraId="502167F8" w14:textId="77777777" w:rsidR="001F2A57" w:rsidRPr="00FE4A38" w:rsidRDefault="001F2A57" w:rsidP="001F2A57">
      <w:pPr>
        <w:ind w:firstLine="720"/>
        <w:jc w:val="both"/>
        <w:rPr>
          <w:sz w:val="24"/>
          <w:szCs w:val="24"/>
        </w:rPr>
      </w:pPr>
      <w:r w:rsidRPr="00FE4A38">
        <w:rPr>
          <w:sz w:val="24"/>
          <w:szCs w:val="24"/>
        </w:rPr>
        <w:t xml:space="preserve">However, often the instruments He uses to draw us, seem like a contradiction to His love. This is especially true when it involves suffering.  During one such time in my life, the following passage became very real and intimately personal to me. </w:t>
      </w:r>
      <w:r w:rsidRPr="00FE4A38">
        <w:rPr>
          <w:b/>
          <w:bCs/>
          <w:i/>
          <w:iCs/>
          <w:sz w:val="24"/>
          <w:szCs w:val="24"/>
        </w:rPr>
        <w:t xml:space="preserve">Psalms 18:16 He reached down from on high and took hold of me and drew me out of deep water. He rescued me.  </w:t>
      </w:r>
      <w:r w:rsidRPr="00FE4A38">
        <w:rPr>
          <w:bCs/>
          <w:iCs/>
          <w:sz w:val="24"/>
          <w:szCs w:val="24"/>
        </w:rPr>
        <w:t>And honestly, Jesus is still rescuing me out of deep waters of many kinds.</w:t>
      </w:r>
      <w:r w:rsidRPr="00FE4A38">
        <w:rPr>
          <w:b/>
          <w:bCs/>
          <w:i/>
          <w:iCs/>
          <w:sz w:val="24"/>
          <w:szCs w:val="24"/>
        </w:rPr>
        <w:t xml:space="preserve"> </w:t>
      </w:r>
      <w:r w:rsidRPr="00FE4A38">
        <w:rPr>
          <w:sz w:val="24"/>
          <w:szCs w:val="24"/>
        </w:rPr>
        <w:t xml:space="preserve"> It should not be surprising that the word </w:t>
      </w:r>
      <w:r w:rsidRPr="00FE4A38">
        <w:rPr>
          <w:bCs/>
          <w:i/>
          <w:iCs/>
          <w:sz w:val="24"/>
          <w:szCs w:val="24"/>
        </w:rPr>
        <w:t xml:space="preserve">rescue </w:t>
      </w:r>
      <w:r w:rsidRPr="00FE4A38">
        <w:rPr>
          <w:sz w:val="24"/>
          <w:szCs w:val="24"/>
        </w:rPr>
        <w:t xml:space="preserve">is found in the definition of the Greek words: forgive, grace, and save. </w:t>
      </w:r>
    </w:p>
    <w:p w14:paraId="2C9E777A"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565A49C0" w14:textId="77777777" w:rsidR="001F2A57" w:rsidRPr="007212FD" w:rsidRDefault="001F2A57" w:rsidP="001F2A57">
      <w:pPr>
        <w:pStyle w:val="ListParagraph"/>
        <w:numPr>
          <w:ilvl w:val="0"/>
          <w:numId w:val="17"/>
        </w:numPr>
        <w:jc w:val="both"/>
        <w:rPr>
          <w:b/>
          <w:bCs/>
          <w:sz w:val="28"/>
          <w:szCs w:val="28"/>
        </w:rPr>
      </w:pPr>
      <w:r w:rsidRPr="5897EC05">
        <w:rPr>
          <w:sz w:val="24"/>
          <w:szCs w:val="24"/>
        </w:rPr>
        <w:t>Luke 24:44-49; Acts 1:8; Mark 16:15-16; John 17:18-23; Romans 1:16; 10:9-18; Isaiah 44:1-8; 49:6-10; Eph. 6:19-20;</w:t>
      </w:r>
      <w:r w:rsidRPr="007F6DC6">
        <w:rPr>
          <w:sz w:val="24"/>
          <w:szCs w:val="24"/>
        </w:rPr>
        <w:t xml:space="preserve"> </w:t>
      </w:r>
      <w:r w:rsidRPr="5897EC05">
        <w:rPr>
          <w:sz w:val="24"/>
          <w:szCs w:val="24"/>
        </w:rPr>
        <w:t>1 Cor. 2:1-5; 2 Cor. 2:14-17</w:t>
      </w:r>
      <w:r>
        <w:rPr>
          <w:sz w:val="24"/>
          <w:szCs w:val="24"/>
        </w:rPr>
        <w:t>, 5:10- 6:2</w:t>
      </w:r>
    </w:p>
    <w:p w14:paraId="60CC410F" w14:textId="77777777" w:rsidR="001F2A57" w:rsidRPr="00B31623" w:rsidRDefault="001F2A57" w:rsidP="001F2A57">
      <w:pPr>
        <w:jc w:val="center"/>
        <w:rPr>
          <w:b/>
          <w:sz w:val="28"/>
          <w:szCs w:val="28"/>
        </w:rPr>
      </w:pPr>
      <w:r w:rsidRPr="00B31623">
        <w:rPr>
          <w:b/>
          <w:sz w:val="28"/>
          <w:szCs w:val="28"/>
        </w:rPr>
        <w:t xml:space="preserve">Are You a Gospel Herald, or </w:t>
      </w:r>
      <w:r>
        <w:rPr>
          <w:b/>
          <w:sz w:val="28"/>
          <w:szCs w:val="28"/>
        </w:rPr>
        <w:t>a Gospel</w:t>
      </w:r>
      <w:r w:rsidRPr="00B31623">
        <w:rPr>
          <w:b/>
          <w:sz w:val="28"/>
          <w:szCs w:val="28"/>
        </w:rPr>
        <w:t xml:space="preserve"> Hoarder?</w:t>
      </w:r>
    </w:p>
    <w:p w14:paraId="16E8D563" w14:textId="77777777" w:rsidR="001F2A57" w:rsidRDefault="001F2A57" w:rsidP="001F2A57">
      <w:pPr>
        <w:pStyle w:val="ListParagraph"/>
        <w:ind w:left="0" w:firstLine="720"/>
        <w:jc w:val="both"/>
        <w:rPr>
          <w:sz w:val="24"/>
          <w:szCs w:val="24"/>
        </w:rPr>
      </w:pPr>
      <w:r>
        <w:rPr>
          <w:sz w:val="24"/>
          <w:szCs w:val="24"/>
        </w:rPr>
        <w:t>According to several</w:t>
      </w:r>
      <w:r w:rsidRPr="5897EC05">
        <w:rPr>
          <w:sz w:val="24"/>
          <w:szCs w:val="24"/>
        </w:rPr>
        <w:t xml:space="preserve"> statistic</w:t>
      </w:r>
      <w:r>
        <w:rPr>
          <w:sz w:val="24"/>
          <w:szCs w:val="24"/>
        </w:rPr>
        <w:t>s,</w:t>
      </w:r>
      <w:r w:rsidRPr="5897EC05">
        <w:rPr>
          <w:sz w:val="24"/>
          <w:szCs w:val="24"/>
        </w:rPr>
        <w:t xml:space="preserve"> only about two percent of the people who profess to know Christ</w:t>
      </w:r>
      <w:r>
        <w:rPr>
          <w:sz w:val="24"/>
          <w:szCs w:val="24"/>
        </w:rPr>
        <w:t xml:space="preserve"> have</w:t>
      </w:r>
      <w:r w:rsidRPr="5897EC05">
        <w:rPr>
          <w:sz w:val="24"/>
          <w:szCs w:val="24"/>
        </w:rPr>
        <w:t xml:space="preserve"> ever </w:t>
      </w:r>
      <w:r>
        <w:rPr>
          <w:sz w:val="24"/>
          <w:szCs w:val="24"/>
        </w:rPr>
        <w:t>shared the gospel with</w:t>
      </w:r>
      <w:r w:rsidRPr="5897EC05">
        <w:rPr>
          <w:sz w:val="24"/>
          <w:szCs w:val="24"/>
        </w:rPr>
        <w:t xml:space="preserve"> another person. </w:t>
      </w:r>
      <w:r>
        <w:rPr>
          <w:sz w:val="24"/>
          <w:szCs w:val="24"/>
        </w:rPr>
        <w:t>That means that n</w:t>
      </w:r>
      <w:r w:rsidRPr="5897EC05">
        <w:rPr>
          <w:sz w:val="24"/>
          <w:szCs w:val="24"/>
        </w:rPr>
        <w:t>inety-</w:t>
      </w:r>
      <w:r>
        <w:rPr>
          <w:sz w:val="24"/>
          <w:szCs w:val="24"/>
        </w:rPr>
        <w:t>eight</w:t>
      </w:r>
      <w:r w:rsidRPr="5897EC05">
        <w:rPr>
          <w:sz w:val="24"/>
          <w:szCs w:val="24"/>
        </w:rPr>
        <w:t xml:space="preserve"> percent of the people who say they have believed</w:t>
      </w:r>
      <w:r>
        <w:rPr>
          <w:sz w:val="24"/>
          <w:szCs w:val="24"/>
        </w:rPr>
        <w:t xml:space="preserve"> in Jesus are hoarders of the gospel. </w:t>
      </w:r>
      <w:r w:rsidRPr="5897EC05">
        <w:rPr>
          <w:sz w:val="24"/>
          <w:szCs w:val="24"/>
        </w:rPr>
        <w:t xml:space="preserve"> Why is this? Could it be that </w:t>
      </w:r>
      <w:r>
        <w:rPr>
          <w:sz w:val="24"/>
          <w:szCs w:val="24"/>
        </w:rPr>
        <w:t>while many</w:t>
      </w:r>
      <w:r w:rsidRPr="5897EC05">
        <w:rPr>
          <w:sz w:val="24"/>
          <w:szCs w:val="24"/>
        </w:rPr>
        <w:t xml:space="preserve"> profess to know </w:t>
      </w:r>
      <w:r>
        <w:rPr>
          <w:sz w:val="24"/>
          <w:szCs w:val="24"/>
        </w:rPr>
        <w:t>Christ, they</w:t>
      </w:r>
      <w:r w:rsidRPr="5897EC05">
        <w:rPr>
          <w:sz w:val="24"/>
          <w:szCs w:val="24"/>
        </w:rPr>
        <w:t xml:space="preserve"> are not </w:t>
      </w:r>
      <w:r w:rsidRPr="5897EC05">
        <w:rPr>
          <w:i/>
          <w:iCs/>
          <w:sz w:val="24"/>
          <w:szCs w:val="24"/>
        </w:rPr>
        <w:t>in</w:t>
      </w:r>
      <w:r w:rsidRPr="5897EC05">
        <w:rPr>
          <w:sz w:val="24"/>
          <w:szCs w:val="24"/>
        </w:rPr>
        <w:t xml:space="preserve"> </w:t>
      </w:r>
      <w:r>
        <w:rPr>
          <w:sz w:val="24"/>
          <w:szCs w:val="24"/>
        </w:rPr>
        <w:t>Christ? Perhaps they need</w:t>
      </w:r>
      <w:r w:rsidRPr="5897EC05">
        <w:rPr>
          <w:sz w:val="24"/>
          <w:szCs w:val="24"/>
        </w:rPr>
        <w:t xml:space="preserve"> to hear the gospel and be saved</w:t>
      </w:r>
      <w:r>
        <w:rPr>
          <w:sz w:val="24"/>
          <w:szCs w:val="24"/>
        </w:rPr>
        <w:t>.</w:t>
      </w:r>
      <w:r w:rsidRPr="5897EC05">
        <w:rPr>
          <w:sz w:val="24"/>
          <w:szCs w:val="24"/>
        </w:rPr>
        <w:t xml:space="preserve"> </w:t>
      </w:r>
    </w:p>
    <w:p w14:paraId="7D4EF0E2" w14:textId="77777777" w:rsidR="001F2A57" w:rsidRDefault="001F2A57" w:rsidP="001F2A57">
      <w:pPr>
        <w:ind w:firstLine="720"/>
        <w:jc w:val="both"/>
        <w:rPr>
          <w:sz w:val="24"/>
          <w:szCs w:val="24"/>
        </w:rPr>
      </w:pPr>
      <w:r>
        <w:rPr>
          <w:sz w:val="24"/>
          <w:szCs w:val="24"/>
        </w:rPr>
        <w:t>In the midst of a world that is full of corruption, chaos, carnage, conflict and confusion, we have hidden the gospel treasure safely within our church buildings, all the while a world full of people who “God so loves,” go to Hell. (Matthew 5:13-16) Coincidentally, the more we hoard the gospel, the more hell breaks-loose on earth, and we all suffer the ramifications that are too numerous to count. Furthermore, as we are about to discover, we mustn’t think that the Master will be pleased with us when we are called to give account at the judgement seat of Christ.</w:t>
      </w:r>
    </w:p>
    <w:p w14:paraId="587BF799" w14:textId="77777777" w:rsidR="001F2A57" w:rsidRDefault="001F2A57" w:rsidP="001F2A57">
      <w:pPr>
        <w:jc w:val="center"/>
        <w:rPr>
          <w:b/>
          <w:sz w:val="28"/>
          <w:szCs w:val="28"/>
        </w:rPr>
      </w:pPr>
      <w:r w:rsidRPr="007212FD">
        <w:rPr>
          <w:b/>
          <w:sz w:val="28"/>
          <w:szCs w:val="28"/>
        </w:rPr>
        <w:t>We are Stewards of the Treasure</w:t>
      </w:r>
    </w:p>
    <w:p w14:paraId="26D69F32" w14:textId="77777777" w:rsidR="001F2A57" w:rsidRPr="007E04FC" w:rsidRDefault="001F2A57" w:rsidP="001F2A57">
      <w:pPr>
        <w:jc w:val="center"/>
        <w:rPr>
          <w:b/>
          <w:i/>
          <w:sz w:val="24"/>
          <w:szCs w:val="24"/>
        </w:rPr>
      </w:pPr>
      <w:r w:rsidRPr="007E04FC">
        <w:rPr>
          <w:b/>
          <w:i/>
          <w:sz w:val="24"/>
          <w:szCs w:val="24"/>
        </w:rPr>
        <w:t>Matthew 25:14-30 (ESV)</w:t>
      </w:r>
    </w:p>
    <w:p w14:paraId="12A60940" w14:textId="77777777" w:rsidR="001F2A57" w:rsidRDefault="001F2A57" w:rsidP="001F2A57">
      <w:pPr>
        <w:jc w:val="center"/>
        <w:rPr>
          <w:rStyle w:val="woc"/>
          <w:b/>
          <w:i/>
          <w:sz w:val="24"/>
          <w:szCs w:val="24"/>
        </w:rPr>
      </w:pPr>
      <w:r w:rsidRPr="007E04FC">
        <w:rPr>
          <w:rStyle w:val="woc"/>
          <w:b/>
          <w:i/>
          <w:sz w:val="24"/>
          <w:szCs w:val="24"/>
        </w:rPr>
        <w:t>“For it will be like a man going on a journey, who called his servants</w:t>
      </w:r>
      <w:hyperlink r:id="rId16" w:anchor="footnotes" w:tooltip="Greek bondservants; also verse 19" w:history="1"/>
      <w:r>
        <w:rPr>
          <w:rStyle w:val="footnote"/>
          <w:b/>
          <w:i/>
          <w:sz w:val="24"/>
          <w:szCs w:val="24"/>
          <w:vertAlign w:val="superscript"/>
        </w:rPr>
        <w:t xml:space="preserve"> </w:t>
      </w:r>
      <w:r w:rsidRPr="007E04FC">
        <w:rPr>
          <w:rStyle w:val="woc"/>
          <w:b/>
          <w:i/>
          <w:sz w:val="24"/>
          <w:szCs w:val="24"/>
        </w:rPr>
        <w:t xml:space="preserve"> and entrusted to them his property.</w:t>
      </w:r>
      <w:r w:rsidRPr="007E04FC">
        <w:rPr>
          <w:b/>
          <w:i/>
          <w:sz w:val="24"/>
          <w:szCs w:val="24"/>
        </w:rPr>
        <w:t xml:space="preserve"> </w:t>
      </w:r>
      <w:r w:rsidRPr="007E04FC">
        <w:rPr>
          <w:rStyle w:val="woc"/>
          <w:b/>
          <w:i/>
          <w:sz w:val="24"/>
          <w:szCs w:val="24"/>
        </w:rPr>
        <w:t>To one he gave five talents, to another two, to another one, to each according to his ability. Then he went away.</w:t>
      </w:r>
      <w:r w:rsidRPr="007E04FC">
        <w:rPr>
          <w:b/>
          <w:i/>
          <w:sz w:val="24"/>
          <w:szCs w:val="24"/>
        </w:rPr>
        <w:t xml:space="preserve"> </w:t>
      </w:r>
      <w:r w:rsidRPr="007E04FC">
        <w:rPr>
          <w:rStyle w:val="woc"/>
          <w:b/>
          <w:i/>
          <w:sz w:val="24"/>
          <w:szCs w:val="24"/>
        </w:rPr>
        <w:t>He who had received the five talents went at once and traded with them, and he made five talents more.</w:t>
      </w:r>
      <w:r w:rsidRPr="007E04FC">
        <w:rPr>
          <w:b/>
          <w:i/>
          <w:sz w:val="24"/>
          <w:szCs w:val="24"/>
        </w:rPr>
        <w:t xml:space="preserve"> </w:t>
      </w:r>
      <w:r w:rsidRPr="007E04FC">
        <w:rPr>
          <w:rStyle w:val="woc"/>
          <w:b/>
          <w:i/>
          <w:sz w:val="24"/>
          <w:szCs w:val="24"/>
        </w:rPr>
        <w:t>So also he who had the two talents made two talents more.</w:t>
      </w:r>
      <w:r w:rsidRPr="007E04FC">
        <w:rPr>
          <w:b/>
          <w:i/>
          <w:sz w:val="24"/>
          <w:szCs w:val="24"/>
        </w:rPr>
        <w:t xml:space="preserve"> </w:t>
      </w:r>
      <w:r w:rsidRPr="007E04FC">
        <w:rPr>
          <w:rStyle w:val="woc"/>
          <w:b/>
          <w:i/>
          <w:sz w:val="24"/>
          <w:szCs w:val="24"/>
        </w:rPr>
        <w:t>But he who had received the one talent went and dug in the ground and hid his master’s money.</w:t>
      </w:r>
      <w:r w:rsidRPr="007E04FC">
        <w:rPr>
          <w:b/>
          <w:i/>
          <w:sz w:val="24"/>
          <w:szCs w:val="24"/>
        </w:rPr>
        <w:t xml:space="preserve"> </w:t>
      </w:r>
      <w:r w:rsidRPr="007E04FC">
        <w:rPr>
          <w:rStyle w:val="woc"/>
          <w:b/>
          <w:i/>
          <w:sz w:val="24"/>
          <w:szCs w:val="24"/>
        </w:rPr>
        <w:t>Now after a long time the master of those servants came and settled accounts with them.</w:t>
      </w:r>
      <w:r w:rsidRPr="007E04FC">
        <w:rPr>
          <w:b/>
          <w:i/>
          <w:sz w:val="24"/>
          <w:szCs w:val="24"/>
        </w:rPr>
        <w:t xml:space="preserve"> </w:t>
      </w:r>
      <w:r w:rsidRPr="007E04FC">
        <w:rPr>
          <w:rStyle w:val="woc"/>
          <w:b/>
          <w:i/>
          <w:sz w:val="24"/>
          <w:szCs w:val="24"/>
        </w:rPr>
        <w:t>And he who had received the five talents came forward, bringing five talents more, saying, ‘Master, you delivered to me five talents; here I have made five talents more.’</w:t>
      </w:r>
      <w:r w:rsidRPr="007E04FC">
        <w:rPr>
          <w:b/>
          <w:i/>
          <w:sz w:val="24"/>
          <w:szCs w:val="24"/>
        </w:rPr>
        <w:t xml:space="preserve"> </w:t>
      </w:r>
      <w:r w:rsidRPr="007E04FC">
        <w:rPr>
          <w:rStyle w:val="woc"/>
          <w:b/>
          <w:i/>
          <w:sz w:val="24"/>
          <w:szCs w:val="24"/>
        </w:rPr>
        <w:t>His master said to him, ‘Well done, good and faithful servant You have been faithful over a little; I will set you over much. Enter into the joy of your master.’</w:t>
      </w:r>
      <w:r w:rsidRPr="007E04FC">
        <w:rPr>
          <w:b/>
          <w:i/>
          <w:sz w:val="24"/>
          <w:szCs w:val="24"/>
        </w:rPr>
        <w:t xml:space="preserve"> </w:t>
      </w:r>
      <w:r w:rsidRPr="007E04FC">
        <w:rPr>
          <w:rStyle w:val="woc"/>
          <w:b/>
          <w:i/>
          <w:sz w:val="24"/>
          <w:szCs w:val="24"/>
        </w:rPr>
        <w:t>And he also who had the two talents came forward, saying, ‘Master, you delivered to me two talents; here I have made two talents more.’</w:t>
      </w:r>
      <w:r w:rsidRPr="007E04FC">
        <w:rPr>
          <w:b/>
          <w:i/>
          <w:sz w:val="24"/>
          <w:szCs w:val="24"/>
        </w:rPr>
        <w:t xml:space="preserve"> </w:t>
      </w:r>
      <w:r w:rsidRPr="007E04FC">
        <w:rPr>
          <w:rStyle w:val="woc"/>
          <w:b/>
          <w:i/>
          <w:sz w:val="24"/>
          <w:szCs w:val="24"/>
        </w:rPr>
        <w:t>His master said to him, ‘Well done, good and faithful servant. You have been faithful over a little; I will set you over much. Enter into the joy of your master.’</w:t>
      </w:r>
      <w:r w:rsidRPr="007E04FC">
        <w:rPr>
          <w:b/>
          <w:i/>
          <w:sz w:val="24"/>
          <w:szCs w:val="24"/>
        </w:rPr>
        <w:t xml:space="preserve"> </w:t>
      </w:r>
      <w:r w:rsidRPr="007E04FC">
        <w:rPr>
          <w:rStyle w:val="woc"/>
          <w:b/>
          <w:i/>
          <w:sz w:val="24"/>
          <w:szCs w:val="24"/>
        </w:rPr>
        <w:t>He also who had received the one talent came forward, saying, ‘Master, I knew you to be a hard man, reaping where you did not sow, and gathering where you scattered no seed,</w:t>
      </w:r>
      <w:r w:rsidRPr="007E04FC">
        <w:rPr>
          <w:b/>
          <w:i/>
          <w:sz w:val="24"/>
          <w:szCs w:val="24"/>
        </w:rPr>
        <w:t xml:space="preserve"> </w:t>
      </w:r>
      <w:r w:rsidRPr="007E04FC">
        <w:rPr>
          <w:rStyle w:val="woc"/>
          <w:b/>
          <w:i/>
          <w:sz w:val="24"/>
          <w:szCs w:val="24"/>
        </w:rPr>
        <w:t>so I was afraid, and I went and hid your talent in the ground. Here you have what is yours.’</w:t>
      </w:r>
      <w:r w:rsidRPr="007E04FC">
        <w:rPr>
          <w:b/>
          <w:i/>
          <w:sz w:val="24"/>
          <w:szCs w:val="24"/>
        </w:rPr>
        <w:t xml:space="preserve"> </w:t>
      </w:r>
      <w:r w:rsidRPr="007E04FC">
        <w:rPr>
          <w:rStyle w:val="woc"/>
          <w:b/>
          <w:i/>
          <w:sz w:val="24"/>
          <w:szCs w:val="24"/>
        </w:rPr>
        <w:t>But his master answered him, ‘You wicked and slothful servant! You knew that I reap where I have not sown and gather where I scattered no seed?</w:t>
      </w:r>
      <w:r w:rsidRPr="007E04FC">
        <w:rPr>
          <w:b/>
          <w:i/>
          <w:sz w:val="24"/>
          <w:szCs w:val="24"/>
        </w:rPr>
        <w:t xml:space="preserve"> </w:t>
      </w:r>
      <w:r w:rsidRPr="007E04FC">
        <w:rPr>
          <w:rStyle w:val="woc"/>
          <w:b/>
          <w:i/>
          <w:sz w:val="24"/>
          <w:szCs w:val="24"/>
        </w:rPr>
        <w:t>Then you ought to have invested my money with the bankers, and at my coming I should have received what was my own with interest.</w:t>
      </w:r>
      <w:r w:rsidRPr="007E04FC">
        <w:rPr>
          <w:b/>
          <w:i/>
          <w:sz w:val="24"/>
          <w:szCs w:val="24"/>
        </w:rPr>
        <w:t xml:space="preserve"> </w:t>
      </w:r>
      <w:r w:rsidRPr="007E04FC">
        <w:rPr>
          <w:rStyle w:val="woc"/>
          <w:b/>
          <w:i/>
          <w:sz w:val="24"/>
          <w:szCs w:val="24"/>
        </w:rPr>
        <w:t>So take the talent from him and give it to him who has the ten talents.</w:t>
      </w:r>
      <w:r w:rsidRPr="007E04FC">
        <w:rPr>
          <w:b/>
          <w:i/>
          <w:sz w:val="24"/>
          <w:szCs w:val="24"/>
        </w:rPr>
        <w:t xml:space="preserve"> </w:t>
      </w:r>
      <w:r w:rsidRPr="007E04FC">
        <w:rPr>
          <w:rStyle w:val="woc"/>
          <w:b/>
          <w:i/>
          <w:sz w:val="24"/>
          <w:szCs w:val="24"/>
        </w:rPr>
        <w:t>For to everyone who has will more be given, and he will have an abundance. But from the one who has not, even what he has will be taken away.</w:t>
      </w:r>
      <w:r w:rsidRPr="007E04FC">
        <w:rPr>
          <w:b/>
          <w:i/>
          <w:sz w:val="24"/>
          <w:szCs w:val="24"/>
        </w:rPr>
        <w:t xml:space="preserve"> </w:t>
      </w:r>
      <w:r w:rsidRPr="007E04FC">
        <w:rPr>
          <w:rStyle w:val="woc"/>
          <w:b/>
          <w:i/>
          <w:sz w:val="24"/>
          <w:szCs w:val="24"/>
        </w:rPr>
        <w:t>And cast the worthless servant into the outer darkness. In that place there will be weeping and gnashing of teeth.’</w:t>
      </w:r>
    </w:p>
    <w:p w14:paraId="06BD85B0" w14:textId="77777777" w:rsidR="001F2A57" w:rsidRPr="00040C17" w:rsidRDefault="001F2A57" w:rsidP="001F2A57">
      <w:pPr>
        <w:pStyle w:val="NormalWeb"/>
        <w:spacing w:before="0" w:beforeAutospacing="0" w:after="0" w:afterAutospacing="0"/>
        <w:ind w:firstLine="720"/>
        <w:jc w:val="both"/>
        <w:rPr>
          <w:rFonts w:asciiTheme="minorHAnsi" w:hAnsiTheme="minorHAnsi"/>
        </w:rPr>
      </w:pPr>
      <w:r>
        <w:rPr>
          <w:rFonts w:asciiTheme="minorHAnsi" w:hAnsiTheme="minorHAnsi"/>
          <w:color w:val="000000"/>
        </w:rPr>
        <w:t>Now l</w:t>
      </w:r>
      <w:r w:rsidRPr="00040C17">
        <w:rPr>
          <w:rFonts w:asciiTheme="minorHAnsi" w:hAnsiTheme="minorHAnsi"/>
          <w:color w:val="000000"/>
        </w:rPr>
        <w:t>et’s take a closer look at the Parable of the Stewards. Here, Jesus said, “To whom much is given, much will be required.” I know that in my country, the United States of America, we have been entrusted with much gospel wealth.  But, have we been good stewards of all that we have been given?  We can scarcely claim the excuse of ignorance. Granted, along with the true gospel, we have an abundance of “false gospels” as well as “different Jesuses” (more on this subject in another chapter). I</w:t>
      </w:r>
      <w:r w:rsidRPr="00040C17">
        <w:rPr>
          <w:rFonts w:asciiTheme="minorHAnsi" w:hAnsiTheme="minorHAnsi"/>
        </w:rPr>
        <w:t xml:space="preserve">f we have been redeemed and reconciled to God, then we have been given the ministry of reconciliation. And part of this ministry, as Paul told Timothy, is a ministry of continual intercessory prayer for the advancement of the gospel. (1 Timothy 2:1-6) </w:t>
      </w:r>
      <w:r w:rsidRPr="00040C17">
        <w:rPr>
          <w:rFonts w:asciiTheme="minorHAnsi" w:hAnsiTheme="minorHAnsi"/>
          <w:color w:val="000000"/>
        </w:rPr>
        <w:t xml:space="preserve">So, prayer is </w:t>
      </w:r>
      <w:r>
        <w:rPr>
          <w:rFonts w:asciiTheme="minorHAnsi" w:hAnsiTheme="minorHAnsi"/>
          <w:color w:val="000000"/>
        </w:rPr>
        <w:t xml:space="preserve">vital, but we mustn’t stop there. Our prayers do not negate our individual responsibility to share the gospel. (Mark 16:15; Acts 1:8; Luke 24:47) Furthermore, not one ethnic group of believers is excluded from this command. (Revelation 5:9-19) Here are some facts: Did you know that 2 out of every 7 people in the world have no idea who Jesus is? And most of them live in countries where the gospel is restricted. Sadly, the precious few indigenous believers in these parts of the world have not been equipped to share the gospel with their own neighbors. </w:t>
      </w:r>
    </w:p>
    <w:p w14:paraId="2FBE7593" w14:textId="77777777" w:rsidR="001F2A57" w:rsidRPr="00040C17" w:rsidRDefault="001F2A57" w:rsidP="001F2A57">
      <w:pPr>
        <w:pStyle w:val="ListParagraph"/>
        <w:ind w:left="0" w:firstLine="720"/>
        <w:jc w:val="both"/>
        <w:rPr>
          <w:rFonts w:asciiTheme="minorHAnsi" w:hAnsiTheme="minorHAnsi"/>
          <w:sz w:val="24"/>
          <w:szCs w:val="24"/>
        </w:rPr>
      </w:pPr>
    </w:p>
    <w:p w14:paraId="38B14A91" w14:textId="77777777" w:rsidR="001F2A57" w:rsidRDefault="001F2A57" w:rsidP="001F2A57">
      <w:pPr>
        <w:pStyle w:val="ListParagraph"/>
        <w:ind w:left="0" w:firstLine="720"/>
        <w:jc w:val="both"/>
        <w:rPr>
          <w:sz w:val="24"/>
          <w:szCs w:val="24"/>
        </w:rPr>
      </w:pPr>
      <w:r w:rsidRPr="5897EC05">
        <w:rPr>
          <w:sz w:val="24"/>
          <w:szCs w:val="24"/>
        </w:rPr>
        <w:t xml:space="preserve">The </w:t>
      </w:r>
      <w:r>
        <w:rPr>
          <w:sz w:val="24"/>
          <w:szCs w:val="24"/>
        </w:rPr>
        <w:t xml:space="preserve">undiluted and unpolluted message of the </w:t>
      </w:r>
      <w:r w:rsidRPr="5897EC05">
        <w:rPr>
          <w:sz w:val="24"/>
          <w:szCs w:val="24"/>
        </w:rPr>
        <w:t xml:space="preserve">gospel </w:t>
      </w:r>
      <w:r>
        <w:rPr>
          <w:sz w:val="24"/>
          <w:szCs w:val="24"/>
        </w:rPr>
        <w:t xml:space="preserve">is the </w:t>
      </w:r>
      <w:r w:rsidRPr="5897EC05">
        <w:rPr>
          <w:sz w:val="24"/>
          <w:szCs w:val="24"/>
        </w:rPr>
        <w:t>power</w:t>
      </w:r>
      <w:r>
        <w:rPr>
          <w:sz w:val="24"/>
          <w:szCs w:val="24"/>
        </w:rPr>
        <w:t xml:space="preserve"> of God to save</w:t>
      </w:r>
      <w:r w:rsidRPr="5897EC05">
        <w:rPr>
          <w:sz w:val="24"/>
          <w:szCs w:val="24"/>
        </w:rPr>
        <w:t xml:space="preserve"> souls. </w:t>
      </w:r>
      <w:r>
        <w:rPr>
          <w:sz w:val="24"/>
          <w:szCs w:val="24"/>
        </w:rPr>
        <w:t xml:space="preserve">Yet, </w:t>
      </w:r>
      <w:r w:rsidRPr="5897EC05">
        <w:rPr>
          <w:sz w:val="24"/>
          <w:szCs w:val="24"/>
        </w:rPr>
        <w:t xml:space="preserve">for this to happen, people must </w:t>
      </w:r>
      <w:r w:rsidRPr="005C665E">
        <w:rPr>
          <w:i/>
          <w:sz w:val="24"/>
          <w:szCs w:val="24"/>
        </w:rPr>
        <w:t>hear</w:t>
      </w:r>
      <w:r w:rsidRPr="5897EC05">
        <w:rPr>
          <w:sz w:val="24"/>
          <w:szCs w:val="24"/>
        </w:rPr>
        <w:t xml:space="preserve"> the gospel. </w:t>
      </w:r>
      <w:r>
        <w:rPr>
          <w:sz w:val="24"/>
          <w:szCs w:val="24"/>
        </w:rPr>
        <w:t>But</w:t>
      </w:r>
      <w:r w:rsidRPr="5897EC05">
        <w:rPr>
          <w:sz w:val="24"/>
          <w:szCs w:val="24"/>
        </w:rPr>
        <w:t xml:space="preserve"> how can people hear it if we - the redeemed - don’t </w:t>
      </w:r>
      <w:r>
        <w:rPr>
          <w:sz w:val="24"/>
          <w:szCs w:val="24"/>
        </w:rPr>
        <w:t>tell them</w:t>
      </w:r>
      <w:r w:rsidRPr="5897EC05">
        <w:rPr>
          <w:sz w:val="24"/>
          <w:szCs w:val="24"/>
        </w:rPr>
        <w:t xml:space="preserve">?  </w:t>
      </w:r>
      <w:r>
        <w:rPr>
          <w:sz w:val="24"/>
          <w:szCs w:val="24"/>
        </w:rPr>
        <w:t xml:space="preserve">You see, Holy Spirit operates </w:t>
      </w:r>
      <w:r w:rsidRPr="001E18A5">
        <w:rPr>
          <w:i/>
          <w:sz w:val="24"/>
          <w:szCs w:val="24"/>
        </w:rPr>
        <w:t>through</w:t>
      </w:r>
      <w:r>
        <w:rPr>
          <w:sz w:val="24"/>
          <w:szCs w:val="24"/>
        </w:rPr>
        <w:t xml:space="preserve"> those who have </w:t>
      </w:r>
      <w:r w:rsidRPr="005C665E">
        <w:rPr>
          <w:i/>
          <w:sz w:val="24"/>
          <w:szCs w:val="24"/>
        </w:rPr>
        <w:t>received</w:t>
      </w:r>
      <w:r>
        <w:rPr>
          <w:sz w:val="24"/>
          <w:szCs w:val="24"/>
        </w:rPr>
        <w:t xml:space="preserve"> the Treasure…. The Treasure is Jesus!</w:t>
      </w:r>
    </w:p>
    <w:p w14:paraId="04865F11" w14:textId="77777777" w:rsidR="001F2A57" w:rsidRDefault="001F2A57" w:rsidP="001F2A57">
      <w:pPr>
        <w:pStyle w:val="ListParagraph"/>
        <w:ind w:left="0" w:firstLine="720"/>
        <w:jc w:val="both"/>
        <w:rPr>
          <w:sz w:val="24"/>
          <w:szCs w:val="24"/>
        </w:rPr>
      </w:pPr>
    </w:p>
    <w:p w14:paraId="31F9C01B" w14:textId="77777777" w:rsidR="001F2A57" w:rsidRDefault="001F2A57" w:rsidP="001F2A57">
      <w:pPr>
        <w:pStyle w:val="ListParagraph"/>
        <w:ind w:left="0" w:firstLine="720"/>
        <w:jc w:val="both"/>
        <w:rPr>
          <w:sz w:val="24"/>
          <w:szCs w:val="24"/>
        </w:rPr>
      </w:pPr>
      <w:r>
        <w:rPr>
          <w:sz w:val="24"/>
          <w:szCs w:val="24"/>
        </w:rPr>
        <w:t xml:space="preserve">We use all sorts of excuses for not sharing the gospel. I would like to elaborate on a few.  As an example, many people, myself included, have erroneously believed that this was the job of pastors, evangelists, and the theologically trained professionals. But is this the truth? Absolutely not! Although this doesn’t negate the importance of their function in the church. </w:t>
      </w:r>
    </w:p>
    <w:p w14:paraId="554B96BC" w14:textId="77777777" w:rsidR="001F2A57" w:rsidRDefault="001F2A57" w:rsidP="001F2A57">
      <w:pPr>
        <w:pStyle w:val="ListParagraph"/>
        <w:ind w:left="0" w:firstLine="720"/>
        <w:jc w:val="both"/>
        <w:rPr>
          <w:sz w:val="24"/>
          <w:szCs w:val="24"/>
        </w:rPr>
      </w:pPr>
    </w:p>
    <w:p w14:paraId="4FE29CB6" w14:textId="77777777" w:rsidR="001F2A57" w:rsidRDefault="001F2A57" w:rsidP="001F2A57">
      <w:pPr>
        <w:pStyle w:val="ListParagraph"/>
        <w:ind w:left="0" w:firstLine="720"/>
        <w:jc w:val="both"/>
        <w:rPr>
          <w:sz w:val="24"/>
          <w:szCs w:val="24"/>
        </w:rPr>
      </w:pPr>
      <w:r>
        <w:rPr>
          <w:sz w:val="24"/>
          <w:szCs w:val="24"/>
        </w:rPr>
        <w:t xml:space="preserve"> You can be assured that the notion that only “professionals” are to take the gospel to the world did not originate with God. It originated in the heart of the Devil! There are no professionals in the kingdom of God - only born again saints. To drive home this point, look at the credentials of Jesus’ first disciples, Peter and John. In Acts 4:19 it said they were “ignorant and untrained men,” but they were recognized as having been with Jesus. I encourage you to stop and read the account that took place before Paul’s conversion, making note of who was going everywhere preaching the Word of God. (Acts 8:1-5) </w:t>
      </w:r>
    </w:p>
    <w:p w14:paraId="43A2D9F8" w14:textId="77777777" w:rsidR="001F2A57" w:rsidRDefault="001F2A57" w:rsidP="001F2A57">
      <w:pPr>
        <w:pStyle w:val="ListParagraph"/>
        <w:ind w:left="0" w:firstLine="720"/>
        <w:jc w:val="both"/>
        <w:rPr>
          <w:sz w:val="24"/>
          <w:szCs w:val="24"/>
        </w:rPr>
      </w:pPr>
    </w:p>
    <w:p w14:paraId="5990CF7E" w14:textId="77777777" w:rsidR="001F2A57" w:rsidRDefault="001F2A57" w:rsidP="001F2A57">
      <w:pPr>
        <w:pStyle w:val="ListParagraph"/>
        <w:ind w:left="0" w:firstLine="720"/>
        <w:jc w:val="both"/>
        <w:rPr>
          <w:sz w:val="24"/>
          <w:szCs w:val="24"/>
        </w:rPr>
      </w:pPr>
      <w:r>
        <w:rPr>
          <w:sz w:val="24"/>
          <w:szCs w:val="24"/>
        </w:rPr>
        <w:t xml:space="preserve"> Herein lies the problem. To the extent that we buy into the lie that only “professionals” like pastors and missionaries are qualified to share the gospel, determines what we do with the gospel. When we do nothing with it, we are like the slothful servants in the parable. We should shudder at the thought of the righteous anger of God </w:t>
      </w:r>
      <w:r w:rsidRPr="5897EC05">
        <w:rPr>
          <w:sz w:val="24"/>
          <w:szCs w:val="24"/>
        </w:rPr>
        <w:t xml:space="preserve">against </w:t>
      </w:r>
      <w:r>
        <w:rPr>
          <w:sz w:val="24"/>
          <w:szCs w:val="24"/>
        </w:rPr>
        <w:t>His people who have</w:t>
      </w:r>
      <w:r w:rsidRPr="5897EC05">
        <w:rPr>
          <w:sz w:val="24"/>
          <w:szCs w:val="24"/>
        </w:rPr>
        <w:t xml:space="preserve"> squandered the treasure </w:t>
      </w:r>
      <w:r>
        <w:rPr>
          <w:sz w:val="24"/>
          <w:szCs w:val="24"/>
        </w:rPr>
        <w:t>H</w:t>
      </w:r>
      <w:r w:rsidRPr="5897EC05">
        <w:rPr>
          <w:sz w:val="24"/>
          <w:szCs w:val="24"/>
        </w:rPr>
        <w:t>e entrusted to us.</w:t>
      </w:r>
      <w:r>
        <w:rPr>
          <w:sz w:val="24"/>
          <w:szCs w:val="24"/>
        </w:rPr>
        <w:t xml:space="preserve"> </w:t>
      </w:r>
    </w:p>
    <w:p w14:paraId="2374EACB" w14:textId="77777777" w:rsidR="001F2A57" w:rsidRPr="006D571D" w:rsidRDefault="001F2A57" w:rsidP="001F2A57">
      <w:pPr>
        <w:jc w:val="center"/>
        <w:rPr>
          <w:b/>
          <w:i/>
          <w:sz w:val="24"/>
          <w:szCs w:val="24"/>
        </w:rPr>
      </w:pPr>
      <w:r w:rsidRPr="006D571D">
        <w:rPr>
          <w:b/>
          <w:i/>
          <w:sz w:val="24"/>
          <w:szCs w:val="24"/>
        </w:rPr>
        <w:t>Ephesians 3:1-2 (ESV)</w:t>
      </w:r>
    </w:p>
    <w:p w14:paraId="5760354D" w14:textId="77777777" w:rsidR="001F2A57" w:rsidRPr="006D571D" w:rsidRDefault="001F2A57" w:rsidP="001F2A57">
      <w:pPr>
        <w:pStyle w:val="ListParagraph"/>
        <w:ind w:left="0" w:firstLine="720"/>
        <w:jc w:val="center"/>
        <w:rPr>
          <w:b/>
          <w:i/>
          <w:sz w:val="24"/>
          <w:szCs w:val="24"/>
        </w:rPr>
      </w:pPr>
      <w:r>
        <w:rPr>
          <w:b/>
          <w:i/>
          <w:sz w:val="24"/>
          <w:szCs w:val="24"/>
        </w:rPr>
        <w:t>For this reason</w:t>
      </w:r>
      <w:r w:rsidRPr="006D571D">
        <w:rPr>
          <w:b/>
          <w:i/>
          <w:sz w:val="24"/>
          <w:szCs w:val="24"/>
        </w:rPr>
        <w:t xml:space="preserve"> I, Paul, a prisoner for Christ Jesus on behalf of you Gentiles—assuming that you have heard of the stewardship of God’s grace that was given to me for you.</w:t>
      </w:r>
    </w:p>
    <w:p w14:paraId="20E9B6B9" w14:textId="77777777" w:rsidR="001F2A57" w:rsidRPr="006D571D" w:rsidRDefault="001F2A57" w:rsidP="001F2A57">
      <w:pPr>
        <w:pStyle w:val="ListParagraph"/>
        <w:ind w:left="0" w:firstLine="720"/>
        <w:jc w:val="center"/>
        <w:rPr>
          <w:b/>
          <w:i/>
          <w:sz w:val="24"/>
          <w:szCs w:val="24"/>
        </w:rPr>
      </w:pPr>
    </w:p>
    <w:p w14:paraId="41139253" w14:textId="77777777" w:rsidR="001F2A57" w:rsidRDefault="001F2A57" w:rsidP="001F2A57">
      <w:pPr>
        <w:pStyle w:val="ListParagraph"/>
        <w:ind w:left="0" w:firstLine="720"/>
        <w:jc w:val="both"/>
        <w:rPr>
          <w:sz w:val="24"/>
          <w:szCs w:val="24"/>
        </w:rPr>
      </w:pPr>
      <w:r>
        <w:rPr>
          <w:sz w:val="24"/>
          <w:szCs w:val="24"/>
        </w:rPr>
        <w:t>For those of us who, like Paul, realize our personal responsibility and stewardship of the gospel, it’s imperative that we understand a few things. First of all, we don’t save anyone; salvation belongs to God alone. We mustn’t be mistaken about our role. Second, we don’t have a clue who will be saved and who will not.</w:t>
      </w:r>
      <w:r w:rsidRPr="00FF2E8F">
        <w:rPr>
          <w:sz w:val="24"/>
          <w:szCs w:val="24"/>
        </w:rPr>
        <w:t xml:space="preserve"> </w:t>
      </w:r>
      <w:r>
        <w:rPr>
          <w:sz w:val="24"/>
          <w:szCs w:val="24"/>
        </w:rPr>
        <w:t xml:space="preserve">And furthermore, that’s the Lord’s business - not ours. And while Jesus declared in Matthew chapter seven that </w:t>
      </w:r>
      <w:r w:rsidRPr="004343CF">
        <w:rPr>
          <w:i/>
          <w:sz w:val="24"/>
          <w:szCs w:val="24"/>
        </w:rPr>
        <w:t>many</w:t>
      </w:r>
      <w:r>
        <w:rPr>
          <w:sz w:val="24"/>
          <w:szCs w:val="24"/>
        </w:rPr>
        <w:t xml:space="preserve"> will </w:t>
      </w:r>
      <w:r w:rsidRPr="000230CA">
        <w:rPr>
          <w:sz w:val="24"/>
          <w:szCs w:val="24"/>
        </w:rPr>
        <w:t>not be saved</w:t>
      </w:r>
      <w:r>
        <w:rPr>
          <w:sz w:val="24"/>
          <w:szCs w:val="24"/>
        </w:rPr>
        <w:t xml:space="preserve">, this does not negate the fact that He desires for all men to be saved and come to a knowledge of the truth. How do we know that? Because, as the apostle Peter said, “He’s not willing that anyone perish but that all come to repentance.” </w:t>
      </w:r>
    </w:p>
    <w:p w14:paraId="26E1600F" w14:textId="77777777" w:rsidR="001F2A57" w:rsidRPr="00FF2E8F" w:rsidRDefault="001F2A57" w:rsidP="001F2A57">
      <w:pPr>
        <w:ind w:firstLine="720"/>
        <w:jc w:val="both"/>
        <w:rPr>
          <w:sz w:val="24"/>
          <w:szCs w:val="24"/>
        </w:rPr>
      </w:pPr>
      <w:r w:rsidRPr="00FF2E8F">
        <w:rPr>
          <w:sz w:val="24"/>
          <w:szCs w:val="24"/>
        </w:rPr>
        <w:t xml:space="preserve"> Now, I may not be a theologian, nor have seminary training, but it does not take a rocket scientist to understand the words </w:t>
      </w:r>
      <w:r w:rsidRPr="00FF2E8F">
        <w:rPr>
          <w:i/>
          <w:sz w:val="24"/>
          <w:szCs w:val="24"/>
        </w:rPr>
        <w:t>all</w:t>
      </w:r>
      <w:r w:rsidRPr="00FF2E8F">
        <w:rPr>
          <w:sz w:val="24"/>
          <w:szCs w:val="24"/>
        </w:rPr>
        <w:t xml:space="preserve"> and </w:t>
      </w:r>
      <w:r w:rsidRPr="00FF2E8F">
        <w:rPr>
          <w:i/>
          <w:sz w:val="24"/>
          <w:szCs w:val="24"/>
        </w:rPr>
        <w:t>every</w:t>
      </w:r>
      <w:r w:rsidRPr="00FF2E8F">
        <w:rPr>
          <w:sz w:val="24"/>
          <w:szCs w:val="24"/>
        </w:rPr>
        <w:t xml:space="preserve">! Clearly, </w:t>
      </w:r>
      <w:r>
        <w:rPr>
          <w:sz w:val="24"/>
          <w:szCs w:val="24"/>
        </w:rPr>
        <w:t>God</w:t>
      </w:r>
      <w:r w:rsidRPr="00FF2E8F">
        <w:rPr>
          <w:sz w:val="24"/>
          <w:szCs w:val="24"/>
        </w:rPr>
        <w:t xml:space="preserve"> desire</w:t>
      </w:r>
      <w:r>
        <w:rPr>
          <w:sz w:val="24"/>
          <w:szCs w:val="24"/>
        </w:rPr>
        <w:t>s</w:t>
      </w:r>
      <w:r w:rsidRPr="00FF2E8F">
        <w:rPr>
          <w:sz w:val="24"/>
          <w:szCs w:val="24"/>
        </w:rPr>
        <w:t xml:space="preserve"> that </w:t>
      </w:r>
      <w:r w:rsidRPr="00FF2E8F">
        <w:rPr>
          <w:i/>
          <w:sz w:val="24"/>
          <w:szCs w:val="24"/>
        </w:rPr>
        <w:t xml:space="preserve">all </w:t>
      </w:r>
      <w:r>
        <w:rPr>
          <w:i/>
          <w:sz w:val="24"/>
          <w:szCs w:val="24"/>
        </w:rPr>
        <w:t xml:space="preserve">people </w:t>
      </w:r>
      <w:r w:rsidRPr="00FF2E8F">
        <w:rPr>
          <w:i/>
          <w:sz w:val="24"/>
          <w:szCs w:val="24"/>
        </w:rPr>
        <w:t>hear the gospel</w:t>
      </w:r>
      <w:r w:rsidRPr="00FF2E8F">
        <w:rPr>
          <w:sz w:val="24"/>
          <w:szCs w:val="24"/>
        </w:rPr>
        <w:t>!</w:t>
      </w:r>
      <w:r>
        <w:rPr>
          <w:sz w:val="24"/>
          <w:szCs w:val="24"/>
        </w:rPr>
        <w:t xml:space="preserve"> Even so, many will </w:t>
      </w:r>
      <w:r w:rsidRPr="003D0354">
        <w:rPr>
          <w:i/>
          <w:sz w:val="24"/>
          <w:szCs w:val="24"/>
        </w:rPr>
        <w:t>hear</w:t>
      </w:r>
      <w:r>
        <w:rPr>
          <w:sz w:val="24"/>
          <w:szCs w:val="24"/>
        </w:rPr>
        <w:t xml:space="preserve"> yet few will </w:t>
      </w:r>
      <w:r w:rsidRPr="003D0354">
        <w:rPr>
          <w:i/>
          <w:sz w:val="24"/>
          <w:szCs w:val="24"/>
        </w:rPr>
        <w:t>head</w:t>
      </w:r>
      <w:r>
        <w:rPr>
          <w:sz w:val="24"/>
          <w:szCs w:val="24"/>
        </w:rPr>
        <w:t xml:space="preserve"> the gospel. </w:t>
      </w:r>
      <w:r w:rsidRPr="00FF2E8F">
        <w:rPr>
          <w:sz w:val="24"/>
          <w:szCs w:val="24"/>
        </w:rPr>
        <w:t>But you may ask, “Why is it important for people to hear it if they are going to reject it anyway?</w:t>
      </w:r>
      <w:r>
        <w:rPr>
          <w:sz w:val="24"/>
          <w:szCs w:val="24"/>
        </w:rPr>
        <w:t>”</w:t>
      </w:r>
      <w:r w:rsidRPr="00FF2E8F">
        <w:rPr>
          <w:sz w:val="24"/>
          <w:szCs w:val="24"/>
        </w:rPr>
        <w:t xml:space="preserve"> Because, even those who reject it</w:t>
      </w:r>
      <w:r>
        <w:rPr>
          <w:sz w:val="24"/>
          <w:szCs w:val="24"/>
        </w:rPr>
        <w:t>,</w:t>
      </w:r>
      <w:r w:rsidRPr="00FF2E8F">
        <w:rPr>
          <w:sz w:val="24"/>
          <w:szCs w:val="24"/>
        </w:rPr>
        <w:t xml:space="preserve"> will </w:t>
      </w:r>
      <w:r>
        <w:rPr>
          <w:sz w:val="24"/>
          <w:szCs w:val="24"/>
        </w:rPr>
        <w:t xml:space="preserve">one day </w:t>
      </w:r>
      <w:r w:rsidRPr="00FF2E8F">
        <w:rPr>
          <w:sz w:val="24"/>
          <w:szCs w:val="24"/>
        </w:rPr>
        <w:t>stand at the Great White throne of Judgement and be reminded</w:t>
      </w:r>
      <w:r>
        <w:rPr>
          <w:sz w:val="24"/>
          <w:szCs w:val="24"/>
        </w:rPr>
        <w:t>, although they refused the message, that</w:t>
      </w:r>
      <w:r w:rsidRPr="00FF2E8F">
        <w:rPr>
          <w:sz w:val="24"/>
          <w:szCs w:val="24"/>
        </w:rPr>
        <w:t xml:space="preserve"> God gave them a chan</w:t>
      </w:r>
      <w:r>
        <w:rPr>
          <w:sz w:val="24"/>
          <w:szCs w:val="24"/>
        </w:rPr>
        <w:t>c</w:t>
      </w:r>
      <w:r w:rsidRPr="00FF2E8F">
        <w:rPr>
          <w:sz w:val="24"/>
          <w:szCs w:val="24"/>
        </w:rPr>
        <w:t>e to hear</w:t>
      </w:r>
      <w:r>
        <w:rPr>
          <w:sz w:val="24"/>
          <w:szCs w:val="24"/>
        </w:rPr>
        <w:t>.</w:t>
      </w:r>
      <w:r w:rsidRPr="00FF2E8F">
        <w:rPr>
          <w:sz w:val="24"/>
          <w:szCs w:val="24"/>
        </w:rPr>
        <w:t xml:space="preserve"> </w:t>
      </w:r>
    </w:p>
    <w:p w14:paraId="2F2ED420"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328C9DB4" w14:textId="77777777" w:rsidR="001F2A57" w:rsidRDefault="001F2A57" w:rsidP="001F2A57">
      <w:pPr>
        <w:pStyle w:val="ListParagraph"/>
        <w:numPr>
          <w:ilvl w:val="0"/>
          <w:numId w:val="17"/>
        </w:numPr>
        <w:jc w:val="both"/>
        <w:rPr>
          <w:sz w:val="24"/>
          <w:szCs w:val="24"/>
        </w:rPr>
      </w:pPr>
      <w:r w:rsidRPr="00E312E3">
        <w:rPr>
          <w:sz w:val="24"/>
          <w:szCs w:val="24"/>
        </w:rPr>
        <w:t>1 Timothy 2:1-6; 2 Thessalonians 2:10-12; Romans</w:t>
      </w:r>
      <w:r>
        <w:rPr>
          <w:sz w:val="24"/>
          <w:szCs w:val="24"/>
        </w:rPr>
        <w:t xml:space="preserve"> 2:16, 3:19,</w:t>
      </w:r>
      <w:r w:rsidRPr="00E312E3">
        <w:rPr>
          <w:sz w:val="24"/>
          <w:szCs w:val="24"/>
        </w:rPr>
        <w:t xml:space="preserve"> 10:9-</w:t>
      </w:r>
      <w:r>
        <w:rPr>
          <w:sz w:val="24"/>
          <w:szCs w:val="24"/>
        </w:rPr>
        <w:t>21</w:t>
      </w:r>
      <w:r w:rsidRPr="00E312E3">
        <w:rPr>
          <w:sz w:val="24"/>
          <w:szCs w:val="24"/>
        </w:rPr>
        <w:t>; 2 Peter 3:8-9; Matthew 7:13-23</w:t>
      </w:r>
      <w:r>
        <w:rPr>
          <w:sz w:val="24"/>
          <w:szCs w:val="24"/>
        </w:rPr>
        <w:t>; Hebrews 4:1-7; Revelation 20:11-15</w:t>
      </w:r>
      <w:r w:rsidRPr="00E312E3">
        <w:rPr>
          <w:sz w:val="24"/>
          <w:szCs w:val="24"/>
        </w:rPr>
        <w:t xml:space="preserve"> </w:t>
      </w:r>
    </w:p>
    <w:p w14:paraId="578AC035" w14:textId="77777777" w:rsidR="001F2A57" w:rsidRDefault="001F2A57" w:rsidP="001F2A57">
      <w:pPr>
        <w:ind w:firstLine="720"/>
        <w:jc w:val="both"/>
        <w:rPr>
          <w:sz w:val="24"/>
          <w:szCs w:val="24"/>
        </w:rPr>
      </w:pPr>
      <w:r>
        <w:rPr>
          <w:sz w:val="24"/>
          <w:szCs w:val="24"/>
        </w:rPr>
        <w:t>And finally, here are some questions for personal reflection: Is Jesus is the unequaled treasure of your life? Were you even aware that you are a steward, and that God expects a return on what He invested in your soul? Are you sharing Him with others? These questions are not meant to evoke feelings of guilt or conviction, but as an admonition, to contemplate your responsibility and privilege of being a co-worker with God. God saved you and I for a purpose. And as someone has said, “We weren’t saved just to smuggle our souls into the Kingdom of heaven!”</w:t>
      </w:r>
    </w:p>
    <w:p w14:paraId="00FC857A" w14:textId="77777777" w:rsidR="001F2A57" w:rsidRDefault="001F2A57" w:rsidP="001F2A57">
      <w:pPr>
        <w:ind w:firstLine="720"/>
        <w:jc w:val="both"/>
        <w:rPr>
          <w:sz w:val="24"/>
          <w:szCs w:val="24"/>
        </w:rPr>
      </w:pPr>
      <w:r>
        <w:rPr>
          <w:sz w:val="24"/>
          <w:szCs w:val="24"/>
        </w:rPr>
        <w:t>I would like to offer a word of encouragement</w:t>
      </w:r>
      <w:r w:rsidRPr="009C7D53">
        <w:rPr>
          <w:sz w:val="24"/>
          <w:szCs w:val="24"/>
        </w:rPr>
        <w:t xml:space="preserve"> </w:t>
      </w:r>
      <w:r>
        <w:rPr>
          <w:sz w:val="24"/>
          <w:szCs w:val="24"/>
        </w:rPr>
        <w:t xml:space="preserve">for those of you who are by nature a bit timid. If just the thought of trying to share the gospel causes you to have an anxiety attack, then please take heart. You can find comfort in the fact that even Paul ends the letter to the saints at Ephesus by asking the saints to pray for him to have boldness in proclaiming the gospel. Now, if </w:t>
      </w:r>
      <w:r w:rsidRPr="00C87F37">
        <w:rPr>
          <w:i/>
          <w:sz w:val="24"/>
          <w:szCs w:val="24"/>
        </w:rPr>
        <w:t>he</w:t>
      </w:r>
      <w:r>
        <w:rPr>
          <w:sz w:val="24"/>
          <w:szCs w:val="24"/>
        </w:rPr>
        <w:t xml:space="preserve"> needed prayers for boldness, don’t you think we do also? The lesson here is this: No matter who we are, or what our social bent, sharing the gospel is not something that comes natural. That’s why, when Jesus called His first disciples, He said, “Come follow Me and I will </w:t>
      </w:r>
      <w:r w:rsidRPr="00387C20">
        <w:rPr>
          <w:i/>
          <w:sz w:val="24"/>
          <w:szCs w:val="24"/>
        </w:rPr>
        <w:t>make</w:t>
      </w:r>
      <w:r>
        <w:rPr>
          <w:sz w:val="24"/>
          <w:szCs w:val="24"/>
        </w:rPr>
        <w:t xml:space="preserve"> you fishers of men.” (Matthew 4:19) (The emphasis is on the word make, or we could say, “turn you into” fishers of men.) Sharing the gospel is a work of the Holy Spirit. To cooperate with Him we need the encouragement and instruction of others who have had more practice. Why do you think the Lord Jesus sent the seventy out in pairs of two? (Luke 10:1-18)</w:t>
      </w:r>
    </w:p>
    <w:p w14:paraId="72995316" w14:textId="77777777" w:rsidR="001F2A57" w:rsidRPr="00F0114C" w:rsidRDefault="001F2A57" w:rsidP="001F2A57">
      <w:pPr>
        <w:jc w:val="center"/>
        <w:rPr>
          <w:b/>
          <w:i/>
          <w:sz w:val="24"/>
          <w:szCs w:val="24"/>
        </w:rPr>
      </w:pPr>
      <w:r w:rsidRPr="00F0114C">
        <w:rPr>
          <w:b/>
          <w:i/>
          <w:sz w:val="24"/>
          <w:szCs w:val="24"/>
        </w:rPr>
        <w:t>Ephesians 6:19-20 (NIV)</w:t>
      </w:r>
    </w:p>
    <w:p w14:paraId="7F1574EA" w14:textId="77777777" w:rsidR="001F2A57" w:rsidRDefault="001F2A57" w:rsidP="001F2A57">
      <w:pPr>
        <w:jc w:val="center"/>
        <w:rPr>
          <w:b/>
          <w:i/>
          <w:sz w:val="24"/>
          <w:szCs w:val="24"/>
        </w:rPr>
      </w:pPr>
      <w:r w:rsidRPr="00F0114C">
        <w:rPr>
          <w:b/>
          <w:i/>
          <w:sz w:val="24"/>
          <w:szCs w:val="24"/>
        </w:rPr>
        <w:t>Pray also for me, that whenever I open my mouth, words may be given to me so that I will fearlessly make know the mystery of the gospel, for which I am an ambassador in chains. Pray that I may declare it fearlessly, as I should.</w:t>
      </w:r>
    </w:p>
    <w:p w14:paraId="75333F66"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4A1418C6" w14:textId="77777777" w:rsidR="001F2A57" w:rsidRPr="00BB25C0" w:rsidRDefault="001F2A57" w:rsidP="00BD269D">
      <w:pPr>
        <w:pStyle w:val="ListParagraph"/>
        <w:numPr>
          <w:ilvl w:val="0"/>
          <w:numId w:val="81"/>
        </w:numPr>
        <w:jc w:val="both"/>
        <w:rPr>
          <w:sz w:val="24"/>
          <w:szCs w:val="24"/>
        </w:rPr>
      </w:pPr>
      <w:r w:rsidRPr="5897EC05">
        <w:rPr>
          <w:sz w:val="24"/>
          <w:szCs w:val="24"/>
        </w:rPr>
        <w:t>Matthew 13:1-46</w:t>
      </w:r>
      <w:r>
        <w:rPr>
          <w:sz w:val="24"/>
          <w:szCs w:val="24"/>
        </w:rPr>
        <w:t xml:space="preserve">, 25:14-24; John 4:34-42, John 17:18-20, 20:19-22; </w:t>
      </w:r>
      <w:r w:rsidRPr="5897EC05">
        <w:rPr>
          <w:sz w:val="24"/>
          <w:szCs w:val="24"/>
        </w:rPr>
        <w:t xml:space="preserve">Romans </w:t>
      </w:r>
      <w:r>
        <w:rPr>
          <w:sz w:val="24"/>
          <w:szCs w:val="24"/>
        </w:rPr>
        <w:t xml:space="preserve">1:16- 17, </w:t>
      </w:r>
      <w:r w:rsidRPr="5897EC05">
        <w:rPr>
          <w:sz w:val="24"/>
          <w:szCs w:val="24"/>
        </w:rPr>
        <w:t>10:9-18; 2 Corinthians 5:17-20</w:t>
      </w:r>
      <w:r>
        <w:rPr>
          <w:sz w:val="24"/>
          <w:szCs w:val="24"/>
        </w:rPr>
        <w:t>; 2 Thessalonians 2:13-14; Isaiah 42:5-10, 49:6;</w:t>
      </w:r>
      <w:r w:rsidRPr="00184669">
        <w:rPr>
          <w:sz w:val="24"/>
          <w:szCs w:val="24"/>
        </w:rPr>
        <w:t xml:space="preserve"> </w:t>
      </w:r>
      <w:r w:rsidRPr="5897EC05">
        <w:rPr>
          <w:sz w:val="24"/>
          <w:szCs w:val="24"/>
        </w:rPr>
        <w:t>Psalm</w:t>
      </w:r>
      <w:r>
        <w:rPr>
          <w:sz w:val="24"/>
          <w:szCs w:val="24"/>
        </w:rPr>
        <w:t>s</w:t>
      </w:r>
      <w:r w:rsidRPr="5897EC05">
        <w:rPr>
          <w:sz w:val="24"/>
          <w:szCs w:val="24"/>
        </w:rPr>
        <w:t xml:space="preserve"> 40:3</w:t>
      </w:r>
      <w:r>
        <w:rPr>
          <w:sz w:val="24"/>
          <w:szCs w:val="24"/>
        </w:rPr>
        <w:t>, 67:1-7</w:t>
      </w:r>
    </w:p>
    <w:p w14:paraId="0007535A" w14:textId="77777777" w:rsidR="001F2A57" w:rsidRDefault="001F2A57" w:rsidP="001F2A57">
      <w:pPr>
        <w:ind w:firstLine="720"/>
        <w:jc w:val="both"/>
        <w:rPr>
          <w:sz w:val="24"/>
          <w:szCs w:val="24"/>
        </w:rPr>
      </w:pPr>
      <w:r>
        <w:rPr>
          <w:sz w:val="24"/>
          <w:szCs w:val="24"/>
        </w:rPr>
        <w:t>The following Old Testament story is a fitting comparison and a glaring example of selfishly hoarding</w:t>
      </w:r>
      <w:r w:rsidRPr="00FB0016">
        <w:rPr>
          <w:sz w:val="24"/>
          <w:szCs w:val="24"/>
        </w:rPr>
        <w:t xml:space="preserve"> the gospel</w:t>
      </w:r>
      <w:r>
        <w:rPr>
          <w:sz w:val="24"/>
          <w:szCs w:val="24"/>
        </w:rPr>
        <w:t xml:space="preserve">. I have only printed a portion of the story, although you may want read it in its’ entirety. </w:t>
      </w:r>
      <w:r w:rsidRPr="00FB0016">
        <w:rPr>
          <w:sz w:val="24"/>
          <w:szCs w:val="24"/>
        </w:rPr>
        <w:t>(2 Kings 6:24-7:1-9)</w:t>
      </w:r>
    </w:p>
    <w:p w14:paraId="34155AFE" w14:textId="77777777" w:rsidR="001F2A57" w:rsidRDefault="001F2A57" w:rsidP="001F2A57">
      <w:pPr>
        <w:pStyle w:val="reg"/>
        <w:jc w:val="center"/>
        <w:rPr>
          <w:rFonts w:asciiTheme="minorHAnsi" w:hAnsiTheme="minorHAnsi" w:cstheme="minorHAnsi"/>
          <w:b/>
          <w:i/>
        </w:rPr>
      </w:pPr>
      <w:r w:rsidRPr="5897EC05">
        <w:rPr>
          <w:rFonts w:asciiTheme="minorHAnsi" w:eastAsiaTheme="minorEastAsia" w:hAnsiTheme="minorHAnsi" w:cstheme="minorBidi"/>
          <w:b/>
          <w:bCs/>
          <w:i/>
          <w:iCs/>
        </w:rPr>
        <w:t xml:space="preserve">2 Kings 7:3-9 (NIV) </w:t>
      </w:r>
    </w:p>
    <w:p w14:paraId="32509E10" w14:textId="77777777" w:rsidR="001F2A57" w:rsidRPr="00016426" w:rsidRDefault="001F2A57" w:rsidP="001F2A57">
      <w:pPr>
        <w:pStyle w:val="reg"/>
        <w:jc w:val="center"/>
        <w:rPr>
          <w:rFonts w:asciiTheme="minorHAnsi" w:hAnsiTheme="minorHAnsi" w:cstheme="minorHAnsi"/>
          <w:b/>
          <w:i/>
        </w:rPr>
      </w:pPr>
      <w:r w:rsidRPr="5897EC05">
        <w:rPr>
          <w:rFonts w:asciiTheme="minorHAnsi" w:eastAsiaTheme="minorEastAsia" w:hAnsiTheme="minorHAnsi" w:cstheme="minorBidi"/>
          <w:b/>
          <w:bCs/>
          <w:i/>
          <w:iCs/>
        </w:rPr>
        <w:t>Now there were four men with leprosy at the entrance of the city gate. They said to each other, “Why stay here until we die? If we say, ‘We’ll go into the city’—the famine is there, and we will die. And if we stay here, we will die. So let’s go over to the camp of the Arameans and surrender. If they spare us, we live; if they kill us, then we die.”</w:t>
      </w:r>
    </w:p>
    <w:p w14:paraId="59CCA07B" w14:textId="77777777" w:rsidR="001F2A57" w:rsidRPr="00016426" w:rsidRDefault="001F2A57" w:rsidP="001F2A57">
      <w:pPr>
        <w:pStyle w:val="reg"/>
        <w:jc w:val="center"/>
        <w:rPr>
          <w:rFonts w:asciiTheme="minorHAnsi" w:hAnsiTheme="minorHAnsi" w:cstheme="minorHAnsi"/>
          <w:b/>
          <w:i/>
        </w:rPr>
      </w:pPr>
      <w:r w:rsidRPr="5897EC05">
        <w:rPr>
          <w:rFonts w:asciiTheme="minorHAnsi" w:eastAsiaTheme="minorEastAsia" w:hAnsiTheme="minorHAnsi" w:cstheme="minorBidi"/>
          <w:b/>
          <w:bCs/>
          <w:i/>
          <w:iCs/>
        </w:rPr>
        <w:t>At dusk they got up and went to the camp of the Arameans. When they reached the edge of the camp, no one was there, for the Lord had caused the Arameans to hear the sound of chariots and horses and a great army, so that they said to one another, “Look, the king of Israel has hired the Hittite and Egyptian kings to attack us!” So they got up and fled in the dusk and abandoned their tents and their horses and donkeys. They left the camp as it was and ran for their lives.</w:t>
      </w:r>
    </w:p>
    <w:p w14:paraId="1A357244" w14:textId="77777777" w:rsidR="001F2A57" w:rsidRPr="00016426" w:rsidRDefault="001F2A57" w:rsidP="001F2A57">
      <w:pPr>
        <w:pStyle w:val="reg"/>
        <w:jc w:val="center"/>
        <w:rPr>
          <w:rFonts w:asciiTheme="minorHAnsi" w:hAnsiTheme="minorHAnsi" w:cstheme="minorHAnsi"/>
          <w:b/>
          <w:i/>
        </w:rPr>
      </w:pPr>
      <w:r w:rsidRPr="5897EC05">
        <w:rPr>
          <w:rFonts w:asciiTheme="minorHAnsi" w:eastAsiaTheme="minorEastAsia" w:hAnsiTheme="minorHAnsi" w:cstheme="minorBidi"/>
          <w:b/>
          <w:bCs/>
          <w:i/>
          <w:iCs/>
        </w:rPr>
        <w:t>The men who had leprosy reached the edge of the camp, entered one of the tents and ate and drank. Then they took silver, gold and clothes, and went off and hid them. They returned and entered another tent and took some things from it and hid them also.</w:t>
      </w:r>
    </w:p>
    <w:p w14:paraId="0F6D5D8B" w14:textId="77777777" w:rsidR="001F2A57" w:rsidRDefault="001F2A57" w:rsidP="001F2A57">
      <w:pPr>
        <w:pStyle w:val="reg"/>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Then they said to each other, “What we’re doing is not right. This is a day of good news and we are keeping it to ourselves. If we wait until daylight, punishment will overtake us. Let’s go at once and report this to the royal palace.”</w:t>
      </w:r>
    </w:p>
    <w:p w14:paraId="71AA51DE" w14:textId="77777777" w:rsidR="001F2A57" w:rsidRDefault="001F2A57" w:rsidP="001F2A57">
      <w:pPr>
        <w:spacing w:after="160" w:line="259" w:lineRule="auto"/>
        <w:rPr>
          <w:rFonts w:asciiTheme="minorHAnsi" w:eastAsiaTheme="minorEastAsia" w:hAnsiTheme="minorHAnsi" w:cstheme="minorBidi"/>
          <w:b/>
          <w:bCs/>
          <w:sz w:val="32"/>
          <w:szCs w:val="28"/>
        </w:rPr>
      </w:pPr>
      <w:r>
        <w:br w:type="page"/>
      </w:r>
    </w:p>
    <w:p w14:paraId="2E13B094" w14:textId="77777777" w:rsidR="001F2A57" w:rsidRPr="00F230B3" w:rsidRDefault="001F2A57" w:rsidP="001F2A57">
      <w:pPr>
        <w:pStyle w:val="Heading2"/>
      </w:pPr>
      <w:bookmarkStart w:id="37" w:name="_Toc443817426"/>
      <w:r w:rsidRPr="5897EC05">
        <w:t xml:space="preserve">DISCUSSION QUESTIONS: </w:t>
      </w:r>
      <w:r>
        <w:t>Let’s talk about it.</w:t>
      </w:r>
      <w:bookmarkEnd w:id="37"/>
    </w:p>
    <w:p w14:paraId="4469EC37" w14:textId="77777777" w:rsidR="001F2A57" w:rsidRDefault="001F2A57" w:rsidP="00BD269D">
      <w:pPr>
        <w:pStyle w:val="ListParagraph"/>
        <w:numPr>
          <w:ilvl w:val="0"/>
          <w:numId w:val="91"/>
        </w:numPr>
        <w:rPr>
          <w:sz w:val="24"/>
          <w:szCs w:val="24"/>
        </w:rPr>
      </w:pPr>
      <w:r>
        <w:rPr>
          <w:sz w:val="24"/>
          <w:szCs w:val="24"/>
        </w:rPr>
        <w:t>Will everyone believe the message of the gospel?  Why or why not? (Romans 2:13-16, 10:16-21) ________________________________________________________________________</w:t>
      </w:r>
    </w:p>
    <w:p w14:paraId="2E97DAA4" w14:textId="77777777" w:rsidR="001F2A57" w:rsidRDefault="001F2A57" w:rsidP="00BD269D">
      <w:pPr>
        <w:pStyle w:val="ListParagraph"/>
        <w:numPr>
          <w:ilvl w:val="0"/>
          <w:numId w:val="91"/>
        </w:numPr>
        <w:rPr>
          <w:sz w:val="24"/>
          <w:szCs w:val="24"/>
        </w:rPr>
      </w:pPr>
      <w:r>
        <w:rPr>
          <w:sz w:val="24"/>
          <w:szCs w:val="24"/>
        </w:rPr>
        <w:t xml:space="preserve">Read Romans 1:16-18 and 1 Corinthians 1:17-25. To those who are perishing in their sins, what is the gospel to them? ________________________________________________________________________ </w:t>
      </w:r>
    </w:p>
    <w:p w14:paraId="12AB8532" w14:textId="77777777" w:rsidR="001F2A57" w:rsidRPr="0062306F" w:rsidRDefault="001F2A57" w:rsidP="00BD269D">
      <w:pPr>
        <w:pStyle w:val="ListParagraph"/>
        <w:numPr>
          <w:ilvl w:val="0"/>
          <w:numId w:val="91"/>
        </w:numPr>
        <w:jc w:val="both"/>
        <w:rPr>
          <w:sz w:val="24"/>
          <w:szCs w:val="24"/>
        </w:rPr>
      </w:pPr>
      <w:r w:rsidRPr="0062306F">
        <w:rPr>
          <w:sz w:val="24"/>
          <w:szCs w:val="24"/>
        </w:rPr>
        <w:t>Has anyone clearly defined the gospel for you or taught you how to share it?</w:t>
      </w:r>
      <w:r>
        <w:rPr>
          <w:sz w:val="24"/>
          <w:szCs w:val="24"/>
        </w:rPr>
        <w:t xml:space="preserve"> ________________________________________________________________________</w:t>
      </w:r>
    </w:p>
    <w:p w14:paraId="59218ACE" w14:textId="77777777" w:rsidR="001F2A57" w:rsidRDefault="001F2A57" w:rsidP="00BD269D">
      <w:pPr>
        <w:pStyle w:val="ListParagraph"/>
        <w:numPr>
          <w:ilvl w:val="0"/>
          <w:numId w:val="91"/>
        </w:numPr>
        <w:jc w:val="both"/>
        <w:rPr>
          <w:sz w:val="24"/>
          <w:szCs w:val="24"/>
        </w:rPr>
      </w:pPr>
      <w:r w:rsidRPr="0062306F">
        <w:rPr>
          <w:sz w:val="24"/>
          <w:szCs w:val="24"/>
        </w:rPr>
        <w:t>Do you regularly share the gospel?</w:t>
      </w:r>
      <w:r>
        <w:rPr>
          <w:sz w:val="24"/>
          <w:szCs w:val="24"/>
        </w:rPr>
        <w:t xml:space="preserve"> ___________________________________________</w:t>
      </w:r>
    </w:p>
    <w:p w14:paraId="76D6F127" w14:textId="77777777" w:rsidR="001F2A57" w:rsidRDefault="001F2A57" w:rsidP="00BD269D">
      <w:pPr>
        <w:pStyle w:val="ListParagraph"/>
        <w:numPr>
          <w:ilvl w:val="0"/>
          <w:numId w:val="91"/>
        </w:numPr>
        <w:rPr>
          <w:sz w:val="24"/>
          <w:szCs w:val="24"/>
        </w:rPr>
      </w:pPr>
      <w:r>
        <w:rPr>
          <w:sz w:val="24"/>
          <w:szCs w:val="24"/>
        </w:rPr>
        <w:t>If not, what are some things that keep you from doing so? ________________________________________________________________________________________________________________________________________________</w:t>
      </w:r>
    </w:p>
    <w:p w14:paraId="2EEE49B9" w14:textId="77777777" w:rsidR="001F2A57" w:rsidRPr="005E76A4" w:rsidRDefault="001F2A57" w:rsidP="00BD269D">
      <w:pPr>
        <w:pStyle w:val="ListParagraph"/>
        <w:numPr>
          <w:ilvl w:val="0"/>
          <w:numId w:val="91"/>
        </w:numPr>
        <w:rPr>
          <w:sz w:val="24"/>
          <w:szCs w:val="24"/>
        </w:rPr>
      </w:pPr>
      <w:r w:rsidRPr="005E76A4">
        <w:rPr>
          <w:sz w:val="24"/>
          <w:szCs w:val="24"/>
        </w:rPr>
        <w:t xml:space="preserve">Read the entire passage above, 2 Kings 6:24-7:1-9. </w:t>
      </w:r>
      <w:r>
        <w:rPr>
          <w:sz w:val="24"/>
          <w:szCs w:val="24"/>
        </w:rPr>
        <w:t>Using this</w:t>
      </w:r>
      <w:r w:rsidRPr="005E76A4">
        <w:rPr>
          <w:sz w:val="24"/>
          <w:szCs w:val="24"/>
        </w:rPr>
        <w:t xml:space="preserve"> Old Testament account </w:t>
      </w:r>
      <w:r>
        <w:rPr>
          <w:sz w:val="24"/>
          <w:szCs w:val="24"/>
        </w:rPr>
        <w:t>as an</w:t>
      </w:r>
      <w:r w:rsidRPr="005E76A4">
        <w:rPr>
          <w:sz w:val="24"/>
          <w:szCs w:val="24"/>
        </w:rPr>
        <w:t xml:space="preserve"> allegory</w:t>
      </w:r>
      <w:r>
        <w:rPr>
          <w:sz w:val="24"/>
          <w:szCs w:val="24"/>
        </w:rPr>
        <w:t>, compare</w:t>
      </w:r>
      <w:r w:rsidRPr="005E76A4">
        <w:rPr>
          <w:sz w:val="24"/>
          <w:szCs w:val="24"/>
        </w:rPr>
        <w:t xml:space="preserve"> what is it like when we</w:t>
      </w:r>
      <w:r>
        <w:rPr>
          <w:sz w:val="24"/>
          <w:szCs w:val="24"/>
        </w:rPr>
        <w:t>,</w:t>
      </w:r>
      <w:r w:rsidRPr="005E76A4">
        <w:rPr>
          <w:sz w:val="24"/>
          <w:szCs w:val="24"/>
        </w:rPr>
        <w:t xml:space="preserve"> </w:t>
      </w:r>
      <w:r>
        <w:rPr>
          <w:sz w:val="24"/>
          <w:szCs w:val="24"/>
        </w:rPr>
        <w:t>the</w:t>
      </w:r>
      <w:r w:rsidRPr="005E76A4">
        <w:rPr>
          <w:sz w:val="24"/>
          <w:szCs w:val="24"/>
        </w:rPr>
        <w:t xml:space="preserve"> recipients of the gospel</w:t>
      </w:r>
      <w:r>
        <w:rPr>
          <w:sz w:val="24"/>
          <w:szCs w:val="24"/>
        </w:rPr>
        <w:t>,</w:t>
      </w:r>
      <w:r w:rsidRPr="005E76A4">
        <w:rPr>
          <w:sz w:val="24"/>
          <w:szCs w:val="24"/>
        </w:rPr>
        <w:t xml:space="preserve"> hoard it. </w:t>
      </w:r>
      <w:r>
        <w:rPr>
          <w:sz w:val="24"/>
          <w:szCs w:val="24"/>
        </w:rPr>
        <w:t xml:space="preserve"> ________________________________________________________________________________________________________________________________________________</w:t>
      </w:r>
    </w:p>
    <w:p w14:paraId="068F0F0F" w14:textId="77777777" w:rsidR="001F2A57" w:rsidRPr="005E76A4" w:rsidRDefault="001F2A57" w:rsidP="00BD269D">
      <w:pPr>
        <w:pStyle w:val="ListParagraph"/>
        <w:numPr>
          <w:ilvl w:val="0"/>
          <w:numId w:val="91"/>
        </w:numPr>
        <w:rPr>
          <w:sz w:val="24"/>
          <w:szCs w:val="24"/>
        </w:rPr>
      </w:pPr>
      <w:r w:rsidRPr="00184669">
        <w:rPr>
          <w:rStyle w:val="NoSpacingChar"/>
        </w:rPr>
        <w:t>Read 1 Corinthians 15:1-3 and 2 Corinthians 5:20-6:2. What is meant by “vain belief” or receiving the grace of God in vain?</w:t>
      </w:r>
      <w:r>
        <w:rPr>
          <w:sz w:val="24"/>
          <w:szCs w:val="24"/>
        </w:rPr>
        <w:t xml:space="preserve">  ________________________________________________________________________</w:t>
      </w:r>
    </w:p>
    <w:p w14:paraId="3941658D" w14:textId="77777777" w:rsidR="001F2A57" w:rsidRDefault="001F2A57" w:rsidP="00BD269D">
      <w:pPr>
        <w:pStyle w:val="ListParagraph"/>
        <w:numPr>
          <w:ilvl w:val="0"/>
          <w:numId w:val="91"/>
        </w:numPr>
        <w:jc w:val="both"/>
        <w:rPr>
          <w:sz w:val="24"/>
          <w:szCs w:val="24"/>
        </w:rPr>
      </w:pPr>
      <w:r w:rsidRPr="0062306F">
        <w:rPr>
          <w:sz w:val="24"/>
          <w:szCs w:val="24"/>
        </w:rPr>
        <w:t xml:space="preserve">Whose responsibility is it to take this good news to </w:t>
      </w:r>
      <w:r w:rsidRPr="003D0354">
        <w:rPr>
          <w:i/>
          <w:sz w:val="24"/>
          <w:szCs w:val="24"/>
        </w:rPr>
        <w:t>all</w:t>
      </w:r>
      <w:r w:rsidRPr="0062306F">
        <w:rPr>
          <w:sz w:val="24"/>
          <w:szCs w:val="24"/>
        </w:rPr>
        <w:t xml:space="preserve"> Nations? </w:t>
      </w:r>
      <w:r>
        <w:rPr>
          <w:sz w:val="24"/>
          <w:szCs w:val="24"/>
        </w:rPr>
        <w:t>(</w:t>
      </w:r>
      <w:r w:rsidRPr="0062306F">
        <w:rPr>
          <w:sz w:val="24"/>
          <w:szCs w:val="24"/>
        </w:rPr>
        <w:t>Matthew 28:18-20; Mark 16:15; Colossians 1:19-23</w:t>
      </w:r>
      <w:r>
        <w:rPr>
          <w:sz w:val="24"/>
          <w:szCs w:val="24"/>
        </w:rPr>
        <w:t>) __________________________________________________</w:t>
      </w:r>
    </w:p>
    <w:p w14:paraId="1CE1A76B" w14:textId="77777777" w:rsidR="001F2A57" w:rsidRPr="0062306F" w:rsidRDefault="001F2A57" w:rsidP="00BD269D">
      <w:pPr>
        <w:pStyle w:val="ListParagraph"/>
        <w:numPr>
          <w:ilvl w:val="0"/>
          <w:numId w:val="91"/>
        </w:numPr>
        <w:jc w:val="both"/>
        <w:rPr>
          <w:sz w:val="24"/>
          <w:szCs w:val="24"/>
        </w:rPr>
      </w:pPr>
      <w:r>
        <w:rPr>
          <w:sz w:val="24"/>
          <w:szCs w:val="24"/>
        </w:rPr>
        <w:t>The Lord Jesus gave the apostle John a glimpse of the church or His bride. What does heaven look like and what role will you personally play in this scene? (Revelations 5:9-10) ________________________________________________________________________</w:t>
      </w:r>
    </w:p>
    <w:p w14:paraId="17E07B81" w14:textId="77777777" w:rsidR="001F2A57" w:rsidRDefault="001F2A57" w:rsidP="00BD269D">
      <w:pPr>
        <w:pStyle w:val="ListParagraph"/>
        <w:numPr>
          <w:ilvl w:val="0"/>
          <w:numId w:val="91"/>
        </w:numPr>
        <w:rPr>
          <w:sz w:val="24"/>
          <w:szCs w:val="24"/>
        </w:rPr>
      </w:pPr>
      <w:r>
        <w:rPr>
          <w:sz w:val="24"/>
          <w:szCs w:val="24"/>
        </w:rPr>
        <w:t>Are we responsible for anyone’s salvation? (Acts 2:39-41; Revelation 7:9-12) ________________________________________________________________________</w:t>
      </w:r>
    </w:p>
    <w:p w14:paraId="19EED038" w14:textId="77777777" w:rsidR="001F2A57" w:rsidRDefault="001F2A57" w:rsidP="00BD269D">
      <w:pPr>
        <w:pStyle w:val="ListParagraph"/>
        <w:numPr>
          <w:ilvl w:val="0"/>
          <w:numId w:val="91"/>
        </w:numPr>
        <w:jc w:val="both"/>
        <w:rPr>
          <w:sz w:val="24"/>
          <w:szCs w:val="24"/>
        </w:rPr>
      </w:pPr>
      <w:r>
        <w:rPr>
          <w:sz w:val="24"/>
          <w:szCs w:val="24"/>
        </w:rPr>
        <w:t xml:space="preserve"> Read Ecclesiastes 4:9-12. Why do you think Jesus sent the disciples out in pairs? ________________________________________________________________________</w:t>
      </w:r>
    </w:p>
    <w:p w14:paraId="79B6AB57" w14:textId="77777777" w:rsidR="001F2A57" w:rsidRDefault="001F2A57" w:rsidP="00BD269D">
      <w:pPr>
        <w:pStyle w:val="ListParagraph"/>
        <w:numPr>
          <w:ilvl w:val="0"/>
          <w:numId w:val="91"/>
        </w:numPr>
        <w:jc w:val="both"/>
        <w:rPr>
          <w:sz w:val="24"/>
          <w:szCs w:val="24"/>
        </w:rPr>
      </w:pPr>
      <w:r>
        <w:rPr>
          <w:sz w:val="24"/>
          <w:szCs w:val="24"/>
        </w:rPr>
        <w:t>Do you have to leave your own country to reach others ethnic peoples groups? Why or why not? ________________________________________________________________</w:t>
      </w:r>
    </w:p>
    <w:p w14:paraId="6FD80EE1" w14:textId="77777777" w:rsidR="001F2A57" w:rsidRDefault="001F2A57" w:rsidP="00BD269D">
      <w:pPr>
        <w:pStyle w:val="ListParagraph"/>
        <w:numPr>
          <w:ilvl w:val="0"/>
          <w:numId w:val="91"/>
        </w:numPr>
        <w:jc w:val="both"/>
        <w:rPr>
          <w:sz w:val="24"/>
          <w:szCs w:val="24"/>
        </w:rPr>
      </w:pPr>
      <w:r>
        <w:rPr>
          <w:sz w:val="24"/>
          <w:szCs w:val="24"/>
        </w:rPr>
        <w:t>Would you like to learn how to live the lifestyle of an evangelist? ____________________</w:t>
      </w:r>
    </w:p>
    <w:p w14:paraId="4EBFCBB1" w14:textId="77777777" w:rsidR="001F2A57" w:rsidRDefault="001F2A57" w:rsidP="00BD269D">
      <w:pPr>
        <w:pStyle w:val="ListParagraph"/>
        <w:numPr>
          <w:ilvl w:val="0"/>
          <w:numId w:val="91"/>
        </w:numPr>
        <w:rPr>
          <w:sz w:val="24"/>
          <w:szCs w:val="24"/>
        </w:rPr>
      </w:pPr>
      <w:r>
        <w:rPr>
          <w:sz w:val="24"/>
          <w:szCs w:val="24"/>
        </w:rPr>
        <w:t>Let’s discuss practical application to this lesson. List some ways here: ________________________________________________________________________________________________________________________________________________</w:t>
      </w:r>
    </w:p>
    <w:p w14:paraId="2EF62C2E" w14:textId="77777777" w:rsidR="001F2A57" w:rsidRDefault="001F2A57" w:rsidP="00BD269D">
      <w:pPr>
        <w:pStyle w:val="ListParagraph"/>
        <w:numPr>
          <w:ilvl w:val="0"/>
          <w:numId w:val="91"/>
        </w:numPr>
        <w:jc w:val="both"/>
        <w:rPr>
          <w:sz w:val="24"/>
          <w:szCs w:val="24"/>
        </w:rPr>
      </w:pPr>
      <w:r>
        <w:rPr>
          <w:sz w:val="24"/>
          <w:szCs w:val="24"/>
        </w:rPr>
        <w:t>Think of a person that you know who is effective in sharing the gospel. Would you be willing to ask them if you can join them so you can learn? _________________________</w:t>
      </w:r>
    </w:p>
    <w:p w14:paraId="3509A340" w14:textId="77777777" w:rsidR="001F2A57" w:rsidRPr="00BD360A" w:rsidRDefault="001F2A57" w:rsidP="001F2A57">
      <w:pPr>
        <w:jc w:val="both"/>
        <w:rPr>
          <w:sz w:val="24"/>
          <w:szCs w:val="24"/>
        </w:rPr>
      </w:pPr>
    </w:p>
    <w:p w14:paraId="4DC88D1D" w14:textId="77777777" w:rsidR="001F2A57" w:rsidRDefault="001F2A57" w:rsidP="001F2A57">
      <w:pPr>
        <w:pStyle w:val="ListParagraph"/>
        <w:ind w:left="0"/>
        <w:jc w:val="center"/>
        <w:rPr>
          <w:b/>
          <w:bCs/>
          <w:sz w:val="28"/>
          <w:szCs w:val="28"/>
        </w:rPr>
      </w:pPr>
    </w:p>
    <w:p w14:paraId="21DA7A96" w14:textId="77777777" w:rsidR="001F2A57" w:rsidRDefault="001F2A57" w:rsidP="001F2A57">
      <w:pPr>
        <w:pStyle w:val="ListParagraph"/>
        <w:ind w:left="0"/>
        <w:jc w:val="center"/>
        <w:outlineLvl w:val="1"/>
        <w:rPr>
          <w:b/>
          <w:bCs/>
          <w:sz w:val="28"/>
          <w:szCs w:val="28"/>
        </w:rPr>
      </w:pPr>
      <w:bookmarkStart w:id="38" w:name="_Toc443817427"/>
      <w:r w:rsidRPr="5897EC05">
        <w:rPr>
          <w:b/>
          <w:bCs/>
          <w:sz w:val="28"/>
          <w:szCs w:val="28"/>
        </w:rPr>
        <w:t>Think On These Things</w:t>
      </w:r>
      <w:bookmarkEnd w:id="38"/>
    </w:p>
    <w:p w14:paraId="559D994B"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1A0EB30E" w14:textId="77777777" w:rsidR="001F2A57" w:rsidRDefault="001F2A57" w:rsidP="001F2A57">
      <w:pPr>
        <w:ind w:left="540"/>
        <w:jc w:val="both"/>
        <w:rPr>
          <w:sz w:val="24"/>
          <w:szCs w:val="24"/>
        </w:rPr>
      </w:pPr>
    </w:p>
    <w:p w14:paraId="40F7EDA3" w14:textId="77777777" w:rsidR="001F2A57" w:rsidRDefault="001F2A57" w:rsidP="001F2A57">
      <w:pPr>
        <w:pStyle w:val="regular"/>
        <w:jc w:val="center"/>
        <w:rPr>
          <w:rFonts w:asciiTheme="minorHAnsi" w:eastAsiaTheme="minorEastAsia" w:hAnsiTheme="minorHAnsi" w:cstheme="minorBidi"/>
          <w:b/>
          <w:bCs/>
          <w:sz w:val="28"/>
          <w:szCs w:val="28"/>
        </w:rPr>
      </w:pPr>
    </w:p>
    <w:p w14:paraId="02645FFC" w14:textId="77777777" w:rsidR="001F2A57" w:rsidRPr="00116F40" w:rsidRDefault="001F2A57" w:rsidP="001F2A57">
      <w:pPr>
        <w:pStyle w:val="regular"/>
        <w:jc w:val="center"/>
        <w:outlineLvl w:val="1"/>
        <w:rPr>
          <w:rFonts w:asciiTheme="minorHAnsi" w:hAnsiTheme="minorHAnsi" w:cstheme="minorHAnsi"/>
          <w:b/>
          <w:sz w:val="28"/>
          <w:szCs w:val="28"/>
        </w:rPr>
      </w:pPr>
      <w:bookmarkStart w:id="39" w:name="_Toc443817428"/>
      <w:r>
        <w:rPr>
          <w:rFonts w:asciiTheme="minorHAnsi" w:eastAsiaTheme="minorEastAsia" w:hAnsiTheme="minorHAnsi" w:cstheme="minorBidi"/>
          <w:b/>
          <w:bCs/>
          <w:sz w:val="28"/>
          <w:szCs w:val="28"/>
        </w:rPr>
        <w:t>Memory Verses</w:t>
      </w:r>
      <w:bookmarkEnd w:id="39"/>
    </w:p>
    <w:p w14:paraId="5FC2EAE3" w14:textId="77777777" w:rsidR="001F2A57" w:rsidRDefault="001F2A57" w:rsidP="001F2A57">
      <w:pPr>
        <w:pStyle w:val="regular"/>
        <w:jc w:val="center"/>
        <w:rPr>
          <w:rFonts w:asciiTheme="minorHAnsi" w:hAnsiTheme="minorHAnsi" w:cstheme="minorHAnsi"/>
          <w:b/>
          <w:i/>
        </w:rPr>
      </w:pPr>
      <w:r w:rsidRPr="5897EC05">
        <w:rPr>
          <w:rFonts w:asciiTheme="minorHAnsi" w:eastAsiaTheme="minorEastAsia" w:hAnsiTheme="minorHAnsi" w:cstheme="minorBidi"/>
          <w:b/>
          <w:bCs/>
          <w:i/>
          <w:iCs/>
        </w:rPr>
        <w:t>Romans 1:16-17 (ESV)</w:t>
      </w:r>
    </w:p>
    <w:p w14:paraId="53B9E3FA" w14:textId="77777777" w:rsidR="001F2A57" w:rsidRDefault="001F2A57" w:rsidP="001F2A57">
      <w:pPr>
        <w:pStyle w:val="regular"/>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For I am not ashamed of the gospel, for it is the power of God for salvation to everyone who believes, to the Jew first and also to the Greek. For in it the righteousness of God is revealed from faith for faith, as it is written, “The righteous shall live by faith.” </w:t>
      </w:r>
    </w:p>
    <w:p w14:paraId="1D6BD2AD" w14:textId="77777777" w:rsidR="001F2A57" w:rsidRDefault="001F2A57" w:rsidP="001F2A57">
      <w:pPr>
        <w:pStyle w:val="regular"/>
        <w:jc w:val="center"/>
        <w:rPr>
          <w:rFonts w:asciiTheme="minorHAnsi" w:eastAsiaTheme="minorEastAsia" w:hAnsiTheme="minorHAnsi" w:cstheme="minorBidi"/>
          <w:b/>
          <w:bCs/>
          <w:i/>
          <w:iCs/>
        </w:rPr>
      </w:pPr>
    </w:p>
    <w:p w14:paraId="4C7DFD0E" w14:textId="77777777" w:rsidR="001F2A57" w:rsidRDefault="001F2A57" w:rsidP="001F2A57">
      <w:pPr>
        <w:pStyle w:val="regular"/>
        <w:jc w:val="center"/>
        <w:rPr>
          <w:rFonts w:asciiTheme="minorHAnsi" w:eastAsiaTheme="minorEastAsia" w:hAnsiTheme="minorHAnsi" w:cstheme="minorBidi"/>
          <w:b/>
          <w:bCs/>
          <w:i/>
          <w:iCs/>
        </w:rPr>
      </w:pPr>
    </w:p>
    <w:p w14:paraId="1861E37F" w14:textId="77777777" w:rsidR="001F2A57" w:rsidRDefault="001F2A57" w:rsidP="001F2A57">
      <w:pPr>
        <w:pStyle w:val="regular"/>
        <w:jc w:val="center"/>
        <w:rPr>
          <w:rFonts w:asciiTheme="minorHAnsi" w:eastAsiaTheme="minorEastAsia" w:hAnsiTheme="minorHAnsi" w:cstheme="minorBidi"/>
          <w:b/>
          <w:bCs/>
          <w:i/>
          <w:iCs/>
        </w:rPr>
      </w:pPr>
    </w:p>
    <w:p w14:paraId="7E6137B4" w14:textId="77777777" w:rsidR="001F2A57" w:rsidRDefault="001F2A57" w:rsidP="001F2A57">
      <w:pPr>
        <w:pStyle w:val="regular"/>
        <w:jc w:val="center"/>
        <w:rPr>
          <w:rFonts w:asciiTheme="minorHAnsi" w:eastAsiaTheme="minorEastAsia" w:hAnsiTheme="minorHAnsi" w:cstheme="minorBidi"/>
          <w:b/>
          <w:bCs/>
          <w:i/>
          <w:iCs/>
        </w:rPr>
      </w:pPr>
    </w:p>
    <w:p w14:paraId="72A2F9E9" w14:textId="77777777" w:rsidR="001F2A57" w:rsidRDefault="001F2A57" w:rsidP="001F2A57">
      <w:pPr>
        <w:pStyle w:val="regular"/>
        <w:jc w:val="center"/>
        <w:rPr>
          <w:rFonts w:asciiTheme="minorHAnsi" w:eastAsiaTheme="minorEastAsia" w:hAnsiTheme="minorHAnsi" w:cstheme="minorBidi"/>
          <w:b/>
          <w:bCs/>
          <w:i/>
          <w:iCs/>
        </w:rPr>
      </w:pPr>
    </w:p>
    <w:p w14:paraId="715A53DB" w14:textId="77777777" w:rsidR="001F2A57" w:rsidRDefault="001F2A57" w:rsidP="001F2A57">
      <w:pPr>
        <w:pStyle w:val="regular"/>
        <w:jc w:val="center"/>
        <w:rPr>
          <w:rFonts w:asciiTheme="minorHAnsi" w:eastAsiaTheme="minorEastAsia" w:hAnsiTheme="minorHAnsi" w:cstheme="minorBidi"/>
          <w:b/>
          <w:bCs/>
          <w:i/>
          <w:iCs/>
        </w:rPr>
      </w:pPr>
    </w:p>
    <w:p w14:paraId="314FEE46" w14:textId="77777777" w:rsidR="001F2A57" w:rsidRDefault="001F2A57" w:rsidP="001F2A57">
      <w:pPr>
        <w:pStyle w:val="regular"/>
        <w:jc w:val="center"/>
        <w:rPr>
          <w:rFonts w:asciiTheme="minorHAnsi" w:eastAsiaTheme="minorEastAsia" w:hAnsiTheme="minorHAnsi" w:cstheme="minorBidi"/>
          <w:b/>
          <w:bCs/>
          <w:i/>
          <w:iCs/>
        </w:rPr>
      </w:pPr>
    </w:p>
    <w:p w14:paraId="6274B4B1" w14:textId="77777777" w:rsidR="001F2A57" w:rsidRPr="002A558E" w:rsidRDefault="001F2A57" w:rsidP="001F2A57">
      <w:pPr>
        <w:jc w:val="center"/>
        <w:rPr>
          <w:rFonts w:asciiTheme="minorHAnsi" w:hAnsiTheme="minorHAnsi" w:cstheme="minorHAnsi"/>
          <w:b/>
          <w:sz w:val="40"/>
          <w:szCs w:val="40"/>
        </w:rPr>
      </w:pPr>
    </w:p>
    <w:p w14:paraId="3244CC29" w14:textId="77777777" w:rsidR="001F2A57" w:rsidRDefault="001F2A57" w:rsidP="001F2A57">
      <w:pPr>
        <w:spacing w:after="160" w:line="259" w:lineRule="auto"/>
        <w:rPr>
          <w:rFonts w:asciiTheme="minorHAnsi" w:eastAsiaTheme="minorEastAsia" w:hAnsiTheme="minorHAnsi" w:cstheme="minorBidi"/>
          <w:b/>
          <w:bCs/>
          <w:sz w:val="32"/>
          <w:szCs w:val="32"/>
        </w:rPr>
      </w:pPr>
      <w:r>
        <w:rPr>
          <w:rFonts w:asciiTheme="minorHAnsi" w:eastAsiaTheme="minorEastAsia" w:hAnsiTheme="minorHAnsi" w:cstheme="minorBidi"/>
          <w:b/>
          <w:bCs/>
          <w:sz w:val="32"/>
          <w:szCs w:val="32"/>
        </w:rPr>
        <w:br w:type="page"/>
      </w:r>
    </w:p>
    <w:p w14:paraId="1458FCEA" w14:textId="77777777" w:rsidR="001F2A57" w:rsidRPr="006E03E0" w:rsidRDefault="001F2A57" w:rsidP="001F2A57">
      <w:pPr>
        <w:jc w:val="center"/>
        <w:rPr>
          <w:rFonts w:asciiTheme="minorHAnsi" w:hAnsiTheme="minorHAnsi" w:cstheme="minorHAnsi"/>
          <w:b/>
          <w:sz w:val="32"/>
          <w:szCs w:val="32"/>
        </w:rPr>
      </w:pPr>
      <w:r w:rsidRPr="006E03E0">
        <w:rPr>
          <w:rFonts w:asciiTheme="minorHAnsi" w:eastAsiaTheme="minorEastAsia" w:hAnsiTheme="minorHAnsi" w:cstheme="minorBidi"/>
          <w:b/>
          <w:bCs/>
          <w:sz w:val="32"/>
          <w:szCs w:val="32"/>
        </w:rPr>
        <w:t>Chapter # 10</w:t>
      </w:r>
    </w:p>
    <w:p w14:paraId="34EB6371" w14:textId="77777777" w:rsidR="001F2A57" w:rsidRDefault="001F2A57" w:rsidP="001F2A57">
      <w:pPr>
        <w:pStyle w:val="Heading1"/>
        <w:rPr>
          <w:rStyle w:val="woc"/>
        </w:rPr>
      </w:pPr>
      <w:bookmarkStart w:id="40" w:name="_Toc443817429"/>
      <w:r w:rsidRPr="006E03E0">
        <w:rPr>
          <w:rStyle w:val="woc"/>
        </w:rPr>
        <w:t>New Identity</w:t>
      </w:r>
      <w:bookmarkEnd w:id="40"/>
    </w:p>
    <w:p w14:paraId="4552B600" w14:textId="77777777" w:rsidR="001F2A57" w:rsidRPr="006E03E0" w:rsidRDefault="001F2A57" w:rsidP="001F2A57">
      <w:pPr>
        <w:jc w:val="center"/>
      </w:pPr>
      <w:r>
        <w:rPr>
          <w:rFonts w:asciiTheme="minorHAnsi" w:hAnsiTheme="minorHAnsi" w:cs="Vijaya"/>
          <w:bCs/>
          <w:iCs/>
          <w:noProof/>
          <w:color w:val="C00000"/>
          <w:sz w:val="24"/>
          <w:szCs w:val="24"/>
        </w:rPr>
        <w:drawing>
          <wp:inline distT="0" distB="0" distL="0" distR="0" wp14:anchorId="5635EA3F" wp14:editId="6D684A1A">
            <wp:extent cx="818161" cy="304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11CF093" w14:textId="77777777" w:rsidR="001F2A57" w:rsidRPr="00E56D67" w:rsidRDefault="001F2A57" w:rsidP="001F2A57">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14:paraId="1E45F153" w14:textId="77777777" w:rsidR="001F2A57" w:rsidRPr="009F21BD" w:rsidRDefault="001F2A57" w:rsidP="001F2A57">
      <w:pPr>
        <w:jc w:val="center"/>
        <w:rPr>
          <w:rFonts w:asciiTheme="minorHAnsi" w:hAnsiTheme="minorHAnsi" w:cstheme="minorHAnsi"/>
          <w:b/>
          <w:i/>
          <w:sz w:val="24"/>
        </w:rPr>
      </w:pPr>
      <w:r w:rsidRPr="5897EC05">
        <w:rPr>
          <w:rFonts w:asciiTheme="minorHAnsi" w:eastAsiaTheme="minorEastAsia" w:hAnsiTheme="minorHAnsi" w:cstheme="minorBidi"/>
          <w:b/>
          <w:bCs/>
          <w:i/>
          <w:iCs/>
          <w:sz w:val="24"/>
          <w:szCs w:val="24"/>
        </w:rPr>
        <w:t>Ephesians 1:4b-5 (NASB)</w:t>
      </w:r>
    </w:p>
    <w:p w14:paraId="7C47C049" w14:textId="77777777" w:rsidR="001F2A57" w:rsidRPr="00FE4A38" w:rsidRDefault="001F2A57" w:rsidP="001F2A57">
      <w:pPr>
        <w:pStyle w:val="chapter-1"/>
        <w:jc w:val="center"/>
        <w:rPr>
          <w:rStyle w:val="text"/>
          <w:rFonts w:asciiTheme="minorHAnsi" w:eastAsia="Calibri" w:hAnsiTheme="minorHAnsi" w:cstheme="minorHAnsi"/>
          <w:b/>
          <w:i/>
        </w:rPr>
      </w:pPr>
      <w:r w:rsidRPr="00FE4A38">
        <w:rPr>
          <w:rStyle w:val="chapternum"/>
          <w:rFonts w:asciiTheme="minorHAnsi" w:eastAsiaTheme="minorEastAsia" w:hAnsiTheme="minorHAnsi" w:cstheme="minorBidi"/>
          <w:i/>
          <w:iCs/>
        </w:rPr>
        <w:t> </w:t>
      </w:r>
      <w:r w:rsidRPr="00FE4A38">
        <w:rPr>
          <w:rStyle w:val="text"/>
          <w:rFonts w:asciiTheme="minorHAnsi" w:eastAsiaTheme="minorEastAsia" w:hAnsiTheme="minorHAnsi" w:cstheme="minorBidi"/>
          <w:b/>
          <w:i/>
          <w:iCs/>
        </w:rPr>
        <w:t>Paul, an apostle of Christ Jesus by the will of God, to the saints who are at Ephesus and who are faithful in Christ Jesus:</w:t>
      </w:r>
      <w:r w:rsidRPr="00FE4A38">
        <w:rPr>
          <w:rFonts w:asciiTheme="minorHAnsi" w:eastAsiaTheme="minorEastAsia" w:hAnsiTheme="minorHAnsi" w:cstheme="minorBidi"/>
          <w:b/>
          <w:bCs/>
          <w:i/>
          <w:iCs/>
        </w:rPr>
        <w:t xml:space="preserve"> </w:t>
      </w:r>
      <w:r w:rsidRPr="00FE4A38">
        <w:rPr>
          <w:rStyle w:val="text"/>
          <w:rFonts w:asciiTheme="minorHAnsi" w:eastAsiaTheme="minorEastAsia" w:hAnsiTheme="minorHAnsi" w:cstheme="minorBidi"/>
          <w:b/>
          <w:i/>
          <w:iCs/>
          <w:vertAlign w:val="superscript"/>
        </w:rPr>
        <w:t> </w:t>
      </w:r>
      <w:r w:rsidRPr="00FE4A38">
        <w:rPr>
          <w:rStyle w:val="text"/>
          <w:rFonts w:asciiTheme="minorHAnsi" w:eastAsiaTheme="minorEastAsia" w:hAnsiTheme="minorHAnsi" w:cstheme="minorBidi"/>
          <w:b/>
          <w:i/>
          <w:iCs/>
        </w:rPr>
        <w:t xml:space="preserve">Grace to you and peace from God our Father and the Lord Jesus Christ. </w:t>
      </w:r>
      <w:r w:rsidRPr="00FE4A38">
        <w:rPr>
          <w:rStyle w:val="text"/>
          <w:rFonts w:asciiTheme="minorHAnsi" w:eastAsiaTheme="minorEastAsia" w:hAnsiTheme="minorHAnsi" w:cstheme="minorBidi"/>
          <w:b/>
          <w:i/>
          <w:iCs/>
          <w:vertAlign w:val="superscript"/>
        </w:rPr>
        <w:t> </w:t>
      </w:r>
      <w:r w:rsidRPr="00FE4A38">
        <w:rPr>
          <w:rStyle w:val="text"/>
          <w:rFonts w:asciiTheme="minorHAnsi" w:eastAsiaTheme="minorEastAsia" w:hAnsiTheme="minorHAnsi" w:cstheme="minorBidi"/>
          <w:b/>
          <w:i/>
          <w:iCs/>
        </w:rPr>
        <w:t>Blessed be the God and Father of our Lord Jesus Christ, who has blessed us with every spiritual blessing in the heavenly places in Christ,</w:t>
      </w:r>
      <w:r w:rsidRPr="00FE4A38">
        <w:rPr>
          <w:rStyle w:val="text"/>
          <w:rFonts w:asciiTheme="minorHAnsi" w:eastAsiaTheme="minorEastAsia" w:hAnsiTheme="minorHAnsi" w:cstheme="minorBidi"/>
          <w:b/>
          <w:i/>
          <w:iCs/>
          <w:vertAlign w:val="superscript"/>
        </w:rPr>
        <w:t> </w:t>
      </w:r>
      <w:r w:rsidRPr="00FE4A38">
        <w:rPr>
          <w:rStyle w:val="text"/>
          <w:rFonts w:asciiTheme="minorHAnsi" w:eastAsiaTheme="minorEastAsia" w:hAnsiTheme="minorHAnsi" w:cstheme="minorBidi"/>
          <w:b/>
          <w:i/>
          <w:iCs/>
        </w:rPr>
        <w:t>just as He chose us in Him before the foundation of the world, that we would be holy and blameless before Him.</w:t>
      </w:r>
    </w:p>
    <w:p w14:paraId="67A8A721" w14:textId="77777777" w:rsidR="001F2A57" w:rsidRDefault="001F2A57" w:rsidP="001F2A57">
      <w:pPr>
        <w:jc w:val="center"/>
        <w:rPr>
          <w:b/>
          <w:bCs/>
          <w:sz w:val="28"/>
          <w:szCs w:val="28"/>
        </w:rPr>
      </w:pPr>
      <w:r w:rsidRPr="5897EC05">
        <w:rPr>
          <w:b/>
          <w:bCs/>
          <w:sz w:val="28"/>
          <w:szCs w:val="28"/>
        </w:rPr>
        <w:t>Introduction</w:t>
      </w:r>
    </w:p>
    <w:p w14:paraId="4C208B82" w14:textId="77777777" w:rsidR="001F2A57" w:rsidRDefault="001F2A57" w:rsidP="001F2A57">
      <w:pPr>
        <w:ind w:firstLine="720"/>
        <w:jc w:val="both"/>
        <w:rPr>
          <w:sz w:val="24"/>
          <w:szCs w:val="24"/>
        </w:rPr>
      </w:pPr>
      <w:r w:rsidRPr="00B42CCF">
        <w:rPr>
          <w:sz w:val="24"/>
          <w:szCs w:val="24"/>
        </w:rPr>
        <w:t xml:space="preserve">It’s alarming to think of all the evil inventions that are conceived in the hearts of man. </w:t>
      </w:r>
      <w:r>
        <w:rPr>
          <w:sz w:val="24"/>
          <w:szCs w:val="24"/>
        </w:rPr>
        <w:t xml:space="preserve">But this is nothing new. Two-thousand years ago the Holy Spirit warned us through Paul’s letter to the Romans of just such a time as this. </w:t>
      </w:r>
    </w:p>
    <w:p w14:paraId="1794D0FF" w14:textId="77777777" w:rsidR="001F2A57" w:rsidRPr="00B55119" w:rsidRDefault="001F2A57" w:rsidP="001F2A57">
      <w:pPr>
        <w:jc w:val="center"/>
        <w:rPr>
          <w:b/>
          <w:i/>
          <w:sz w:val="24"/>
          <w:szCs w:val="24"/>
        </w:rPr>
      </w:pPr>
      <w:r w:rsidRPr="00B55119">
        <w:rPr>
          <w:b/>
          <w:i/>
          <w:sz w:val="24"/>
          <w:szCs w:val="24"/>
        </w:rPr>
        <w:t>Romans 1:28-31 (ESV)</w:t>
      </w:r>
    </w:p>
    <w:p w14:paraId="43228726" w14:textId="77777777" w:rsidR="001F2A57" w:rsidRPr="00B55119" w:rsidRDefault="001F2A57" w:rsidP="001F2A57">
      <w:pPr>
        <w:jc w:val="center"/>
        <w:rPr>
          <w:b/>
          <w:i/>
          <w:sz w:val="24"/>
          <w:szCs w:val="24"/>
        </w:rPr>
      </w:pPr>
      <w:r w:rsidRPr="00B55119">
        <w:rPr>
          <w:b/>
          <w:i/>
          <w:sz w:val="24"/>
          <w:szCs w:val="24"/>
        </w:rPr>
        <w:t xml:space="preserve">And since they did not see fit to acknowledge God, God gave them up to a debased mind to do what ought not to be done. They were filled with all manner of unrighteousness, evil, covetousness, malice. They are full of envy, murder, strife, deceit, maliciousness. They are gossips, slanderers, haters of God, insolent, haughty, boastful, </w:t>
      </w:r>
      <w:r w:rsidRPr="00B42CCF">
        <w:rPr>
          <w:b/>
          <w:i/>
          <w:sz w:val="24"/>
          <w:szCs w:val="24"/>
          <w:u w:val="single"/>
        </w:rPr>
        <w:t>inventors of evil</w:t>
      </w:r>
      <w:r w:rsidRPr="00B55119">
        <w:rPr>
          <w:b/>
          <w:i/>
          <w:sz w:val="24"/>
          <w:szCs w:val="24"/>
        </w:rPr>
        <w:t>, disobedient to parents, foolish, faithless, heartless, ruthless.</w:t>
      </w:r>
    </w:p>
    <w:p w14:paraId="1EA7A5B5" w14:textId="77777777" w:rsidR="001F2A57" w:rsidRDefault="001F2A57" w:rsidP="001F2A57">
      <w:pPr>
        <w:pStyle w:val="ListParagraph"/>
        <w:ind w:left="0" w:firstLine="720"/>
        <w:jc w:val="both"/>
        <w:rPr>
          <w:sz w:val="24"/>
          <w:szCs w:val="24"/>
        </w:rPr>
      </w:pPr>
      <w:r>
        <w:rPr>
          <w:sz w:val="24"/>
          <w:szCs w:val="24"/>
        </w:rPr>
        <w:t xml:space="preserve"> Thanks to the internet, there is a plethora of new criminal enterprises, not the least of which is</w:t>
      </w:r>
      <w:r w:rsidRPr="5897EC05">
        <w:rPr>
          <w:sz w:val="24"/>
          <w:szCs w:val="24"/>
        </w:rPr>
        <w:t xml:space="preserve"> identity theft</w:t>
      </w:r>
      <w:r>
        <w:rPr>
          <w:sz w:val="24"/>
          <w:szCs w:val="24"/>
        </w:rPr>
        <w:t xml:space="preserve">. </w:t>
      </w:r>
      <w:r w:rsidRPr="5897EC05">
        <w:rPr>
          <w:sz w:val="24"/>
          <w:szCs w:val="24"/>
        </w:rPr>
        <w:t xml:space="preserve">Have you </w:t>
      </w:r>
      <w:r>
        <w:rPr>
          <w:sz w:val="24"/>
          <w:szCs w:val="24"/>
        </w:rPr>
        <w:t xml:space="preserve">been one of the unfortunate victims of this crime?  </w:t>
      </w:r>
      <w:r w:rsidRPr="5897EC05">
        <w:rPr>
          <w:sz w:val="24"/>
          <w:szCs w:val="24"/>
        </w:rPr>
        <w:t xml:space="preserve">If so, then you know </w:t>
      </w:r>
      <w:r>
        <w:rPr>
          <w:sz w:val="24"/>
          <w:szCs w:val="24"/>
        </w:rPr>
        <w:t xml:space="preserve">that </w:t>
      </w:r>
      <w:r w:rsidRPr="5897EC05">
        <w:rPr>
          <w:sz w:val="24"/>
          <w:szCs w:val="24"/>
        </w:rPr>
        <w:t xml:space="preserve">it </w:t>
      </w:r>
      <w:r>
        <w:rPr>
          <w:sz w:val="24"/>
          <w:szCs w:val="24"/>
        </w:rPr>
        <w:t xml:space="preserve">robs you of security and </w:t>
      </w:r>
      <w:r w:rsidRPr="5897EC05">
        <w:rPr>
          <w:sz w:val="24"/>
          <w:szCs w:val="24"/>
        </w:rPr>
        <w:t>leaves you feeling vulnerable</w:t>
      </w:r>
      <w:r>
        <w:rPr>
          <w:sz w:val="24"/>
          <w:szCs w:val="24"/>
        </w:rPr>
        <w:t xml:space="preserve">, fearful </w:t>
      </w:r>
      <w:r w:rsidRPr="5897EC05">
        <w:rPr>
          <w:sz w:val="24"/>
          <w:szCs w:val="24"/>
        </w:rPr>
        <w:t xml:space="preserve">and </w:t>
      </w:r>
      <w:r>
        <w:rPr>
          <w:sz w:val="24"/>
          <w:szCs w:val="24"/>
        </w:rPr>
        <w:t>distrusting. This lesson is about another kind of travesty: when</w:t>
      </w:r>
      <w:r w:rsidRPr="5897EC05">
        <w:rPr>
          <w:sz w:val="24"/>
          <w:szCs w:val="24"/>
        </w:rPr>
        <w:t xml:space="preserve"> believers </w:t>
      </w:r>
      <w:r>
        <w:rPr>
          <w:sz w:val="24"/>
          <w:szCs w:val="24"/>
        </w:rPr>
        <w:t>are robbed</w:t>
      </w:r>
      <w:r w:rsidRPr="5897EC05">
        <w:rPr>
          <w:sz w:val="24"/>
          <w:szCs w:val="24"/>
        </w:rPr>
        <w:t xml:space="preserve"> of </w:t>
      </w:r>
      <w:r>
        <w:rPr>
          <w:sz w:val="24"/>
          <w:szCs w:val="24"/>
        </w:rPr>
        <w:t xml:space="preserve">their spiritual </w:t>
      </w:r>
      <w:r w:rsidRPr="5897EC05">
        <w:rPr>
          <w:sz w:val="24"/>
          <w:szCs w:val="24"/>
        </w:rPr>
        <w:t>identity</w:t>
      </w:r>
      <w:r>
        <w:rPr>
          <w:sz w:val="24"/>
          <w:szCs w:val="24"/>
        </w:rPr>
        <w:t>.</w:t>
      </w:r>
      <w:r w:rsidRPr="5897EC05">
        <w:rPr>
          <w:sz w:val="24"/>
          <w:szCs w:val="24"/>
        </w:rPr>
        <w:t xml:space="preserve"> </w:t>
      </w:r>
      <w:r>
        <w:rPr>
          <w:sz w:val="24"/>
          <w:szCs w:val="24"/>
        </w:rPr>
        <w:t>Perhaps you have</w:t>
      </w:r>
      <w:r w:rsidRPr="5897EC05">
        <w:rPr>
          <w:sz w:val="24"/>
          <w:szCs w:val="24"/>
        </w:rPr>
        <w:t xml:space="preserve"> never </w:t>
      </w:r>
      <w:r>
        <w:rPr>
          <w:sz w:val="24"/>
          <w:szCs w:val="24"/>
        </w:rPr>
        <w:t xml:space="preserve">been </w:t>
      </w:r>
      <w:r w:rsidRPr="5897EC05">
        <w:rPr>
          <w:sz w:val="24"/>
          <w:szCs w:val="24"/>
        </w:rPr>
        <w:t>discipled</w:t>
      </w:r>
      <w:r>
        <w:rPr>
          <w:sz w:val="24"/>
          <w:szCs w:val="24"/>
        </w:rPr>
        <w:t xml:space="preserve">, and </w:t>
      </w:r>
      <w:r w:rsidRPr="5897EC05">
        <w:rPr>
          <w:sz w:val="24"/>
          <w:szCs w:val="24"/>
        </w:rPr>
        <w:t>you</w:t>
      </w:r>
      <w:r>
        <w:rPr>
          <w:sz w:val="24"/>
          <w:szCs w:val="24"/>
        </w:rPr>
        <w:t xml:space="preserve"> are not even aware of your</w:t>
      </w:r>
      <w:r w:rsidRPr="5897EC05">
        <w:rPr>
          <w:sz w:val="24"/>
          <w:szCs w:val="24"/>
        </w:rPr>
        <w:t xml:space="preserve"> true identity in Christ. </w:t>
      </w:r>
      <w:r>
        <w:rPr>
          <w:sz w:val="24"/>
          <w:szCs w:val="24"/>
        </w:rPr>
        <w:t>In this case,</w:t>
      </w:r>
      <w:r w:rsidRPr="5897EC05">
        <w:rPr>
          <w:sz w:val="24"/>
          <w:szCs w:val="24"/>
        </w:rPr>
        <w:t xml:space="preserve"> ignorance </w:t>
      </w:r>
      <w:r>
        <w:rPr>
          <w:sz w:val="24"/>
          <w:szCs w:val="24"/>
        </w:rPr>
        <w:t xml:space="preserve">of who you are spiritually is not bliss - it’s emotional bondage. Its high time to take back what sin and the devil have taken from us and </w:t>
      </w:r>
      <w:r w:rsidRPr="5897EC05">
        <w:rPr>
          <w:sz w:val="24"/>
          <w:szCs w:val="24"/>
        </w:rPr>
        <w:t xml:space="preserve">whole heartedly embrace </w:t>
      </w:r>
      <w:r>
        <w:rPr>
          <w:sz w:val="24"/>
          <w:szCs w:val="24"/>
        </w:rPr>
        <w:t>the Truth, and when we do, the Truth will set us free.</w:t>
      </w:r>
    </w:p>
    <w:p w14:paraId="208CCF9F" w14:textId="77777777" w:rsidR="001F2A57" w:rsidRDefault="001F2A57" w:rsidP="001F2A57">
      <w:pPr>
        <w:pStyle w:val="ListParagraph"/>
        <w:ind w:left="0" w:firstLine="720"/>
        <w:jc w:val="both"/>
        <w:rPr>
          <w:sz w:val="24"/>
          <w:szCs w:val="24"/>
        </w:rPr>
      </w:pPr>
    </w:p>
    <w:p w14:paraId="5505C972" w14:textId="77777777" w:rsidR="001F2A57" w:rsidRDefault="001F2A57" w:rsidP="001F2A57">
      <w:pPr>
        <w:jc w:val="center"/>
        <w:rPr>
          <w:b/>
          <w:sz w:val="28"/>
          <w:szCs w:val="28"/>
        </w:rPr>
      </w:pPr>
      <w:r w:rsidRPr="01417191">
        <w:rPr>
          <w:b/>
          <w:bCs/>
          <w:sz w:val="28"/>
          <w:szCs w:val="28"/>
        </w:rPr>
        <w:t>Saints in Christ</w:t>
      </w:r>
    </w:p>
    <w:p w14:paraId="5A0E0D94" w14:textId="77777777" w:rsidR="001F2A57" w:rsidRPr="009904D8" w:rsidRDefault="001F2A57" w:rsidP="001F2A57">
      <w:pPr>
        <w:pStyle w:val="ListParagraph"/>
        <w:ind w:left="0"/>
        <w:jc w:val="center"/>
        <w:rPr>
          <w:b/>
          <w:i/>
        </w:rPr>
      </w:pPr>
      <w:r w:rsidRPr="5897EC05">
        <w:rPr>
          <w:b/>
          <w:bCs/>
          <w:i/>
          <w:iCs/>
        </w:rPr>
        <w:t>Colossians 1:21-22 (NASB)</w:t>
      </w:r>
    </w:p>
    <w:p w14:paraId="682BC792" w14:textId="77777777" w:rsidR="001F2A57" w:rsidRDefault="001F2A57" w:rsidP="001F2A57">
      <w:pPr>
        <w:pStyle w:val="ListParagraph"/>
        <w:ind w:left="0"/>
        <w:jc w:val="center"/>
        <w:rPr>
          <w:b/>
          <w:bCs/>
          <w:i/>
          <w:iCs/>
        </w:rPr>
      </w:pPr>
      <w:r w:rsidRPr="5897EC05">
        <w:rPr>
          <w:b/>
          <w:bCs/>
          <w:i/>
          <w:iCs/>
        </w:rPr>
        <w:t>And although you were formerly alienated and hostile in mind, engaged in evil deeds, yet He has now reconciled you in His fleshly body through death, in order to present you before Him holy and blameless and beyond reproach.</w:t>
      </w:r>
    </w:p>
    <w:p w14:paraId="72941FF3" w14:textId="77777777" w:rsidR="001F2A57" w:rsidRDefault="001F2A57" w:rsidP="001F2A57">
      <w:pPr>
        <w:pStyle w:val="ListParagraph"/>
        <w:ind w:left="0"/>
        <w:jc w:val="center"/>
        <w:rPr>
          <w:b/>
          <w:i/>
        </w:rPr>
      </w:pPr>
    </w:p>
    <w:p w14:paraId="379AAD68" w14:textId="77777777" w:rsidR="001F2A57" w:rsidRDefault="001F2A57" w:rsidP="001F2A57">
      <w:pPr>
        <w:pStyle w:val="ListParagraph"/>
        <w:ind w:left="0" w:firstLine="720"/>
        <w:jc w:val="both"/>
        <w:rPr>
          <w:sz w:val="24"/>
          <w:szCs w:val="24"/>
        </w:rPr>
      </w:pPr>
      <w:r>
        <w:rPr>
          <w:sz w:val="24"/>
        </w:rPr>
        <w:t>It was Paul’s custom to address his</w:t>
      </w:r>
      <w:r w:rsidRPr="5897EC05">
        <w:rPr>
          <w:sz w:val="24"/>
          <w:szCs w:val="24"/>
        </w:rPr>
        <w:t xml:space="preserve"> </w:t>
      </w:r>
      <w:r>
        <w:rPr>
          <w:sz w:val="24"/>
          <w:szCs w:val="24"/>
        </w:rPr>
        <w:t xml:space="preserve">letters to the </w:t>
      </w:r>
      <w:r w:rsidRPr="001E4C61">
        <w:rPr>
          <w:i/>
          <w:sz w:val="24"/>
          <w:szCs w:val="24"/>
        </w:rPr>
        <w:t>s</w:t>
      </w:r>
      <w:r w:rsidRPr="001E4C61">
        <w:rPr>
          <w:bCs/>
          <w:i/>
          <w:iCs/>
          <w:sz w:val="24"/>
          <w:szCs w:val="24"/>
        </w:rPr>
        <w:t>aints</w:t>
      </w:r>
      <w:r w:rsidRPr="5897EC05">
        <w:rPr>
          <w:b/>
          <w:bCs/>
          <w:i/>
          <w:iCs/>
          <w:sz w:val="24"/>
          <w:szCs w:val="24"/>
        </w:rPr>
        <w:t>.</w:t>
      </w:r>
      <w:r w:rsidRPr="5897EC05">
        <w:rPr>
          <w:sz w:val="24"/>
          <w:szCs w:val="24"/>
        </w:rPr>
        <w:t xml:space="preserve"> </w:t>
      </w:r>
      <w:r>
        <w:rPr>
          <w:sz w:val="24"/>
          <w:szCs w:val="24"/>
        </w:rPr>
        <w:t>Now you may find this term confusing if</w:t>
      </w:r>
      <w:r w:rsidRPr="5897EC05">
        <w:rPr>
          <w:sz w:val="24"/>
          <w:szCs w:val="24"/>
        </w:rPr>
        <w:t xml:space="preserve"> you have always believed that saints were holy people who have died</w:t>
      </w:r>
      <w:r>
        <w:rPr>
          <w:sz w:val="24"/>
          <w:szCs w:val="24"/>
        </w:rPr>
        <w:t>.</w:t>
      </w:r>
      <w:r w:rsidRPr="5897EC05">
        <w:rPr>
          <w:sz w:val="24"/>
          <w:szCs w:val="24"/>
        </w:rPr>
        <w:t xml:space="preserve"> </w:t>
      </w:r>
      <w:r>
        <w:rPr>
          <w:sz w:val="24"/>
          <w:szCs w:val="24"/>
        </w:rPr>
        <w:t>But i</w:t>
      </w:r>
      <w:r w:rsidRPr="5897EC05">
        <w:rPr>
          <w:sz w:val="24"/>
          <w:szCs w:val="24"/>
        </w:rPr>
        <w:t xml:space="preserve">f the </w:t>
      </w:r>
      <w:r>
        <w:rPr>
          <w:sz w:val="24"/>
          <w:szCs w:val="24"/>
        </w:rPr>
        <w:t xml:space="preserve">recipients of this letter are dead, </w:t>
      </w:r>
      <w:r w:rsidRPr="5897EC05">
        <w:rPr>
          <w:sz w:val="24"/>
          <w:szCs w:val="24"/>
        </w:rPr>
        <w:t xml:space="preserve">then why is Paul writing letters to them? </w:t>
      </w:r>
      <w:r>
        <w:rPr>
          <w:sz w:val="24"/>
          <w:szCs w:val="24"/>
        </w:rPr>
        <w:t>So, you may be wondering how does</w:t>
      </w:r>
      <w:r w:rsidRPr="5897EC05">
        <w:rPr>
          <w:sz w:val="24"/>
          <w:szCs w:val="24"/>
        </w:rPr>
        <w:t xml:space="preserve"> a person </w:t>
      </w:r>
      <w:r>
        <w:rPr>
          <w:sz w:val="24"/>
          <w:szCs w:val="24"/>
        </w:rPr>
        <w:t xml:space="preserve">become </w:t>
      </w:r>
      <w:r w:rsidRPr="5897EC05">
        <w:rPr>
          <w:sz w:val="24"/>
          <w:szCs w:val="24"/>
        </w:rPr>
        <w:t>a saint</w:t>
      </w:r>
      <w:r>
        <w:rPr>
          <w:sz w:val="24"/>
          <w:szCs w:val="24"/>
        </w:rPr>
        <w:t>, or what is a saint</w:t>
      </w:r>
      <w:r w:rsidRPr="5897EC05">
        <w:rPr>
          <w:sz w:val="24"/>
          <w:szCs w:val="24"/>
        </w:rPr>
        <w:t xml:space="preserve">?  </w:t>
      </w:r>
      <w:r>
        <w:rPr>
          <w:sz w:val="24"/>
          <w:szCs w:val="24"/>
        </w:rPr>
        <w:t xml:space="preserve">To get to the bottom of these important questions is to discover one spiritual blessing after another. </w:t>
      </w:r>
      <w:r w:rsidRPr="5897EC05">
        <w:rPr>
          <w:sz w:val="24"/>
          <w:szCs w:val="24"/>
        </w:rPr>
        <w:t>The first blessing I would like for us to contemplate is this</w:t>
      </w:r>
      <w:r>
        <w:rPr>
          <w:sz w:val="24"/>
          <w:szCs w:val="24"/>
        </w:rPr>
        <w:t>: a</w:t>
      </w:r>
      <w:r w:rsidRPr="5897EC05">
        <w:rPr>
          <w:sz w:val="24"/>
          <w:szCs w:val="24"/>
        </w:rPr>
        <w:t>lthough we were born sinners,</w:t>
      </w:r>
      <w:r>
        <w:rPr>
          <w:sz w:val="24"/>
          <w:szCs w:val="24"/>
        </w:rPr>
        <w:t xml:space="preserve"> if we’re</w:t>
      </w:r>
      <w:r w:rsidRPr="5897EC05">
        <w:rPr>
          <w:sz w:val="24"/>
          <w:szCs w:val="24"/>
        </w:rPr>
        <w:t xml:space="preserve"> in Christ, </w:t>
      </w:r>
      <w:r>
        <w:rPr>
          <w:sz w:val="24"/>
          <w:szCs w:val="24"/>
        </w:rPr>
        <w:t>we are</w:t>
      </w:r>
      <w:r w:rsidRPr="5897EC05">
        <w:rPr>
          <w:sz w:val="24"/>
          <w:szCs w:val="24"/>
        </w:rPr>
        <w:t xml:space="preserve"> saints</w:t>
      </w:r>
      <w:r>
        <w:rPr>
          <w:sz w:val="24"/>
          <w:szCs w:val="24"/>
        </w:rPr>
        <w:t>. And when we become saints, we are holy</w:t>
      </w:r>
      <w:r w:rsidRPr="5897EC05">
        <w:rPr>
          <w:sz w:val="24"/>
          <w:szCs w:val="24"/>
        </w:rPr>
        <w:t xml:space="preserve">. </w:t>
      </w:r>
      <w:r>
        <w:rPr>
          <w:sz w:val="24"/>
          <w:szCs w:val="24"/>
        </w:rPr>
        <w:t xml:space="preserve">If you fall into the following category, you may find the truths we will uncover intensely evocative and deeply personal. </w:t>
      </w:r>
      <w:r w:rsidRPr="5897EC05">
        <w:rPr>
          <w:sz w:val="24"/>
          <w:szCs w:val="24"/>
        </w:rPr>
        <w:t xml:space="preserve"> </w:t>
      </w:r>
    </w:p>
    <w:p w14:paraId="43FB39A2" w14:textId="77777777" w:rsidR="001F2A57" w:rsidRDefault="001F2A57" w:rsidP="001F2A57">
      <w:pPr>
        <w:pStyle w:val="ListParagraph"/>
        <w:ind w:left="0" w:firstLine="720"/>
        <w:jc w:val="both"/>
        <w:rPr>
          <w:sz w:val="24"/>
          <w:szCs w:val="24"/>
        </w:rPr>
      </w:pPr>
    </w:p>
    <w:p w14:paraId="17DEE74D" w14:textId="77777777" w:rsidR="001F2A57" w:rsidRDefault="001F2A57" w:rsidP="001F2A57">
      <w:pPr>
        <w:pStyle w:val="ListParagraph"/>
        <w:ind w:left="0" w:firstLine="720"/>
        <w:jc w:val="both"/>
        <w:rPr>
          <w:sz w:val="24"/>
          <w:szCs w:val="24"/>
        </w:rPr>
      </w:pPr>
      <w:r w:rsidRPr="5897EC05">
        <w:rPr>
          <w:sz w:val="24"/>
          <w:szCs w:val="24"/>
        </w:rPr>
        <w:t xml:space="preserve">In over twenty years of experience in women’s ministry, nearly half of the women I meet in the Church have had their innocence robbed of them at an early age by sexual abuse. Now mind you, these are women </w:t>
      </w:r>
      <w:r>
        <w:rPr>
          <w:sz w:val="24"/>
          <w:szCs w:val="24"/>
        </w:rPr>
        <w:t xml:space="preserve">who are </w:t>
      </w:r>
      <w:r w:rsidRPr="5897EC05">
        <w:rPr>
          <w:i/>
          <w:iCs/>
          <w:sz w:val="24"/>
          <w:szCs w:val="24"/>
        </w:rPr>
        <w:t>in the Church</w:t>
      </w:r>
      <w:r w:rsidRPr="5897EC05">
        <w:rPr>
          <w:sz w:val="24"/>
          <w:szCs w:val="24"/>
        </w:rPr>
        <w:t>. But for those of us who have worked with women in prison</w:t>
      </w:r>
      <w:r>
        <w:rPr>
          <w:sz w:val="24"/>
          <w:szCs w:val="24"/>
        </w:rPr>
        <w:t>,</w:t>
      </w:r>
      <w:r w:rsidRPr="5897EC05">
        <w:rPr>
          <w:sz w:val="24"/>
          <w:szCs w:val="24"/>
        </w:rPr>
        <w:t xml:space="preserve"> and </w:t>
      </w:r>
      <w:r>
        <w:rPr>
          <w:sz w:val="24"/>
          <w:szCs w:val="24"/>
        </w:rPr>
        <w:t xml:space="preserve">in </w:t>
      </w:r>
      <w:r w:rsidRPr="5897EC05">
        <w:rPr>
          <w:sz w:val="24"/>
          <w:szCs w:val="24"/>
        </w:rPr>
        <w:t>other countries</w:t>
      </w:r>
      <w:r>
        <w:rPr>
          <w:sz w:val="24"/>
          <w:szCs w:val="24"/>
        </w:rPr>
        <w:t>,</w:t>
      </w:r>
      <w:r w:rsidRPr="5897EC05">
        <w:rPr>
          <w:sz w:val="24"/>
          <w:szCs w:val="24"/>
        </w:rPr>
        <w:t xml:space="preserve"> (especially third-world countries) the statistics are even higher. </w:t>
      </w:r>
      <w:r>
        <w:rPr>
          <w:sz w:val="24"/>
          <w:szCs w:val="24"/>
        </w:rPr>
        <w:t>A staggering</w:t>
      </w:r>
      <w:r w:rsidRPr="5897EC05">
        <w:rPr>
          <w:sz w:val="24"/>
          <w:szCs w:val="24"/>
        </w:rPr>
        <w:t xml:space="preserve"> 85 percent of these women were abused as children. Ironically, many of the ones who perpetrate such vile acts were m</w:t>
      </w:r>
      <w:r>
        <w:rPr>
          <w:sz w:val="24"/>
          <w:szCs w:val="24"/>
        </w:rPr>
        <w:t xml:space="preserve">olested themselves as children. </w:t>
      </w:r>
      <w:r w:rsidRPr="5897EC05">
        <w:rPr>
          <w:sz w:val="24"/>
          <w:szCs w:val="24"/>
        </w:rPr>
        <w:t>The p</w:t>
      </w:r>
      <w:r>
        <w:rPr>
          <w:sz w:val="24"/>
          <w:szCs w:val="24"/>
        </w:rPr>
        <w:t xml:space="preserve">sychological </w:t>
      </w:r>
      <w:r w:rsidRPr="5897EC05">
        <w:rPr>
          <w:sz w:val="24"/>
          <w:szCs w:val="24"/>
        </w:rPr>
        <w:t>effects of this despicable sin are innumerable</w:t>
      </w:r>
      <w:r>
        <w:rPr>
          <w:sz w:val="24"/>
          <w:szCs w:val="24"/>
        </w:rPr>
        <w:t>,</w:t>
      </w:r>
      <w:r w:rsidRPr="5897EC05">
        <w:rPr>
          <w:sz w:val="24"/>
          <w:szCs w:val="24"/>
        </w:rPr>
        <w:t xml:space="preserve"> and the casualties are escalating at an alarming rate.</w:t>
      </w:r>
    </w:p>
    <w:p w14:paraId="5D5C3A94" w14:textId="77777777" w:rsidR="001F2A57" w:rsidRDefault="001F2A57" w:rsidP="001F2A57">
      <w:pPr>
        <w:pStyle w:val="ListParagraph"/>
        <w:ind w:left="0" w:firstLine="720"/>
        <w:jc w:val="both"/>
        <w:rPr>
          <w:sz w:val="24"/>
          <w:szCs w:val="24"/>
        </w:rPr>
      </w:pPr>
      <w:r w:rsidRPr="5897EC05">
        <w:rPr>
          <w:sz w:val="24"/>
          <w:szCs w:val="24"/>
        </w:rPr>
        <w:t xml:space="preserve"> I recently sat next to a brother in Christ on a plane</w:t>
      </w:r>
      <w:r>
        <w:rPr>
          <w:sz w:val="24"/>
          <w:szCs w:val="24"/>
        </w:rPr>
        <w:t>,</w:t>
      </w:r>
      <w:r w:rsidRPr="5897EC05">
        <w:rPr>
          <w:sz w:val="24"/>
          <w:szCs w:val="24"/>
        </w:rPr>
        <w:t xml:space="preserve"> and as we discussed this heinous problem, he wrote down his personal testimony. I sat in shock</w:t>
      </w:r>
      <w:r>
        <w:rPr>
          <w:sz w:val="24"/>
          <w:szCs w:val="24"/>
        </w:rPr>
        <w:t xml:space="preserve"> reading his painful life story. In chronological order he listed one horror after another - the kind of things that no child should ever have to endure. As I realized the shame and pain he had suffered, the</w:t>
      </w:r>
      <w:r w:rsidRPr="5897EC05">
        <w:rPr>
          <w:sz w:val="24"/>
          <w:szCs w:val="24"/>
        </w:rPr>
        <w:t xml:space="preserve"> tears began to flow</w:t>
      </w:r>
      <w:r>
        <w:rPr>
          <w:sz w:val="24"/>
          <w:szCs w:val="24"/>
        </w:rPr>
        <w:t>, and I was</w:t>
      </w:r>
      <w:r w:rsidRPr="5897EC05">
        <w:rPr>
          <w:sz w:val="24"/>
          <w:szCs w:val="24"/>
        </w:rPr>
        <w:t xml:space="preserve"> unable to speak </w:t>
      </w:r>
      <w:r>
        <w:rPr>
          <w:sz w:val="24"/>
          <w:szCs w:val="24"/>
        </w:rPr>
        <w:t xml:space="preserve">for </w:t>
      </w:r>
      <w:r w:rsidRPr="5897EC05">
        <w:rPr>
          <w:sz w:val="24"/>
          <w:szCs w:val="24"/>
        </w:rPr>
        <w:t xml:space="preserve">fear </w:t>
      </w:r>
      <w:r>
        <w:rPr>
          <w:sz w:val="24"/>
          <w:szCs w:val="24"/>
        </w:rPr>
        <w:t xml:space="preserve">that </w:t>
      </w:r>
      <w:r w:rsidRPr="5897EC05">
        <w:rPr>
          <w:sz w:val="24"/>
          <w:szCs w:val="24"/>
        </w:rPr>
        <w:t xml:space="preserve">my tears would become open sobs. </w:t>
      </w:r>
      <w:r>
        <w:rPr>
          <w:sz w:val="24"/>
          <w:szCs w:val="24"/>
        </w:rPr>
        <w:t>Tragically, his story is not the exception… it has become the rule in a world spiraling toward hell.</w:t>
      </w:r>
    </w:p>
    <w:p w14:paraId="36403627" w14:textId="77777777" w:rsidR="001F2A57" w:rsidRDefault="001F2A57" w:rsidP="001F2A57">
      <w:pPr>
        <w:ind w:firstLine="720"/>
        <w:jc w:val="both"/>
        <w:rPr>
          <w:sz w:val="24"/>
          <w:szCs w:val="24"/>
        </w:rPr>
      </w:pPr>
      <w:r>
        <w:rPr>
          <w:sz w:val="24"/>
          <w:szCs w:val="24"/>
        </w:rPr>
        <w:t>T</w:t>
      </w:r>
      <w:r w:rsidRPr="5897EC05">
        <w:rPr>
          <w:sz w:val="24"/>
          <w:szCs w:val="24"/>
        </w:rPr>
        <w:t>he fastest growing global criminal enterprise today is not the buying and selling of drugs or weapons</w:t>
      </w:r>
      <w:r>
        <w:rPr>
          <w:sz w:val="24"/>
          <w:szCs w:val="24"/>
        </w:rPr>
        <w:t>, as you might think. I</w:t>
      </w:r>
      <w:r w:rsidRPr="5897EC05">
        <w:rPr>
          <w:sz w:val="24"/>
          <w:szCs w:val="24"/>
        </w:rPr>
        <w:t xml:space="preserve">t’s </w:t>
      </w:r>
      <w:r>
        <w:rPr>
          <w:sz w:val="24"/>
          <w:szCs w:val="24"/>
        </w:rPr>
        <w:t xml:space="preserve">something much more lucrative - the </w:t>
      </w:r>
      <w:r w:rsidRPr="5897EC05">
        <w:rPr>
          <w:sz w:val="24"/>
          <w:szCs w:val="24"/>
        </w:rPr>
        <w:t xml:space="preserve">trafficking </w:t>
      </w:r>
      <w:r>
        <w:rPr>
          <w:sz w:val="24"/>
          <w:szCs w:val="24"/>
        </w:rPr>
        <w:t>of women and children as sex slaves.</w:t>
      </w:r>
      <w:r w:rsidRPr="5897EC05">
        <w:rPr>
          <w:sz w:val="24"/>
          <w:szCs w:val="24"/>
        </w:rPr>
        <w:t xml:space="preserve"> “The love of money</w:t>
      </w:r>
      <w:r>
        <w:rPr>
          <w:sz w:val="24"/>
          <w:szCs w:val="24"/>
        </w:rPr>
        <w:t xml:space="preserve">,” Paul wrote to Timothy, “is the </w:t>
      </w:r>
      <w:r w:rsidRPr="5897EC05">
        <w:rPr>
          <w:sz w:val="24"/>
          <w:szCs w:val="24"/>
        </w:rPr>
        <w:t xml:space="preserve">root of all evil.” (1Timothy 6:10) The victims of this horrific evil, represent an estimated </w:t>
      </w:r>
      <w:r w:rsidRPr="5897EC05">
        <w:rPr>
          <w:i/>
          <w:iCs/>
          <w:sz w:val="24"/>
          <w:szCs w:val="24"/>
        </w:rPr>
        <w:t>21 to 27 million human beings</w:t>
      </w:r>
      <w:r>
        <w:rPr>
          <w:i/>
          <w:iCs/>
          <w:sz w:val="24"/>
          <w:szCs w:val="24"/>
        </w:rPr>
        <w:t xml:space="preserve">! </w:t>
      </w:r>
      <w:r>
        <w:rPr>
          <w:iCs/>
          <w:sz w:val="24"/>
          <w:szCs w:val="24"/>
        </w:rPr>
        <w:t>A</w:t>
      </w:r>
      <w:r w:rsidRPr="5897EC05">
        <w:rPr>
          <w:sz w:val="24"/>
          <w:szCs w:val="24"/>
        </w:rPr>
        <w:t xml:space="preserve">bout half of these are </w:t>
      </w:r>
      <w:r>
        <w:rPr>
          <w:sz w:val="24"/>
          <w:szCs w:val="24"/>
        </w:rPr>
        <w:t xml:space="preserve">defenseless </w:t>
      </w:r>
      <w:r w:rsidRPr="5897EC05">
        <w:rPr>
          <w:sz w:val="24"/>
          <w:szCs w:val="24"/>
        </w:rPr>
        <w:t xml:space="preserve">children. </w:t>
      </w:r>
      <w:r>
        <w:rPr>
          <w:sz w:val="24"/>
          <w:szCs w:val="24"/>
        </w:rPr>
        <w:t>And moreover, t</w:t>
      </w:r>
      <w:r w:rsidRPr="5897EC05">
        <w:rPr>
          <w:sz w:val="24"/>
          <w:szCs w:val="24"/>
        </w:rPr>
        <w:t xml:space="preserve">hese numbers do not </w:t>
      </w:r>
      <w:r>
        <w:rPr>
          <w:sz w:val="24"/>
          <w:szCs w:val="24"/>
        </w:rPr>
        <w:t xml:space="preserve">even </w:t>
      </w:r>
      <w:r w:rsidRPr="5897EC05">
        <w:rPr>
          <w:sz w:val="24"/>
          <w:szCs w:val="24"/>
        </w:rPr>
        <w:t>reflect the growing numbers of</w:t>
      </w:r>
      <w:r>
        <w:rPr>
          <w:sz w:val="24"/>
          <w:szCs w:val="24"/>
        </w:rPr>
        <w:t xml:space="preserve"> people being sold as</w:t>
      </w:r>
      <w:r w:rsidRPr="5897EC05">
        <w:rPr>
          <w:sz w:val="24"/>
          <w:szCs w:val="24"/>
        </w:rPr>
        <w:t xml:space="preserve"> s</w:t>
      </w:r>
      <w:r>
        <w:rPr>
          <w:sz w:val="24"/>
          <w:szCs w:val="24"/>
        </w:rPr>
        <w:t>lave</w:t>
      </w:r>
      <w:r w:rsidRPr="5897EC05">
        <w:rPr>
          <w:sz w:val="24"/>
          <w:szCs w:val="24"/>
        </w:rPr>
        <w:t xml:space="preserve"> labor</w:t>
      </w:r>
      <w:r>
        <w:rPr>
          <w:sz w:val="24"/>
          <w:szCs w:val="24"/>
        </w:rPr>
        <w:t>ers</w:t>
      </w:r>
      <w:r w:rsidRPr="5897EC05">
        <w:rPr>
          <w:sz w:val="24"/>
          <w:szCs w:val="24"/>
        </w:rPr>
        <w:t>. Thankfully, the plight of those captive in th</w:t>
      </w:r>
      <w:r>
        <w:rPr>
          <w:sz w:val="24"/>
          <w:szCs w:val="24"/>
        </w:rPr>
        <w:t>ese</w:t>
      </w:r>
      <w:r w:rsidRPr="5897EC05">
        <w:rPr>
          <w:sz w:val="24"/>
          <w:szCs w:val="24"/>
        </w:rPr>
        <w:t xml:space="preserve"> hopeless situation</w:t>
      </w:r>
      <w:r>
        <w:rPr>
          <w:sz w:val="24"/>
          <w:szCs w:val="24"/>
        </w:rPr>
        <w:t>s</w:t>
      </w:r>
      <w:r w:rsidRPr="5897EC05">
        <w:rPr>
          <w:sz w:val="24"/>
          <w:szCs w:val="24"/>
        </w:rPr>
        <w:t>, h</w:t>
      </w:r>
      <w:r>
        <w:rPr>
          <w:sz w:val="24"/>
          <w:szCs w:val="24"/>
        </w:rPr>
        <w:t>ave</w:t>
      </w:r>
      <w:r w:rsidRPr="5897EC05">
        <w:rPr>
          <w:sz w:val="24"/>
          <w:szCs w:val="24"/>
        </w:rPr>
        <w:t xml:space="preserve"> reached the ears and hearts of believers. As tangible expressions of God’s love and concern</w:t>
      </w:r>
      <w:r>
        <w:rPr>
          <w:sz w:val="24"/>
          <w:szCs w:val="24"/>
        </w:rPr>
        <w:t xml:space="preserve">, many </w:t>
      </w:r>
      <w:r w:rsidRPr="5897EC05">
        <w:rPr>
          <w:sz w:val="24"/>
          <w:szCs w:val="24"/>
        </w:rPr>
        <w:t>are actively working to do something about it.  This includes</w:t>
      </w:r>
      <w:r>
        <w:rPr>
          <w:sz w:val="24"/>
          <w:szCs w:val="24"/>
        </w:rPr>
        <w:t xml:space="preserve"> b</w:t>
      </w:r>
      <w:r w:rsidRPr="5897EC05">
        <w:rPr>
          <w:sz w:val="24"/>
          <w:szCs w:val="24"/>
        </w:rPr>
        <w:t>uying their freedom</w:t>
      </w:r>
      <w:r>
        <w:rPr>
          <w:sz w:val="24"/>
          <w:szCs w:val="24"/>
        </w:rPr>
        <w:t>, as well as binding up the physical, emotional and physiological wounds of these victims</w:t>
      </w:r>
      <w:r w:rsidRPr="5897EC05">
        <w:rPr>
          <w:sz w:val="24"/>
          <w:szCs w:val="24"/>
        </w:rPr>
        <w:t xml:space="preserve">. </w:t>
      </w:r>
      <w:r>
        <w:rPr>
          <w:sz w:val="24"/>
          <w:szCs w:val="24"/>
        </w:rPr>
        <w:t>The Christian origination I am most familiar with is International Justice Mission. (For more information, go to ijm.org)</w:t>
      </w:r>
    </w:p>
    <w:p w14:paraId="586A4FB5" w14:textId="77777777" w:rsidR="001F2A57" w:rsidRDefault="001F2A57" w:rsidP="001F2A57">
      <w:pPr>
        <w:ind w:firstLine="720"/>
        <w:jc w:val="both"/>
        <w:rPr>
          <w:sz w:val="24"/>
          <w:szCs w:val="24"/>
        </w:rPr>
      </w:pPr>
      <w:r w:rsidRPr="5897EC05">
        <w:rPr>
          <w:sz w:val="24"/>
          <w:szCs w:val="24"/>
        </w:rPr>
        <w:t>If you d</w:t>
      </w:r>
      <w:r>
        <w:rPr>
          <w:sz w:val="24"/>
          <w:szCs w:val="24"/>
        </w:rPr>
        <w:t xml:space="preserve">on’t know God’s love personally, </w:t>
      </w:r>
      <w:r w:rsidRPr="5897EC05">
        <w:rPr>
          <w:sz w:val="24"/>
          <w:szCs w:val="24"/>
        </w:rPr>
        <w:t>you may be cynical…</w:t>
      </w:r>
      <w:r>
        <w:rPr>
          <w:sz w:val="24"/>
          <w:szCs w:val="24"/>
        </w:rPr>
        <w:t xml:space="preserve"> </w:t>
      </w:r>
      <w:r w:rsidRPr="5897EC05">
        <w:rPr>
          <w:sz w:val="24"/>
          <w:szCs w:val="24"/>
        </w:rPr>
        <w:t xml:space="preserve">believing </w:t>
      </w:r>
      <w:r>
        <w:rPr>
          <w:sz w:val="24"/>
          <w:szCs w:val="24"/>
        </w:rPr>
        <w:t xml:space="preserve">the lie that </w:t>
      </w:r>
      <w:r w:rsidRPr="5897EC05">
        <w:rPr>
          <w:sz w:val="24"/>
          <w:szCs w:val="24"/>
        </w:rPr>
        <w:t>God does not care.</w:t>
      </w:r>
      <w:r>
        <w:rPr>
          <w:sz w:val="24"/>
          <w:szCs w:val="24"/>
        </w:rPr>
        <w:t xml:space="preserve"> </w:t>
      </w:r>
      <w:r w:rsidRPr="5897EC05">
        <w:rPr>
          <w:sz w:val="24"/>
          <w:szCs w:val="24"/>
        </w:rPr>
        <w:t>And yet, as many who have been rescued by His love will tell y</w:t>
      </w:r>
      <w:r>
        <w:rPr>
          <w:sz w:val="24"/>
          <w:szCs w:val="24"/>
        </w:rPr>
        <w:t>ou, His heart is grieved by this evil. Furthermore,</w:t>
      </w:r>
      <w:r w:rsidRPr="5897EC05">
        <w:rPr>
          <w:sz w:val="24"/>
          <w:szCs w:val="24"/>
        </w:rPr>
        <w:t xml:space="preserve"> Jesus </w:t>
      </w:r>
      <w:r>
        <w:rPr>
          <w:sz w:val="24"/>
          <w:szCs w:val="24"/>
        </w:rPr>
        <w:t>came, in part, to destroy the insidious work of the devil</w:t>
      </w:r>
      <w:r w:rsidRPr="5897EC05">
        <w:rPr>
          <w:sz w:val="24"/>
          <w:szCs w:val="24"/>
        </w:rPr>
        <w:t xml:space="preserve">. </w:t>
      </w:r>
      <w:r>
        <w:rPr>
          <w:sz w:val="24"/>
          <w:szCs w:val="24"/>
        </w:rPr>
        <w:t>In case you are wondering about how He feels about the perpetrators of</w:t>
      </w:r>
      <w:r w:rsidRPr="5897EC05">
        <w:rPr>
          <w:sz w:val="24"/>
          <w:szCs w:val="24"/>
        </w:rPr>
        <w:t xml:space="preserve"> this heinous treatment of women and children</w:t>
      </w:r>
      <w:r>
        <w:rPr>
          <w:sz w:val="24"/>
          <w:szCs w:val="24"/>
        </w:rPr>
        <w:t xml:space="preserve">, the following passage should bring clarification.  </w:t>
      </w:r>
    </w:p>
    <w:p w14:paraId="0180AEEB" w14:textId="77777777" w:rsidR="001F2A57" w:rsidRDefault="001F2A57" w:rsidP="001F2A57">
      <w:pPr>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t>M</w:t>
      </w:r>
      <w:r w:rsidRPr="5897EC05">
        <w:rPr>
          <w:rFonts w:asciiTheme="minorHAnsi" w:eastAsiaTheme="minorEastAsia" w:hAnsiTheme="minorHAnsi" w:cstheme="minorBidi"/>
          <w:b/>
          <w:bCs/>
          <w:i/>
          <w:iCs/>
          <w:sz w:val="24"/>
          <w:szCs w:val="24"/>
        </w:rPr>
        <w:t>atthew 18:5-14 (ESV)</w:t>
      </w: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1F2A57" w:rsidRPr="00D65A58" w14:paraId="5402C118" w14:textId="77777777" w:rsidTr="001F2A57">
        <w:trPr>
          <w:trHeight w:val="6768"/>
          <w:tblCellSpacing w:w="0" w:type="dxa"/>
          <w:jc w:val="center"/>
        </w:trPr>
        <w:tc>
          <w:tcPr>
            <w:tcW w:w="0" w:type="auto"/>
            <w:vAlign w:val="center"/>
            <w:hideMark/>
          </w:tcPr>
          <w:p w14:paraId="40C330E2" w14:textId="77777777" w:rsidR="001F2A57" w:rsidRPr="00D65A58" w:rsidRDefault="001F2A57" w:rsidP="001F2A57">
            <w:pPr>
              <w:pStyle w:val="regular"/>
              <w:jc w:val="center"/>
              <w:rPr>
                <w:rFonts w:asciiTheme="minorHAnsi" w:hAnsiTheme="minorHAnsi"/>
                <w:b/>
                <w:i/>
              </w:rPr>
            </w:pPr>
            <w:r w:rsidRPr="22B11B9E">
              <w:rPr>
                <w:rFonts w:asciiTheme="minorHAnsi" w:eastAsiaTheme="minorEastAsia" w:hAnsiTheme="minorHAnsi" w:cstheme="minorBidi"/>
                <w:b/>
                <w:bCs/>
                <w:i/>
                <w:iCs/>
              </w:rPr>
              <w:t xml:space="preserve">And calling to him a child, he put him in the midst of them and said, </w:t>
            </w:r>
            <w:r w:rsidRPr="22B11B9E">
              <w:rPr>
                <w:rStyle w:val="woc"/>
                <w:rFonts w:asciiTheme="minorHAnsi" w:eastAsiaTheme="minorEastAsia" w:hAnsiTheme="minorHAnsi" w:cstheme="minorBidi"/>
                <w:b/>
                <w:bCs/>
                <w:i/>
                <w:iCs/>
              </w:rPr>
              <w:t>“Truly, I say to you, unless you turn and become like children, you will never enter the kingdom of heaven.</w:t>
            </w:r>
            <w:r w:rsidRPr="22B11B9E">
              <w:rPr>
                <w:rFonts w:asciiTheme="minorHAnsi" w:eastAsiaTheme="minorEastAsia" w:hAnsiTheme="minorHAnsi" w:cstheme="minorBidi"/>
                <w:b/>
                <w:bCs/>
                <w:i/>
                <w:iCs/>
              </w:rPr>
              <w:t xml:space="preserve"> </w:t>
            </w:r>
            <w:r w:rsidRPr="22B11B9E">
              <w:rPr>
                <w:rStyle w:val="woc"/>
                <w:rFonts w:asciiTheme="minorHAnsi" w:eastAsiaTheme="minorEastAsia" w:hAnsiTheme="minorHAnsi" w:cstheme="minorBidi"/>
                <w:b/>
                <w:bCs/>
                <w:i/>
                <w:iCs/>
              </w:rPr>
              <w:t>Whoever humbles himself like this child is the greatest in the kingdom of heaven.</w:t>
            </w:r>
          </w:p>
          <w:p w14:paraId="1B371AD5" w14:textId="77777777" w:rsidR="001F2A57" w:rsidRPr="00D65A58" w:rsidRDefault="001F2A57" w:rsidP="001F2A57">
            <w:pPr>
              <w:pStyle w:val="regular"/>
              <w:jc w:val="center"/>
              <w:rPr>
                <w:rFonts w:asciiTheme="minorHAnsi" w:hAnsiTheme="minorHAnsi"/>
                <w:b/>
                <w:i/>
              </w:rPr>
            </w:pPr>
            <w:r w:rsidRPr="22B11B9E">
              <w:rPr>
                <w:rStyle w:val="woc"/>
                <w:rFonts w:asciiTheme="minorHAnsi" w:eastAsiaTheme="minorEastAsia" w:hAnsiTheme="minorHAnsi" w:cstheme="minorBidi"/>
                <w:b/>
                <w:bCs/>
                <w:i/>
                <w:iCs/>
              </w:rPr>
              <w:t>“Whoever receives one such child in my name receives me,</w:t>
            </w:r>
            <w:r w:rsidRPr="22B11B9E">
              <w:rPr>
                <w:rFonts w:asciiTheme="minorHAnsi" w:eastAsiaTheme="minorEastAsia" w:hAnsiTheme="minorHAnsi" w:cstheme="minorBidi"/>
                <w:b/>
                <w:bCs/>
                <w:i/>
                <w:iCs/>
              </w:rPr>
              <w:t xml:space="preserve"> </w:t>
            </w:r>
            <w:r w:rsidRPr="22B11B9E">
              <w:rPr>
                <w:rStyle w:val="woc"/>
                <w:rFonts w:asciiTheme="minorHAnsi" w:eastAsiaTheme="minorEastAsia" w:hAnsiTheme="minorHAnsi" w:cstheme="minorBidi"/>
                <w:b/>
                <w:bCs/>
                <w:i/>
                <w:iCs/>
              </w:rPr>
              <w:t>but whoever causes one of these little ones who believe in me to sin, it would be better for him to have a great millstone fastened around his neck and to be drowned in the depth of the sea.</w:t>
            </w:r>
          </w:p>
          <w:p w14:paraId="2C0D1C52" w14:textId="77777777" w:rsidR="001F2A57" w:rsidRPr="00D65A58" w:rsidRDefault="001F2A57" w:rsidP="001F2A57">
            <w:pPr>
              <w:pStyle w:val="regular"/>
              <w:jc w:val="center"/>
              <w:rPr>
                <w:rFonts w:asciiTheme="minorHAnsi" w:hAnsiTheme="minorHAnsi"/>
                <w:b/>
                <w:i/>
              </w:rPr>
            </w:pPr>
            <w:r w:rsidRPr="22B11B9E">
              <w:rPr>
                <w:rStyle w:val="woc"/>
                <w:rFonts w:asciiTheme="minorHAnsi" w:eastAsiaTheme="minorEastAsia" w:hAnsiTheme="minorHAnsi" w:cstheme="minorBidi"/>
                <w:b/>
                <w:bCs/>
                <w:i/>
                <w:iCs/>
              </w:rPr>
              <w:t>“Woe to the world for temptations to sin! For it is necessary that temptations come, but woe to the one by whom the temptation comes!</w:t>
            </w:r>
            <w:r w:rsidRPr="22B11B9E">
              <w:rPr>
                <w:rFonts w:asciiTheme="minorHAnsi" w:eastAsiaTheme="minorEastAsia" w:hAnsiTheme="minorHAnsi" w:cstheme="minorBidi"/>
                <w:b/>
                <w:bCs/>
                <w:i/>
                <w:iCs/>
              </w:rPr>
              <w:t xml:space="preserve"> </w:t>
            </w:r>
            <w:r w:rsidRPr="22B11B9E">
              <w:rPr>
                <w:rStyle w:val="woc"/>
                <w:rFonts w:asciiTheme="minorHAnsi" w:eastAsiaTheme="minorEastAsia" w:hAnsiTheme="minorHAnsi" w:cstheme="minorBidi"/>
                <w:b/>
                <w:bCs/>
                <w:i/>
                <w:iCs/>
              </w:rPr>
              <w:t>And if your hand or your foot causes you to sin, cut it off and throw it away. It is better for you to enter life crippled or lame than with two hands or two feet to be thrown into the eternal fire.</w:t>
            </w:r>
            <w:r w:rsidRPr="22B11B9E">
              <w:rPr>
                <w:rFonts w:asciiTheme="minorHAnsi" w:eastAsiaTheme="minorEastAsia" w:hAnsiTheme="minorHAnsi" w:cstheme="minorBidi"/>
                <w:b/>
                <w:bCs/>
                <w:i/>
                <w:iCs/>
              </w:rPr>
              <w:t xml:space="preserve"> </w:t>
            </w:r>
            <w:r w:rsidRPr="22B11B9E">
              <w:rPr>
                <w:rStyle w:val="woc"/>
                <w:rFonts w:asciiTheme="minorHAnsi" w:eastAsiaTheme="minorEastAsia" w:hAnsiTheme="minorHAnsi" w:cstheme="minorBidi"/>
                <w:b/>
                <w:bCs/>
                <w:i/>
                <w:iCs/>
              </w:rPr>
              <w:t>And if your eye causes you to sin, tear it out and throw it away. It is better for you to enter life with one eye than with two eyes to be thrown into the hell of fire.</w:t>
            </w:r>
          </w:p>
          <w:p w14:paraId="0E043F72" w14:textId="77777777" w:rsidR="001F2A57" w:rsidRPr="00462E98" w:rsidRDefault="001F2A57" w:rsidP="001F2A57">
            <w:pPr>
              <w:pStyle w:val="regular"/>
              <w:jc w:val="center"/>
              <w:rPr>
                <w:rFonts w:asciiTheme="minorHAnsi" w:eastAsia="Calibri" w:hAnsiTheme="minorHAnsi"/>
                <w:b/>
                <w:i/>
              </w:rPr>
            </w:pPr>
            <w:r w:rsidRPr="22B11B9E">
              <w:rPr>
                <w:rStyle w:val="woc"/>
                <w:rFonts w:asciiTheme="minorHAnsi" w:eastAsiaTheme="minorEastAsia" w:hAnsiTheme="minorHAnsi" w:cstheme="minorBidi"/>
                <w:b/>
                <w:bCs/>
                <w:i/>
                <w:iCs/>
              </w:rPr>
              <w:t>“See that you do not despise one of these little ones. For I tell you that in heaven their angels always see the face of my Father who is in heaven What do you think? If a man has a hundred sheep, and one of them has gone astray, does he not leave the ninety-nine on the mountains and go in search of the one that went astray?</w:t>
            </w:r>
            <w:r w:rsidRPr="22B11B9E">
              <w:rPr>
                <w:rFonts w:asciiTheme="minorHAnsi" w:eastAsiaTheme="minorEastAsia" w:hAnsiTheme="minorHAnsi" w:cstheme="minorBidi"/>
                <w:b/>
                <w:bCs/>
                <w:i/>
                <w:iCs/>
              </w:rPr>
              <w:t xml:space="preserve"> </w:t>
            </w:r>
            <w:r w:rsidRPr="22B11B9E">
              <w:rPr>
                <w:rStyle w:val="woc"/>
                <w:rFonts w:asciiTheme="minorHAnsi" w:eastAsiaTheme="minorEastAsia" w:hAnsiTheme="minorHAnsi" w:cstheme="minorBidi"/>
                <w:b/>
                <w:bCs/>
                <w:i/>
                <w:iCs/>
              </w:rPr>
              <w:t>And if he finds it, truly, I say to you, he rejoices over it more than over the ninety-nine that never went astray.</w:t>
            </w:r>
            <w:r w:rsidRPr="22B11B9E">
              <w:rPr>
                <w:rFonts w:asciiTheme="minorHAnsi" w:eastAsiaTheme="minorEastAsia" w:hAnsiTheme="minorHAnsi" w:cstheme="minorBidi"/>
                <w:b/>
                <w:bCs/>
                <w:i/>
                <w:iCs/>
              </w:rPr>
              <w:t xml:space="preserve"> </w:t>
            </w:r>
            <w:r w:rsidRPr="22B11B9E">
              <w:rPr>
                <w:rStyle w:val="woc"/>
                <w:rFonts w:asciiTheme="minorHAnsi" w:eastAsiaTheme="minorEastAsia" w:hAnsiTheme="minorHAnsi" w:cstheme="minorBidi"/>
                <w:b/>
                <w:bCs/>
                <w:i/>
                <w:iCs/>
              </w:rPr>
              <w:t>So it is not the will of my Father who is in heaven that one of these little ones should perish.</w:t>
            </w:r>
          </w:p>
        </w:tc>
      </w:tr>
    </w:tbl>
    <w:p w14:paraId="08B696E8" w14:textId="77777777" w:rsidR="001F2A57" w:rsidRDefault="001F2A57" w:rsidP="001F2A57">
      <w:pPr>
        <w:pStyle w:val="ListParagraph"/>
        <w:ind w:left="0" w:firstLine="720"/>
        <w:jc w:val="both"/>
        <w:rPr>
          <w:b/>
          <w:i/>
          <w:sz w:val="24"/>
        </w:rPr>
      </w:pPr>
      <w:r w:rsidRPr="5897EC05">
        <w:rPr>
          <w:sz w:val="24"/>
          <w:szCs w:val="24"/>
        </w:rPr>
        <w:t xml:space="preserve"> I have heard this statement often repeated by those whose lives have been destroyed by such horror. They say: “I feel so dirty, unclean and worthless.” </w:t>
      </w:r>
      <w:r>
        <w:rPr>
          <w:sz w:val="24"/>
          <w:szCs w:val="24"/>
        </w:rPr>
        <w:t>Consequently</w:t>
      </w:r>
      <w:r w:rsidRPr="5897EC05">
        <w:rPr>
          <w:sz w:val="24"/>
          <w:szCs w:val="24"/>
        </w:rPr>
        <w:t xml:space="preserve">, many of these victims spend their lives treating themselves, or </w:t>
      </w:r>
      <w:r>
        <w:rPr>
          <w:sz w:val="24"/>
          <w:szCs w:val="24"/>
        </w:rPr>
        <w:t xml:space="preserve">allowing </w:t>
      </w:r>
      <w:r w:rsidRPr="5897EC05">
        <w:rPr>
          <w:sz w:val="24"/>
          <w:szCs w:val="24"/>
        </w:rPr>
        <w:t>others</w:t>
      </w:r>
      <w:r>
        <w:rPr>
          <w:sz w:val="24"/>
          <w:szCs w:val="24"/>
        </w:rPr>
        <w:t xml:space="preserve"> to</w:t>
      </w:r>
      <w:r w:rsidRPr="5897EC05">
        <w:rPr>
          <w:sz w:val="24"/>
          <w:szCs w:val="24"/>
        </w:rPr>
        <w:t xml:space="preserve"> treat them</w:t>
      </w:r>
      <w:r>
        <w:rPr>
          <w:sz w:val="24"/>
          <w:szCs w:val="24"/>
        </w:rPr>
        <w:t>,</w:t>
      </w:r>
      <w:r w:rsidRPr="5897EC05">
        <w:rPr>
          <w:sz w:val="24"/>
          <w:szCs w:val="24"/>
        </w:rPr>
        <w:t xml:space="preserve"> as worthless. Moreover, it’s not just the abused who feel dirty and worthless. If you have lived a life of shame and guilt for sins you have committed, then you know personally the words of the prophet Jeremiah are true. </w:t>
      </w:r>
      <w:r w:rsidRPr="5897EC05">
        <w:rPr>
          <w:b/>
          <w:bCs/>
          <w:i/>
          <w:iCs/>
          <w:sz w:val="24"/>
          <w:szCs w:val="24"/>
        </w:rPr>
        <w:t>The heart is more deceitful than all else and it is desperately sick; who can understand it? (Jeremiah 17:9)</w:t>
      </w:r>
    </w:p>
    <w:p w14:paraId="5FC7E5F2" w14:textId="77777777" w:rsidR="001F2A57" w:rsidRDefault="001F2A57" w:rsidP="001F2A57">
      <w:pPr>
        <w:pStyle w:val="ListParagraph"/>
        <w:ind w:left="0" w:firstLine="720"/>
        <w:jc w:val="both"/>
        <w:rPr>
          <w:b/>
          <w:i/>
          <w:sz w:val="24"/>
        </w:rPr>
      </w:pPr>
    </w:p>
    <w:p w14:paraId="12CD6070" w14:textId="77777777" w:rsidR="001F2A57" w:rsidRDefault="001F2A57" w:rsidP="001F2A57">
      <w:pPr>
        <w:pStyle w:val="ListParagraph"/>
        <w:ind w:left="0" w:firstLine="720"/>
        <w:jc w:val="both"/>
        <w:rPr>
          <w:sz w:val="24"/>
          <w:szCs w:val="24"/>
        </w:rPr>
      </w:pPr>
      <w:r w:rsidRPr="5897EC05">
        <w:rPr>
          <w:sz w:val="24"/>
          <w:szCs w:val="24"/>
        </w:rPr>
        <w:t>As you read these words, I wonder if you are feeling a stab of pain</w:t>
      </w:r>
      <w:r>
        <w:rPr>
          <w:sz w:val="24"/>
          <w:szCs w:val="24"/>
        </w:rPr>
        <w:t xml:space="preserve"> from</w:t>
      </w:r>
      <w:r w:rsidRPr="5897EC05">
        <w:rPr>
          <w:sz w:val="24"/>
          <w:szCs w:val="24"/>
        </w:rPr>
        <w:t xml:space="preserve"> wounds that may have been bandaged</w:t>
      </w:r>
      <w:r>
        <w:rPr>
          <w:sz w:val="24"/>
          <w:szCs w:val="24"/>
        </w:rPr>
        <w:t>…</w:t>
      </w:r>
      <w:r w:rsidRPr="5897EC05">
        <w:rPr>
          <w:sz w:val="24"/>
          <w:szCs w:val="24"/>
        </w:rPr>
        <w:t xml:space="preserve"> but never truly healed. </w:t>
      </w:r>
      <w:r>
        <w:rPr>
          <w:sz w:val="24"/>
          <w:szCs w:val="24"/>
        </w:rPr>
        <w:t xml:space="preserve">You may not even be aware of the many ways these wounds have shaped your life. </w:t>
      </w:r>
      <w:r w:rsidRPr="5897EC05">
        <w:rPr>
          <w:sz w:val="24"/>
          <w:szCs w:val="24"/>
        </w:rPr>
        <w:t xml:space="preserve">If this is the case, then </w:t>
      </w:r>
      <w:r>
        <w:rPr>
          <w:sz w:val="24"/>
          <w:szCs w:val="24"/>
        </w:rPr>
        <w:t>most likely you already know</w:t>
      </w:r>
      <w:r w:rsidRPr="5897EC05">
        <w:rPr>
          <w:sz w:val="24"/>
          <w:szCs w:val="24"/>
        </w:rPr>
        <w:t xml:space="preserve"> </w:t>
      </w:r>
      <w:r>
        <w:rPr>
          <w:sz w:val="24"/>
          <w:szCs w:val="24"/>
        </w:rPr>
        <w:t xml:space="preserve">that </w:t>
      </w:r>
      <w:r w:rsidRPr="5897EC05">
        <w:rPr>
          <w:sz w:val="24"/>
          <w:szCs w:val="24"/>
        </w:rPr>
        <w:t>there is no quick–fix</w:t>
      </w:r>
      <w:r>
        <w:rPr>
          <w:sz w:val="24"/>
          <w:szCs w:val="24"/>
        </w:rPr>
        <w:t xml:space="preserve"> for these kinds of wounds</w:t>
      </w:r>
      <w:r w:rsidRPr="5897EC05">
        <w:rPr>
          <w:sz w:val="24"/>
          <w:szCs w:val="24"/>
        </w:rPr>
        <w:t xml:space="preserve">.  </w:t>
      </w:r>
    </w:p>
    <w:p w14:paraId="6BF97543" w14:textId="77777777" w:rsidR="001F2A57" w:rsidRDefault="001F2A57" w:rsidP="001F2A57">
      <w:pPr>
        <w:pStyle w:val="ListParagraph"/>
        <w:ind w:left="0" w:firstLine="720"/>
        <w:jc w:val="both"/>
        <w:rPr>
          <w:sz w:val="24"/>
          <w:szCs w:val="24"/>
        </w:rPr>
      </w:pPr>
    </w:p>
    <w:p w14:paraId="5C147D9B" w14:textId="77777777" w:rsidR="001F2A57" w:rsidRDefault="001F2A57" w:rsidP="001F2A57">
      <w:pPr>
        <w:pStyle w:val="ListParagraph"/>
        <w:ind w:left="0" w:firstLine="720"/>
        <w:jc w:val="both"/>
        <w:rPr>
          <w:sz w:val="24"/>
          <w:szCs w:val="24"/>
        </w:rPr>
      </w:pPr>
      <w:r w:rsidRPr="5897EC05">
        <w:rPr>
          <w:sz w:val="24"/>
          <w:szCs w:val="24"/>
        </w:rPr>
        <w:t xml:space="preserve">After living through the </w:t>
      </w:r>
      <w:r>
        <w:rPr>
          <w:sz w:val="24"/>
          <w:szCs w:val="24"/>
        </w:rPr>
        <w:t>atrocities of</w:t>
      </w:r>
      <w:r w:rsidRPr="5897EC05">
        <w:rPr>
          <w:sz w:val="24"/>
          <w:szCs w:val="24"/>
        </w:rPr>
        <w:t xml:space="preserve"> war and concentration camps, Cory Ten Boo</w:t>
      </w:r>
      <w:r>
        <w:rPr>
          <w:sz w:val="24"/>
          <w:szCs w:val="24"/>
        </w:rPr>
        <w:t>m</w:t>
      </w:r>
      <w:r w:rsidRPr="5897EC05">
        <w:rPr>
          <w:sz w:val="24"/>
          <w:szCs w:val="24"/>
        </w:rPr>
        <w:t xml:space="preserve"> surely knew depression and despair, and yet she survived it all with her faith intact. This is one of her quotes: “There is no pit so deep, that God’s love is not deeper still.” If you, or someone close to you, has suffered </w:t>
      </w:r>
      <w:r>
        <w:rPr>
          <w:sz w:val="24"/>
          <w:szCs w:val="24"/>
        </w:rPr>
        <w:t xml:space="preserve">these </w:t>
      </w:r>
      <w:r w:rsidRPr="5897EC05">
        <w:rPr>
          <w:sz w:val="24"/>
          <w:szCs w:val="24"/>
        </w:rPr>
        <w:t>unspeakable trauma</w:t>
      </w:r>
      <w:r>
        <w:rPr>
          <w:sz w:val="24"/>
          <w:szCs w:val="24"/>
        </w:rPr>
        <w:t>s</w:t>
      </w:r>
      <w:r w:rsidRPr="5897EC05">
        <w:rPr>
          <w:sz w:val="24"/>
          <w:szCs w:val="24"/>
        </w:rPr>
        <w:t>,</w:t>
      </w:r>
      <w:r>
        <w:rPr>
          <w:sz w:val="24"/>
          <w:szCs w:val="24"/>
        </w:rPr>
        <w:t xml:space="preserve"> then</w:t>
      </w:r>
      <w:r w:rsidRPr="5897EC05">
        <w:rPr>
          <w:sz w:val="24"/>
          <w:szCs w:val="24"/>
        </w:rPr>
        <w:t xml:space="preserve"> take heart</w:t>
      </w:r>
      <w:r>
        <w:rPr>
          <w:sz w:val="24"/>
          <w:szCs w:val="24"/>
        </w:rPr>
        <w:t>. T</w:t>
      </w:r>
      <w:r w:rsidRPr="5897EC05">
        <w:rPr>
          <w:sz w:val="24"/>
          <w:szCs w:val="24"/>
        </w:rPr>
        <w:t>he love of God is deeper still, and the Great Physician still makes house calls!</w:t>
      </w:r>
    </w:p>
    <w:p w14:paraId="19237D4D" w14:textId="77777777" w:rsidR="001F2A57" w:rsidRPr="00DA5ADF" w:rsidRDefault="001F2A57" w:rsidP="001F2A57">
      <w:pPr>
        <w:jc w:val="center"/>
        <w:rPr>
          <w:rFonts w:cstheme="minorHAnsi"/>
          <w:b/>
          <w:i/>
          <w:sz w:val="24"/>
          <w:szCs w:val="24"/>
        </w:rPr>
      </w:pPr>
      <w:r w:rsidRPr="5897EC05">
        <w:rPr>
          <w:rFonts w:asciiTheme="minorHAnsi" w:eastAsiaTheme="minorEastAsia" w:hAnsiTheme="minorHAnsi" w:cstheme="minorBidi"/>
          <w:b/>
          <w:bCs/>
          <w:i/>
          <w:iCs/>
          <w:sz w:val="24"/>
          <w:szCs w:val="24"/>
        </w:rPr>
        <w:t>Luke 4:17-21 (ESV)</w:t>
      </w:r>
    </w:p>
    <w:p w14:paraId="018AAC39" w14:textId="77777777" w:rsidR="001F2A57" w:rsidRDefault="001F2A57" w:rsidP="001F2A57">
      <w:pPr>
        <w:pStyle w:val="regular"/>
        <w:jc w:val="center"/>
        <w:rPr>
          <w:rStyle w:val="woc"/>
          <w:rFonts w:asciiTheme="minorHAnsi" w:eastAsiaTheme="minorEastAsia" w:hAnsiTheme="minorHAnsi" w:cstheme="minorBidi"/>
          <w:b/>
          <w:bCs/>
          <w:i/>
          <w:iCs/>
        </w:rPr>
      </w:pPr>
      <w:r w:rsidRPr="5897EC05">
        <w:rPr>
          <w:rFonts w:asciiTheme="minorHAnsi" w:eastAsiaTheme="minorEastAsia" w:hAnsiTheme="minorHAnsi" w:cstheme="minorBidi"/>
          <w:b/>
          <w:bCs/>
          <w:i/>
          <w:iCs/>
        </w:rPr>
        <w:t>And the scroll of the prophet Isaiah was given to him. He unrolled the scroll and found the place where it was written,</w:t>
      </w:r>
      <w:r w:rsidRPr="5897EC05">
        <w:rPr>
          <w:rStyle w:val="woc"/>
          <w:rFonts w:asciiTheme="minorHAnsi" w:eastAsiaTheme="minorEastAsia" w:hAnsiTheme="minorHAnsi" w:cstheme="minorBidi"/>
          <w:b/>
          <w:bCs/>
          <w:i/>
          <w:iCs/>
        </w:rPr>
        <w:t xml:space="preserve"> “The Spirit of the Lord is upon me, </w:t>
      </w:r>
      <w:r w:rsidRPr="5897EC05">
        <w:rPr>
          <w:rStyle w:val="indent"/>
          <w:rFonts w:asciiTheme="minorHAnsi" w:eastAsiaTheme="minorEastAsia" w:hAnsiTheme="minorHAnsi" w:cstheme="minorBidi"/>
          <w:b/>
          <w:bCs/>
          <w:i/>
          <w:iCs/>
        </w:rPr>
        <w:t>because he has anointed me</w:t>
      </w:r>
      <w:r>
        <w:br/>
      </w:r>
      <w:r w:rsidRPr="5897EC05">
        <w:rPr>
          <w:rStyle w:val="indent"/>
          <w:rFonts w:asciiTheme="minorHAnsi" w:eastAsiaTheme="minorEastAsia" w:hAnsiTheme="minorHAnsi" w:cstheme="minorBidi"/>
          <w:b/>
          <w:bCs/>
          <w:i/>
          <w:iCs/>
        </w:rPr>
        <w:t xml:space="preserve">to proclaim good news to the poor. </w:t>
      </w:r>
      <w:r w:rsidRPr="5897EC05">
        <w:rPr>
          <w:rStyle w:val="br-ln-group-10"/>
          <w:rFonts w:asciiTheme="minorHAnsi" w:eastAsiaTheme="minorEastAsia" w:hAnsiTheme="minorHAnsi" w:cstheme="minorBidi"/>
          <w:b/>
          <w:bCs/>
          <w:i/>
          <w:iCs/>
        </w:rPr>
        <w:t>He has sent me to proclaim liberty to the captives</w:t>
      </w:r>
      <w:r>
        <w:br/>
      </w:r>
      <w:r w:rsidRPr="5897EC05">
        <w:rPr>
          <w:rStyle w:val="indent"/>
          <w:rFonts w:asciiTheme="minorHAnsi" w:eastAsiaTheme="minorEastAsia" w:hAnsiTheme="minorHAnsi" w:cstheme="minorBidi"/>
          <w:b/>
          <w:bCs/>
          <w:i/>
          <w:iCs/>
        </w:rPr>
        <w:t>and recovering of sight to the blind, to set at liberty those who are oppressed,</w:t>
      </w:r>
      <w:r w:rsidRPr="5897EC05">
        <w:rPr>
          <w:rStyle w:val="woc"/>
          <w:rFonts w:asciiTheme="minorHAnsi" w:eastAsiaTheme="minorEastAsia" w:hAnsiTheme="minorHAnsi" w:cstheme="minorBidi"/>
          <w:b/>
          <w:bCs/>
          <w:i/>
          <w:iCs/>
        </w:rPr>
        <w:t xml:space="preserve"> to proclaim the year of the Lord’s favor.”</w:t>
      </w:r>
      <w:r w:rsidRPr="5897EC05">
        <w:rPr>
          <w:rFonts w:asciiTheme="minorHAnsi" w:eastAsiaTheme="minorEastAsia" w:hAnsiTheme="minorHAnsi" w:cstheme="minorBidi"/>
          <w:b/>
          <w:bCs/>
          <w:i/>
          <w:iCs/>
        </w:rPr>
        <w:t xml:space="preserve"> And he rolled up the scroll and gave it back to the attendant and sat down. And the eyes of all in the synagogue were fixed on him. And he began to say to them, </w:t>
      </w:r>
      <w:r w:rsidRPr="5897EC05">
        <w:rPr>
          <w:rStyle w:val="woc"/>
          <w:rFonts w:asciiTheme="minorHAnsi" w:eastAsiaTheme="minorEastAsia" w:hAnsiTheme="minorHAnsi" w:cstheme="minorBidi"/>
          <w:b/>
          <w:bCs/>
          <w:i/>
          <w:iCs/>
        </w:rPr>
        <w:t>“Today this Scripture has been fulfilled in your hearing.”</w:t>
      </w:r>
    </w:p>
    <w:p w14:paraId="3FFDB17E" w14:textId="77777777" w:rsidR="001F2A57" w:rsidRPr="00EA7669" w:rsidRDefault="001F2A57" w:rsidP="001F2A57">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028EFDC1" w14:textId="77777777" w:rsidR="001F2A57" w:rsidRPr="00243ECB" w:rsidRDefault="001F2A57" w:rsidP="00BD269D">
      <w:pPr>
        <w:pStyle w:val="ListParagraph"/>
        <w:numPr>
          <w:ilvl w:val="0"/>
          <w:numId w:val="81"/>
        </w:numPr>
        <w:jc w:val="both"/>
        <w:rPr>
          <w:sz w:val="24"/>
          <w:szCs w:val="24"/>
        </w:rPr>
      </w:pPr>
      <w:r w:rsidRPr="00243ECB">
        <w:rPr>
          <w:sz w:val="24"/>
          <w:szCs w:val="24"/>
        </w:rPr>
        <w:t>Psalms 107:8-21; Jeremiah 8:20-22; Proverbs:1-5; Hebrews 4:12-13</w:t>
      </w:r>
    </w:p>
    <w:p w14:paraId="42A97EEC" w14:textId="77777777" w:rsidR="001F2A57" w:rsidRDefault="001F2A57" w:rsidP="001F2A57">
      <w:pPr>
        <w:pStyle w:val="ListParagraph"/>
        <w:ind w:left="1440"/>
        <w:jc w:val="both"/>
        <w:rPr>
          <w:sz w:val="24"/>
        </w:rPr>
      </w:pPr>
    </w:p>
    <w:p w14:paraId="7B770B36" w14:textId="77777777" w:rsidR="001F2A57" w:rsidRDefault="001F2A57" w:rsidP="001F2A57">
      <w:pPr>
        <w:pStyle w:val="ListParagraph"/>
        <w:ind w:left="0" w:firstLine="720"/>
        <w:jc w:val="both"/>
        <w:rPr>
          <w:sz w:val="24"/>
        </w:rPr>
      </w:pPr>
      <w:r w:rsidRPr="5897EC05">
        <w:rPr>
          <w:sz w:val="24"/>
          <w:szCs w:val="24"/>
        </w:rPr>
        <w:t>I</w:t>
      </w:r>
      <w:r>
        <w:rPr>
          <w:sz w:val="24"/>
          <w:szCs w:val="24"/>
        </w:rPr>
        <w:t>s</w:t>
      </w:r>
      <w:r w:rsidRPr="5897EC05">
        <w:rPr>
          <w:sz w:val="24"/>
          <w:szCs w:val="24"/>
        </w:rPr>
        <w:t>n</w:t>
      </w:r>
      <w:r>
        <w:rPr>
          <w:sz w:val="24"/>
          <w:szCs w:val="24"/>
        </w:rPr>
        <w:t>’t it</w:t>
      </w:r>
      <w:r w:rsidRPr="5897EC05">
        <w:rPr>
          <w:sz w:val="24"/>
          <w:szCs w:val="24"/>
        </w:rPr>
        <w:t xml:space="preserve"> time to take back what’s been </w:t>
      </w:r>
      <w:r>
        <w:rPr>
          <w:sz w:val="24"/>
          <w:szCs w:val="24"/>
        </w:rPr>
        <w:t xml:space="preserve">robbed from us </w:t>
      </w:r>
      <w:r w:rsidRPr="5897EC05">
        <w:rPr>
          <w:sz w:val="24"/>
          <w:szCs w:val="24"/>
        </w:rPr>
        <w:t xml:space="preserve">and </w:t>
      </w:r>
      <w:r>
        <w:rPr>
          <w:sz w:val="24"/>
          <w:szCs w:val="24"/>
        </w:rPr>
        <w:t>discover</w:t>
      </w:r>
      <w:r w:rsidRPr="5897EC05">
        <w:rPr>
          <w:sz w:val="24"/>
          <w:szCs w:val="24"/>
        </w:rPr>
        <w:t xml:space="preserve"> our </w:t>
      </w:r>
      <w:r>
        <w:rPr>
          <w:sz w:val="24"/>
          <w:szCs w:val="24"/>
        </w:rPr>
        <w:t>true</w:t>
      </w:r>
      <w:r w:rsidRPr="5897EC05">
        <w:rPr>
          <w:sz w:val="24"/>
          <w:szCs w:val="24"/>
        </w:rPr>
        <w:t xml:space="preserve"> identity</w:t>
      </w:r>
      <w:r>
        <w:rPr>
          <w:sz w:val="24"/>
          <w:szCs w:val="24"/>
        </w:rPr>
        <w:t>?</w:t>
      </w:r>
      <w:r w:rsidRPr="5897EC05">
        <w:rPr>
          <w:sz w:val="24"/>
          <w:szCs w:val="24"/>
        </w:rPr>
        <w:t xml:space="preserve"> </w:t>
      </w:r>
      <w:r>
        <w:rPr>
          <w:sz w:val="24"/>
          <w:szCs w:val="24"/>
        </w:rPr>
        <w:t>Those who are</w:t>
      </w:r>
      <w:r w:rsidRPr="5897EC05">
        <w:rPr>
          <w:sz w:val="24"/>
          <w:szCs w:val="24"/>
        </w:rPr>
        <w:t xml:space="preserve"> in Christ,</w:t>
      </w:r>
      <w:r>
        <w:rPr>
          <w:sz w:val="24"/>
          <w:szCs w:val="24"/>
        </w:rPr>
        <w:t xml:space="preserve"> </w:t>
      </w:r>
      <w:r w:rsidRPr="5897EC05">
        <w:rPr>
          <w:sz w:val="24"/>
          <w:szCs w:val="24"/>
        </w:rPr>
        <w:t>are clean, pure, blameless and holy. Yes, you heard that correctly</w:t>
      </w:r>
      <w:r w:rsidRPr="5897EC05">
        <w:rPr>
          <w:i/>
          <w:iCs/>
          <w:sz w:val="24"/>
          <w:szCs w:val="24"/>
        </w:rPr>
        <w:t>. If you are a saint, then you are holy!</w:t>
      </w:r>
      <w:r w:rsidRPr="5897EC05">
        <w:rPr>
          <w:sz w:val="24"/>
          <w:szCs w:val="24"/>
        </w:rPr>
        <w:t xml:space="preserve"> As you look at the following </w:t>
      </w:r>
      <w:r>
        <w:rPr>
          <w:sz w:val="24"/>
          <w:szCs w:val="24"/>
        </w:rPr>
        <w:t>word search from Strong’s Concordance</w:t>
      </w:r>
      <w:r w:rsidRPr="5897EC05">
        <w:rPr>
          <w:sz w:val="24"/>
          <w:szCs w:val="24"/>
        </w:rPr>
        <w:t xml:space="preserve">, </w:t>
      </w:r>
      <w:r>
        <w:rPr>
          <w:sz w:val="24"/>
          <w:szCs w:val="24"/>
        </w:rPr>
        <w:t>you will see</w:t>
      </w:r>
      <w:r w:rsidRPr="5897EC05">
        <w:rPr>
          <w:sz w:val="24"/>
          <w:szCs w:val="24"/>
        </w:rPr>
        <w:t xml:space="preserve"> that</w:t>
      </w:r>
      <w:r>
        <w:rPr>
          <w:sz w:val="24"/>
          <w:szCs w:val="24"/>
        </w:rPr>
        <w:t xml:space="preserve"> the words</w:t>
      </w:r>
      <w:r w:rsidRPr="5897EC05">
        <w:rPr>
          <w:sz w:val="24"/>
          <w:szCs w:val="24"/>
        </w:rPr>
        <w:t xml:space="preserve"> holy and saint </w:t>
      </w:r>
      <w:r>
        <w:rPr>
          <w:sz w:val="24"/>
          <w:szCs w:val="24"/>
        </w:rPr>
        <w:t xml:space="preserve">mean the same thing. In fact, they are translated from the exact </w:t>
      </w:r>
      <w:r w:rsidRPr="5897EC05">
        <w:rPr>
          <w:sz w:val="24"/>
          <w:szCs w:val="24"/>
        </w:rPr>
        <w:t xml:space="preserve">same </w:t>
      </w:r>
      <w:r>
        <w:rPr>
          <w:sz w:val="24"/>
          <w:szCs w:val="24"/>
        </w:rPr>
        <w:t xml:space="preserve">Greek </w:t>
      </w:r>
      <w:r w:rsidRPr="5897EC05">
        <w:rPr>
          <w:sz w:val="24"/>
          <w:szCs w:val="24"/>
        </w:rPr>
        <w:t>word</w:t>
      </w:r>
      <w:r>
        <w:rPr>
          <w:sz w:val="24"/>
          <w:szCs w:val="24"/>
        </w:rPr>
        <w:t xml:space="preserve"> - Hagios</w:t>
      </w:r>
      <w:r w:rsidRPr="5897EC05">
        <w:rPr>
          <w:sz w:val="24"/>
          <w:szCs w:val="24"/>
        </w:rPr>
        <w:t>.</w:t>
      </w:r>
    </w:p>
    <w:p w14:paraId="20F6018B" w14:textId="77777777" w:rsidR="001F2A57" w:rsidRPr="00911B7E" w:rsidRDefault="001F2A57" w:rsidP="001F2A57">
      <w:pPr>
        <w:jc w:val="center"/>
        <w:rPr>
          <w:rFonts w:asciiTheme="minorHAnsi" w:hAnsiTheme="minorHAnsi" w:cstheme="minorHAnsi"/>
          <w:b/>
          <w:i/>
          <w:sz w:val="24"/>
        </w:rPr>
      </w:pPr>
      <w:r w:rsidRPr="5897EC05">
        <w:rPr>
          <w:rFonts w:asciiTheme="minorHAnsi" w:eastAsiaTheme="minorEastAsia" w:hAnsiTheme="minorHAnsi" w:cstheme="minorBidi"/>
          <w:b/>
          <w:bCs/>
          <w:i/>
          <w:iCs/>
          <w:sz w:val="24"/>
          <w:szCs w:val="24"/>
        </w:rPr>
        <w:t>Zechariah 3:4 (NIV)</w:t>
      </w:r>
    </w:p>
    <w:p w14:paraId="18A5ECC4" w14:textId="77777777" w:rsidR="001F2A57" w:rsidRDefault="001F2A57" w:rsidP="001F2A57">
      <w:pPr>
        <w:spacing w:before="100" w:beforeAutospacing="1"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angel said to those who were standing before him, “Take off his filthy clothes.” Then he said to Joshua, “See, I have taken away your sin, and I will put rich garments on you.”</w:t>
      </w:r>
    </w:p>
    <w:p w14:paraId="3078E8AE" w14:textId="17727914" w:rsidR="001F2A57" w:rsidRDefault="001F2A57" w:rsidP="001F2A57">
      <w:pPr>
        <w:spacing w:before="100" w:beforeAutospacing="1" w:after="100" w:afterAutospacing="1" w:line="240" w:lineRule="auto"/>
        <w:jc w:val="center"/>
        <w:rPr>
          <w:rFonts w:asciiTheme="minorHAnsi" w:eastAsiaTheme="minorEastAsia" w:hAnsiTheme="minorHAnsi" w:cstheme="minorBidi"/>
          <w:b/>
          <w:bCs/>
          <w:i/>
          <w:iCs/>
          <w:sz w:val="24"/>
          <w:szCs w:val="24"/>
        </w:rPr>
      </w:pPr>
    </w:p>
    <w:p w14:paraId="1D9BBDD9" w14:textId="67FED870" w:rsidR="0074570C" w:rsidRDefault="0074570C" w:rsidP="001F2A57">
      <w:pPr>
        <w:spacing w:before="100" w:beforeAutospacing="1" w:after="100" w:afterAutospacing="1" w:line="240" w:lineRule="auto"/>
        <w:jc w:val="center"/>
        <w:rPr>
          <w:rFonts w:asciiTheme="minorHAnsi" w:eastAsiaTheme="minorEastAsia" w:hAnsiTheme="minorHAnsi" w:cstheme="minorBidi"/>
          <w:b/>
          <w:bCs/>
          <w:i/>
          <w:iCs/>
          <w:sz w:val="24"/>
          <w:szCs w:val="24"/>
        </w:rPr>
      </w:pPr>
    </w:p>
    <w:p w14:paraId="36C239FF" w14:textId="174DE845" w:rsidR="0074570C" w:rsidRDefault="0074570C" w:rsidP="001F2A57">
      <w:pPr>
        <w:spacing w:before="100" w:beforeAutospacing="1" w:after="100" w:afterAutospacing="1" w:line="240" w:lineRule="auto"/>
        <w:jc w:val="center"/>
        <w:rPr>
          <w:rFonts w:asciiTheme="minorHAnsi" w:eastAsiaTheme="minorEastAsia" w:hAnsiTheme="minorHAnsi" w:cstheme="minorBidi"/>
          <w:b/>
          <w:bCs/>
          <w:i/>
          <w:iCs/>
          <w:sz w:val="24"/>
          <w:szCs w:val="24"/>
        </w:rPr>
      </w:pPr>
    </w:p>
    <w:p w14:paraId="22D457CA" w14:textId="762013D3" w:rsidR="0074570C" w:rsidRDefault="0074570C" w:rsidP="001F2A57">
      <w:pPr>
        <w:spacing w:before="100" w:beforeAutospacing="1" w:after="100" w:afterAutospacing="1" w:line="240" w:lineRule="auto"/>
        <w:jc w:val="center"/>
        <w:rPr>
          <w:rFonts w:asciiTheme="minorHAnsi" w:eastAsiaTheme="minorEastAsia" w:hAnsiTheme="minorHAnsi" w:cstheme="minorBidi"/>
          <w:b/>
          <w:bCs/>
          <w:i/>
          <w:iCs/>
          <w:sz w:val="24"/>
          <w:szCs w:val="24"/>
        </w:rPr>
      </w:pPr>
    </w:p>
    <w:p w14:paraId="47A56D47" w14:textId="77777777" w:rsidR="0074570C" w:rsidRDefault="0074570C" w:rsidP="001F2A57">
      <w:pPr>
        <w:spacing w:before="100" w:beforeAutospacing="1" w:after="100" w:afterAutospacing="1" w:line="240" w:lineRule="auto"/>
        <w:jc w:val="center"/>
        <w:rPr>
          <w:rFonts w:asciiTheme="minorHAnsi" w:eastAsiaTheme="minorEastAsia" w:hAnsiTheme="minorHAnsi" w:cstheme="minorBidi"/>
          <w:b/>
          <w:bCs/>
          <w:i/>
          <w:iCs/>
          <w:sz w:val="24"/>
          <w:szCs w:val="24"/>
        </w:rPr>
      </w:pPr>
    </w:p>
    <w:p w14:paraId="29832E02" w14:textId="77777777" w:rsidR="001F2A57" w:rsidRPr="00911B7E" w:rsidRDefault="001F2A57" w:rsidP="001F2A57">
      <w:pPr>
        <w:spacing w:before="100" w:beforeAutospacing="1" w:after="100" w:afterAutospacing="1" w:line="240" w:lineRule="auto"/>
        <w:jc w:val="center"/>
        <w:rPr>
          <w:rFonts w:asciiTheme="minorHAnsi" w:eastAsia="Times New Roman" w:hAnsiTheme="minorHAnsi" w:cstheme="minorHAnsi"/>
          <w:b/>
          <w:i/>
          <w:sz w:val="24"/>
          <w:szCs w:val="24"/>
        </w:rPr>
      </w:pPr>
    </w:p>
    <w:p w14:paraId="2888D18E" w14:textId="77777777" w:rsidR="001F2A57" w:rsidRDefault="001F2A57" w:rsidP="001F2A57">
      <w:pPr>
        <w:rPr>
          <w:b/>
          <w:sz w:val="28"/>
          <w:szCs w:val="28"/>
        </w:rPr>
      </w:pPr>
      <w:r>
        <w:rPr>
          <w:b/>
          <w:bCs/>
          <w:sz w:val="28"/>
          <w:szCs w:val="28"/>
        </w:rPr>
        <w:t xml:space="preserve">WORD SEARCH: </w:t>
      </w:r>
      <w:r w:rsidRPr="00DF32B7">
        <w:rPr>
          <w:b/>
          <w:bCs/>
          <w:sz w:val="24"/>
          <w:szCs w:val="24"/>
        </w:rPr>
        <w:t>FROM STRONG’S CONCORDANCE</w:t>
      </w:r>
      <w:r w:rsidRPr="5897EC05">
        <w:rPr>
          <w:b/>
          <w:bCs/>
          <w:sz w:val="28"/>
          <w:szCs w:val="28"/>
        </w:rPr>
        <w:t xml:space="preserve"> </w:t>
      </w:r>
    </w:p>
    <w:p w14:paraId="23DBEB5C" w14:textId="77777777" w:rsidR="001F2A57" w:rsidRPr="003441F6" w:rsidRDefault="001F2A57" w:rsidP="001F2A57">
      <w:pPr>
        <w:pStyle w:val="ListParagraph"/>
        <w:numPr>
          <w:ilvl w:val="0"/>
          <w:numId w:val="4"/>
        </w:numPr>
        <w:rPr>
          <w:sz w:val="24"/>
          <w:szCs w:val="24"/>
        </w:rPr>
      </w:pPr>
      <w:r w:rsidRPr="5897EC05">
        <w:rPr>
          <w:b/>
          <w:bCs/>
          <w:sz w:val="24"/>
          <w:szCs w:val="24"/>
        </w:rPr>
        <w:t>Saint/Holy</w:t>
      </w:r>
      <w:r w:rsidRPr="5897EC05">
        <w:rPr>
          <w:sz w:val="24"/>
          <w:szCs w:val="24"/>
        </w:rPr>
        <w:t>: Strong’s #40 –</w:t>
      </w:r>
      <w:r w:rsidRPr="5897EC05">
        <w:rPr>
          <w:sz w:val="28"/>
          <w:szCs w:val="28"/>
        </w:rPr>
        <w:t xml:space="preserve"> </w:t>
      </w:r>
      <w:r w:rsidRPr="5897EC05">
        <w:rPr>
          <w:sz w:val="24"/>
          <w:szCs w:val="24"/>
        </w:rPr>
        <w:t>Greek: Hagios -</w:t>
      </w:r>
      <w:r w:rsidRPr="5897EC05">
        <w:rPr>
          <w:i/>
          <w:iCs/>
          <w:sz w:val="24"/>
          <w:szCs w:val="24"/>
        </w:rPr>
        <w:t>most holy one, saint. Sacred, pure, morally blameless, consecrated.</w:t>
      </w:r>
      <w:r w:rsidRPr="5897EC05">
        <w:rPr>
          <w:sz w:val="24"/>
          <w:szCs w:val="24"/>
        </w:rPr>
        <w:t xml:space="preserve">  See: Ephesians 1:1, 4, 13, 15, 18, 19, 2:19, 21; 4:12,</w:t>
      </w:r>
      <w:r>
        <w:rPr>
          <w:sz w:val="24"/>
          <w:szCs w:val="24"/>
        </w:rPr>
        <w:t xml:space="preserve"> 30; Romans 1:6-7</w:t>
      </w:r>
    </w:p>
    <w:p w14:paraId="46E0F9CB" w14:textId="77777777" w:rsidR="001F2A57" w:rsidRPr="00BD532A" w:rsidRDefault="001F2A57" w:rsidP="001F2A57">
      <w:pPr>
        <w:pStyle w:val="ListParagraph"/>
        <w:numPr>
          <w:ilvl w:val="0"/>
          <w:numId w:val="4"/>
        </w:numPr>
        <w:rPr>
          <w:sz w:val="24"/>
          <w:szCs w:val="24"/>
        </w:rPr>
      </w:pPr>
      <w:r w:rsidRPr="5897EC05">
        <w:rPr>
          <w:b/>
          <w:bCs/>
          <w:sz w:val="24"/>
          <w:szCs w:val="24"/>
        </w:rPr>
        <w:t>Sanctified</w:t>
      </w:r>
      <w:r w:rsidRPr="5897EC05">
        <w:rPr>
          <w:sz w:val="24"/>
          <w:szCs w:val="24"/>
        </w:rPr>
        <w:t>: Strong’s # 37-John 17:17,19; Ephesian 5:2; 1 Cor. 1:2, 6:11; 1 Timothy 4:5; 1 Thessalonian 5:3</w:t>
      </w:r>
    </w:p>
    <w:p w14:paraId="3FDBC4A0" w14:textId="77777777" w:rsidR="001F2A57" w:rsidRPr="00BD532A" w:rsidRDefault="001F2A57" w:rsidP="001F2A57">
      <w:pPr>
        <w:pStyle w:val="ListParagraph"/>
        <w:numPr>
          <w:ilvl w:val="0"/>
          <w:numId w:val="4"/>
        </w:numPr>
        <w:rPr>
          <w:sz w:val="24"/>
          <w:szCs w:val="24"/>
        </w:rPr>
      </w:pPr>
      <w:r w:rsidRPr="5897EC05">
        <w:rPr>
          <w:b/>
          <w:bCs/>
          <w:sz w:val="24"/>
          <w:szCs w:val="24"/>
        </w:rPr>
        <w:t>Pure:</w:t>
      </w:r>
      <w:r w:rsidRPr="5897EC05">
        <w:rPr>
          <w:sz w:val="24"/>
          <w:szCs w:val="24"/>
        </w:rPr>
        <w:t xml:space="preserve"> Strong’s #53 – Hagnos from holy /saint</w:t>
      </w:r>
      <w:r w:rsidRPr="5897EC05">
        <w:rPr>
          <w:i/>
          <w:iCs/>
          <w:sz w:val="24"/>
          <w:szCs w:val="24"/>
        </w:rPr>
        <w:t>, clean, innocent, modest, perfect, chaste, clean, pure.</w:t>
      </w:r>
      <w:r w:rsidRPr="5897EC05">
        <w:rPr>
          <w:sz w:val="24"/>
          <w:szCs w:val="24"/>
        </w:rPr>
        <w:t>1 John 3:3; 1 Peter 2:9</w:t>
      </w:r>
    </w:p>
    <w:p w14:paraId="6D130CD5" w14:textId="77777777" w:rsidR="001F2A57" w:rsidRPr="00BD532A" w:rsidRDefault="001F2A57" w:rsidP="001F2A57">
      <w:pPr>
        <w:pStyle w:val="ListParagraph"/>
        <w:numPr>
          <w:ilvl w:val="0"/>
          <w:numId w:val="4"/>
        </w:numPr>
        <w:rPr>
          <w:sz w:val="24"/>
          <w:szCs w:val="24"/>
        </w:rPr>
      </w:pPr>
      <w:r w:rsidRPr="5897EC05">
        <w:rPr>
          <w:b/>
          <w:bCs/>
          <w:sz w:val="24"/>
          <w:szCs w:val="24"/>
        </w:rPr>
        <w:t>Pure</w:t>
      </w:r>
      <w:r w:rsidRPr="5897EC05">
        <w:rPr>
          <w:sz w:val="24"/>
          <w:szCs w:val="24"/>
        </w:rPr>
        <w:t>: Strong’s #2513 Katharos</w:t>
      </w:r>
      <w:r w:rsidRPr="5897EC05">
        <w:rPr>
          <w:i/>
          <w:iCs/>
          <w:sz w:val="24"/>
          <w:szCs w:val="24"/>
        </w:rPr>
        <w:t>, clean clear, pure</w:t>
      </w:r>
      <w:r w:rsidRPr="5897EC05">
        <w:rPr>
          <w:sz w:val="24"/>
          <w:szCs w:val="24"/>
        </w:rPr>
        <w:t>. Hebrews 10:22</w:t>
      </w:r>
    </w:p>
    <w:p w14:paraId="0EE03800" w14:textId="77777777" w:rsidR="001F2A57" w:rsidRPr="00BD532A" w:rsidRDefault="001F2A57" w:rsidP="001F2A57">
      <w:pPr>
        <w:pStyle w:val="ListParagraph"/>
        <w:numPr>
          <w:ilvl w:val="0"/>
          <w:numId w:val="4"/>
        </w:numPr>
        <w:rPr>
          <w:sz w:val="24"/>
          <w:szCs w:val="24"/>
        </w:rPr>
      </w:pPr>
      <w:r w:rsidRPr="5897EC05">
        <w:rPr>
          <w:b/>
          <w:bCs/>
          <w:sz w:val="24"/>
          <w:szCs w:val="24"/>
        </w:rPr>
        <w:t>Cleansed</w:t>
      </w:r>
      <w:r w:rsidRPr="5897EC05">
        <w:rPr>
          <w:sz w:val="24"/>
          <w:szCs w:val="24"/>
        </w:rPr>
        <w:t xml:space="preserve">: Strong’s #2511/2513- Karharizo: </w:t>
      </w:r>
      <w:r w:rsidRPr="5897EC05">
        <w:rPr>
          <w:i/>
          <w:iCs/>
          <w:sz w:val="24"/>
          <w:szCs w:val="24"/>
        </w:rPr>
        <w:t>to cleanse, make clean, purge, purify, pure.</w:t>
      </w:r>
      <w:r w:rsidRPr="5897EC05">
        <w:rPr>
          <w:sz w:val="24"/>
          <w:szCs w:val="24"/>
        </w:rPr>
        <w:t xml:space="preserve"> John 13:10-11</w:t>
      </w:r>
    </w:p>
    <w:p w14:paraId="4AD10BC6" w14:textId="77777777" w:rsidR="001F2A57" w:rsidRPr="00BD532A" w:rsidRDefault="001F2A57" w:rsidP="001F2A57">
      <w:pPr>
        <w:pStyle w:val="ListParagraph"/>
        <w:numPr>
          <w:ilvl w:val="0"/>
          <w:numId w:val="4"/>
        </w:numPr>
        <w:rPr>
          <w:sz w:val="24"/>
          <w:szCs w:val="24"/>
        </w:rPr>
      </w:pPr>
      <w:r w:rsidRPr="01417191">
        <w:rPr>
          <w:b/>
          <w:bCs/>
          <w:sz w:val="24"/>
          <w:szCs w:val="24"/>
        </w:rPr>
        <w:t>Blameless</w:t>
      </w:r>
      <w:r w:rsidRPr="21265E37">
        <w:rPr>
          <w:sz w:val="24"/>
          <w:szCs w:val="24"/>
        </w:rPr>
        <w:t>: Strong’s # 298 Amometos–</w:t>
      </w:r>
      <w:r w:rsidRPr="5897EC05">
        <w:rPr>
          <w:i/>
          <w:iCs/>
          <w:sz w:val="24"/>
          <w:szCs w:val="24"/>
        </w:rPr>
        <w:t xml:space="preserve">unblamable.  </w:t>
      </w:r>
      <w:r w:rsidRPr="21265E37">
        <w:rPr>
          <w:sz w:val="24"/>
          <w:szCs w:val="24"/>
        </w:rPr>
        <w:t>2 Peter 3:14</w:t>
      </w:r>
    </w:p>
    <w:p w14:paraId="50BD9879" w14:textId="77777777" w:rsidR="001F2A57" w:rsidRPr="00BD532A" w:rsidRDefault="001F2A57" w:rsidP="001F2A57">
      <w:pPr>
        <w:pStyle w:val="ListParagraph"/>
        <w:numPr>
          <w:ilvl w:val="0"/>
          <w:numId w:val="4"/>
        </w:numPr>
        <w:rPr>
          <w:sz w:val="24"/>
          <w:szCs w:val="24"/>
        </w:rPr>
      </w:pPr>
      <w:r w:rsidRPr="5897EC05">
        <w:rPr>
          <w:b/>
          <w:bCs/>
          <w:sz w:val="24"/>
          <w:szCs w:val="24"/>
        </w:rPr>
        <w:t>Blameless</w:t>
      </w:r>
      <w:r w:rsidRPr="5897EC05">
        <w:rPr>
          <w:sz w:val="24"/>
          <w:szCs w:val="24"/>
        </w:rPr>
        <w:t>: Strong’s # 410-</w:t>
      </w:r>
      <w:r w:rsidRPr="5897EC05">
        <w:rPr>
          <w:i/>
          <w:iCs/>
          <w:sz w:val="24"/>
          <w:szCs w:val="24"/>
        </w:rPr>
        <w:t>unaccused, irreproachable blameless</w:t>
      </w:r>
      <w:r w:rsidRPr="5897EC05">
        <w:rPr>
          <w:sz w:val="24"/>
          <w:szCs w:val="24"/>
        </w:rPr>
        <w:t>. 1 Cor. 1:8,</w:t>
      </w:r>
    </w:p>
    <w:p w14:paraId="148F493B" w14:textId="77777777" w:rsidR="001F2A57" w:rsidRDefault="001F2A57" w:rsidP="001F2A57">
      <w:pPr>
        <w:pStyle w:val="ListParagraph"/>
        <w:numPr>
          <w:ilvl w:val="0"/>
          <w:numId w:val="4"/>
        </w:numPr>
        <w:rPr>
          <w:sz w:val="24"/>
          <w:szCs w:val="24"/>
        </w:rPr>
      </w:pPr>
      <w:r w:rsidRPr="5897EC05">
        <w:rPr>
          <w:b/>
          <w:bCs/>
          <w:sz w:val="24"/>
          <w:szCs w:val="24"/>
        </w:rPr>
        <w:t>Blameless</w:t>
      </w:r>
      <w:r w:rsidRPr="5897EC05">
        <w:rPr>
          <w:sz w:val="24"/>
          <w:szCs w:val="24"/>
        </w:rPr>
        <w:t xml:space="preserve">: Strong’s #274- Amemptos- </w:t>
      </w:r>
      <w:r w:rsidRPr="5897EC05">
        <w:rPr>
          <w:i/>
          <w:iCs/>
          <w:sz w:val="24"/>
          <w:szCs w:val="24"/>
        </w:rPr>
        <w:t>faultless, blameless, un-blamable</w:t>
      </w:r>
      <w:r w:rsidRPr="5897EC05">
        <w:rPr>
          <w:sz w:val="24"/>
          <w:szCs w:val="24"/>
        </w:rPr>
        <w:t>. 1 Thess. 5:23</w:t>
      </w:r>
    </w:p>
    <w:p w14:paraId="57F905CB" w14:textId="77777777" w:rsidR="001F2A57" w:rsidRDefault="001F2A57" w:rsidP="001F2A57">
      <w:pPr>
        <w:pStyle w:val="ListParagraph"/>
        <w:ind w:left="0" w:firstLine="720"/>
        <w:jc w:val="both"/>
        <w:rPr>
          <w:sz w:val="24"/>
        </w:rPr>
      </w:pPr>
    </w:p>
    <w:p w14:paraId="076020C7" w14:textId="77777777" w:rsidR="001F2A57" w:rsidRPr="00604882" w:rsidRDefault="001F2A57" w:rsidP="001F2A57">
      <w:pPr>
        <w:pStyle w:val="ListParagraph"/>
        <w:ind w:left="360"/>
        <w:jc w:val="center"/>
        <w:rPr>
          <w:rFonts w:cstheme="minorHAnsi"/>
          <w:b/>
          <w:i/>
          <w:sz w:val="24"/>
          <w:szCs w:val="24"/>
        </w:rPr>
      </w:pPr>
      <w:r w:rsidRPr="5897EC05">
        <w:rPr>
          <w:rFonts w:asciiTheme="minorHAnsi" w:eastAsiaTheme="minorEastAsia" w:hAnsiTheme="minorHAnsi" w:cstheme="minorBidi"/>
          <w:b/>
          <w:bCs/>
          <w:i/>
          <w:iCs/>
          <w:sz w:val="24"/>
          <w:szCs w:val="24"/>
        </w:rPr>
        <w:t>Psalms 103:1-5 (ESV)</w:t>
      </w:r>
    </w:p>
    <w:p w14:paraId="0DD63894" w14:textId="77777777" w:rsidR="001F2A57" w:rsidRPr="00604882" w:rsidRDefault="001F2A57" w:rsidP="001F2A57">
      <w:pPr>
        <w:pStyle w:val="line-group"/>
        <w:jc w:val="center"/>
        <w:rPr>
          <w:rFonts w:asciiTheme="minorHAnsi" w:hAnsiTheme="minorHAnsi" w:cstheme="minorHAnsi"/>
          <w:b/>
          <w:i/>
        </w:rPr>
      </w:pPr>
      <w:r w:rsidRPr="5897EC05">
        <w:rPr>
          <w:rStyle w:val="ln-group"/>
          <w:rFonts w:asciiTheme="minorHAnsi" w:eastAsiaTheme="minorEastAsia" w:hAnsiTheme="minorHAnsi" w:cstheme="minorBidi"/>
          <w:b/>
          <w:bCs/>
          <w:i/>
          <w:iCs/>
        </w:rPr>
        <w:t xml:space="preserve">Bless the </w:t>
      </w:r>
      <w:r w:rsidRPr="5897EC05">
        <w:rPr>
          <w:rStyle w:val="divine-name"/>
          <w:rFonts w:asciiTheme="minorHAnsi" w:eastAsiaTheme="minorEastAsia" w:hAnsiTheme="minorHAnsi" w:cstheme="minorBidi"/>
          <w:b/>
          <w:bCs/>
          <w:i/>
          <w:iCs/>
        </w:rPr>
        <w:t>Lord</w:t>
      </w:r>
      <w:r w:rsidRPr="5897EC05">
        <w:rPr>
          <w:rStyle w:val="ln-group"/>
          <w:rFonts w:asciiTheme="minorHAnsi" w:eastAsiaTheme="minorEastAsia" w:hAnsiTheme="minorHAnsi" w:cstheme="minorBidi"/>
          <w:b/>
          <w:bCs/>
          <w:i/>
          <w:iCs/>
        </w:rPr>
        <w:t xml:space="preserve">, O my soul, </w:t>
      </w:r>
      <w:r w:rsidRPr="5897EC05">
        <w:rPr>
          <w:rStyle w:val="indent"/>
          <w:rFonts w:asciiTheme="minorHAnsi" w:eastAsiaTheme="minorEastAsia" w:hAnsiTheme="minorHAnsi" w:cstheme="minorBidi"/>
          <w:b/>
          <w:bCs/>
          <w:i/>
          <w:iCs/>
        </w:rPr>
        <w:t>and all that is within me, bless his holy name!</w:t>
      </w:r>
      <w:r>
        <w:br/>
      </w:r>
      <w:r w:rsidRPr="5897EC05">
        <w:rPr>
          <w:rStyle w:val="ln-group"/>
          <w:rFonts w:asciiTheme="minorHAnsi" w:eastAsiaTheme="minorEastAsia" w:hAnsiTheme="minorHAnsi" w:cstheme="minorBidi"/>
          <w:b/>
          <w:bCs/>
          <w:i/>
          <w:iCs/>
        </w:rPr>
        <w:t xml:space="preserve">Bless the </w:t>
      </w:r>
      <w:r w:rsidRPr="5897EC05">
        <w:rPr>
          <w:rStyle w:val="divine-name"/>
          <w:rFonts w:asciiTheme="minorHAnsi" w:eastAsiaTheme="minorEastAsia" w:hAnsiTheme="minorHAnsi" w:cstheme="minorBidi"/>
          <w:b/>
          <w:bCs/>
          <w:i/>
          <w:iCs/>
        </w:rPr>
        <w:t>Lord</w:t>
      </w:r>
      <w:r w:rsidRPr="5897EC05">
        <w:rPr>
          <w:rStyle w:val="ln-group"/>
          <w:rFonts w:asciiTheme="minorHAnsi" w:eastAsiaTheme="minorEastAsia" w:hAnsiTheme="minorHAnsi" w:cstheme="minorBidi"/>
          <w:b/>
          <w:bCs/>
          <w:i/>
          <w:iCs/>
        </w:rPr>
        <w:t xml:space="preserve">, O my soul, </w:t>
      </w:r>
      <w:r w:rsidRPr="5897EC05">
        <w:rPr>
          <w:rStyle w:val="indent"/>
          <w:rFonts w:asciiTheme="minorHAnsi" w:eastAsiaTheme="minorEastAsia" w:hAnsiTheme="minorHAnsi" w:cstheme="minorBidi"/>
          <w:b/>
          <w:bCs/>
          <w:i/>
          <w:iCs/>
        </w:rPr>
        <w:t>and forget not all his benefits,</w:t>
      </w:r>
      <w:r w:rsidRPr="5897EC05">
        <w:rPr>
          <w:rStyle w:val="ln-group"/>
          <w:rFonts w:asciiTheme="minorHAnsi" w:eastAsiaTheme="minorEastAsia" w:hAnsiTheme="minorHAnsi" w:cstheme="minorBidi"/>
          <w:b/>
          <w:bCs/>
          <w:i/>
          <w:iCs/>
        </w:rPr>
        <w:t xml:space="preserve"> who forgives all your iniquity,</w:t>
      </w:r>
      <w:r>
        <w:br/>
      </w:r>
      <w:r w:rsidRPr="5897EC05">
        <w:rPr>
          <w:rStyle w:val="indent"/>
          <w:rFonts w:asciiTheme="minorHAnsi" w:eastAsiaTheme="minorEastAsia" w:hAnsiTheme="minorHAnsi" w:cstheme="minorBidi"/>
          <w:b/>
          <w:bCs/>
          <w:i/>
          <w:iCs/>
        </w:rPr>
        <w:t>who heals all your diseases,</w:t>
      </w:r>
      <w:r w:rsidRPr="5897EC05">
        <w:rPr>
          <w:rStyle w:val="reftext"/>
          <w:rFonts w:asciiTheme="minorHAnsi" w:eastAsiaTheme="minorEastAsia" w:hAnsiTheme="minorHAnsi" w:cstheme="minorBidi"/>
          <w:b/>
          <w:bCs/>
          <w:i/>
          <w:iCs/>
        </w:rPr>
        <w:t xml:space="preserve"> </w:t>
      </w:r>
      <w:r w:rsidRPr="5897EC05">
        <w:rPr>
          <w:rStyle w:val="ln-group"/>
          <w:rFonts w:asciiTheme="minorHAnsi" w:eastAsiaTheme="minorEastAsia" w:hAnsiTheme="minorHAnsi" w:cstheme="minorBidi"/>
          <w:b/>
          <w:bCs/>
          <w:i/>
          <w:iCs/>
        </w:rPr>
        <w:t xml:space="preserve">who redeems your life from the pit, </w:t>
      </w:r>
      <w:r w:rsidRPr="5897EC05">
        <w:rPr>
          <w:rStyle w:val="indent"/>
          <w:rFonts w:asciiTheme="minorHAnsi" w:eastAsiaTheme="minorEastAsia" w:hAnsiTheme="minorHAnsi" w:cstheme="minorBidi"/>
          <w:b/>
          <w:bCs/>
          <w:i/>
          <w:iCs/>
        </w:rPr>
        <w:t>who crowns you with steadfast love and mercy,</w:t>
      </w:r>
      <w:r w:rsidRPr="5897EC05">
        <w:rPr>
          <w:rStyle w:val="ln-group"/>
          <w:rFonts w:asciiTheme="minorHAnsi" w:eastAsiaTheme="minorEastAsia" w:hAnsiTheme="minorHAnsi" w:cstheme="minorBidi"/>
          <w:b/>
          <w:bCs/>
          <w:i/>
          <w:iCs/>
        </w:rPr>
        <w:t xml:space="preserve"> who satisfies you with good </w:t>
      </w:r>
      <w:r w:rsidRPr="5897EC05">
        <w:rPr>
          <w:rStyle w:val="indent"/>
          <w:rFonts w:asciiTheme="minorHAnsi" w:eastAsiaTheme="minorEastAsia" w:hAnsiTheme="minorHAnsi" w:cstheme="minorBidi"/>
          <w:b/>
          <w:bCs/>
          <w:i/>
          <w:iCs/>
        </w:rPr>
        <w:t>so that your youth is renewed like the eagles.</w:t>
      </w:r>
      <w:r>
        <w:t xml:space="preserve"> </w:t>
      </w:r>
      <w:hyperlink r:id="rId17" w:history="1"/>
    </w:p>
    <w:p w14:paraId="6E4547C6" w14:textId="77777777" w:rsidR="001F2A57" w:rsidRPr="008124C2" w:rsidRDefault="001F2A57" w:rsidP="001F2A57">
      <w:pPr>
        <w:pStyle w:val="ListParagraph"/>
        <w:ind w:left="0" w:firstLine="720"/>
        <w:jc w:val="both"/>
        <w:rPr>
          <w:sz w:val="24"/>
          <w:szCs w:val="24"/>
        </w:rPr>
      </w:pPr>
      <w:r w:rsidRPr="008124C2">
        <w:rPr>
          <w:sz w:val="24"/>
          <w:szCs w:val="24"/>
        </w:rPr>
        <w:t xml:space="preserve">I don’t know about you, but given the sins of my past, it’s quite difficult to see myself as blameless, and yet that is what the Bible calls me. </w:t>
      </w:r>
      <w:r>
        <w:rPr>
          <w:sz w:val="24"/>
          <w:szCs w:val="24"/>
        </w:rPr>
        <w:t>Although, at one time we</w:t>
      </w:r>
      <w:r w:rsidRPr="008124C2">
        <w:rPr>
          <w:sz w:val="24"/>
          <w:szCs w:val="24"/>
        </w:rPr>
        <w:t xml:space="preserve"> were “guilty as sin</w:t>
      </w:r>
      <w:r>
        <w:rPr>
          <w:sz w:val="24"/>
          <w:szCs w:val="24"/>
        </w:rPr>
        <w:t>,</w:t>
      </w:r>
      <w:r w:rsidRPr="008124C2">
        <w:rPr>
          <w:sz w:val="24"/>
          <w:szCs w:val="24"/>
        </w:rPr>
        <w:t xml:space="preserve">” </w:t>
      </w:r>
      <w:r>
        <w:rPr>
          <w:sz w:val="24"/>
          <w:szCs w:val="24"/>
        </w:rPr>
        <w:t>but now we are</w:t>
      </w:r>
      <w:r w:rsidRPr="008124C2">
        <w:rPr>
          <w:sz w:val="24"/>
          <w:szCs w:val="24"/>
        </w:rPr>
        <w:t xml:space="preserve"> clean and </w:t>
      </w:r>
      <w:r w:rsidRPr="008124C2">
        <w:rPr>
          <w:iCs/>
          <w:sz w:val="24"/>
          <w:szCs w:val="24"/>
        </w:rPr>
        <w:t>blameless</w:t>
      </w:r>
      <w:r w:rsidRPr="008124C2">
        <w:rPr>
          <w:sz w:val="24"/>
          <w:szCs w:val="24"/>
        </w:rPr>
        <w:t xml:space="preserve"> in </w:t>
      </w:r>
      <w:r w:rsidRPr="008124C2">
        <w:rPr>
          <w:iCs/>
          <w:sz w:val="24"/>
          <w:szCs w:val="24"/>
        </w:rPr>
        <w:t xml:space="preserve">His sight. </w:t>
      </w:r>
      <w:r>
        <w:rPr>
          <w:iCs/>
          <w:sz w:val="24"/>
          <w:szCs w:val="24"/>
        </w:rPr>
        <w:t xml:space="preserve">Do </w:t>
      </w:r>
      <w:r w:rsidRPr="008124C2">
        <w:rPr>
          <w:iCs/>
          <w:sz w:val="24"/>
          <w:szCs w:val="24"/>
        </w:rPr>
        <w:t>you think of yourself</w:t>
      </w:r>
      <w:r>
        <w:rPr>
          <w:iCs/>
          <w:sz w:val="24"/>
          <w:szCs w:val="24"/>
        </w:rPr>
        <w:t xml:space="preserve"> that way?</w:t>
      </w:r>
      <w:r w:rsidRPr="008124C2">
        <w:rPr>
          <w:sz w:val="24"/>
          <w:szCs w:val="24"/>
        </w:rPr>
        <w:t xml:space="preserve"> My guess is not, because there is someone who loves to bring up our past to taunt us. </w:t>
      </w:r>
      <w:r>
        <w:rPr>
          <w:sz w:val="24"/>
          <w:szCs w:val="24"/>
        </w:rPr>
        <w:t xml:space="preserve">Also called </w:t>
      </w:r>
      <w:r w:rsidRPr="008124C2">
        <w:rPr>
          <w:sz w:val="24"/>
          <w:szCs w:val="24"/>
        </w:rPr>
        <w:t xml:space="preserve">“the accuser of the brethren,” </w:t>
      </w:r>
      <w:r>
        <w:rPr>
          <w:sz w:val="24"/>
          <w:szCs w:val="24"/>
        </w:rPr>
        <w:t xml:space="preserve">Satan </w:t>
      </w:r>
      <w:r w:rsidRPr="008124C2">
        <w:rPr>
          <w:sz w:val="24"/>
          <w:szCs w:val="24"/>
        </w:rPr>
        <w:t>loves to reminds us of our shameful past. And when he does</w:t>
      </w:r>
      <w:r>
        <w:rPr>
          <w:sz w:val="24"/>
          <w:szCs w:val="24"/>
        </w:rPr>
        <w:t>,</w:t>
      </w:r>
      <w:r w:rsidRPr="008124C2">
        <w:rPr>
          <w:sz w:val="24"/>
          <w:szCs w:val="24"/>
        </w:rPr>
        <w:t xml:space="preserve"> we wonder, “How can God see me as holy and blameless?”</w:t>
      </w:r>
    </w:p>
    <w:p w14:paraId="72DF781A" w14:textId="77777777" w:rsidR="001F2A57" w:rsidRDefault="001F2A57" w:rsidP="001F2A57">
      <w:pPr>
        <w:pStyle w:val="ListParagraph"/>
        <w:ind w:left="0" w:firstLine="720"/>
        <w:jc w:val="both"/>
        <w:rPr>
          <w:sz w:val="24"/>
          <w:szCs w:val="24"/>
        </w:rPr>
      </w:pPr>
    </w:p>
    <w:p w14:paraId="020F8359" w14:textId="77777777" w:rsidR="001F2A57" w:rsidRDefault="001F2A57" w:rsidP="001F2A57">
      <w:pPr>
        <w:pStyle w:val="ListParagraph"/>
        <w:ind w:left="0" w:firstLine="720"/>
        <w:jc w:val="both"/>
        <w:rPr>
          <w:sz w:val="24"/>
          <w:szCs w:val="24"/>
        </w:rPr>
      </w:pPr>
      <w:r>
        <w:rPr>
          <w:sz w:val="24"/>
          <w:szCs w:val="24"/>
        </w:rPr>
        <w:t>Before conversion, Saul was the same man who had</w:t>
      </w:r>
      <w:r w:rsidRPr="5897EC05">
        <w:rPr>
          <w:sz w:val="24"/>
          <w:szCs w:val="24"/>
        </w:rPr>
        <w:t xml:space="preserve"> held the cloaks for the men who stoned saint Steven to death</w:t>
      </w:r>
      <w:r>
        <w:rPr>
          <w:sz w:val="24"/>
          <w:szCs w:val="24"/>
        </w:rPr>
        <w:t xml:space="preserve">. And this was in addition to all the other Christians who he hunted down, persecuted and had killed! </w:t>
      </w:r>
      <w:r w:rsidRPr="5897EC05">
        <w:rPr>
          <w:sz w:val="24"/>
          <w:szCs w:val="24"/>
        </w:rPr>
        <w:t xml:space="preserve"> </w:t>
      </w:r>
      <w:r>
        <w:rPr>
          <w:sz w:val="24"/>
          <w:szCs w:val="24"/>
        </w:rPr>
        <w:t>Just consider how Paul must have felt as the Holy Spirit inspired him to write these words, in light of the facts of his past.  How could Paul possibly go forward to serve the Lord unless he truly believed what God said about him in spite of the painful reminders of the accuser?</w:t>
      </w:r>
      <w:r w:rsidRPr="5897EC05">
        <w:rPr>
          <w:sz w:val="24"/>
          <w:szCs w:val="24"/>
        </w:rPr>
        <w:t xml:space="preserve"> </w:t>
      </w:r>
      <w:r>
        <w:rPr>
          <w:sz w:val="24"/>
          <w:szCs w:val="24"/>
        </w:rPr>
        <w:t>Thankfully, precious few of the saints have the kind of painful past to deal with that Paul did. Nonetheless, our shameful past can haunt us just the same. R</w:t>
      </w:r>
      <w:r w:rsidRPr="5897EC05">
        <w:rPr>
          <w:sz w:val="24"/>
          <w:szCs w:val="24"/>
        </w:rPr>
        <w:t xml:space="preserve">egardless of how dirty </w:t>
      </w:r>
      <w:r>
        <w:rPr>
          <w:sz w:val="24"/>
          <w:szCs w:val="24"/>
        </w:rPr>
        <w:t>we</w:t>
      </w:r>
      <w:r w:rsidRPr="5897EC05">
        <w:rPr>
          <w:sz w:val="24"/>
          <w:szCs w:val="24"/>
        </w:rPr>
        <w:t xml:space="preserve"> may feel, that is not how God sees </w:t>
      </w:r>
      <w:r>
        <w:rPr>
          <w:sz w:val="24"/>
          <w:szCs w:val="24"/>
        </w:rPr>
        <w:t>us</w:t>
      </w:r>
      <w:r w:rsidRPr="5897EC05">
        <w:rPr>
          <w:sz w:val="24"/>
          <w:szCs w:val="24"/>
        </w:rPr>
        <w:t xml:space="preserve">. In actuality, when God looks at </w:t>
      </w:r>
      <w:r>
        <w:rPr>
          <w:sz w:val="24"/>
          <w:szCs w:val="24"/>
        </w:rPr>
        <w:t>us</w:t>
      </w:r>
      <w:r w:rsidRPr="5897EC05">
        <w:rPr>
          <w:sz w:val="24"/>
          <w:szCs w:val="24"/>
        </w:rPr>
        <w:t xml:space="preserve">, He sees </w:t>
      </w:r>
      <w:r>
        <w:rPr>
          <w:sz w:val="24"/>
          <w:szCs w:val="24"/>
        </w:rPr>
        <w:t>us in J</w:t>
      </w:r>
      <w:r w:rsidRPr="5897EC05">
        <w:rPr>
          <w:sz w:val="24"/>
          <w:szCs w:val="24"/>
        </w:rPr>
        <w:t xml:space="preserve">esus – the sinless One. </w:t>
      </w:r>
    </w:p>
    <w:p w14:paraId="282E9139" w14:textId="77777777" w:rsidR="001F2A57" w:rsidRPr="00FB1651" w:rsidRDefault="001F2A57" w:rsidP="001F2A57">
      <w:pPr>
        <w:pStyle w:val="ListParagraph"/>
        <w:ind w:left="0" w:firstLine="720"/>
        <w:jc w:val="center"/>
        <w:rPr>
          <w:b/>
          <w:i/>
          <w:sz w:val="24"/>
          <w:szCs w:val="24"/>
        </w:rPr>
      </w:pPr>
      <w:r w:rsidRPr="5897EC05">
        <w:rPr>
          <w:b/>
          <w:bCs/>
          <w:i/>
          <w:iCs/>
          <w:sz w:val="24"/>
          <w:szCs w:val="24"/>
        </w:rPr>
        <w:t>Ezekiel 37:14 and 36:25-27 (NASB)</w:t>
      </w:r>
    </w:p>
    <w:p w14:paraId="1D8611C7" w14:textId="77777777" w:rsidR="001F2A57" w:rsidRDefault="001F2A57" w:rsidP="001F2A57">
      <w:pPr>
        <w:ind w:left="360"/>
        <w:jc w:val="center"/>
        <w:rPr>
          <w:b/>
          <w:bCs/>
          <w:i/>
          <w:iCs/>
          <w:sz w:val="24"/>
          <w:szCs w:val="24"/>
        </w:rPr>
      </w:pPr>
      <w:r w:rsidRPr="5897EC05">
        <w:rPr>
          <w:b/>
          <w:bCs/>
          <w:i/>
          <w:iCs/>
          <w:sz w:val="24"/>
          <w:szCs w:val="24"/>
        </w:rPr>
        <w:t xml:space="preserve">“I will put </w:t>
      </w:r>
      <w:r w:rsidRPr="5897EC05">
        <w:rPr>
          <w:b/>
          <w:bCs/>
          <w:i/>
          <w:iCs/>
          <w:sz w:val="24"/>
          <w:szCs w:val="24"/>
          <w:u w:val="single"/>
        </w:rPr>
        <w:t>My</w:t>
      </w:r>
      <w:r w:rsidRPr="5897EC05">
        <w:rPr>
          <w:b/>
          <w:bCs/>
          <w:i/>
          <w:iCs/>
          <w:sz w:val="24"/>
          <w:szCs w:val="24"/>
        </w:rPr>
        <w:t xml:space="preserve"> </w:t>
      </w:r>
      <w:r w:rsidRPr="5897EC05">
        <w:rPr>
          <w:b/>
          <w:bCs/>
          <w:i/>
          <w:iCs/>
          <w:sz w:val="24"/>
          <w:szCs w:val="24"/>
          <w:u w:val="single"/>
        </w:rPr>
        <w:t>Spirit</w:t>
      </w:r>
      <w:r w:rsidRPr="5897EC05">
        <w:rPr>
          <w:b/>
          <w:bCs/>
          <w:i/>
          <w:iCs/>
          <w:sz w:val="24"/>
          <w:szCs w:val="24"/>
        </w:rPr>
        <w:t xml:space="preserve"> </w:t>
      </w:r>
      <w:r w:rsidRPr="5897EC05">
        <w:rPr>
          <w:b/>
          <w:bCs/>
          <w:i/>
          <w:iCs/>
          <w:sz w:val="24"/>
          <w:szCs w:val="24"/>
          <w:u w:val="single"/>
        </w:rPr>
        <w:t>within</w:t>
      </w:r>
      <w:r w:rsidRPr="5897EC05">
        <w:rPr>
          <w:b/>
          <w:bCs/>
          <w:i/>
          <w:iCs/>
          <w:sz w:val="24"/>
          <w:szCs w:val="24"/>
        </w:rPr>
        <w:t xml:space="preserve"> you and you will come to </w:t>
      </w:r>
      <w:r w:rsidRPr="5897EC05">
        <w:rPr>
          <w:b/>
          <w:bCs/>
          <w:i/>
          <w:iCs/>
          <w:sz w:val="24"/>
          <w:szCs w:val="24"/>
          <w:u w:val="single"/>
        </w:rPr>
        <w:t>life</w:t>
      </w:r>
      <w:r w:rsidRPr="5897EC05">
        <w:rPr>
          <w:b/>
          <w:bCs/>
          <w:i/>
          <w:iCs/>
          <w:sz w:val="24"/>
          <w:szCs w:val="24"/>
        </w:rPr>
        <w:t xml:space="preserve">. 36:25 Then I will sprinkle clean water on you and you will </w:t>
      </w:r>
      <w:r w:rsidRPr="5897EC05">
        <w:rPr>
          <w:b/>
          <w:bCs/>
          <w:i/>
          <w:iCs/>
          <w:sz w:val="24"/>
          <w:szCs w:val="24"/>
          <w:u w:val="single"/>
        </w:rPr>
        <w:t>be</w:t>
      </w:r>
      <w:r w:rsidRPr="5897EC05">
        <w:rPr>
          <w:b/>
          <w:bCs/>
          <w:i/>
          <w:iCs/>
          <w:sz w:val="24"/>
          <w:szCs w:val="24"/>
        </w:rPr>
        <w:t xml:space="preserve"> </w:t>
      </w:r>
      <w:r w:rsidRPr="5897EC05">
        <w:rPr>
          <w:b/>
          <w:bCs/>
          <w:i/>
          <w:iCs/>
          <w:sz w:val="24"/>
          <w:szCs w:val="24"/>
          <w:u w:val="single"/>
        </w:rPr>
        <w:t>clean</w:t>
      </w:r>
      <w:r w:rsidRPr="5897EC05">
        <w:rPr>
          <w:b/>
          <w:bCs/>
          <w:i/>
          <w:iCs/>
          <w:sz w:val="24"/>
          <w:szCs w:val="24"/>
        </w:rPr>
        <w:t xml:space="preserve">; I will cleanse you from all your filthiness and from all your idols. Moreover, I will give you a </w:t>
      </w:r>
      <w:r w:rsidRPr="5897EC05">
        <w:rPr>
          <w:b/>
          <w:bCs/>
          <w:i/>
          <w:iCs/>
          <w:sz w:val="24"/>
          <w:szCs w:val="24"/>
          <w:u w:val="single"/>
        </w:rPr>
        <w:t>new</w:t>
      </w:r>
      <w:r w:rsidRPr="5897EC05">
        <w:rPr>
          <w:b/>
          <w:bCs/>
          <w:i/>
          <w:iCs/>
          <w:sz w:val="24"/>
          <w:szCs w:val="24"/>
        </w:rPr>
        <w:t xml:space="preserve"> </w:t>
      </w:r>
      <w:r w:rsidRPr="5897EC05">
        <w:rPr>
          <w:b/>
          <w:bCs/>
          <w:i/>
          <w:iCs/>
          <w:sz w:val="24"/>
          <w:szCs w:val="24"/>
          <w:u w:val="single"/>
        </w:rPr>
        <w:t>heart</w:t>
      </w:r>
      <w:r w:rsidRPr="5897EC05">
        <w:rPr>
          <w:b/>
          <w:bCs/>
          <w:i/>
          <w:iCs/>
          <w:sz w:val="24"/>
          <w:szCs w:val="24"/>
        </w:rPr>
        <w:t xml:space="preserve"> and put a </w:t>
      </w:r>
      <w:r w:rsidRPr="5897EC05">
        <w:rPr>
          <w:b/>
          <w:bCs/>
          <w:i/>
          <w:iCs/>
          <w:sz w:val="24"/>
          <w:szCs w:val="24"/>
          <w:u w:val="single"/>
        </w:rPr>
        <w:t>new</w:t>
      </w:r>
      <w:r w:rsidRPr="5897EC05">
        <w:rPr>
          <w:b/>
          <w:bCs/>
          <w:i/>
          <w:iCs/>
          <w:sz w:val="24"/>
          <w:szCs w:val="24"/>
        </w:rPr>
        <w:t xml:space="preserve"> </w:t>
      </w:r>
      <w:r w:rsidRPr="5897EC05">
        <w:rPr>
          <w:b/>
          <w:bCs/>
          <w:i/>
          <w:iCs/>
          <w:sz w:val="24"/>
          <w:szCs w:val="24"/>
          <w:u w:val="single"/>
        </w:rPr>
        <w:t>Spirit</w:t>
      </w:r>
      <w:r w:rsidRPr="5897EC05">
        <w:rPr>
          <w:b/>
          <w:bCs/>
          <w:i/>
          <w:iCs/>
          <w:sz w:val="24"/>
          <w:szCs w:val="24"/>
        </w:rPr>
        <w:t xml:space="preserve"> within you; and I will remove the heart of stone from your flesh and give you a heart of flesh. I will put </w:t>
      </w:r>
      <w:r w:rsidRPr="5897EC05">
        <w:rPr>
          <w:b/>
          <w:bCs/>
          <w:i/>
          <w:iCs/>
          <w:sz w:val="24"/>
          <w:szCs w:val="24"/>
          <w:u w:val="single"/>
        </w:rPr>
        <w:t>MY</w:t>
      </w:r>
      <w:r w:rsidRPr="5897EC05">
        <w:rPr>
          <w:b/>
          <w:bCs/>
          <w:i/>
          <w:iCs/>
          <w:sz w:val="24"/>
          <w:szCs w:val="24"/>
        </w:rPr>
        <w:t xml:space="preserve"> </w:t>
      </w:r>
      <w:r w:rsidRPr="5897EC05">
        <w:rPr>
          <w:b/>
          <w:bCs/>
          <w:i/>
          <w:iCs/>
          <w:sz w:val="24"/>
          <w:szCs w:val="24"/>
          <w:u w:val="single"/>
        </w:rPr>
        <w:t>Spirit</w:t>
      </w:r>
      <w:r w:rsidRPr="5897EC05">
        <w:rPr>
          <w:b/>
          <w:bCs/>
          <w:i/>
          <w:iCs/>
          <w:sz w:val="24"/>
          <w:szCs w:val="24"/>
        </w:rPr>
        <w:t xml:space="preserve"> </w:t>
      </w:r>
      <w:r w:rsidRPr="5897EC05">
        <w:rPr>
          <w:b/>
          <w:bCs/>
          <w:i/>
          <w:iCs/>
          <w:sz w:val="24"/>
          <w:szCs w:val="24"/>
          <w:u w:val="single"/>
        </w:rPr>
        <w:t>within</w:t>
      </w:r>
      <w:r w:rsidRPr="5897EC05">
        <w:rPr>
          <w:b/>
          <w:bCs/>
          <w:i/>
          <w:iCs/>
          <w:sz w:val="24"/>
          <w:szCs w:val="24"/>
        </w:rPr>
        <w:t xml:space="preserve"> you and cause you to walk in My statutes, and you will be careful to observe MY ordinances.” </w:t>
      </w:r>
    </w:p>
    <w:p w14:paraId="3B64B026" w14:textId="77777777" w:rsidR="001F2A57" w:rsidRPr="00062531" w:rsidRDefault="001F2A57" w:rsidP="001F2A57">
      <w:pPr>
        <w:rPr>
          <w:b/>
          <w:sz w:val="28"/>
          <w:szCs w:val="28"/>
        </w:rPr>
      </w:pPr>
      <w:r w:rsidRPr="00062531">
        <w:rPr>
          <w:b/>
          <w:bCs/>
          <w:sz w:val="28"/>
          <w:szCs w:val="28"/>
        </w:rPr>
        <w:t>DIGGING DEEPER: Read the following passages and make notes of any insights and personal applications.</w:t>
      </w:r>
    </w:p>
    <w:p w14:paraId="20C665C4" w14:textId="77777777" w:rsidR="001F2A57" w:rsidRPr="00062531" w:rsidRDefault="001F2A57" w:rsidP="00BD269D">
      <w:pPr>
        <w:pStyle w:val="ListParagraph"/>
        <w:numPr>
          <w:ilvl w:val="0"/>
          <w:numId w:val="81"/>
        </w:numPr>
        <w:rPr>
          <w:sz w:val="24"/>
          <w:szCs w:val="24"/>
        </w:rPr>
      </w:pPr>
      <w:r w:rsidRPr="00062531">
        <w:rPr>
          <w:sz w:val="24"/>
          <w:szCs w:val="24"/>
        </w:rPr>
        <w:t>1 Peter 1:14-17; 1 John 1:7; 2 Peter 3:14; 1 Corinthians 3:17; 6:9-20; 7:12-15; Ephesians 5:25-27; Col. 1:19-22; Titus 2:11-15; 3:3-7</w:t>
      </w:r>
    </w:p>
    <w:p w14:paraId="763AE060" w14:textId="77777777" w:rsidR="001F2A57" w:rsidRDefault="001F2A57" w:rsidP="001F2A57">
      <w:pPr>
        <w:ind w:firstLine="420"/>
        <w:jc w:val="both"/>
        <w:rPr>
          <w:sz w:val="24"/>
          <w:szCs w:val="24"/>
        </w:rPr>
      </w:pPr>
      <w:r w:rsidRPr="5897EC05">
        <w:rPr>
          <w:sz w:val="24"/>
          <w:szCs w:val="24"/>
        </w:rPr>
        <w:t xml:space="preserve">Spiritual songs are scriptures put to melody. </w:t>
      </w:r>
      <w:r>
        <w:rPr>
          <w:sz w:val="24"/>
          <w:szCs w:val="24"/>
        </w:rPr>
        <w:t xml:space="preserve">One example is the following song, by Kari Jobe. The lyrics so beautifully </w:t>
      </w:r>
      <w:r w:rsidRPr="5897EC05">
        <w:rPr>
          <w:sz w:val="24"/>
          <w:szCs w:val="24"/>
        </w:rPr>
        <w:t xml:space="preserve">remind us of how </w:t>
      </w:r>
      <w:r>
        <w:rPr>
          <w:sz w:val="24"/>
          <w:szCs w:val="24"/>
        </w:rPr>
        <w:t xml:space="preserve">the Lord </w:t>
      </w:r>
      <w:r w:rsidRPr="5897EC05">
        <w:rPr>
          <w:sz w:val="24"/>
          <w:szCs w:val="24"/>
        </w:rPr>
        <w:t xml:space="preserve">views </w:t>
      </w:r>
      <w:r>
        <w:rPr>
          <w:sz w:val="24"/>
          <w:szCs w:val="24"/>
        </w:rPr>
        <w:t>us…clean, spotless, pure, and holy</w:t>
      </w:r>
      <w:r w:rsidRPr="5897EC05">
        <w:rPr>
          <w:sz w:val="24"/>
          <w:szCs w:val="24"/>
        </w:rPr>
        <w:t>.  Better yet, you can he</w:t>
      </w:r>
      <w:r>
        <w:rPr>
          <w:sz w:val="24"/>
          <w:szCs w:val="24"/>
        </w:rPr>
        <w:t>a</w:t>
      </w:r>
      <w:r w:rsidRPr="5897EC05">
        <w:rPr>
          <w:sz w:val="24"/>
          <w:szCs w:val="24"/>
        </w:rPr>
        <w:t xml:space="preserve">r </w:t>
      </w:r>
      <w:r>
        <w:rPr>
          <w:sz w:val="24"/>
          <w:szCs w:val="24"/>
        </w:rPr>
        <w:t xml:space="preserve">her </w:t>
      </w:r>
      <w:r w:rsidRPr="5897EC05">
        <w:rPr>
          <w:sz w:val="24"/>
          <w:szCs w:val="24"/>
        </w:rPr>
        <w:t xml:space="preserve">song on YouTube. The song is based upon the </w:t>
      </w:r>
      <w:r>
        <w:rPr>
          <w:sz w:val="24"/>
          <w:szCs w:val="24"/>
        </w:rPr>
        <w:t xml:space="preserve">words king </w:t>
      </w:r>
      <w:r w:rsidRPr="5897EC05">
        <w:rPr>
          <w:sz w:val="24"/>
          <w:szCs w:val="24"/>
        </w:rPr>
        <w:t>Solomon</w:t>
      </w:r>
      <w:r>
        <w:rPr>
          <w:sz w:val="24"/>
          <w:szCs w:val="24"/>
        </w:rPr>
        <w:t xml:space="preserve"> wrote to his beloved bride</w:t>
      </w:r>
      <w:r w:rsidRPr="5897EC05">
        <w:rPr>
          <w:sz w:val="24"/>
          <w:szCs w:val="24"/>
        </w:rPr>
        <w:t xml:space="preserve">. </w:t>
      </w:r>
    </w:p>
    <w:p w14:paraId="4BBEAA5A" w14:textId="77777777" w:rsidR="001F2A57" w:rsidRPr="00EA7F3A" w:rsidRDefault="001F2A57" w:rsidP="001F2A57">
      <w:pPr>
        <w:ind w:firstLine="420"/>
        <w:jc w:val="center"/>
        <w:rPr>
          <w:b/>
          <w:i/>
          <w:sz w:val="24"/>
          <w:szCs w:val="24"/>
        </w:rPr>
      </w:pPr>
      <w:r w:rsidRPr="5897EC05">
        <w:rPr>
          <w:b/>
          <w:bCs/>
          <w:i/>
          <w:iCs/>
          <w:sz w:val="24"/>
          <w:szCs w:val="24"/>
        </w:rPr>
        <w:t>Song of Solomon 4:7 (NASB)</w:t>
      </w:r>
    </w:p>
    <w:p w14:paraId="6C9A12B0" w14:textId="77777777" w:rsidR="001F2A57" w:rsidRDefault="001F2A57" w:rsidP="001F2A57">
      <w:pPr>
        <w:ind w:left="420"/>
        <w:jc w:val="center"/>
        <w:rPr>
          <w:b/>
          <w:bCs/>
          <w:i/>
          <w:iCs/>
          <w:sz w:val="24"/>
          <w:szCs w:val="24"/>
        </w:rPr>
      </w:pPr>
      <w:r w:rsidRPr="5897EC05">
        <w:rPr>
          <w:b/>
          <w:bCs/>
          <w:i/>
          <w:iCs/>
          <w:sz w:val="24"/>
          <w:szCs w:val="24"/>
        </w:rPr>
        <w:t>“You are altogether beautiful, my darling, and there is no blemish in you.”</w:t>
      </w:r>
    </w:p>
    <w:p w14:paraId="6DCBDB87" w14:textId="77777777" w:rsidR="001F2A57" w:rsidRPr="00F760A2" w:rsidRDefault="001F2A57" w:rsidP="001F2A57">
      <w:pPr>
        <w:jc w:val="center"/>
        <w:rPr>
          <w:b/>
          <w:sz w:val="28"/>
          <w:szCs w:val="28"/>
        </w:rPr>
      </w:pPr>
      <w:r w:rsidRPr="5897EC05">
        <w:rPr>
          <w:b/>
          <w:bCs/>
          <w:sz w:val="28"/>
          <w:szCs w:val="28"/>
        </w:rPr>
        <w:t>Kari Jobe-My Beloved</w:t>
      </w:r>
    </w:p>
    <w:p w14:paraId="40B1B1F8" w14:textId="77777777" w:rsidR="001F2A57" w:rsidRPr="00261810" w:rsidRDefault="001F2A57" w:rsidP="001F2A57">
      <w:pPr>
        <w:pStyle w:val="NoSpacing"/>
        <w:jc w:val="center"/>
        <w:rPr>
          <w:sz w:val="24"/>
          <w:szCs w:val="24"/>
        </w:rPr>
      </w:pPr>
      <w:r w:rsidRPr="5897EC05">
        <w:rPr>
          <w:sz w:val="24"/>
          <w:szCs w:val="24"/>
        </w:rPr>
        <w:t>“You’re my beloved, you’re my bride; to sing over you is my delight; Come away with me my love</w:t>
      </w:r>
    </w:p>
    <w:p w14:paraId="7C054E88" w14:textId="77777777" w:rsidR="001F2A57" w:rsidRPr="00261810" w:rsidRDefault="001F2A57" w:rsidP="001F2A57">
      <w:pPr>
        <w:pStyle w:val="NoSpacing"/>
        <w:jc w:val="center"/>
        <w:rPr>
          <w:sz w:val="24"/>
          <w:szCs w:val="24"/>
        </w:rPr>
      </w:pPr>
      <w:r w:rsidRPr="5897EC05">
        <w:rPr>
          <w:sz w:val="24"/>
          <w:szCs w:val="24"/>
        </w:rPr>
        <w:t>Under my mercy come and wait; till we are standing face to face; I see no stain on you my child</w:t>
      </w:r>
    </w:p>
    <w:p w14:paraId="72A2B6A2" w14:textId="77777777" w:rsidR="001F2A57" w:rsidRDefault="001F2A57" w:rsidP="001F2A57">
      <w:pPr>
        <w:pStyle w:val="NoSpacing"/>
        <w:jc w:val="center"/>
        <w:rPr>
          <w:sz w:val="24"/>
          <w:szCs w:val="24"/>
        </w:rPr>
      </w:pPr>
      <w:r w:rsidRPr="5897EC05">
        <w:rPr>
          <w:sz w:val="24"/>
          <w:szCs w:val="24"/>
        </w:rPr>
        <w:t>You’re beautiful to me; so beautiful to me; I sing over you my song of peace; Cast all your care down at My feet; Come and find your rest in me; I’ll breathe my life inside of you; I’ll bear you up on eagle’s Wings; and hide you in the shadow of my strength; I’ll take you to my quiet waters; I’ll restore your soul Come rest in me and be made whole; You’re my beloved, you’re my bride; To sing over you is my delight; Come away with me my love.”</w:t>
      </w:r>
    </w:p>
    <w:p w14:paraId="67454F2C" w14:textId="77777777" w:rsidR="001F2A57" w:rsidRDefault="001F2A57" w:rsidP="001F2A57">
      <w:pPr>
        <w:pStyle w:val="NoSpacing"/>
        <w:jc w:val="center"/>
        <w:rPr>
          <w:sz w:val="24"/>
          <w:szCs w:val="24"/>
        </w:rPr>
      </w:pPr>
    </w:p>
    <w:p w14:paraId="68FB4198" w14:textId="77777777" w:rsidR="001F2A57" w:rsidRDefault="001F2A57" w:rsidP="001F2A57">
      <w:pPr>
        <w:pStyle w:val="ListParagraph"/>
        <w:ind w:left="0"/>
        <w:jc w:val="center"/>
        <w:rPr>
          <w:b/>
          <w:bCs/>
          <w:i/>
          <w:iCs/>
          <w:sz w:val="24"/>
          <w:szCs w:val="24"/>
        </w:rPr>
      </w:pPr>
      <w:r w:rsidRPr="5897EC05">
        <w:rPr>
          <w:b/>
          <w:bCs/>
          <w:i/>
          <w:iCs/>
          <w:sz w:val="24"/>
          <w:szCs w:val="24"/>
        </w:rPr>
        <w:t>Acts 10:15b (NASB)</w:t>
      </w:r>
    </w:p>
    <w:p w14:paraId="0A1052AB" w14:textId="77777777" w:rsidR="001F2A57" w:rsidRDefault="001F2A57" w:rsidP="001F2A57">
      <w:pPr>
        <w:pStyle w:val="ListParagraph"/>
        <w:ind w:left="0"/>
        <w:jc w:val="center"/>
        <w:rPr>
          <w:b/>
          <w:bCs/>
          <w:i/>
          <w:iCs/>
          <w:sz w:val="24"/>
          <w:szCs w:val="24"/>
        </w:rPr>
      </w:pPr>
      <w:r w:rsidRPr="5897EC05">
        <w:rPr>
          <w:b/>
          <w:bCs/>
          <w:i/>
          <w:iCs/>
          <w:sz w:val="24"/>
          <w:szCs w:val="24"/>
        </w:rPr>
        <w:t>What God has cleansed, no longer consider unholy.</w:t>
      </w:r>
    </w:p>
    <w:p w14:paraId="2F40138F" w14:textId="77777777" w:rsidR="001F2A57" w:rsidRDefault="001F2A57" w:rsidP="001F2A57">
      <w:pPr>
        <w:pStyle w:val="ListParagraph"/>
        <w:ind w:left="0"/>
        <w:jc w:val="center"/>
        <w:outlineLvl w:val="1"/>
        <w:rPr>
          <w:b/>
          <w:bCs/>
          <w:sz w:val="24"/>
          <w:szCs w:val="24"/>
        </w:rPr>
      </w:pPr>
      <w:bookmarkStart w:id="41" w:name="_Toc443817430"/>
      <w:r w:rsidRPr="5897EC05">
        <w:rPr>
          <w:b/>
          <w:bCs/>
          <w:sz w:val="28"/>
          <w:szCs w:val="28"/>
        </w:rPr>
        <w:t xml:space="preserve">DISCUSSION QUESTIONS: </w:t>
      </w:r>
      <w:r>
        <w:rPr>
          <w:b/>
          <w:bCs/>
          <w:sz w:val="24"/>
          <w:szCs w:val="24"/>
        </w:rPr>
        <w:t>LET’S TALK ABOUT IT.</w:t>
      </w:r>
      <w:bookmarkEnd w:id="41"/>
    </w:p>
    <w:p w14:paraId="483B1995" w14:textId="77777777" w:rsidR="001F2A57" w:rsidRPr="00DF32B7" w:rsidRDefault="001F2A57" w:rsidP="001F2A57">
      <w:pPr>
        <w:pStyle w:val="ListParagraph"/>
        <w:ind w:left="0"/>
        <w:jc w:val="center"/>
        <w:rPr>
          <w:b/>
          <w:sz w:val="24"/>
          <w:szCs w:val="24"/>
        </w:rPr>
      </w:pPr>
    </w:p>
    <w:p w14:paraId="1E5151A8" w14:textId="77777777" w:rsidR="001F2A57" w:rsidRPr="00BD532A" w:rsidRDefault="001F2A57" w:rsidP="001F2A57">
      <w:pPr>
        <w:pStyle w:val="ListParagraph"/>
        <w:numPr>
          <w:ilvl w:val="0"/>
          <w:numId w:val="5"/>
        </w:numPr>
        <w:rPr>
          <w:sz w:val="24"/>
          <w:szCs w:val="24"/>
        </w:rPr>
      </w:pPr>
      <w:r w:rsidRPr="5897EC05">
        <w:rPr>
          <w:sz w:val="24"/>
          <w:szCs w:val="24"/>
        </w:rPr>
        <w:t>Would you describe yourself as a sinner or a saint?</w:t>
      </w:r>
      <w:r>
        <w:rPr>
          <w:sz w:val="24"/>
          <w:szCs w:val="24"/>
        </w:rPr>
        <w:t xml:space="preserve"> ________________________________</w:t>
      </w:r>
      <w:r w:rsidRPr="5897EC05">
        <w:rPr>
          <w:sz w:val="24"/>
          <w:szCs w:val="24"/>
        </w:rPr>
        <w:t xml:space="preserve"> </w:t>
      </w:r>
    </w:p>
    <w:p w14:paraId="30B65C6B" w14:textId="77777777" w:rsidR="001F2A57" w:rsidRDefault="001F2A57" w:rsidP="001F2A57">
      <w:pPr>
        <w:pStyle w:val="ListParagraph"/>
        <w:numPr>
          <w:ilvl w:val="0"/>
          <w:numId w:val="5"/>
        </w:numPr>
        <w:rPr>
          <w:sz w:val="24"/>
          <w:szCs w:val="24"/>
        </w:rPr>
      </w:pPr>
      <w:r w:rsidRPr="5897EC05">
        <w:rPr>
          <w:sz w:val="24"/>
          <w:szCs w:val="24"/>
        </w:rPr>
        <w:t>Do you think of yourself as pure? Why or why not?</w:t>
      </w:r>
      <w:r>
        <w:rPr>
          <w:sz w:val="24"/>
          <w:szCs w:val="24"/>
        </w:rPr>
        <w:t xml:space="preserve"> __________________________________________________________________________</w:t>
      </w:r>
    </w:p>
    <w:p w14:paraId="5F044C29" w14:textId="77777777" w:rsidR="001F2A57" w:rsidRDefault="001F2A57" w:rsidP="001F2A57">
      <w:pPr>
        <w:pStyle w:val="ListParagraph"/>
        <w:numPr>
          <w:ilvl w:val="0"/>
          <w:numId w:val="5"/>
        </w:numPr>
        <w:rPr>
          <w:sz w:val="24"/>
          <w:szCs w:val="24"/>
        </w:rPr>
      </w:pPr>
      <w:r w:rsidRPr="60AC06A7">
        <w:rPr>
          <w:sz w:val="24"/>
          <w:szCs w:val="24"/>
        </w:rPr>
        <w:t>Have you ever felt as though you were “damaged goods?”</w:t>
      </w:r>
      <w:r>
        <w:rPr>
          <w:sz w:val="24"/>
          <w:szCs w:val="24"/>
        </w:rPr>
        <w:t xml:space="preserve"> __________________________</w:t>
      </w:r>
    </w:p>
    <w:p w14:paraId="42EAB230" w14:textId="77777777" w:rsidR="001F2A57" w:rsidRDefault="001F2A57" w:rsidP="001F2A57">
      <w:pPr>
        <w:pStyle w:val="ListParagraph"/>
        <w:numPr>
          <w:ilvl w:val="0"/>
          <w:numId w:val="5"/>
        </w:numPr>
        <w:rPr>
          <w:sz w:val="24"/>
          <w:szCs w:val="24"/>
        </w:rPr>
      </w:pPr>
      <w:r>
        <w:rPr>
          <w:sz w:val="24"/>
          <w:szCs w:val="24"/>
        </w:rPr>
        <w:t>If so, have you ever confided in a trusted friend about why you feel this way? ___________</w:t>
      </w:r>
    </w:p>
    <w:p w14:paraId="40C2A77D" w14:textId="77777777" w:rsidR="001F2A57" w:rsidRDefault="001F2A57" w:rsidP="001F2A57">
      <w:pPr>
        <w:pStyle w:val="ListParagraph"/>
        <w:numPr>
          <w:ilvl w:val="0"/>
          <w:numId w:val="5"/>
        </w:numPr>
        <w:spacing w:after="0"/>
        <w:jc w:val="both"/>
        <w:rPr>
          <w:rFonts w:cstheme="minorHAnsi"/>
          <w:sz w:val="24"/>
          <w:szCs w:val="24"/>
        </w:rPr>
      </w:pPr>
      <w:r>
        <w:rPr>
          <w:rFonts w:cstheme="minorHAnsi"/>
          <w:sz w:val="24"/>
          <w:szCs w:val="24"/>
        </w:rPr>
        <w:t>Have you</w:t>
      </w:r>
      <w:r w:rsidRPr="000B1F5B">
        <w:rPr>
          <w:rFonts w:cstheme="minorHAnsi"/>
          <w:sz w:val="24"/>
          <w:szCs w:val="24"/>
        </w:rPr>
        <w:t xml:space="preserve"> struggle</w:t>
      </w:r>
      <w:r>
        <w:rPr>
          <w:rFonts w:cstheme="minorHAnsi"/>
          <w:sz w:val="24"/>
          <w:szCs w:val="24"/>
        </w:rPr>
        <w:t>d with any addictions that could have resulted from past wounds?  __________________________________________________________________________</w:t>
      </w:r>
    </w:p>
    <w:p w14:paraId="06A04E44" w14:textId="77777777" w:rsidR="001F2A57" w:rsidRDefault="001F2A57" w:rsidP="001F2A57">
      <w:pPr>
        <w:pStyle w:val="ListParagraph"/>
        <w:numPr>
          <w:ilvl w:val="0"/>
          <w:numId w:val="5"/>
        </w:numPr>
        <w:spacing w:after="0"/>
        <w:jc w:val="both"/>
        <w:rPr>
          <w:rFonts w:cstheme="minorHAnsi"/>
          <w:sz w:val="24"/>
          <w:szCs w:val="24"/>
        </w:rPr>
      </w:pPr>
      <w:r>
        <w:rPr>
          <w:rFonts w:cstheme="minorHAnsi"/>
          <w:sz w:val="24"/>
          <w:szCs w:val="24"/>
        </w:rPr>
        <w:t xml:space="preserve">If so, have you sought help through counseling or A.A.? ______________________________ </w:t>
      </w:r>
    </w:p>
    <w:p w14:paraId="4EE730BD" w14:textId="77777777" w:rsidR="001F2A57" w:rsidRPr="006A7F56" w:rsidRDefault="001F2A57" w:rsidP="001F2A57">
      <w:pPr>
        <w:pStyle w:val="ListParagraph"/>
        <w:numPr>
          <w:ilvl w:val="0"/>
          <w:numId w:val="5"/>
        </w:numPr>
        <w:spacing w:after="0"/>
        <w:jc w:val="both"/>
        <w:rPr>
          <w:rFonts w:cstheme="minorHAnsi"/>
          <w:sz w:val="24"/>
          <w:szCs w:val="24"/>
        </w:rPr>
      </w:pPr>
      <w:r>
        <w:rPr>
          <w:rFonts w:cstheme="minorHAnsi"/>
          <w:sz w:val="24"/>
          <w:szCs w:val="24"/>
        </w:rPr>
        <w:t>Has God revealed to you any a</w:t>
      </w:r>
      <w:r w:rsidRPr="006A7F56">
        <w:rPr>
          <w:rFonts w:cstheme="minorHAnsi"/>
          <w:sz w:val="24"/>
          <w:szCs w:val="24"/>
        </w:rPr>
        <w:t xml:space="preserve">ware </w:t>
      </w:r>
      <w:r>
        <w:rPr>
          <w:rFonts w:cstheme="minorHAnsi"/>
          <w:sz w:val="24"/>
          <w:szCs w:val="24"/>
        </w:rPr>
        <w:t>in your life that need</w:t>
      </w:r>
      <w:r w:rsidRPr="006A7F56">
        <w:rPr>
          <w:rFonts w:cstheme="minorHAnsi"/>
          <w:sz w:val="24"/>
          <w:szCs w:val="24"/>
        </w:rPr>
        <w:t xml:space="preserve"> further growth, healing, deliverance or equipping</w:t>
      </w:r>
      <w:r>
        <w:rPr>
          <w:rFonts w:cstheme="minorHAnsi"/>
          <w:sz w:val="24"/>
          <w:szCs w:val="24"/>
        </w:rPr>
        <w:t>? _____________________________________________________</w:t>
      </w:r>
    </w:p>
    <w:p w14:paraId="164598AE" w14:textId="77777777" w:rsidR="001F2A57" w:rsidRDefault="001F2A57" w:rsidP="001F2A57">
      <w:pPr>
        <w:pStyle w:val="ListParagraph"/>
        <w:numPr>
          <w:ilvl w:val="0"/>
          <w:numId w:val="5"/>
        </w:numPr>
        <w:spacing w:after="0"/>
        <w:jc w:val="both"/>
        <w:rPr>
          <w:rFonts w:cstheme="minorHAnsi"/>
          <w:sz w:val="24"/>
          <w:szCs w:val="24"/>
        </w:rPr>
      </w:pPr>
      <w:r>
        <w:rPr>
          <w:rFonts w:cstheme="minorHAnsi"/>
          <w:sz w:val="24"/>
          <w:szCs w:val="24"/>
        </w:rPr>
        <w:t>If so, would you like to address them following from a Biblical perspective? _____________</w:t>
      </w:r>
    </w:p>
    <w:p w14:paraId="06FF12C5" w14:textId="77777777" w:rsidR="001F2A57" w:rsidRDefault="001F2A57" w:rsidP="001F2A57">
      <w:pPr>
        <w:pStyle w:val="ListParagraph"/>
        <w:numPr>
          <w:ilvl w:val="0"/>
          <w:numId w:val="5"/>
        </w:numPr>
        <w:pBdr>
          <w:bottom w:val="single" w:sz="12" w:space="1" w:color="auto"/>
        </w:pBdr>
        <w:jc w:val="both"/>
        <w:rPr>
          <w:sz w:val="24"/>
          <w:szCs w:val="24"/>
        </w:rPr>
      </w:pPr>
      <w:r w:rsidRPr="002756CD">
        <w:rPr>
          <w:sz w:val="24"/>
          <w:szCs w:val="24"/>
        </w:rPr>
        <w:t>Do you think some of o</w:t>
      </w:r>
      <w:r>
        <w:rPr>
          <w:sz w:val="24"/>
          <w:szCs w:val="24"/>
        </w:rPr>
        <w:t>ur insecurities come from an un</w:t>
      </w:r>
      <w:r w:rsidRPr="002756CD">
        <w:rPr>
          <w:sz w:val="24"/>
          <w:szCs w:val="24"/>
        </w:rPr>
        <w:t>healthy fear that God will treat us as our sins deserve, or perhaps that God cannot truly love us because of what we have done?</w:t>
      </w:r>
    </w:p>
    <w:p w14:paraId="027FD4F4" w14:textId="77777777" w:rsidR="001F2A57" w:rsidRDefault="001F2A57" w:rsidP="001F2A57">
      <w:pPr>
        <w:pBdr>
          <w:bottom w:val="single" w:sz="12" w:space="1" w:color="auto"/>
        </w:pBdr>
        <w:jc w:val="both"/>
        <w:rPr>
          <w:sz w:val="24"/>
          <w:szCs w:val="24"/>
        </w:rPr>
      </w:pPr>
    </w:p>
    <w:p w14:paraId="7D194FC1" w14:textId="77777777" w:rsidR="001F2A57" w:rsidRPr="00E51469" w:rsidRDefault="001F2A57" w:rsidP="001F2A57">
      <w:pPr>
        <w:pStyle w:val="ListParagraph"/>
        <w:numPr>
          <w:ilvl w:val="0"/>
          <w:numId w:val="5"/>
        </w:numPr>
        <w:spacing w:after="0"/>
        <w:jc w:val="both"/>
        <w:rPr>
          <w:rFonts w:cstheme="minorHAnsi"/>
          <w:sz w:val="24"/>
          <w:szCs w:val="24"/>
        </w:rPr>
      </w:pPr>
      <w:r>
        <w:rPr>
          <w:rFonts w:cstheme="minorHAnsi"/>
          <w:sz w:val="24"/>
          <w:szCs w:val="24"/>
        </w:rPr>
        <w:t>How</w:t>
      </w:r>
      <w:r w:rsidRPr="00E51469">
        <w:rPr>
          <w:rFonts w:cstheme="minorHAnsi"/>
          <w:sz w:val="24"/>
          <w:szCs w:val="24"/>
        </w:rPr>
        <w:t xml:space="preserve"> confident </w:t>
      </w:r>
      <w:r>
        <w:rPr>
          <w:rFonts w:cstheme="minorHAnsi"/>
          <w:sz w:val="24"/>
          <w:szCs w:val="24"/>
        </w:rPr>
        <w:t>are you in the love of God?</w:t>
      </w:r>
      <w:r w:rsidRPr="00E51469">
        <w:rPr>
          <w:rFonts w:cstheme="minorHAnsi"/>
          <w:sz w:val="24"/>
          <w:szCs w:val="24"/>
        </w:rPr>
        <w:t xml:space="preserve"> </w:t>
      </w:r>
      <w:r>
        <w:rPr>
          <w:rFonts w:cstheme="minorHAnsi"/>
          <w:sz w:val="24"/>
          <w:szCs w:val="24"/>
        </w:rPr>
        <w:t>Do you feel like you must</w:t>
      </w:r>
      <w:r w:rsidRPr="00E51469">
        <w:rPr>
          <w:rFonts w:cstheme="minorHAnsi"/>
          <w:sz w:val="24"/>
          <w:szCs w:val="24"/>
        </w:rPr>
        <w:t xml:space="preserve"> perform or strive to earn </w:t>
      </w:r>
      <w:r>
        <w:rPr>
          <w:rFonts w:cstheme="minorHAnsi"/>
          <w:sz w:val="24"/>
          <w:szCs w:val="24"/>
        </w:rPr>
        <w:t>His love? ______________________________________________________________</w:t>
      </w:r>
    </w:p>
    <w:p w14:paraId="4F15AB61" w14:textId="77777777" w:rsidR="001F2A57" w:rsidRDefault="001F2A57" w:rsidP="001F2A57">
      <w:pPr>
        <w:pStyle w:val="ListParagraph"/>
        <w:numPr>
          <w:ilvl w:val="0"/>
          <w:numId w:val="5"/>
        </w:numPr>
        <w:jc w:val="both"/>
        <w:rPr>
          <w:sz w:val="24"/>
          <w:szCs w:val="24"/>
        </w:rPr>
      </w:pPr>
      <w:r w:rsidRPr="00010751">
        <w:rPr>
          <w:sz w:val="24"/>
          <w:szCs w:val="24"/>
        </w:rPr>
        <w:t>Read: Psalms 103:1-14. In verse 4, the Psalmist describes deliverance from the pit</w:t>
      </w:r>
      <w:r>
        <w:rPr>
          <w:sz w:val="24"/>
          <w:szCs w:val="24"/>
        </w:rPr>
        <w:t xml:space="preserve">. </w:t>
      </w:r>
      <w:r w:rsidRPr="00010751">
        <w:rPr>
          <w:sz w:val="24"/>
          <w:szCs w:val="24"/>
        </w:rPr>
        <w:t xml:space="preserve">Can you describe a “pit” that </w:t>
      </w:r>
      <w:r>
        <w:rPr>
          <w:sz w:val="24"/>
          <w:szCs w:val="24"/>
        </w:rPr>
        <w:t>he Lord has delivered from</w:t>
      </w:r>
      <w:r w:rsidRPr="00010751">
        <w:rPr>
          <w:sz w:val="24"/>
          <w:szCs w:val="24"/>
        </w:rPr>
        <w:t>?</w:t>
      </w:r>
      <w:r>
        <w:rPr>
          <w:sz w:val="24"/>
          <w:szCs w:val="24"/>
        </w:rPr>
        <w:t xml:space="preserve"> __________________________________</w:t>
      </w:r>
    </w:p>
    <w:p w14:paraId="0D5C9A5C" w14:textId="77777777" w:rsidR="001F2A57" w:rsidRPr="00010751" w:rsidRDefault="001F2A57" w:rsidP="001F2A57">
      <w:pPr>
        <w:pStyle w:val="ListParagraph"/>
        <w:ind w:left="450"/>
        <w:jc w:val="both"/>
        <w:rPr>
          <w:sz w:val="24"/>
          <w:szCs w:val="24"/>
        </w:rPr>
      </w:pPr>
      <w:r>
        <w:rPr>
          <w:sz w:val="24"/>
          <w:szCs w:val="24"/>
        </w:rPr>
        <w:t>__________________________________________________________________________</w:t>
      </w:r>
    </w:p>
    <w:p w14:paraId="349A6109" w14:textId="77777777" w:rsidR="001F2A57" w:rsidRDefault="001F2A57" w:rsidP="001F2A57">
      <w:pPr>
        <w:pStyle w:val="ListParagraph"/>
        <w:numPr>
          <w:ilvl w:val="0"/>
          <w:numId w:val="5"/>
        </w:numPr>
        <w:rPr>
          <w:sz w:val="24"/>
          <w:szCs w:val="24"/>
        </w:rPr>
      </w:pPr>
      <w:r w:rsidRPr="00625C68">
        <w:rPr>
          <w:sz w:val="24"/>
          <w:szCs w:val="24"/>
        </w:rPr>
        <w:t>If you are in Christ, these words apply to you. (Romans 8:1; John 3:16-18)</w:t>
      </w:r>
      <w:r>
        <w:rPr>
          <w:sz w:val="24"/>
          <w:szCs w:val="24"/>
        </w:rPr>
        <w:t xml:space="preserve"> </w:t>
      </w:r>
      <w:r w:rsidRPr="00625C68">
        <w:rPr>
          <w:sz w:val="24"/>
          <w:szCs w:val="24"/>
        </w:rPr>
        <w:t>Fill in the blank: “There is now no condemnation for those who are ___</w:t>
      </w:r>
      <w:r>
        <w:rPr>
          <w:sz w:val="24"/>
          <w:szCs w:val="24"/>
        </w:rPr>
        <w:t>_______________</w:t>
      </w:r>
      <w:r w:rsidRPr="00625C68">
        <w:rPr>
          <w:sz w:val="24"/>
          <w:szCs w:val="24"/>
        </w:rPr>
        <w:t xml:space="preserve">    ___________.” </w:t>
      </w:r>
    </w:p>
    <w:p w14:paraId="21897727" w14:textId="77777777" w:rsidR="001F2A57" w:rsidRDefault="001F2A57" w:rsidP="001F2A57">
      <w:pPr>
        <w:pStyle w:val="ListParagraph"/>
        <w:ind w:left="450"/>
        <w:rPr>
          <w:sz w:val="24"/>
        </w:rPr>
      </w:pPr>
    </w:p>
    <w:p w14:paraId="31ACE7B0" w14:textId="77777777" w:rsidR="001F2A57" w:rsidRDefault="001F2A57" w:rsidP="001F2A57">
      <w:pPr>
        <w:spacing w:after="160" w:line="259" w:lineRule="auto"/>
        <w:rPr>
          <w:b/>
          <w:bCs/>
          <w:sz w:val="28"/>
          <w:szCs w:val="28"/>
        </w:rPr>
      </w:pPr>
      <w:r>
        <w:rPr>
          <w:b/>
          <w:bCs/>
          <w:sz w:val="28"/>
          <w:szCs w:val="28"/>
        </w:rPr>
        <w:br w:type="page"/>
      </w:r>
    </w:p>
    <w:p w14:paraId="51412094" w14:textId="77777777" w:rsidR="001F2A57" w:rsidRDefault="001F2A57" w:rsidP="001F2A57">
      <w:pPr>
        <w:pStyle w:val="ListParagraph"/>
        <w:ind w:left="0"/>
        <w:jc w:val="center"/>
        <w:outlineLvl w:val="1"/>
        <w:rPr>
          <w:b/>
          <w:bCs/>
          <w:sz w:val="28"/>
          <w:szCs w:val="28"/>
        </w:rPr>
      </w:pPr>
      <w:bookmarkStart w:id="42" w:name="_Toc443817431"/>
      <w:r w:rsidRPr="5897EC05">
        <w:rPr>
          <w:b/>
          <w:bCs/>
          <w:sz w:val="28"/>
          <w:szCs w:val="28"/>
        </w:rPr>
        <w:t>Think On These Things</w:t>
      </w:r>
      <w:bookmarkEnd w:id="42"/>
    </w:p>
    <w:p w14:paraId="4A8BBF35" w14:textId="77777777" w:rsidR="001F2A57" w:rsidRDefault="001F2A57" w:rsidP="001F2A5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6E332E3E" w14:textId="77777777" w:rsidR="001F2A57" w:rsidRDefault="001F2A57" w:rsidP="001F2A57">
      <w:pPr>
        <w:ind w:left="540"/>
        <w:jc w:val="both"/>
        <w:rPr>
          <w:sz w:val="24"/>
          <w:szCs w:val="24"/>
        </w:rPr>
      </w:pPr>
    </w:p>
    <w:p w14:paraId="3C81E022" w14:textId="77777777" w:rsidR="001F2A57" w:rsidRPr="00A46155" w:rsidRDefault="001F2A57" w:rsidP="001F2A57">
      <w:pPr>
        <w:pStyle w:val="Heading2"/>
        <w:rPr>
          <w:rFonts w:cstheme="minorHAnsi"/>
        </w:rPr>
      </w:pPr>
      <w:bookmarkStart w:id="43" w:name="_Toc443817432"/>
      <w:r>
        <w:t>Memory Verses</w:t>
      </w:r>
      <w:bookmarkEnd w:id="43"/>
    </w:p>
    <w:p w14:paraId="5D80497F" w14:textId="77777777" w:rsidR="001F2A57" w:rsidRPr="00E70EB2" w:rsidRDefault="001F2A57" w:rsidP="001F2A57">
      <w:pPr>
        <w:jc w:val="center"/>
        <w:rPr>
          <w:rFonts w:asciiTheme="minorHAnsi" w:hAnsiTheme="minorHAnsi" w:cstheme="minorHAnsi"/>
          <w:b/>
          <w:i/>
          <w:sz w:val="24"/>
        </w:rPr>
      </w:pPr>
      <w:r w:rsidRPr="5897EC05">
        <w:rPr>
          <w:rFonts w:asciiTheme="minorHAnsi" w:eastAsiaTheme="minorEastAsia" w:hAnsiTheme="minorHAnsi" w:cstheme="minorBidi"/>
          <w:b/>
          <w:bCs/>
          <w:i/>
          <w:iCs/>
          <w:sz w:val="24"/>
          <w:szCs w:val="24"/>
        </w:rPr>
        <w:t>1 Corinthians 6:9-11 (ESV)</w:t>
      </w:r>
    </w:p>
    <w:p w14:paraId="1D90827A" w14:textId="77777777" w:rsidR="001F2A57" w:rsidRDefault="001F2A57" w:rsidP="001F2A57">
      <w:pPr>
        <w:pStyle w:val="regular"/>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Or do you not know that the unrighteous will not inherit the kingdom of God? Do not be deceived: neither the sexually immoral, nor idolaters, nor adulterers, nor men who practice homosexuality, nor thieves, nor the greedy, nor drunkards, nor revilers, nor swindlers will inherit the kingdom of God. And such were some of you. But you were washed, you were sanctified, you were justified in the name of the Lord Jesus Christ and by the Spirit of our God.</w:t>
      </w:r>
    </w:p>
    <w:p w14:paraId="4BEA4707" w14:textId="77777777" w:rsidR="001F2A57" w:rsidRDefault="001F2A57" w:rsidP="001F2A57">
      <w:pPr>
        <w:pStyle w:val="regular"/>
        <w:jc w:val="center"/>
        <w:rPr>
          <w:rFonts w:asciiTheme="minorHAnsi" w:hAnsiTheme="minorHAnsi" w:cstheme="minorHAnsi"/>
          <w:b/>
          <w:i/>
        </w:rPr>
      </w:pPr>
    </w:p>
    <w:p w14:paraId="75B3C709" w14:textId="77777777" w:rsidR="001F2A57" w:rsidRDefault="001F2A57" w:rsidP="001F2A57">
      <w:pPr>
        <w:pStyle w:val="regular"/>
        <w:jc w:val="center"/>
        <w:rPr>
          <w:rFonts w:asciiTheme="minorHAnsi" w:hAnsiTheme="minorHAnsi" w:cstheme="minorHAnsi"/>
          <w:b/>
          <w:i/>
        </w:rPr>
      </w:pPr>
    </w:p>
    <w:p w14:paraId="0CE788E7" w14:textId="77777777" w:rsidR="001F2A57" w:rsidRDefault="001F2A57" w:rsidP="001F2A57">
      <w:pPr>
        <w:pStyle w:val="regular"/>
        <w:jc w:val="center"/>
        <w:rPr>
          <w:rFonts w:asciiTheme="minorHAnsi" w:hAnsiTheme="minorHAnsi" w:cstheme="minorHAnsi"/>
          <w:b/>
          <w:i/>
        </w:rPr>
      </w:pPr>
    </w:p>
    <w:p w14:paraId="297BB74C" w14:textId="77777777" w:rsidR="001F2A57" w:rsidRDefault="001F2A57" w:rsidP="001F2A57">
      <w:pPr>
        <w:pStyle w:val="regular"/>
        <w:jc w:val="center"/>
        <w:rPr>
          <w:rFonts w:asciiTheme="minorHAnsi" w:hAnsiTheme="minorHAnsi" w:cstheme="minorHAnsi"/>
          <w:b/>
          <w:i/>
        </w:rPr>
      </w:pPr>
    </w:p>
    <w:p w14:paraId="0A33ACFD" w14:textId="77777777" w:rsidR="001F2A57" w:rsidRDefault="001F2A57" w:rsidP="001F2A57">
      <w:pPr>
        <w:pStyle w:val="regular"/>
        <w:jc w:val="center"/>
        <w:rPr>
          <w:rFonts w:asciiTheme="minorHAnsi" w:hAnsiTheme="minorHAnsi" w:cstheme="minorHAnsi"/>
          <w:b/>
          <w:i/>
        </w:rPr>
      </w:pPr>
    </w:p>
    <w:p w14:paraId="7B80193C" w14:textId="77777777" w:rsidR="001F2A57" w:rsidRDefault="001F2A57" w:rsidP="001F2A57">
      <w:pPr>
        <w:pStyle w:val="regular"/>
        <w:jc w:val="center"/>
        <w:rPr>
          <w:rFonts w:asciiTheme="minorHAnsi" w:hAnsiTheme="minorHAnsi" w:cstheme="minorHAnsi"/>
          <w:b/>
          <w:i/>
        </w:rPr>
      </w:pPr>
    </w:p>
    <w:p w14:paraId="7C54FCE4" w14:textId="77777777" w:rsidR="001F2A57" w:rsidRDefault="001F2A57" w:rsidP="001F2A57">
      <w:pPr>
        <w:pStyle w:val="regular"/>
        <w:jc w:val="center"/>
        <w:rPr>
          <w:rFonts w:asciiTheme="minorHAnsi" w:hAnsiTheme="minorHAnsi" w:cstheme="minorHAnsi"/>
          <w:b/>
          <w:i/>
        </w:rPr>
      </w:pPr>
    </w:p>
    <w:p w14:paraId="6376BED2" w14:textId="77777777" w:rsidR="001F2A57" w:rsidRDefault="001F2A57" w:rsidP="001F2A57">
      <w:pPr>
        <w:pStyle w:val="regular"/>
        <w:jc w:val="center"/>
        <w:rPr>
          <w:rFonts w:asciiTheme="minorHAnsi" w:hAnsiTheme="minorHAnsi" w:cstheme="minorHAnsi"/>
          <w:b/>
          <w:i/>
        </w:rPr>
      </w:pPr>
    </w:p>
    <w:p w14:paraId="5D837234" w14:textId="77777777" w:rsidR="001F2A57" w:rsidRDefault="001F2A57" w:rsidP="001F2A57">
      <w:pPr>
        <w:pStyle w:val="regular"/>
        <w:jc w:val="center"/>
        <w:rPr>
          <w:rFonts w:asciiTheme="minorHAnsi" w:hAnsiTheme="minorHAnsi" w:cstheme="minorHAnsi"/>
          <w:b/>
          <w:i/>
        </w:rPr>
      </w:pPr>
    </w:p>
    <w:p w14:paraId="16C10EA8" w14:textId="77777777" w:rsidR="001F2A57" w:rsidRDefault="001F2A57" w:rsidP="001F2A57">
      <w:pPr>
        <w:pStyle w:val="regular"/>
        <w:jc w:val="center"/>
        <w:rPr>
          <w:rFonts w:asciiTheme="minorHAnsi" w:hAnsiTheme="minorHAnsi" w:cstheme="minorHAnsi"/>
          <w:b/>
          <w:i/>
        </w:rPr>
      </w:pPr>
    </w:p>
    <w:p w14:paraId="075C0DBD" w14:textId="77777777" w:rsidR="001F2A57" w:rsidRDefault="001F2A57" w:rsidP="001F2A57">
      <w:pPr>
        <w:pStyle w:val="regular"/>
        <w:jc w:val="center"/>
        <w:rPr>
          <w:rFonts w:asciiTheme="minorHAnsi" w:hAnsiTheme="minorHAnsi" w:cstheme="minorHAnsi"/>
          <w:b/>
          <w:i/>
        </w:rPr>
      </w:pPr>
    </w:p>
    <w:p w14:paraId="7187C2CE" w14:textId="77777777" w:rsidR="001F2A57" w:rsidRDefault="001F2A57" w:rsidP="001F2A57">
      <w:pPr>
        <w:pStyle w:val="regular"/>
        <w:jc w:val="center"/>
        <w:rPr>
          <w:rFonts w:asciiTheme="minorHAnsi" w:hAnsiTheme="minorHAnsi" w:cstheme="minorHAnsi"/>
          <w:b/>
          <w:i/>
        </w:rPr>
      </w:pPr>
    </w:p>
    <w:p w14:paraId="00494D0E" w14:textId="77777777" w:rsidR="001F2A57" w:rsidRDefault="001F2A57" w:rsidP="001F2A57">
      <w:pPr>
        <w:pStyle w:val="regular"/>
        <w:jc w:val="center"/>
        <w:rPr>
          <w:rFonts w:asciiTheme="minorHAnsi" w:hAnsiTheme="minorHAnsi" w:cstheme="minorHAnsi"/>
          <w:b/>
          <w:i/>
        </w:rPr>
      </w:pPr>
    </w:p>
    <w:p w14:paraId="171DBB13" w14:textId="77777777" w:rsidR="001F2A57" w:rsidRDefault="001F2A57" w:rsidP="001F2A57">
      <w:pPr>
        <w:pStyle w:val="regular"/>
        <w:jc w:val="center"/>
        <w:rPr>
          <w:rFonts w:asciiTheme="minorHAnsi" w:hAnsiTheme="minorHAnsi" w:cstheme="minorHAnsi"/>
          <w:b/>
          <w:i/>
        </w:rPr>
      </w:pPr>
    </w:p>
    <w:p w14:paraId="18847058" w14:textId="3B134D43" w:rsidR="001F2A57" w:rsidRDefault="001F2A57" w:rsidP="001F2A57">
      <w:pPr>
        <w:ind w:left="360"/>
        <w:jc w:val="center"/>
        <w:rPr>
          <w:b/>
          <w:sz w:val="40"/>
          <w:szCs w:val="40"/>
        </w:rPr>
      </w:pPr>
    </w:p>
    <w:p w14:paraId="729A88CC" w14:textId="77777777" w:rsidR="00BD269D" w:rsidRPr="009A7DA5" w:rsidRDefault="00BD269D" w:rsidP="00BD269D">
      <w:pPr>
        <w:jc w:val="center"/>
        <w:rPr>
          <w:b/>
          <w:sz w:val="32"/>
          <w:szCs w:val="32"/>
        </w:rPr>
      </w:pPr>
      <w:r w:rsidRPr="009A7DA5">
        <w:rPr>
          <w:b/>
          <w:bCs/>
          <w:sz w:val="32"/>
          <w:szCs w:val="32"/>
        </w:rPr>
        <w:t>Chapter # 11</w:t>
      </w:r>
    </w:p>
    <w:p w14:paraId="2D7EFC30" w14:textId="77777777" w:rsidR="00BD269D" w:rsidRDefault="00BD269D" w:rsidP="00BD269D">
      <w:pPr>
        <w:pStyle w:val="Heading1"/>
      </w:pPr>
      <w:bookmarkStart w:id="44" w:name="_Toc443817433"/>
      <w:r w:rsidRPr="5897EC05">
        <w:t>Redeemed by Love</w:t>
      </w:r>
      <w:bookmarkEnd w:id="44"/>
    </w:p>
    <w:p w14:paraId="7B9D7D7F" w14:textId="77777777" w:rsidR="00BD269D" w:rsidRPr="009A7DA5" w:rsidRDefault="00BD269D" w:rsidP="00BD269D">
      <w:pPr>
        <w:jc w:val="center"/>
      </w:pPr>
      <w:r>
        <w:rPr>
          <w:rFonts w:asciiTheme="minorHAnsi" w:hAnsiTheme="minorHAnsi" w:cs="Vijaya"/>
          <w:bCs/>
          <w:iCs/>
          <w:noProof/>
          <w:color w:val="C00000"/>
          <w:sz w:val="24"/>
          <w:szCs w:val="24"/>
        </w:rPr>
        <w:drawing>
          <wp:inline distT="0" distB="0" distL="0" distR="0" wp14:anchorId="6CE57E74" wp14:editId="3B3106C7">
            <wp:extent cx="818161" cy="3048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3E47CF3" w14:textId="77777777" w:rsidR="00BD269D" w:rsidRPr="00E56D67" w:rsidRDefault="00BD269D" w:rsidP="00BD269D">
      <w:pPr>
        <w:jc w:val="center"/>
        <w:rPr>
          <w:b/>
          <w:sz w:val="28"/>
          <w:szCs w:val="28"/>
        </w:rPr>
      </w:pPr>
      <w:r w:rsidRPr="00E56D67">
        <w:rPr>
          <w:b/>
          <w:bCs/>
          <w:sz w:val="28"/>
          <w:szCs w:val="28"/>
        </w:rPr>
        <w:t>Key Passage</w:t>
      </w:r>
    </w:p>
    <w:p w14:paraId="4F9A7462" w14:textId="77777777" w:rsidR="00BD269D" w:rsidRDefault="00BD269D" w:rsidP="00BD269D">
      <w:pPr>
        <w:jc w:val="center"/>
        <w:rPr>
          <w:b/>
          <w:i/>
          <w:sz w:val="24"/>
          <w:szCs w:val="24"/>
        </w:rPr>
      </w:pPr>
      <w:r w:rsidRPr="5897EC05">
        <w:rPr>
          <w:b/>
          <w:bCs/>
          <w:i/>
          <w:iCs/>
          <w:sz w:val="24"/>
          <w:szCs w:val="24"/>
        </w:rPr>
        <w:t>Ephesians 1:7 (NIV)</w:t>
      </w:r>
    </w:p>
    <w:p w14:paraId="736FA1F9" w14:textId="77777777" w:rsidR="00BD269D" w:rsidRDefault="00BD269D" w:rsidP="00BD269D">
      <w:pPr>
        <w:jc w:val="center"/>
        <w:rPr>
          <w:b/>
          <w:i/>
          <w:sz w:val="24"/>
          <w:szCs w:val="24"/>
        </w:rPr>
      </w:pPr>
      <w:r w:rsidRPr="5897EC05">
        <w:rPr>
          <w:b/>
          <w:bCs/>
          <w:i/>
          <w:iCs/>
          <w:sz w:val="24"/>
          <w:szCs w:val="24"/>
        </w:rPr>
        <w:t>In him we have redemption through his blood, the forgiveness of sins, in accordance with the riches of God’s grace.</w:t>
      </w:r>
    </w:p>
    <w:p w14:paraId="1CA5CD83" w14:textId="77777777" w:rsidR="00BD269D" w:rsidRDefault="00BD269D" w:rsidP="00BD269D">
      <w:pPr>
        <w:jc w:val="center"/>
        <w:rPr>
          <w:b/>
          <w:bCs/>
          <w:sz w:val="28"/>
          <w:szCs w:val="28"/>
        </w:rPr>
      </w:pPr>
      <w:r w:rsidRPr="5897EC05">
        <w:rPr>
          <w:b/>
          <w:bCs/>
          <w:sz w:val="28"/>
          <w:szCs w:val="28"/>
        </w:rPr>
        <w:t>Introduction</w:t>
      </w:r>
    </w:p>
    <w:p w14:paraId="1FC9DE67" w14:textId="77777777" w:rsidR="00BD269D" w:rsidRDefault="00BD269D" w:rsidP="00BD269D">
      <w:pPr>
        <w:ind w:firstLine="720"/>
        <w:jc w:val="both"/>
        <w:rPr>
          <w:sz w:val="24"/>
          <w:szCs w:val="24"/>
        </w:rPr>
      </w:pPr>
      <w:r w:rsidRPr="5897EC05">
        <w:rPr>
          <w:sz w:val="24"/>
          <w:szCs w:val="24"/>
        </w:rPr>
        <w:t xml:space="preserve">Chances are, the word redemption is not a word you are familiar with. </w:t>
      </w:r>
      <w:r>
        <w:rPr>
          <w:sz w:val="24"/>
          <w:szCs w:val="24"/>
        </w:rPr>
        <w:t>For those of us who live in suburban America, t</w:t>
      </w:r>
      <w:r w:rsidRPr="5897EC05">
        <w:rPr>
          <w:sz w:val="24"/>
          <w:szCs w:val="24"/>
        </w:rPr>
        <w:t xml:space="preserve">he only </w:t>
      </w:r>
      <w:r>
        <w:rPr>
          <w:sz w:val="24"/>
          <w:szCs w:val="24"/>
        </w:rPr>
        <w:t>time we are likely to use that word is when we “</w:t>
      </w:r>
      <w:r w:rsidRPr="5897EC05">
        <w:rPr>
          <w:sz w:val="24"/>
          <w:szCs w:val="24"/>
        </w:rPr>
        <w:t>redeem a coupon.” In case you don’t know what that means, it’s a piece of paper that is used to get a discounted price on an item.  However</w:t>
      </w:r>
      <w:r>
        <w:rPr>
          <w:sz w:val="24"/>
          <w:szCs w:val="24"/>
        </w:rPr>
        <w:t>,</w:t>
      </w:r>
      <w:r w:rsidRPr="5897EC05">
        <w:rPr>
          <w:sz w:val="24"/>
          <w:szCs w:val="24"/>
        </w:rPr>
        <w:t xml:space="preserve"> for the </w:t>
      </w:r>
      <w:r>
        <w:rPr>
          <w:sz w:val="24"/>
          <w:szCs w:val="24"/>
        </w:rPr>
        <w:t xml:space="preserve">saints at </w:t>
      </w:r>
      <w:r w:rsidRPr="5897EC05">
        <w:rPr>
          <w:sz w:val="24"/>
          <w:szCs w:val="24"/>
        </w:rPr>
        <w:t>Ephes</w:t>
      </w:r>
      <w:r>
        <w:rPr>
          <w:sz w:val="24"/>
          <w:szCs w:val="24"/>
        </w:rPr>
        <w:t>us</w:t>
      </w:r>
      <w:r w:rsidRPr="5897EC05">
        <w:rPr>
          <w:sz w:val="24"/>
          <w:szCs w:val="24"/>
        </w:rPr>
        <w:t xml:space="preserve">, </w:t>
      </w:r>
      <w:r>
        <w:rPr>
          <w:sz w:val="24"/>
          <w:szCs w:val="24"/>
        </w:rPr>
        <w:t xml:space="preserve">the word redemption </w:t>
      </w:r>
      <w:r w:rsidRPr="5897EC05">
        <w:rPr>
          <w:sz w:val="24"/>
          <w:szCs w:val="24"/>
        </w:rPr>
        <w:t>had great significance. The following commentary on Ephesians 1:7 f</w:t>
      </w:r>
      <w:r>
        <w:rPr>
          <w:sz w:val="24"/>
          <w:szCs w:val="24"/>
        </w:rPr>
        <w:t>rom</w:t>
      </w:r>
      <w:r w:rsidRPr="5897EC05">
        <w:rPr>
          <w:sz w:val="24"/>
          <w:szCs w:val="24"/>
        </w:rPr>
        <w:t xml:space="preserve"> the </w:t>
      </w:r>
      <w:r>
        <w:rPr>
          <w:sz w:val="24"/>
          <w:szCs w:val="24"/>
        </w:rPr>
        <w:t>(</w:t>
      </w:r>
      <w:r w:rsidRPr="5897EC05">
        <w:rPr>
          <w:sz w:val="24"/>
          <w:szCs w:val="24"/>
        </w:rPr>
        <w:t>N</w:t>
      </w:r>
      <w:r>
        <w:rPr>
          <w:sz w:val="24"/>
          <w:szCs w:val="24"/>
        </w:rPr>
        <w:t>.I.V.) St</w:t>
      </w:r>
      <w:r w:rsidRPr="5897EC05">
        <w:rPr>
          <w:sz w:val="24"/>
          <w:szCs w:val="24"/>
        </w:rPr>
        <w:t>udy Bible</w:t>
      </w:r>
      <w:r>
        <w:rPr>
          <w:sz w:val="24"/>
          <w:szCs w:val="24"/>
        </w:rPr>
        <w:t>, sheds light on the customs in Ephesus</w:t>
      </w:r>
      <w:r w:rsidRPr="5897EC05">
        <w:rPr>
          <w:sz w:val="24"/>
          <w:szCs w:val="24"/>
        </w:rPr>
        <w:t>.</w:t>
      </w:r>
      <w:r>
        <w:rPr>
          <w:sz w:val="24"/>
          <w:szCs w:val="24"/>
        </w:rPr>
        <w:t xml:space="preserve"> (1 Timothy 6)</w:t>
      </w:r>
    </w:p>
    <w:p w14:paraId="1E65D7A8" w14:textId="77777777" w:rsidR="00BD269D" w:rsidRPr="006B126A" w:rsidRDefault="00BD269D" w:rsidP="00BD269D">
      <w:pPr>
        <w:ind w:left="720" w:right="720"/>
        <w:jc w:val="both"/>
        <w:rPr>
          <w:i/>
          <w:sz w:val="24"/>
          <w:szCs w:val="24"/>
        </w:rPr>
      </w:pPr>
      <w:r w:rsidRPr="5897EC05">
        <w:rPr>
          <w:i/>
          <w:iCs/>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440F1163" w14:textId="77777777" w:rsidR="00BD269D" w:rsidRDefault="00BD269D" w:rsidP="00BD269D">
      <w:pPr>
        <w:ind w:firstLine="720"/>
        <w:jc w:val="both"/>
        <w:rPr>
          <w:sz w:val="24"/>
          <w:szCs w:val="24"/>
        </w:rPr>
      </w:pPr>
      <w:r w:rsidRPr="00E66D6E">
        <w:rPr>
          <w:sz w:val="24"/>
          <w:szCs w:val="24"/>
        </w:rPr>
        <w:t xml:space="preserve">One of the best novels I have ever read that paints a portrait of redemption is </w:t>
      </w:r>
      <w:r w:rsidRPr="00E66D6E">
        <w:rPr>
          <w:sz w:val="24"/>
          <w:szCs w:val="24"/>
          <w:u w:val="single"/>
        </w:rPr>
        <w:t>Redeeming Love</w:t>
      </w:r>
      <w:r w:rsidRPr="00E66D6E">
        <w:rPr>
          <w:sz w:val="24"/>
          <w:szCs w:val="24"/>
        </w:rPr>
        <w:t xml:space="preserve"> by Francine Rivers. She was a very successful author of romance novels when she met the love of her life – the Lord Jesus. Like so many of us, she too had called herself a Christian </w:t>
      </w:r>
      <w:r w:rsidRPr="00E66D6E">
        <w:rPr>
          <w:iCs/>
          <w:sz w:val="24"/>
          <w:szCs w:val="24"/>
        </w:rPr>
        <w:t>before she was truly born–again</w:t>
      </w:r>
      <w:r w:rsidRPr="00E66D6E">
        <w:rPr>
          <w:sz w:val="24"/>
          <w:szCs w:val="24"/>
        </w:rPr>
        <w:t xml:space="preserve">. </w:t>
      </w:r>
      <w:r>
        <w:rPr>
          <w:sz w:val="24"/>
          <w:szCs w:val="24"/>
        </w:rPr>
        <w:t>You can read her</w:t>
      </w:r>
      <w:r w:rsidRPr="00E66D6E">
        <w:rPr>
          <w:sz w:val="24"/>
          <w:szCs w:val="24"/>
        </w:rPr>
        <w:t xml:space="preserve"> testimony recorded in the back cover of </w:t>
      </w:r>
      <w:r>
        <w:rPr>
          <w:sz w:val="24"/>
          <w:szCs w:val="24"/>
        </w:rPr>
        <w:t>this novel. A</w:t>
      </w:r>
      <w:r w:rsidRPr="00E66D6E">
        <w:rPr>
          <w:sz w:val="24"/>
          <w:szCs w:val="24"/>
        </w:rPr>
        <w:t xml:space="preserve"> masterful allegory </w:t>
      </w:r>
      <w:r>
        <w:rPr>
          <w:sz w:val="24"/>
          <w:szCs w:val="24"/>
        </w:rPr>
        <w:t>on</w:t>
      </w:r>
      <w:r w:rsidRPr="00E66D6E">
        <w:rPr>
          <w:sz w:val="24"/>
          <w:szCs w:val="24"/>
        </w:rPr>
        <w:t xml:space="preserve"> the book of Hosea</w:t>
      </w:r>
      <w:r>
        <w:rPr>
          <w:sz w:val="24"/>
          <w:szCs w:val="24"/>
        </w:rPr>
        <w:t>,</w:t>
      </w:r>
      <w:r w:rsidRPr="00E66D6E">
        <w:rPr>
          <w:sz w:val="24"/>
          <w:szCs w:val="24"/>
        </w:rPr>
        <w:t xml:space="preserve"> the story beautifully portrays the amazing grace of God towards His lost sinful humanity. The hero</w:t>
      </w:r>
      <w:r>
        <w:rPr>
          <w:sz w:val="24"/>
          <w:szCs w:val="24"/>
        </w:rPr>
        <w:t xml:space="preserve"> is</w:t>
      </w:r>
      <w:r w:rsidRPr="00E66D6E">
        <w:rPr>
          <w:sz w:val="24"/>
          <w:szCs w:val="24"/>
        </w:rPr>
        <w:t xml:space="preserve"> a mirror image of the Lord Jesus</w:t>
      </w:r>
      <w:r>
        <w:rPr>
          <w:sz w:val="24"/>
          <w:szCs w:val="24"/>
        </w:rPr>
        <w:t xml:space="preserve">. He </w:t>
      </w:r>
      <w:r w:rsidRPr="00E66D6E">
        <w:rPr>
          <w:sz w:val="24"/>
          <w:szCs w:val="24"/>
        </w:rPr>
        <w:t>passionately loves a bride who runs away from Him into the abusive arms of one man after another. Her lovers use, abuse and abandon her.  Yet, even after she is sold into slavery to sin</w:t>
      </w:r>
      <w:r>
        <w:rPr>
          <w:sz w:val="24"/>
          <w:szCs w:val="24"/>
        </w:rPr>
        <w:t xml:space="preserve">, he </w:t>
      </w:r>
      <w:r w:rsidRPr="00E66D6E">
        <w:rPr>
          <w:sz w:val="24"/>
          <w:szCs w:val="24"/>
        </w:rPr>
        <w:t>woos her, pursues her and ultimately gives up everything to buy her for Himself. While Rivers</w:t>
      </w:r>
      <w:r>
        <w:rPr>
          <w:sz w:val="24"/>
          <w:szCs w:val="24"/>
        </w:rPr>
        <w:t>’</w:t>
      </w:r>
      <w:r w:rsidRPr="00E66D6E">
        <w:rPr>
          <w:sz w:val="24"/>
          <w:szCs w:val="24"/>
        </w:rPr>
        <w:t xml:space="preserve"> story is fiction, God’s story is not. And it’s His story that gives us eternal hope for our future, regardless of our past. In fact, the underl</w:t>
      </w:r>
      <w:r>
        <w:rPr>
          <w:sz w:val="24"/>
          <w:szCs w:val="24"/>
        </w:rPr>
        <w:t>y</w:t>
      </w:r>
      <w:r w:rsidRPr="00E66D6E">
        <w:rPr>
          <w:sz w:val="24"/>
          <w:szCs w:val="24"/>
        </w:rPr>
        <w:t xml:space="preserve">ing theme of the Bible is God’s redeeming Love. Eugenia Price said it best, “In the deepest heart of everyone, God planted a longing for Himself as He is: A God of love.”    </w:t>
      </w:r>
    </w:p>
    <w:p w14:paraId="111AD623" w14:textId="77777777" w:rsidR="00BD269D" w:rsidRPr="000954BF" w:rsidRDefault="00BD269D" w:rsidP="00BD269D">
      <w:pPr>
        <w:jc w:val="center"/>
        <w:rPr>
          <w:b/>
          <w:sz w:val="28"/>
          <w:szCs w:val="28"/>
        </w:rPr>
      </w:pPr>
      <w:r w:rsidRPr="5897EC05">
        <w:rPr>
          <w:b/>
          <w:bCs/>
          <w:sz w:val="28"/>
          <w:szCs w:val="28"/>
        </w:rPr>
        <w:t>Redeemed from a Sinful Past</w:t>
      </w:r>
    </w:p>
    <w:p w14:paraId="4D95C804" w14:textId="77777777" w:rsidR="00BD269D" w:rsidRDefault="00BD269D" w:rsidP="00BD269D">
      <w:pPr>
        <w:pStyle w:val="ListParagraph"/>
        <w:ind w:left="0" w:firstLine="720"/>
        <w:jc w:val="both"/>
        <w:rPr>
          <w:sz w:val="24"/>
          <w:szCs w:val="24"/>
        </w:rPr>
      </w:pPr>
      <w:r>
        <w:rPr>
          <w:sz w:val="24"/>
          <w:szCs w:val="24"/>
        </w:rPr>
        <w:t>We live in the information age; and because of this, through the internet, there is an abundance of sites that afford us the opportunity to trace the steps of our family’s blood-line.</w:t>
      </w:r>
      <w:r w:rsidRPr="5897EC05">
        <w:rPr>
          <w:sz w:val="24"/>
          <w:szCs w:val="24"/>
        </w:rPr>
        <w:t xml:space="preserve">  Have you ever </w:t>
      </w:r>
      <w:r>
        <w:rPr>
          <w:sz w:val="24"/>
          <w:szCs w:val="24"/>
        </w:rPr>
        <w:t>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Every family has it’s proverbial “skeletons in the closets.”</w:t>
      </w:r>
    </w:p>
    <w:p w14:paraId="0627305A" w14:textId="77777777" w:rsidR="00BD269D" w:rsidRDefault="00BD269D" w:rsidP="00BD269D">
      <w:pPr>
        <w:pStyle w:val="ListParagraph"/>
        <w:ind w:left="0" w:firstLine="360"/>
        <w:jc w:val="both"/>
        <w:rPr>
          <w:sz w:val="24"/>
          <w:szCs w:val="24"/>
        </w:rPr>
      </w:pPr>
    </w:p>
    <w:p w14:paraId="28769994" w14:textId="77777777" w:rsidR="00BD269D" w:rsidRDefault="00BD269D" w:rsidP="00BD269D">
      <w:pPr>
        <w:pStyle w:val="ListParagraph"/>
        <w:ind w:left="0" w:firstLine="720"/>
        <w:jc w:val="both"/>
        <w:rPr>
          <w:sz w:val="24"/>
          <w:szCs w:val="24"/>
        </w:rPr>
      </w:pPr>
      <w:r w:rsidRPr="5897EC05">
        <w:rPr>
          <w:sz w:val="24"/>
          <w:szCs w:val="24"/>
        </w:rPr>
        <w:t>The apostle Peter</w:t>
      </w:r>
      <w:r>
        <w:rPr>
          <w:sz w:val="24"/>
          <w:szCs w:val="24"/>
        </w:rPr>
        <w:t xml:space="preserve"> aptly</w:t>
      </w:r>
      <w:r w:rsidRPr="5897EC05">
        <w:rPr>
          <w:sz w:val="24"/>
          <w:szCs w:val="24"/>
        </w:rPr>
        <w:t xml:space="preserve"> describes our earthly </w:t>
      </w:r>
      <w:r>
        <w:rPr>
          <w:sz w:val="24"/>
          <w:szCs w:val="24"/>
        </w:rPr>
        <w:t>ancestry</w:t>
      </w:r>
      <w:r w:rsidRPr="5897EC05">
        <w:rPr>
          <w:sz w:val="24"/>
          <w:szCs w:val="24"/>
        </w:rPr>
        <w:t xml:space="preserve"> </w:t>
      </w:r>
      <w:r>
        <w:rPr>
          <w:sz w:val="24"/>
          <w:szCs w:val="24"/>
        </w:rPr>
        <w:t>this way</w:t>
      </w:r>
      <w:r w:rsidRPr="5897EC05">
        <w:rPr>
          <w:sz w:val="24"/>
          <w:szCs w:val="24"/>
        </w:rPr>
        <w:t>: “</w:t>
      </w:r>
      <w:r>
        <w:rPr>
          <w:sz w:val="24"/>
          <w:szCs w:val="24"/>
        </w:rPr>
        <w:t>A</w:t>
      </w:r>
      <w:r w:rsidRPr="5897EC05">
        <w:rPr>
          <w:sz w:val="24"/>
          <w:szCs w:val="24"/>
        </w:rPr>
        <w:t xml:space="preserve">n empty way of life handed down to us from our forefathers.” </w:t>
      </w:r>
      <w:r>
        <w:rPr>
          <w:sz w:val="24"/>
          <w:szCs w:val="24"/>
        </w:rPr>
        <w:t xml:space="preserve">Perhaps, the word empty doesn’t quite describe your heritage, because what your family “handed–down” to you was a life filled with </w:t>
      </w:r>
      <w:r w:rsidRPr="5897EC05">
        <w:rPr>
          <w:sz w:val="24"/>
          <w:szCs w:val="24"/>
        </w:rPr>
        <w:t>pain</w:t>
      </w:r>
      <w:r>
        <w:rPr>
          <w:sz w:val="24"/>
          <w:szCs w:val="24"/>
        </w:rPr>
        <w:t xml:space="preserve"> and shame.</w:t>
      </w:r>
      <w:r w:rsidRPr="5897EC05">
        <w:rPr>
          <w:sz w:val="24"/>
          <w:szCs w:val="24"/>
        </w:rPr>
        <w:t xml:space="preserve"> If you don’t have a Godly heritage, please do not lose heart</w:t>
      </w:r>
      <w:r>
        <w:rPr>
          <w:sz w:val="24"/>
          <w:szCs w:val="24"/>
        </w:rPr>
        <w:t>. As we are about</w:t>
      </w:r>
      <w:r w:rsidRPr="5897EC05">
        <w:rPr>
          <w:sz w:val="24"/>
          <w:szCs w:val="24"/>
        </w:rPr>
        <w:t xml:space="preserve"> </w:t>
      </w:r>
      <w:r>
        <w:rPr>
          <w:sz w:val="24"/>
          <w:szCs w:val="24"/>
        </w:rPr>
        <w:t xml:space="preserve">to </w:t>
      </w:r>
      <w:r w:rsidRPr="5897EC05">
        <w:rPr>
          <w:sz w:val="24"/>
          <w:szCs w:val="24"/>
        </w:rPr>
        <w:t>learn</w:t>
      </w:r>
      <w:r>
        <w:rPr>
          <w:sz w:val="24"/>
          <w:szCs w:val="24"/>
        </w:rPr>
        <w:t>,</w:t>
      </w:r>
      <w:r w:rsidRPr="5897EC05">
        <w:rPr>
          <w:sz w:val="24"/>
          <w:szCs w:val="24"/>
        </w:rPr>
        <w:t xml:space="preserve"> </w:t>
      </w:r>
      <w:r>
        <w:rPr>
          <w:sz w:val="24"/>
          <w:szCs w:val="24"/>
        </w:rPr>
        <w:t xml:space="preserve">in Christ, we have a new blood line, and in Him we’ve been </w:t>
      </w:r>
      <w:r w:rsidRPr="5897EC05">
        <w:rPr>
          <w:sz w:val="24"/>
          <w:szCs w:val="24"/>
        </w:rPr>
        <w:t>giv</w:t>
      </w:r>
      <w:r>
        <w:rPr>
          <w:sz w:val="24"/>
          <w:szCs w:val="24"/>
        </w:rPr>
        <w:t xml:space="preserve">en </w:t>
      </w:r>
      <w:r w:rsidRPr="5897EC05">
        <w:rPr>
          <w:sz w:val="24"/>
          <w:szCs w:val="24"/>
        </w:rPr>
        <w:t>life</w:t>
      </w:r>
      <w:r>
        <w:rPr>
          <w:sz w:val="24"/>
          <w:szCs w:val="24"/>
        </w:rPr>
        <w:t xml:space="preserve"> to the full</w:t>
      </w:r>
      <w:r w:rsidRPr="5897EC05">
        <w:rPr>
          <w:sz w:val="24"/>
          <w:szCs w:val="24"/>
        </w:rPr>
        <w:t>. Through the encouragement of Scripture there is hope</w:t>
      </w:r>
      <w:r>
        <w:rPr>
          <w:sz w:val="24"/>
          <w:szCs w:val="24"/>
        </w:rPr>
        <w:t xml:space="preserve"> for us all</w:t>
      </w:r>
      <w:r w:rsidRPr="5897EC05">
        <w:rPr>
          <w:sz w:val="24"/>
          <w:szCs w:val="24"/>
        </w:rPr>
        <w:t xml:space="preserve">. </w:t>
      </w:r>
    </w:p>
    <w:p w14:paraId="68EE9509" w14:textId="77777777" w:rsidR="00BD269D" w:rsidRPr="0091057C" w:rsidRDefault="00BD269D" w:rsidP="00BD269D">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1 Corinthians 1:25-31 (ESV)</w:t>
      </w:r>
    </w:p>
    <w:p w14:paraId="23D8650B" w14:textId="77777777" w:rsidR="00BD269D" w:rsidRPr="0091057C" w:rsidRDefault="00BD269D" w:rsidP="00BD269D">
      <w:pPr>
        <w:pStyle w:val="regular"/>
        <w:jc w:val="center"/>
        <w:rPr>
          <w:rFonts w:asciiTheme="minorHAnsi" w:hAnsiTheme="minorHAnsi" w:cstheme="minorHAnsi"/>
          <w:b/>
          <w:i/>
        </w:rPr>
      </w:pPr>
      <w:r w:rsidRPr="5897EC05">
        <w:rPr>
          <w:rFonts w:asciiTheme="minorHAnsi" w:eastAsiaTheme="minorEastAsia" w:hAnsiTheme="minorHAnsi" w:cstheme="minorBidi"/>
          <w:b/>
          <w:bCs/>
          <w:i/>
          <w:iCs/>
        </w:rPr>
        <w:t>For consider your calling, brothers: not many of you were wise according to worldly standards, not many were powerful, not many were of noble birth. But God chose what is foolish in the world to shame the wise; God chose what is weak in the world to shame the strong; God chose what is low and despised in the world, even things that are not, to bring to nothing things that are, so that no human being might boast in the presence of God. And because of him you are in Christ Jesus, who became to us wisdom from God, righteousness and sanctification and redemption, so that, as it is written, “Let the one who boasts, boast in the Lord.”</w:t>
      </w:r>
    </w:p>
    <w:p w14:paraId="3FA92A9E" w14:textId="77777777" w:rsidR="00BD269D" w:rsidRDefault="00BD269D" w:rsidP="00BD269D">
      <w:pPr>
        <w:pStyle w:val="ListParagraph"/>
        <w:ind w:left="0" w:firstLine="360"/>
        <w:jc w:val="both"/>
        <w:rPr>
          <w:sz w:val="24"/>
          <w:szCs w:val="24"/>
        </w:rPr>
      </w:pPr>
      <w:r w:rsidRPr="5897EC05">
        <w:rPr>
          <w:sz w:val="24"/>
          <w:szCs w:val="24"/>
        </w:rPr>
        <w:t xml:space="preserve">  </w:t>
      </w:r>
      <w:r>
        <w:rPr>
          <w:sz w:val="24"/>
          <w:szCs w:val="24"/>
        </w:rPr>
        <w:tab/>
      </w:r>
      <w:r w:rsidRPr="5897EC05">
        <w:rPr>
          <w:sz w:val="24"/>
          <w:szCs w:val="24"/>
        </w:rPr>
        <w:t xml:space="preserve"> I would like to do a quick review of the women listed in the earthly genealogy of Jesus. (Matt. 1:3-6) For starters, you should know that women were hardly ever listed in the family tree. So the fact that the Holy Spirit inspired Matthew to l</w:t>
      </w:r>
      <w:r>
        <w:rPr>
          <w:sz w:val="24"/>
          <w:szCs w:val="24"/>
        </w:rPr>
        <w:t>ist them by name speaks volumes, n</w:t>
      </w:r>
      <w:r w:rsidRPr="5897EC05">
        <w:rPr>
          <w:sz w:val="24"/>
          <w:szCs w:val="24"/>
        </w:rPr>
        <w:t xml:space="preserve">ot to mention, the </w:t>
      </w:r>
      <w:r w:rsidRPr="5897EC05">
        <w:rPr>
          <w:i/>
          <w:iCs/>
          <w:sz w:val="24"/>
          <w:szCs w:val="24"/>
        </w:rPr>
        <w:t>kind of women</w:t>
      </w:r>
      <w:r w:rsidRPr="5897EC05">
        <w:rPr>
          <w:sz w:val="24"/>
          <w:szCs w:val="24"/>
        </w:rPr>
        <w:t xml:space="preserve"> that are listed here. I don’t know if that means anything to you, but to me</w:t>
      </w:r>
      <w:r>
        <w:rPr>
          <w:sz w:val="24"/>
          <w:szCs w:val="24"/>
        </w:rPr>
        <w:t>,</w:t>
      </w:r>
      <w:r w:rsidRPr="5897EC05">
        <w:rPr>
          <w:sz w:val="24"/>
          <w:szCs w:val="24"/>
        </w:rPr>
        <w:t xml:space="preserve"> it causes great joy and gratitude to over flow </w:t>
      </w:r>
      <w:r>
        <w:rPr>
          <w:sz w:val="24"/>
          <w:szCs w:val="24"/>
        </w:rPr>
        <w:t>from</w:t>
      </w:r>
      <w:r w:rsidRPr="5897EC05">
        <w:rPr>
          <w:sz w:val="24"/>
          <w:szCs w:val="24"/>
        </w:rPr>
        <w:t xml:space="preserve"> my heart and on to this page</w:t>
      </w:r>
      <w:r>
        <w:rPr>
          <w:sz w:val="24"/>
          <w:szCs w:val="24"/>
        </w:rPr>
        <w:t>….</w:t>
      </w:r>
      <w:r w:rsidRPr="5897EC05">
        <w:rPr>
          <w:sz w:val="24"/>
          <w:szCs w:val="24"/>
        </w:rPr>
        <w:t xml:space="preserve"> </w:t>
      </w:r>
      <w:r>
        <w:rPr>
          <w:sz w:val="24"/>
          <w:szCs w:val="24"/>
        </w:rPr>
        <w:t>Oh how I t</w:t>
      </w:r>
      <w:r w:rsidRPr="5897EC05">
        <w:rPr>
          <w:sz w:val="24"/>
          <w:szCs w:val="24"/>
        </w:rPr>
        <w:t>hank you Lord Jesus</w:t>
      </w:r>
      <w:r>
        <w:rPr>
          <w:sz w:val="24"/>
          <w:szCs w:val="24"/>
        </w:rPr>
        <w:t xml:space="preserve">! </w:t>
      </w:r>
    </w:p>
    <w:p w14:paraId="57D4BE26" w14:textId="77777777" w:rsidR="00BD269D" w:rsidRDefault="00BD269D" w:rsidP="00BD269D">
      <w:pPr>
        <w:pStyle w:val="ListParagraph"/>
        <w:ind w:left="0" w:firstLine="360"/>
        <w:jc w:val="both"/>
        <w:rPr>
          <w:sz w:val="24"/>
          <w:szCs w:val="24"/>
        </w:rPr>
      </w:pPr>
    </w:p>
    <w:p w14:paraId="178F8DFA" w14:textId="77777777" w:rsidR="00BD269D" w:rsidRDefault="00BD269D" w:rsidP="00BD269D">
      <w:pPr>
        <w:pStyle w:val="ListParagraph"/>
        <w:ind w:left="0" w:firstLine="360"/>
        <w:jc w:val="both"/>
        <w:rPr>
          <w:sz w:val="24"/>
          <w:szCs w:val="24"/>
        </w:rPr>
      </w:pPr>
    </w:p>
    <w:p w14:paraId="79465EF2" w14:textId="77777777" w:rsidR="00BD269D" w:rsidRDefault="00BD269D" w:rsidP="00BD269D">
      <w:pPr>
        <w:pStyle w:val="ListParagraph"/>
        <w:ind w:left="0" w:firstLine="360"/>
        <w:jc w:val="both"/>
        <w:rPr>
          <w:sz w:val="24"/>
          <w:szCs w:val="24"/>
        </w:rPr>
      </w:pPr>
      <w:r>
        <w:rPr>
          <w:sz w:val="24"/>
          <w:szCs w:val="24"/>
        </w:rPr>
        <w:t xml:space="preserve"> B</w:t>
      </w:r>
      <w:r w:rsidRPr="5897EC05">
        <w:rPr>
          <w:sz w:val="24"/>
          <w:szCs w:val="24"/>
        </w:rPr>
        <w:t>efore we look at these women</w:t>
      </w:r>
      <w:r>
        <w:rPr>
          <w:sz w:val="24"/>
          <w:szCs w:val="24"/>
        </w:rPr>
        <w:t>, there are three</w:t>
      </w:r>
      <w:r w:rsidRPr="5897EC05">
        <w:rPr>
          <w:sz w:val="24"/>
          <w:szCs w:val="24"/>
        </w:rPr>
        <w:t xml:space="preserve"> </w:t>
      </w:r>
      <w:r>
        <w:rPr>
          <w:sz w:val="24"/>
          <w:szCs w:val="24"/>
        </w:rPr>
        <w:t>significant</w:t>
      </w:r>
      <w:r w:rsidRPr="5897EC05">
        <w:rPr>
          <w:sz w:val="24"/>
          <w:szCs w:val="24"/>
        </w:rPr>
        <w:t xml:space="preserve"> points </w:t>
      </w:r>
      <w:r>
        <w:rPr>
          <w:sz w:val="24"/>
          <w:szCs w:val="24"/>
        </w:rPr>
        <w:t xml:space="preserve">that we don’t want to miss, and these are directed toward all kinds of people. </w:t>
      </w:r>
      <w:r w:rsidRPr="5897EC05">
        <w:rPr>
          <w:sz w:val="24"/>
          <w:szCs w:val="24"/>
        </w:rPr>
        <w:t xml:space="preserve"> </w:t>
      </w:r>
    </w:p>
    <w:p w14:paraId="1BB573C9" w14:textId="77777777" w:rsidR="00BD269D" w:rsidRDefault="00BD269D" w:rsidP="00BD269D">
      <w:pPr>
        <w:pStyle w:val="ListParagraph"/>
        <w:ind w:left="0" w:firstLine="360"/>
        <w:jc w:val="both"/>
        <w:rPr>
          <w:sz w:val="24"/>
          <w:szCs w:val="24"/>
        </w:rPr>
      </w:pPr>
    </w:p>
    <w:p w14:paraId="1B27A1E4" w14:textId="77777777" w:rsidR="00BD269D" w:rsidRDefault="00BD269D" w:rsidP="00BD269D">
      <w:pPr>
        <w:pStyle w:val="ListParagraph"/>
        <w:ind w:left="0" w:firstLine="360"/>
        <w:jc w:val="both"/>
        <w:rPr>
          <w:sz w:val="24"/>
          <w:szCs w:val="24"/>
        </w:rPr>
      </w:pPr>
      <w:r w:rsidRPr="5897EC05">
        <w:rPr>
          <w:sz w:val="24"/>
          <w:szCs w:val="24"/>
        </w:rPr>
        <w:t>Number one: God choose</w:t>
      </w:r>
      <w:r>
        <w:rPr>
          <w:sz w:val="24"/>
          <w:szCs w:val="24"/>
        </w:rPr>
        <w:t>s</w:t>
      </w:r>
      <w:r w:rsidRPr="5897EC05">
        <w:rPr>
          <w:sz w:val="24"/>
          <w:szCs w:val="24"/>
        </w:rPr>
        <w:t xml:space="preserve"> </w:t>
      </w:r>
      <w:r>
        <w:rPr>
          <w:sz w:val="24"/>
          <w:szCs w:val="24"/>
        </w:rPr>
        <w:t xml:space="preserve">all kinds of people, even those who others deem </w:t>
      </w:r>
      <w:r w:rsidRPr="5897EC05">
        <w:rPr>
          <w:sz w:val="24"/>
          <w:szCs w:val="24"/>
        </w:rPr>
        <w:t>insignificant</w:t>
      </w:r>
      <w:r>
        <w:rPr>
          <w:sz w:val="24"/>
          <w:szCs w:val="24"/>
        </w:rPr>
        <w:t xml:space="preserve">. </w:t>
      </w:r>
    </w:p>
    <w:p w14:paraId="5A7A6053" w14:textId="77777777" w:rsidR="00BD269D" w:rsidRDefault="00BD269D" w:rsidP="00BD269D">
      <w:pPr>
        <w:pStyle w:val="ListParagraph"/>
        <w:ind w:left="0" w:firstLine="360"/>
        <w:jc w:val="both"/>
        <w:rPr>
          <w:sz w:val="24"/>
          <w:szCs w:val="24"/>
        </w:rPr>
      </w:pPr>
      <w:r w:rsidRPr="5897EC05">
        <w:rPr>
          <w:sz w:val="24"/>
          <w:szCs w:val="24"/>
        </w:rPr>
        <w:t>Number two: God cho</w:t>
      </w:r>
      <w:r>
        <w:rPr>
          <w:sz w:val="24"/>
          <w:szCs w:val="24"/>
        </w:rPr>
        <w:t>o</w:t>
      </w:r>
      <w:r w:rsidRPr="5897EC05">
        <w:rPr>
          <w:sz w:val="24"/>
          <w:szCs w:val="24"/>
        </w:rPr>
        <w:t>ses sinful people</w:t>
      </w:r>
      <w:r>
        <w:rPr>
          <w:sz w:val="24"/>
          <w:szCs w:val="24"/>
        </w:rPr>
        <w:t>, for only sinners can be saved.</w:t>
      </w:r>
    </w:p>
    <w:p w14:paraId="23CE2858" w14:textId="77777777" w:rsidR="00BD269D" w:rsidRDefault="00BD269D" w:rsidP="00BD269D">
      <w:pPr>
        <w:pStyle w:val="ListParagraph"/>
        <w:ind w:left="0" w:firstLine="360"/>
        <w:jc w:val="both"/>
        <w:rPr>
          <w:sz w:val="24"/>
          <w:szCs w:val="24"/>
        </w:rPr>
      </w:pPr>
      <w:r>
        <w:rPr>
          <w:sz w:val="24"/>
          <w:szCs w:val="24"/>
        </w:rPr>
        <w:t>Number three: God gives honor and dignity to “these kind” of people.</w:t>
      </w:r>
    </w:p>
    <w:p w14:paraId="36EE89CB" w14:textId="77777777" w:rsidR="00BD269D" w:rsidRDefault="00BD269D" w:rsidP="00BD269D">
      <w:pPr>
        <w:pStyle w:val="ListParagraph"/>
        <w:ind w:left="0" w:firstLine="360"/>
        <w:jc w:val="both"/>
        <w:rPr>
          <w:sz w:val="24"/>
          <w:szCs w:val="24"/>
        </w:rPr>
      </w:pPr>
    </w:p>
    <w:p w14:paraId="7828F1B5" w14:textId="77777777" w:rsidR="00BD269D" w:rsidRDefault="00BD269D" w:rsidP="00BD269D">
      <w:pPr>
        <w:pStyle w:val="ListParagraph"/>
        <w:ind w:left="0" w:firstLine="720"/>
        <w:jc w:val="both"/>
        <w:rPr>
          <w:sz w:val="24"/>
          <w:szCs w:val="24"/>
        </w:rPr>
      </w:pPr>
      <w:r>
        <w:rPr>
          <w:sz w:val="24"/>
          <w:szCs w:val="24"/>
        </w:rPr>
        <w:t xml:space="preserve">Once again, we see the paradoxes in God’s plan. Just take a look at the scandalous list of women chosen to be in the royal blood line of Jesus. The first one listed had a sordid past. </w:t>
      </w:r>
      <w:r w:rsidRPr="5897EC05">
        <w:rPr>
          <w:sz w:val="24"/>
          <w:szCs w:val="24"/>
        </w:rPr>
        <w:t xml:space="preserve"> Tamar was the widow of one of Judah’s sons; she was cheated out of a kinsman to redeem her, so she posed as a prostitute and had sex with her father- in- law. This produced twin boy; the first born was Perez. (Gen. 38:1-30; Ruth 4:1-22) </w:t>
      </w:r>
      <w:r>
        <w:rPr>
          <w:sz w:val="24"/>
          <w:szCs w:val="24"/>
        </w:rPr>
        <w:t xml:space="preserve">Now </w:t>
      </w:r>
      <w:r w:rsidRPr="5897EC05">
        <w:rPr>
          <w:sz w:val="24"/>
          <w:szCs w:val="24"/>
        </w:rPr>
        <w:t>Perez became the great, great</w:t>
      </w:r>
      <w:r>
        <w:rPr>
          <w:sz w:val="24"/>
          <w:szCs w:val="24"/>
        </w:rPr>
        <w:t>, great-grandfather to Salmon.</w:t>
      </w:r>
      <w:r w:rsidRPr="5897EC05">
        <w:rPr>
          <w:sz w:val="24"/>
          <w:szCs w:val="24"/>
        </w:rPr>
        <w:t xml:space="preserve"> Salmon married a Canaanite prostitute named Rahab</w:t>
      </w:r>
      <w:r>
        <w:rPr>
          <w:sz w:val="24"/>
          <w:szCs w:val="24"/>
        </w:rPr>
        <w:t xml:space="preserve">. She was the one whose scarlet cord was used it to lower the Hebrew spies </w:t>
      </w:r>
      <w:r w:rsidRPr="5897EC05">
        <w:rPr>
          <w:sz w:val="24"/>
          <w:szCs w:val="24"/>
        </w:rPr>
        <w:t xml:space="preserve">out </w:t>
      </w:r>
      <w:r>
        <w:rPr>
          <w:sz w:val="24"/>
          <w:szCs w:val="24"/>
        </w:rPr>
        <w:t xml:space="preserve">of the </w:t>
      </w:r>
      <w:r w:rsidRPr="5897EC05">
        <w:rPr>
          <w:sz w:val="24"/>
          <w:szCs w:val="24"/>
        </w:rPr>
        <w:t>window</w:t>
      </w:r>
      <w:r>
        <w:rPr>
          <w:sz w:val="24"/>
          <w:szCs w:val="24"/>
        </w:rPr>
        <w:t xml:space="preserve"> of her “house of ill repute.”</w:t>
      </w:r>
      <w:r w:rsidRPr="5897EC05">
        <w:rPr>
          <w:sz w:val="24"/>
          <w:szCs w:val="24"/>
        </w:rPr>
        <w:t xml:space="preserve"> </w:t>
      </w:r>
      <w:r>
        <w:rPr>
          <w:sz w:val="24"/>
          <w:szCs w:val="24"/>
        </w:rPr>
        <w:t>Not only did her act,</w:t>
      </w:r>
      <w:r w:rsidRPr="5897EC05">
        <w:rPr>
          <w:sz w:val="24"/>
          <w:szCs w:val="24"/>
        </w:rPr>
        <w:t xml:space="preserve"> save her whole family before the walls of Jericho fell</w:t>
      </w:r>
      <w:r>
        <w:rPr>
          <w:sz w:val="24"/>
          <w:szCs w:val="24"/>
        </w:rPr>
        <w:t>, it also won the heart of Salmon.</w:t>
      </w:r>
      <w:r w:rsidRPr="5897EC05">
        <w:rPr>
          <w:sz w:val="24"/>
          <w:szCs w:val="24"/>
        </w:rPr>
        <w:t xml:space="preserve"> </w:t>
      </w:r>
      <w:r>
        <w:rPr>
          <w:sz w:val="24"/>
          <w:szCs w:val="24"/>
        </w:rPr>
        <w:t>Incidentally, t</w:t>
      </w:r>
      <w:r w:rsidRPr="5897EC05">
        <w:rPr>
          <w:sz w:val="24"/>
          <w:szCs w:val="24"/>
        </w:rPr>
        <w:t xml:space="preserve">he line or cord that hung out her window </w:t>
      </w:r>
      <w:r>
        <w:rPr>
          <w:sz w:val="24"/>
          <w:szCs w:val="24"/>
        </w:rPr>
        <w:t xml:space="preserve">in Hebrew </w:t>
      </w:r>
      <w:r w:rsidRPr="5897EC05">
        <w:rPr>
          <w:sz w:val="24"/>
          <w:szCs w:val="24"/>
        </w:rPr>
        <w:t xml:space="preserve">means </w:t>
      </w:r>
      <w:r w:rsidRPr="000770E7">
        <w:rPr>
          <w:i/>
          <w:sz w:val="24"/>
          <w:szCs w:val="24"/>
        </w:rPr>
        <w:t>hope</w:t>
      </w:r>
      <w:r w:rsidRPr="5897EC05">
        <w:rPr>
          <w:sz w:val="24"/>
          <w:szCs w:val="24"/>
        </w:rPr>
        <w:t xml:space="preserve">. </w:t>
      </w:r>
      <w:r>
        <w:rPr>
          <w:sz w:val="24"/>
          <w:szCs w:val="24"/>
        </w:rPr>
        <w:t>Through her marriage, this former</w:t>
      </w:r>
      <w:r w:rsidRPr="5897EC05">
        <w:rPr>
          <w:sz w:val="24"/>
          <w:szCs w:val="24"/>
        </w:rPr>
        <w:t xml:space="preserve"> prostitute </w:t>
      </w:r>
      <w:r>
        <w:rPr>
          <w:sz w:val="24"/>
          <w:szCs w:val="24"/>
        </w:rPr>
        <w:t>now began a new honorable bloodline for her descendants. She had</w:t>
      </w:r>
      <w:r w:rsidRPr="5897EC05">
        <w:rPr>
          <w:sz w:val="24"/>
          <w:szCs w:val="24"/>
        </w:rPr>
        <w:t xml:space="preserve"> a baby who would </w:t>
      </w:r>
      <w:r>
        <w:rPr>
          <w:sz w:val="24"/>
          <w:szCs w:val="24"/>
        </w:rPr>
        <w:t xml:space="preserve">who would grow up to </w:t>
      </w:r>
      <w:r w:rsidRPr="5897EC05">
        <w:rPr>
          <w:sz w:val="24"/>
          <w:szCs w:val="24"/>
        </w:rPr>
        <w:t>be</w:t>
      </w:r>
      <w:r>
        <w:rPr>
          <w:sz w:val="24"/>
          <w:szCs w:val="24"/>
        </w:rPr>
        <w:t>come</w:t>
      </w:r>
      <w:r w:rsidRPr="5897EC05">
        <w:rPr>
          <w:sz w:val="24"/>
          <w:szCs w:val="24"/>
        </w:rPr>
        <w:t xml:space="preserve"> a kinsman redeemer; his name was Boaz. (Ruth 4)</w:t>
      </w:r>
      <w:r>
        <w:rPr>
          <w:sz w:val="24"/>
          <w:szCs w:val="24"/>
        </w:rPr>
        <w:t xml:space="preserve"> Boaz</w:t>
      </w:r>
      <w:r w:rsidRPr="5897EC05">
        <w:rPr>
          <w:sz w:val="24"/>
          <w:szCs w:val="24"/>
        </w:rPr>
        <w:t xml:space="preserve"> redeemed a Moabite widow named Ruth.  </w:t>
      </w:r>
      <w:r>
        <w:rPr>
          <w:sz w:val="24"/>
          <w:szCs w:val="24"/>
        </w:rPr>
        <w:t xml:space="preserve">Now </w:t>
      </w:r>
      <w:r w:rsidRPr="5897EC05">
        <w:rPr>
          <w:sz w:val="24"/>
          <w:szCs w:val="24"/>
        </w:rPr>
        <w:t>Ruth’s family heritage was also marred by sexual sin. The Moabites were the product of Lot's incestuous relationship with his own daughters. (Gen. 19) But because Boaz</w:t>
      </w:r>
      <w:r>
        <w:rPr>
          <w:sz w:val="24"/>
          <w:szCs w:val="24"/>
        </w:rPr>
        <w:t xml:space="preserve"> chooses to redeem Ruth</w:t>
      </w:r>
      <w:r w:rsidRPr="5897EC05">
        <w:rPr>
          <w:sz w:val="24"/>
          <w:szCs w:val="24"/>
        </w:rPr>
        <w:t>, she was promised</w:t>
      </w:r>
      <w:r>
        <w:rPr>
          <w:sz w:val="24"/>
          <w:szCs w:val="24"/>
        </w:rPr>
        <w:t xml:space="preserve"> that</w:t>
      </w:r>
      <w:r w:rsidRPr="5897EC05">
        <w:rPr>
          <w:sz w:val="24"/>
          <w:szCs w:val="24"/>
        </w:rPr>
        <w:t xml:space="preserve"> one of her offspring would be a famous redeemer in Bethlehem - the city of David. Bethlehem</w:t>
      </w:r>
      <w:r>
        <w:rPr>
          <w:sz w:val="24"/>
          <w:szCs w:val="24"/>
        </w:rPr>
        <w:t>, by the way,</w:t>
      </w:r>
      <w:r w:rsidRPr="5897EC05">
        <w:rPr>
          <w:sz w:val="24"/>
          <w:szCs w:val="24"/>
        </w:rPr>
        <w:t xml:space="preserve"> means house of Bread</w:t>
      </w:r>
      <w:r>
        <w:rPr>
          <w:sz w:val="24"/>
          <w:szCs w:val="24"/>
        </w:rPr>
        <w:t xml:space="preserve"> - a foreshadowing of the coming Redeemer, also called the Bread of Life</w:t>
      </w:r>
      <w:r w:rsidRPr="5897EC05">
        <w:rPr>
          <w:sz w:val="24"/>
          <w:szCs w:val="24"/>
        </w:rPr>
        <w:t xml:space="preserve">. </w:t>
      </w:r>
      <w:r>
        <w:rPr>
          <w:sz w:val="24"/>
          <w:szCs w:val="24"/>
        </w:rPr>
        <w:t xml:space="preserve">The kinsman redeemer and Ruth had a child. His name </w:t>
      </w:r>
      <w:r w:rsidRPr="5897EC05">
        <w:rPr>
          <w:sz w:val="24"/>
          <w:szCs w:val="24"/>
        </w:rPr>
        <w:t>was Obed</w:t>
      </w:r>
      <w:r>
        <w:rPr>
          <w:sz w:val="24"/>
          <w:szCs w:val="24"/>
        </w:rPr>
        <w:t xml:space="preserve">. He </w:t>
      </w:r>
      <w:r w:rsidRPr="5897EC05">
        <w:rPr>
          <w:sz w:val="24"/>
          <w:szCs w:val="24"/>
        </w:rPr>
        <w:t xml:space="preserve">was the father of Jesse whose son was King David. </w:t>
      </w:r>
      <w:r>
        <w:rPr>
          <w:sz w:val="24"/>
          <w:szCs w:val="24"/>
        </w:rPr>
        <w:t>Although we know that David was a “a man after God’s own heart,” D</w:t>
      </w:r>
      <w:r w:rsidRPr="5897EC05">
        <w:rPr>
          <w:sz w:val="24"/>
          <w:szCs w:val="24"/>
        </w:rPr>
        <w:t xml:space="preserve">avid committed adultery with Bathsheba, and then he got her pregnant, </w:t>
      </w:r>
      <w:r>
        <w:rPr>
          <w:sz w:val="24"/>
          <w:szCs w:val="24"/>
        </w:rPr>
        <w:t xml:space="preserve">then </w:t>
      </w:r>
      <w:r w:rsidRPr="5897EC05">
        <w:rPr>
          <w:sz w:val="24"/>
          <w:szCs w:val="24"/>
        </w:rPr>
        <w:t xml:space="preserve">killed her husband, and </w:t>
      </w:r>
      <w:r>
        <w:rPr>
          <w:sz w:val="24"/>
          <w:szCs w:val="24"/>
        </w:rPr>
        <w:t xml:space="preserve">because of all this sin - </w:t>
      </w:r>
      <w:r w:rsidRPr="5897EC05">
        <w:rPr>
          <w:sz w:val="24"/>
          <w:szCs w:val="24"/>
        </w:rPr>
        <w:t xml:space="preserve">their baby died.  (2 Sam. 11) </w:t>
      </w:r>
      <w:r>
        <w:rPr>
          <w:sz w:val="24"/>
          <w:szCs w:val="24"/>
        </w:rPr>
        <w:t xml:space="preserve">Yet, in spite of their checkered past, </w:t>
      </w:r>
      <w:r w:rsidRPr="5897EC05">
        <w:rPr>
          <w:sz w:val="24"/>
          <w:szCs w:val="24"/>
        </w:rPr>
        <w:t>God had mercy on these adulterers</w:t>
      </w:r>
      <w:r>
        <w:rPr>
          <w:sz w:val="24"/>
          <w:szCs w:val="24"/>
        </w:rPr>
        <w:t>. He</w:t>
      </w:r>
      <w:r w:rsidRPr="5897EC05">
        <w:rPr>
          <w:sz w:val="24"/>
          <w:szCs w:val="24"/>
        </w:rPr>
        <w:t xml:space="preserve"> gave them </w:t>
      </w:r>
      <w:r>
        <w:rPr>
          <w:sz w:val="24"/>
          <w:szCs w:val="24"/>
        </w:rPr>
        <w:t xml:space="preserve">a son, wise King </w:t>
      </w:r>
      <w:r w:rsidRPr="5897EC05">
        <w:rPr>
          <w:sz w:val="24"/>
          <w:szCs w:val="24"/>
        </w:rPr>
        <w:t>Solomon</w:t>
      </w:r>
      <w:r>
        <w:rPr>
          <w:sz w:val="24"/>
          <w:szCs w:val="24"/>
        </w:rPr>
        <w:t>. While we read about his wedding</w:t>
      </w:r>
      <w:r w:rsidRPr="5897EC05">
        <w:rPr>
          <w:sz w:val="24"/>
          <w:szCs w:val="24"/>
        </w:rPr>
        <w:t xml:space="preserve"> in Psalms 45</w:t>
      </w:r>
      <w:r>
        <w:rPr>
          <w:sz w:val="24"/>
          <w:szCs w:val="24"/>
        </w:rPr>
        <w:t>, the book of Hebrews attributes this passage of scripture to one of Solomon’s offspring… His name is the Lord Jesus Christ! (Hebrews chapter one.)</w:t>
      </w:r>
    </w:p>
    <w:p w14:paraId="55CD9919" w14:textId="77777777" w:rsidR="00BD269D" w:rsidRDefault="00BD269D" w:rsidP="00BD269D">
      <w:pPr>
        <w:pStyle w:val="ListParagraph"/>
        <w:ind w:left="0" w:firstLine="720"/>
        <w:jc w:val="both"/>
        <w:rPr>
          <w:sz w:val="24"/>
          <w:szCs w:val="24"/>
        </w:rPr>
      </w:pPr>
    </w:p>
    <w:p w14:paraId="4B774719" w14:textId="77777777" w:rsidR="00BD269D" w:rsidRDefault="00BD269D" w:rsidP="00BD269D">
      <w:pPr>
        <w:pStyle w:val="ListParagraph"/>
        <w:ind w:left="0" w:firstLine="360"/>
        <w:jc w:val="both"/>
        <w:rPr>
          <w:sz w:val="24"/>
          <w:szCs w:val="24"/>
        </w:rPr>
      </w:pPr>
      <w:r w:rsidRPr="5897EC05">
        <w:rPr>
          <w:sz w:val="24"/>
          <w:szCs w:val="24"/>
        </w:rPr>
        <w:t xml:space="preserve"> </w:t>
      </w:r>
      <w:r>
        <w:rPr>
          <w:sz w:val="24"/>
          <w:szCs w:val="24"/>
        </w:rPr>
        <w:tab/>
      </w:r>
      <w:r w:rsidRPr="5897EC05">
        <w:rPr>
          <w:sz w:val="24"/>
          <w:szCs w:val="24"/>
        </w:rPr>
        <w:t xml:space="preserve"> Ironically, all of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w:t>
      </w:r>
      <w:r>
        <w:rPr>
          <w:sz w:val="24"/>
          <w:szCs w:val="24"/>
        </w:rPr>
        <w:t xml:space="preserve">Please don’t miss this! </w:t>
      </w:r>
      <w:r w:rsidRPr="5897EC05">
        <w:rPr>
          <w:sz w:val="24"/>
          <w:szCs w:val="24"/>
        </w:rPr>
        <w:t>For those who have had a s</w:t>
      </w:r>
      <w:r>
        <w:rPr>
          <w:sz w:val="24"/>
          <w:szCs w:val="24"/>
        </w:rPr>
        <w:t>piritual</w:t>
      </w:r>
      <w:r w:rsidRPr="5897EC05">
        <w:rPr>
          <w:sz w:val="24"/>
          <w:szCs w:val="24"/>
        </w:rPr>
        <w:t xml:space="preserve"> birth, </w:t>
      </w:r>
      <w:r>
        <w:rPr>
          <w:sz w:val="24"/>
          <w:szCs w:val="24"/>
        </w:rPr>
        <w:t>they</w:t>
      </w:r>
      <w:r w:rsidRPr="5897EC05">
        <w:rPr>
          <w:sz w:val="24"/>
          <w:szCs w:val="24"/>
        </w:rPr>
        <w:t xml:space="preserve"> have an opportunity to begin a new legacy and leave a godly inheritance</w:t>
      </w:r>
      <w:r>
        <w:rPr>
          <w:sz w:val="24"/>
          <w:szCs w:val="24"/>
        </w:rPr>
        <w:t xml:space="preserve"> for their offspring</w:t>
      </w:r>
      <w:r w:rsidRPr="5897EC05">
        <w:rPr>
          <w:sz w:val="24"/>
          <w:szCs w:val="24"/>
        </w:rPr>
        <w:t xml:space="preserve">. </w:t>
      </w:r>
      <w:r>
        <w:rPr>
          <w:sz w:val="24"/>
          <w:szCs w:val="24"/>
        </w:rPr>
        <w:t>What God did for these women - He can do for you. How do I know this? He has done this for me.</w:t>
      </w:r>
    </w:p>
    <w:p w14:paraId="39EF5CF4" w14:textId="77777777" w:rsidR="00BD269D" w:rsidRDefault="00BD269D" w:rsidP="00BD269D">
      <w:pPr>
        <w:pStyle w:val="ListParagraph"/>
        <w:ind w:left="0" w:firstLine="360"/>
        <w:jc w:val="both"/>
        <w:rPr>
          <w:sz w:val="24"/>
          <w:szCs w:val="24"/>
        </w:rPr>
      </w:pPr>
    </w:p>
    <w:p w14:paraId="2ECDD26F" w14:textId="77777777" w:rsidR="00BD269D" w:rsidRDefault="00BD269D" w:rsidP="00BD269D">
      <w:pPr>
        <w:pStyle w:val="ListParagraph"/>
        <w:ind w:left="0" w:firstLine="720"/>
        <w:jc w:val="both"/>
        <w:rPr>
          <w:sz w:val="24"/>
          <w:szCs w:val="24"/>
        </w:rPr>
      </w:pPr>
      <w:r>
        <w:rPr>
          <w:sz w:val="24"/>
          <w:szCs w:val="24"/>
        </w:rPr>
        <w:t>Sometime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  Jessica was forewarned of what she was getting herself into when she married into this family. At their rehearsal dinner, there was no shortage of tears as Jessica’s brother, followed by my husband, gave the couple encouraging words of wisdom and admonition. In the midst of this joyful, yet highly emotional moment, it became apparent to all of us that God was giving our two families a second chance, a do-over, and a fresh start. Jessica’s brother and my husband both said the same thing in different way. What they said in essence was this: “Ethan and Jessica, in light of all of our sordid past, God is giving you the opportunity and responsibility to break the cycles of generational sin and start a godly legacy. The only reason this is even possible is that Christ Jesus is Lord of their lives. By God’s grace, this house will be built upon the Rock, if they will love the Lord their God and keep His commandments.</w:t>
      </w:r>
    </w:p>
    <w:p w14:paraId="290EC557" w14:textId="77777777" w:rsidR="00BD269D" w:rsidRPr="00947F9F" w:rsidRDefault="00BD269D" w:rsidP="00BD269D">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Exodus 20:1-6 (KJV)</w:t>
      </w:r>
    </w:p>
    <w:p w14:paraId="36B56C5A" w14:textId="77777777" w:rsidR="00BD269D" w:rsidRDefault="00BD269D" w:rsidP="00BD269D">
      <w:pPr>
        <w:pStyle w:val="reg"/>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And God spake all these words, saying, I am the LORD thy God, which have brought thee out of the land of Egypt, out of the house of bondage. Thou shalt have no other gods before me. Thou shalt not make unto thee any graven image, or any likeness of anything that is in heaven above, or that is in the earth beneath, or that is in the water under the earth: Thou 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690A990D" w14:textId="77777777" w:rsidR="00BD269D" w:rsidRDefault="00BD269D" w:rsidP="00BD269D">
      <w:pPr>
        <w:pStyle w:val="reg"/>
        <w:jc w:val="center"/>
        <w:rPr>
          <w:rFonts w:asciiTheme="minorHAnsi" w:eastAsiaTheme="minorEastAsia" w:hAnsiTheme="minorHAnsi" w:cstheme="minorBidi"/>
          <w:b/>
          <w:bCs/>
          <w:i/>
          <w:iCs/>
        </w:rPr>
      </w:pPr>
    </w:p>
    <w:p w14:paraId="569E7830" w14:textId="77777777" w:rsidR="00BD269D" w:rsidRPr="00FB0016" w:rsidRDefault="00BD269D" w:rsidP="00BD269D">
      <w:pPr>
        <w:rPr>
          <w:b/>
          <w:sz w:val="24"/>
          <w:szCs w:val="24"/>
        </w:rPr>
      </w:pPr>
      <w:r>
        <w:rPr>
          <w:b/>
          <w:bCs/>
          <w:sz w:val="28"/>
          <w:szCs w:val="28"/>
        </w:rPr>
        <w:t xml:space="preserve">WORD SEARCH: </w:t>
      </w:r>
      <w:r w:rsidRPr="00FB0016">
        <w:rPr>
          <w:b/>
          <w:bCs/>
          <w:sz w:val="24"/>
          <w:szCs w:val="24"/>
        </w:rPr>
        <w:t>FROM STRONG’S CONCORDANCE</w:t>
      </w:r>
    </w:p>
    <w:p w14:paraId="1875BBEE" w14:textId="77777777" w:rsidR="00BD269D" w:rsidRPr="00104522" w:rsidRDefault="00BD269D" w:rsidP="00BD269D">
      <w:pPr>
        <w:pStyle w:val="ListParagraph"/>
        <w:numPr>
          <w:ilvl w:val="0"/>
          <w:numId w:val="10"/>
        </w:numPr>
        <w:rPr>
          <w:sz w:val="24"/>
          <w:szCs w:val="24"/>
        </w:rPr>
      </w:pPr>
      <w:r w:rsidRPr="5897EC05">
        <w:rPr>
          <w:b/>
          <w:bCs/>
          <w:sz w:val="24"/>
          <w:szCs w:val="24"/>
          <w:u w:val="single"/>
        </w:rPr>
        <w:t>Redeem</w:t>
      </w:r>
      <w:r w:rsidRPr="5897EC05">
        <w:rPr>
          <w:b/>
          <w:bCs/>
          <w:sz w:val="24"/>
          <w:szCs w:val="24"/>
        </w:rPr>
        <w:t xml:space="preserve">/ </w:t>
      </w:r>
      <w:r w:rsidRPr="5897EC05">
        <w:rPr>
          <w:b/>
          <w:bCs/>
          <w:sz w:val="24"/>
          <w:szCs w:val="24"/>
          <w:u w:val="single"/>
        </w:rPr>
        <w:t>Redeemer</w:t>
      </w:r>
      <w:r w:rsidRPr="5897EC05">
        <w:rPr>
          <w:b/>
          <w:bCs/>
          <w:sz w:val="24"/>
          <w:szCs w:val="24"/>
        </w:rPr>
        <w:t xml:space="preserve"> </w:t>
      </w:r>
      <w:r w:rsidRPr="5897EC05">
        <w:rPr>
          <w:sz w:val="24"/>
          <w:szCs w:val="24"/>
        </w:rPr>
        <w:t>Strong’s #1350 Hebrew</w:t>
      </w:r>
      <w:r>
        <w:rPr>
          <w:sz w:val="24"/>
          <w:szCs w:val="24"/>
        </w:rPr>
        <w:t xml:space="preserve"> word</w:t>
      </w:r>
      <w:r w:rsidRPr="5897EC05">
        <w:rPr>
          <w:sz w:val="24"/>
          <w:szCs w:val="24"/>
        </w:rPr>
        <w:t xml:space="preserve"> Gaal</w:t>
      </w:r>
      <w:r>
        <w:rPr>
          <w:sz w:val="24"/>
          <w:szCs w:val="24"/>
        </w:rPr>
        <w:t>:</w:t>
      </w:r>
      <w:r w:rsidRPr="5897EC05">
        <w:rPr>
          <w:i/>
          <w:iCs/>
          <w:sz w:val="24"/>
          <w:szCs w:val="24"/>
        </w:rPr>
        <w:t xml:space="preserve"> to redeem; of oriental law of kinship; i.e. to be the next of kin and as such, to buy back a relative’s property, marry his widow, avenger, deliver, kinsfolk-man, purchase, ransom, redeemer, revenger. </w:t>
      </w:r>
      <w:r w:rsidRPr="5897EC05">
        <w:rPr>
          <w:sz w:val="24"/>
          <w:szCs w:val="24"/>
        </w:rPr>
        <w:t>See: Ruth 4:4,14; Psalm 103:4; Isaiah 43:14; 49:7,26; 54:5,8</w:t>
      </w:r>
    </w:p>
    <w:p w14:paraId="77B761EA" w14:textId="77777777" w:rsidR="00BD269D" w:rsidRPr="00104522" w:rsidRDefault="00BD269D" w:rsidP="00BD269D">
      <w:pPr>
        <w:pStyle w:val="ListParagraph"/>
        <w:numPr>
          <w:ilvl w:val="0"/>
          <w:numId w:val="10"/>
        </w:numPr>
        <w:rPr>
          <w:sz w:val="24"/>
          <w:szCs w:val="24"/>
        </w:rPr>
      </w:pPr>
      <w:r w:rsidRPr="01417191">
        <w:rPr>
          <w:b/>
          <w:bCs/>
          <w:sz w:val="24"/>
          <w:szCs w:val="24"/>
          <w:u w:val="single"/>
        </w:rPr>
        <w:t>Redeem</w:t>
      </w:r>
      <w:r w:rsidRPr="01417191">
        <w:rPr>
          <w:b/>
          <w:bCs/>
          <w:sz w:val="24"/>
          <w:szCs w:val="24"/>
        </w:rPr>
        <w:t xml:space="preserve"> </w:t>
      </w:r>
      <w:r w:rsidRPr="00104522">
        <w:rPr>
          <w:sz w:val="24"/>
          <w:szCs w:val="24"/>
        </w:rPr>
        <w:t xml:space="preserve">Strong’s # 3085 # 3804 from #3803 Greek </w:t>
      </w:r>
      <w:r>
        <w:rPr>
          <w:sz w:val="24"/>
          <w:szCs w:val="24"/>
        </w:rPr>
        <w:t xml:space="preserve">word </w:t>
      </w:r>
      <w:r w:rsidRPr="00104522">
        <w:rPr>
          <w:sz w:val="24"/>
          <w:szCs w:val="24"/>
        </w:rPr>
        <w:t>Lotrosis</w:t>
      </w:r>
      <w:r>
        <w:rPr>
          <w:sz w:val="24"/>
          <w:szCs w:val="24"/>
        </w:rPr>
        <w:t>:</w:t>
      </w:r>
      <w:r w:rsidRPr="00104522">
        <w:rPr>
          <w:sz w:val="24"/>
          <w:szCs w:val="24"/>
        </w:rPr>
        <w:t xml:space="preserve"> </w:t>
      </w:r>
      <w:r w:rsidRPr="5897EC05">
        <w:rPr>
          <w:i/>
          <w:iCs/>
          <w:sz w:val="24"/>
          <w:szCs w:val="24"/>
        </w:rPr>
        <w:t xml:space="preserve">a ransoming redeemer; loosen with a redemption price; atonement. </w:t>
      </w:r>
      <w:r w:rsidRPr="00104522">
        <w:rPr>
          <w:sz w:val="24"/>
          <w:szCs w:val="24"/>
        </w:rPr>
        <w:t>See: Titus 2:14; Eph</w:t>
      </w:r>
      <w:r>
        <w:rPr>
          <w:sz w:val="24"/>
          <w:szCs w:val="24"/>
        </w:rPr>
        <w:t>esians</w:t>
      </w:r>
      <w:r w:rsidRPr="00104522">
        <w:rPr>
          <w:sz w:val="24"/>
          <w:szCs w:val="24"/>
        </w:rPr>
        <w:t xml:space="preserve"> 1:7; 1 Pet</w:t>
      </w:r>
      <w:r>
        <w:rPr>
          <w:sz w:val="24"/>
          <w:szCs w:val="24"/>
        </w:rPr>
        <w:t>er</w:t>
      </w:r>
      <w:r w:rsidRPr="00104522">
        <w:rPr>
          <w:sz w:val="24"/>
          <w:szCs w:val="24"/>
        </w:rPr>
        <w:t xml:space="preserve"> 1:18; </w:t>
      </w:r>
      <w:r>
        <w:rPr>
          <w:sz w:val="24"/>
          <w:szCs w:val="24"/>
        </w:rPr>
        <w:t>Colossians</w:t>
      </w:r>
      <w:r w:rsidRPr="00104522">
        <w:rPr>
          <w:sz w:val="24"/>
          <w:szCs w:val="24"/>
        </w:rPr>
        <w:t xml:space="preserve"> 1:14; Heb</w:t>
      </w:r>
      <w:r>
        <w:rPr>
          <w:sz w:val="24"/>
          <w:szCs w:val="24"/>
        </w:rPr>
        <w:t>rews</w:t>
      </w:r>
      <w:r w:rsidRPr="00104522">
        <w:rPr>
          <w:sz w:val="24"/>
          <w:szCs w:val="24"/>
        </w:rPr>
        <w:t xml:space="preserve"> 9:12</w:t>
      </w:r>
    </w:p>
    <w:p w14:paraId="513440A6" w14:textId="77777777" w:rsidR="00BD269D" w:rsidRPr="00104522" w:rsidRDefault="00BD269D" w:rsidP="00BD269D">
      <w:pPr>
        <w:pStyle w:val="ListParagraph"/>
        <w:numPr>
          <w:ilvl w:val="0"/>
          <w:numId w:val="10"/>
        </w:numPr>
        <w:rPr>
          <w:sz w:val="24"/>
          <w:szCs w:val="24"/>
        </w:rPr>
      </w:pPr>
      <w:r w:rsidRPr="5897EC05">
        <w:rPr>
          <w:b/>
          <w:bCs/>
          <w:sz w:val="24"/>
          <w:szCs w:val="24"/>
          <w:u w:val="single"/>
        </w:rPr>
        <w:t>Redeemed</w:t>
      </w:r>
      <w:r w:rsidRPr="5897EC05">
        <w:rPr>
          <w:b/>
          <w:bCs/>
          <w:sz w:val="24"/>
          <w:szCs w:val="24"/>
        </w:rPr>
        <w:t xml:space="preserve"> </w:t>
      </w:r>
      <w:r w:rsidRPr="5897EC05">
        <w:rPr>
          <w:sz w:val="24"/>
          <w:szCs w:val="24"/>
        </w:rPr>
        <w:t xml:space="preserve">Strong’s #59 </w:t>
      </w:r>
      <w:r>
        <w:rPr>
          <w:sz w:val="24"/>
          <w:szCs w:val="24"/>
        </w:rPr>
        <w:t xml:space="preserve">Greek word </w:t>
      </w:r>
      <w:r w:rsidRPr="5897EC05">
        <w:rPr>
          <w:sz w:val="24"/>
          <w:szCs w:val="24"/>
        </w:rPr>
        <w:t>Agorazo: to go to the market place; to purchase; redeem; buy. See: Rev</w:t>
      </w:r>
      <w:r>
        <w:rPr>
          <w:sz w:val="24"/>
          <w:szCs w:val="24"/>
        </w:rPr>
        <w:t>elation</w:t>
      </w:r>
      <w:r w:rsidRPr="5897EC05">
        <w:rPr>
          <w:sz w:val="24"/>
          <w:szCs w:val="24"/>
        </w:rPr>
        <w:t xml:space="preserve"> 5:9</w:t>
      </w:r>
    </w:p>
    <w:p w14:paraId="5CA0F6D8" w14:textId="77777777" w:rsidR="00BD269D" w:rsidRPr="00104522" w:rsidRDefault="00BD269D" w:rsidP="00BD269D">
      <w:pPr>
        <w:pStyle w:val="ListParagraph"/>
        <w:numPr>
          <w:ilvl w:val="0"/>
          <w:numId w:val="10"/>
        </w:numPr>
        <w:rPr>
          <w:sz w:val="24"/>
          <w:szCs w:val="24"/>
        </w:rPr>
      </w:pPr>
      <w:r w:rsidRPr="01417191">
        <w:rPr>
          <w:b/>
          <w:bCs/>
          <w:sz w:val="24"/>
          <w:szCs w:val="24"/>
          <w:u w:val="single"/>
        </w:rPr>
        <w:t>Redeemed</w:t>
      </w:r>
      <w:r w:rsidRPr="01417191">
        <w:rPr>
          <w:b/>
          <w:bCs/>
          <w:sz w:val="24"/>
          <w:szCs w:val="24"/>
        </w:rPr>
        <w:t xml:space="preserve"> </w:t>
      </w:r>
      <w:r w:rsidRPr="00104522">
        <w:rPr>
          <w:sz w:val="24"/>
          <w:szCs w:val="24"/>
        </w:rPr>
        <w:t xml:space="preserve">Strong’s #629 </w:t>
      </w:r>
      <w:r>
        <w:rPr>
          <w:sz w:val="24"/>
          <w:szCs w:val="24"/>
        </w:rPr>
        <w:t xml:space="preserve">Greek word </w:t>
      </w:r>
      <w:r w:rsidRPr="00104522">
        <w:rPr>
          <w:sz w:val="24"/>
          <w:szCs w:val="24"/>
        </w:rPr>
        <w:t xml:space="preserve">Apolutrosis: </w:t>
      </w:r>
      <w:r w:rsidRPr="5897EC05">
        <w:rPr>
          <w:i/>
          <w:iCs/>
          <w:sz w:val="24"/>
          <w:szCs w:val="24"/>
        </w:rPr>
        <w:t xml:space="preserve">act of ransom in full; salvation; deliverance; redemption. </w:t>
      </w:r>
      <w:r w:rsidRPr="00104522">
        <w:rPr>
          <w:sz w:val="24"/>
          <w:szCs w:val="24"/>
        </w:rPr>
        <w:t>See: Eph</w:t>
      </w:r>
      <w:r>
        <w:rPr>
          <w:sz w:val="24"/>
          <w:szCs w:val="24"/>
        </w:rPr>
        <w:t>esians 1:7 -</w:t>
      </w:r>
      <w:r w:rsidRPr="00104522">
        <w:rPr>
          <w:sz w:val="24"/>
          <w:szCs w:val="24"/>
        </w:rPr>
        <w:t>14</w:t>
      </w:r>
      <w:r>
        <w:rPr>
          <w:sz w:val="24"/>
          <w:szCs w:val="24"/>
        </w:rPr>
        <w:t>,</w:t>
      </w:r>
      <w:r w:rsidRPr="00104522">
        <w:rPr>
          <w:sz w:val="24"/>
          <w:szCs w:val="24"/>
        </w:rPr>
        <w:t xml:space="preserve"> 4:30;</w:t>
      </w:r>
      <w:r>
        <w:rPr>
          <w:sz w:val="24"/>
          <w:szCs w:val="24"/>
        </w:rPr>
        <w:t xml:space="preserve"> Colossians</w:t>
      </w:r>
      <w:r w:rsidRPr="00104522">
        <w:rPr>
          <w:sz w:val="24"/>
          <w:szCs w:val="24"/>
        </w:rPr>
        <w:t>; 1:14;</w:t>
      </w:r>
      <w:r>
        <w:rPr>
          <w:sz w:val="24"/>
          <w:szCs w:val="24"/>
        </w:rPr>
        <w:t xml:space="preserve"> </w:t>
      </w:r>
      <w:r w:rsidRPr="00104522">
        <w:rPr>
          <w:sz w:val="24"/>
          <w:szCs w:val="24"/>
        </w:rPr>
        <w:t>Heb</w:t>
      </w:r>
      <w:r>
        <w:rPr>
          <w:sz w:val="24"/>
          <w:szCs w:val="24"/>
        </w:rPr>
        <w:t>rews</w:t>
      </w:r>
      <w:r w:rsidRPr="00104522">
        <w:rPr>
          <w:sz w:val="24"/>
          <w:szCs w:val="24"/>
        </w:rPr>
        <w:t xml:space="preserve"> 9:15</w:t>
      </w:r>
    </w:p>
    <w:p w14:paraId="262AB4CE" w14:textId="0B113A2C" w:rsidR="00BD269D" w:rsidRDefault="00BD269D" w:rsidP="00BD269D">
      <w:pPr>
        <w:pStyle w:val="ListParagraph"/>
        <w:numPr>
          <w:ilvl w:val="0"/>
          <w:numId w:val="10"/>
        </w:numPr>
        <w:rPr>
          <w:sz w:val="24"/>
          <w:szCs w:val="24"/>
        </w:rPr>
      </w:pPr>
      <w:r w:rsidRPr="5897EC05">
        <w:rPr>
          <w:b/>
          <w:bCs/>
          <w:sz w:val="24"/>
          <w:szCs w:val="24"/>
          <w:u w:val="single"/>
        </w:rPr>
        <w:t>Redeemed</w:t>
      </w:r>
      <w:r w:rsidRPr="5897EC05">
        <w:rPr>
          <w:b/>
          <w:bCs/>
          <w:sz w:val="24"/>
          <w:szCs w:val="24"/>
        </w:rPr>
        <w:t>/</w:t>
      </w:r>
      <w:r w:rsidRPr="5897EC05">
        <w:rPr>
          <w:b/>
          <w:bCs/>
          <w:sz w:val="24"/>
          <w:szCs w:val="24"/>
          <w:u w:val="single"/>
        </w:rPr>
        <w:t>Rescue</w:t>
      </w:r>
      <w:r w:rsidRPr="5897EC05">
        <w:rPr>
          <w:sz w:val="24"/>
          <w:szCs w:val="24"/>
        </w:rPr>
        <w:t xml:space="preserve"> Strong’s # 1805 </w:t>
      </w:r>
      <w:r>
        <w:rPr>
          <w:sz w:val="24"/>
          <w:szCs w:val="24"/>
        </w:rPr>
        <w:t xml:space="preserve">Greek word </w:t>
      </w:r>
      <w:r w:rsidRPr="5897EC05">
        <w:rPr>
          <w:sz w:val="24"/>
          <w:szCs w:val="24"/>
        </w:rPr>
        <w:t>Exagorazo</w:t>
      </w:r>
      <w:r>
        <w:rPr>
          <w:sz w:val="24"/>
          <w:szCs w:val="24"/>
        </w:rPr>
        <w:t>:</w:t>
      </w:r>
      <w:r w:rsidRPr="5897EC05">
        <w:rPr>
          <w:i/>
          <w:iCs/>
          <w:sz w:val="24"/>
          <w:szCs w:val="24"/>
        </w:rPr>
        <w:t xml:space="preserve"> to buy up, i.e. ransom; to rescue from loss (improve opportunity) redeem. </w:t>
      </w:r>
      <w:r w:rsidRPr="5897EC05">
        <w:rPr>
          <w:sz w:val="24"/>
          <w:szCs w:val="24"/>
        </w:rPr>
        <w:t>See: Ga</w:t>
      </w:r>
      <w:r>
        <w:rPr>
          <w:sz w:val="24"/>
          <w:szCs w:val="24"/>
        </w:rPr>
        <w:t>latians</w:t>
      </w:r>
      <w:r w:rsidRPr="5897EC05">
        <w:rPr>
          <w:sz w:val="24"/>
          <w:szCs w:val="24"/>
        </w:rPr>
        <w:t xml:space="preserve"> 3:13, 4:5; Eph</w:t>
      </w:r>
      <w:r>
        <w:rPr>
          <w:sz w:val="24"/>
          <w:szCs w:val="24"/>
        </w:rPr>
        <w:t>esians</w:t>
      </w:r>
      <w:r w:rsidRPr="5897EC05">
        <w:rPr>
          <w:sz w:val="24"/>
          <w:szCs w:val="24"/>
        </w:rPr>
        <w:t xml:space="preserve"> 5:16</w:t>
      </w:r>
    </w:p>
    <w:p w14:paraId="52196FF8" w14:textId="77777777" w:rsidR="00FD7359" w:rsidRPr="003441F6" w:rsidRDefault="00FD7359" w:rsidP="00FD7359">
      <w:pPr>
        <w:jc w:val="center"/>
        <w:rPr>
          <w:b/>
          <w:sz w:val="28"/>
          <w:szCs w:val="28"/>
        </w:rPr>
      </w:pPr>
      <w:r w:rsidRPr="5897EC05">
        <w:rPr>
          <w:b/>
          <w:bCs/>
          <w:sz w:val="28"/>
          <w:szCs w:val="28"/>
        </w:rPr>
        <w:t>Accepted in the Beloved</w:t>
      </w:r>
    </w:p>
    <w:p w14:paraId="34E9694B" w14:textId="77777777" w:rsidR="00FD7359" w:rsidRPr="002550FA" w:rsidRDefault="00FD7359" w:rsidP="00FD7359">
      <w:pPr>
        <w:jc w:val="center"/>
        <w:rPr>
          <w:b/>
          <w:i/>
          <w:sz w:val="24"/>
          <w:szCs w:val="24"/>
        </w:rPr>
      </w:pPr>
      <w:r w:rsidRPr="5897EC05">
        <w:rPr>
          <w:b/>
          <w:bCs/>
          <w:i/>
          <w:iCs/>
          <w:sz w:val="24"/>
          <w:szCs w:val="24"/>
        </w:rPr>
        <w:t>Ephesians 1:6b (KJV)</w:t>
      </w:r>
    </w:p>
    <w:p w14:paraId="797920CF" w14:textId="77777777" w:rsidR="00FD7359" w:rsidRDefault="00FD7359" w:rsidP="00FD7359">
      <w:pPr>
        <w:pStyle w:val="ListParagraph"/>
        <w:ind w:left="0"/>
        <w:jc w:val="center"/>
        <w:rPr>
          <w:b/>
          <w:bCs/>
          <w:i/>
          <w:iCs/>
          <w:sz w:val="24"/>
          <w:szCs w:val="24"/>
        </w:rPr>
      </w:pPr>
      <w:r w:rsidRPr="5897EC05">
        <w:rPr>
          <w:b/>
          <w:bCs/>
          <w:i/>
          <w:iCs/>
          <w:sz w:val="24"/>
          <w:szCs w:val="24"/>
        </w:rPr>
        <w:t>Wherein he hath made us accepted in the Beloved.</w:t>
      </w:r>
    </w:p>
    <w:p w14:paraId="36EC98BD" w14:textId="77777777" w:rsidR="00FD7359" w:rsidRDefault="00FD7359" w:rsidP="00FD7359">
      <w:pPr>
        <w:ind w:firstLine="720"/>
        <w:jc w:val="both"/>
        <w:rPr>
          <w:sz w:val="24"/>
          <w:szCs w:val="24"/>
        </w:rPr>
      </w:pPr>
      <w:r>
        <w:rPr>
          <w:sz w:val="24"/>
          <w:szCs w:val="24"/>
        </w:rPr>
        <w:t>Quite often you come upon a passage of Scripture that you have read before, and yet you never thought much about it. To the casual reader, its’ just a simple clause. Yet when you approach it with prayerful consideration, digging just below the surface, you find a diamond.  Case in point, is Ephesians 1:6. In this chapter we will hold this jewel up to the light and be amazed with wonder at the riches the prisms reveal. Be prepared to be blessed…</w:t>
      </w:r>
      <w:r w:rsidRPr="00B42A3C">
        <w:rPr>
          <w:i/>
          <w:sz w:val="24"/>
          <w:szCs w:val="24"/>
        </w:rPr>
        <w:t>favored one!</w:t>
      </w:r>
    </w:p>
    <w:p w14:paraId="2DAC6819" w14:textId="77777777" w:rsidR="00FD7359" w:rsidRDefault="00FD7359" w:rsidP="00FD7359">
      <w:pPr>
        <w:ind w:firstLine="720"/>
        <w:jc w:val="both"/>
        <w:rPr>
          <w:sz w:val="24"/>
          <w:szCs w:val="24"/>
        </w:rPr>
      </w:pPr>
      <w:r>
        <w:rPr>
          <w:sz w:val="24"/>
          <w:szCs w:val="24"/>
        </w:rPr>
        <w:t>T</w:t>
      </w:r>
      <w:r w:rsidRPr="00A03AF4">
        <w:rPr>
          <w:sz w:val="24"/>
          <w:szCs w:val="24"/>
        </w:rPr>
        <w:t>he</w:t>
      </w:r>
      <w:r>
        <w:rPr>
          <w:sz w:val="24"/>
          <w:szCs w:val="24"/>
        </w:rPr>
        <w:t xml:space="preserve"> interpreters of the</w:t>
      </w:r>
      <w:r w:rsidRPr="00A03AF4">
        <w:rPr>
          <w:sz w:val="24"/>
          <w:szCs w:val="24"/>
        </w:rPr>
        <w:t xml:space="preserve"> King James Bible, </w:t>
      </w:r>
      <w:r>
        <w:rPr>
          <w:sz w:val="24"/>
          <w:szCs w:val="24"/>
        </w:rPr>
        <w:t>picked a seemingly inconspicuous word to describe</w:t>
      </w:r>
      <w:r w:rsidRPr="00A03AF4">
        <w:rPr>
          <w:sz w:val="24"/>
          <w:szCs w:val="24"/>
        </w:rPr>
        <w:t xml:space="preserve"> the honor bestowed upon the one</w:t>
      </w:r>
      <w:r>
        <w:rPr>
          <w:sz w:val="24"/>
          <w:szCs w:val="24"/>
        </w:rPr>
        <w:t>s who have been</w:t>
      </w:r>
      <w:r w:rsidRPr="00A03AF4">
        <w:rPr>
          <w:sz w:val="24"/>
          <w:szCs w:val="24"/>
        </w:rPr>
        <w:t xml:space="preserve"> placed </w:t>
      </w:r>
      <w:r w:rsidRPr="5897EC05">
        <w:rPr>
          <w:i/>
          <w:iCs/>
          <w:sz w:val="24"/>
          <w:szCs w:val="24"/>
        </w:rPr>
        <w:t>in Christ</w:t>
      </w:r>
      <w:r>
        <w:rPr>
          <w:i/>
          <w:iCs/>
          <w:sz w:val="24"/>
          <w:szCs w:val="24"/>
        </w:rPr>
        <w:t xml:space="preserve">…. </w:t>
      </w:r>
      <w:r w:rsidRPr="008507AF">
        <w:rPr>
          <w:i/>
          <w:iCs/>
          <w:sz w:val="24"/>
          <w:szCs w:val="24"/>
        </w:rPr>
        <w:t>He is</w:t>
      </w:r>
      <w:r w:rsidRPr="008507AF">
        <w:rPr>
          <w:i/>
          <w:sz w:val="24"/>
          <w:szCs w:val="24"/>
        </w:rPr>
        <w:t xml:space="preserve"> the Beloved</w:t>
      </w:r>
      <w:r>
        <w:rPr>
          <w:sz w:val="24"/>
          <w:szCs w:val="24"/>
        </w:rPr>
        <w:t xml:space="preserve">. In King James, the word is </w:t>
      </w:r>
      <w:r w:rsidRPr="00BA600A">
        <w:rPr>
          <w:i/>
          <w:sz w:val="24"/>
          <w:szCs w:val="24"/>
        </w:rPr>
        <w:t>accepted</w:t>
      </w:r>
      <w:r>
        <w:rPr>
          <w:sz w:val="24"/>
          <w:szCs w:val="24"/>
        </w:rPr>
        <w:t xml:space="preserve">, however, other translators choose the word </w:t>
      </w:r>
      <w:r w:rsidRPr="00BA600A">
        <w:rPr>
          <w:i/>
          <w:sz w:val="24"/>
          <w:szCs w:val="24"/>
        </w:rPr>
        <w:t>favored</w:t>
      </w:r>
      <w:r>
        <w:rPr>
          <w:sz w:val="24"/>
          <w:szCs w:val="24"/>
        </w:rPr>
        <w:t xml:space="preserve">. When you think about the word accepted, don’t you normally think in terms of receiving something half-heartedly? If you’re a person like me who tends to see the glass half empty instead of half full, the word </w:t>
      </w:r>
      <w:r w:rsidRPr="004E13FE">
        <w:rPr>
          <w:i/>
          <w:sz w:val="24"/>
          <w:szCs w:val="24"/>
        </w:rPr>
        <w:t>accepted</w:t>
      </w:r>
      <w:r>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an altogether different messages in mind. </w:t>
      </w:r>
    </w:p>
    <w:p w14:paraId="4A224DF7" w14:textId="77777777" w:rsidR="00FD7359" w:rsidRDefault="00FD7359" w:rsidP="00FD7359">
      <w:pPr>
        <w:ind w:firstLine="720"/>
        <w:jc w:val="both"/>
        <w:rPr>
          <w:sz w:val="24"/>
          <w:szCs w:val="24"/>
        </w:rPr>
      </w:pPr>
      <w:r>
        <w:rPr>
          <w:sz w:val="24"/>
          <w:szCs w:val="24"/>
        </w:rPr>
        <w:t>To discover the gems in this lesson, we need to l</w:t>
      </w:r>
      <w:r w:rsidRPr="00A03AF4">
        <w:rPr>
          <w:sz w:val="24"/>
          <w:szCs w:val="24"/>
        </w:rPr>
        <w:t xml:space="preserve">ook closely at the </w:t>
      </w:r>
      <w:r>
        <w:rPr>
          <w:sz w:val="24"/>
          <w:szCs w:val="24"/>
        </w:rPr>
        <w:t xml:space="preserve">original </w:t>
      </w:r>
      <w:r w:rsidRPr="00A03AF4">
        <w:rPr>
          <w:sz w:val="24"/>
          <w:szCs w:val="24"/>
        </w:rPr>
        <w:t xml:space="preserve">Greek words translated as </w:t>
      </w:r>
      <w:r w:rsidRPr="00B85FEE">
        <w:rPr>
          <w:i/>
          <w:sz w:val="24"/>
          <w:szCs w:val="24"/>
        </w:rPr>
        <w:t>highly</w:t>
      </w:r>
      <w:r w:rsidRPr="00A03AF4">
        <w:rPr>
          <w:sz w:val="24"/>
          <w:szCs w:val="24"/>
        </w:rPr>
        <w:t xml:space="preserve"> </w:t>
      </w:r>
      <w:r w:rsidRPr="00B85FEE">
        <w:rPr>
          <w:i/>
          <w:sz w:val="24"/>
          <w:szCs w:val="24"/>
        </w:rPr>
        <w:t>favored</w:t>
      </w:r>
      <w:r w:rsidRPr="00A03AF4">
        <w:rPr>
          <w:sz w:val="24"/>
          <w:szCs w:val="24"/>
        </w:rPr>
        <w:t xml:space="preserve"> or </w:t>
      </w:r>
      <w:r w:rsidRPr="00B85FEE">
        <w:rPr>
          <w:i/>
          <w:sz w:val="24"/>
          <w:szCs w:val="24"/>
        </w:rPr>
        <w:t>accepted</w:t>
      </w:r>
      <w:r w:rsidRPr="00A03AF4">
        <w:rPr>
          <w:sz w:val="24"/>
          <w:szCs w:val="24"/>
        </w:rPr>
        <w:t xml:space="preserve">. But before we do, </w:t>
      </w:r>
      <w:r>
        <w:rPr>
          <w:sz w:val="24"/>
          <w:szCs w:val="24"/>
        </w:rPr>
        <w:t>let’s focus on two other key words:</w:t>
      </w:r>
      <w:r w:rsidRPr="00A03AF4">
        <w:rPr>
          <w:sz w:val="24"/>
          <w:szCs w:val="24"/>
        </w:rPr>
        <w:t xml:space="preserve"> </w:t>
      </w:r>
      <w:r w:rsidRPr="5897EC05">
        <w:rPr>
          <w:i/>
          <w:iCs/>
          <w:sz w:val="24"/>
          <w:szCs w:val="24"/>
        </w:rPr>
        <w:t>pleased or well pleased</w:t>
      </w:r>
      <w:r>
        <w:rPr>
          <w:i/>
          <w:iCs/>
          <w:sz w:val="24"/>
          <w:szCs w:val="24"/>
        </w:rPr>
        <w:t>.</w:t>
      </w:r>
      <w:r w:rsidRPr="00A03AF4">
        <w:rPr>
          <w:sz w:val="24"/>
          <w:szCs w:val="24"/>
        </w:rPr>
        <w:t xml:space="preserve"> </w:t>
      </w:r>
      <w:r>
        <w:rPr>
          <w:sz w:val="24"/>
          <w:szCs w:val="24"/>
        </w:rPr>
        <w:t>A</w:t>
      </w:r>
      <w:r w:rsidRPr="00A03AF4">
        <w:rPr>
          <w:sz w:val="24"/>
          <w:szCs w:val="24"/>
        </w:rPr>
        <w:t xml:space="preserve">lmost exclusively </w:t>
      </w:r>
      <w:r>
        <w:rPr>
          <w:sz w:val="24"/>
          <w:szCs w:val="24"/>
        </w:rPr>
        <w:t>these words are used in reference to the Lord Jesus, with a few exceptions. I</w:t>
      </w:r>
      <w:r w:rsidRPr="00A03AF4">
        <w:rPr>
          <w:sz w:val="24"/>
          <w:szCs w:val="24"/>
        </w:rPr>
        <w:t xml:space="preserve">n </w:t>
      </w:r>
      <w:r>
        <w:rPr>
          <w:sz w:val="24"/>
          <w:szCs w:val="24"/>
        </w:rPr>
        <w:t>the following passages, they are</w:t>
      </w:r>
      <w:r w:rsidRPr="00167DA1">
        <w:rPr>
          <w:sz w:val="24"/>
          <w:szCs w:val="24"/>
        </w:rPr>
        <w:t xml:space="preserve"> </w:t>
      </w:r>
      <w:r w:rsidRPr="00A03AF4">
        <w:rPr>
          <w:sz w:val="24"/>
          <w:szCs w:val="24"/>
        </w:rPr>
        <w:t xml:space="preserve">they are applied </w:t>
      </w:r>
      <w:r>
        <w:rPr>
          <w:sz w:val="24"/>
          <w:szCs w:val="24"/>
        </w:rPr>
        <w:t xml:space="preserve">to </w:t>
      </w:r>
      <w:r w:rsidRPr="00A03AF4">
        <w:rPr>
          <w:sz w:val="24"/>
          <w:szCs w:val="24"/>
        </w:rPr>
        <w:t>t</w:t>
      </w:r>
      <w:r>
        <w:rPr>
          <w:sz w:val="24"/>
          <w:szCs w:val="24"/>
        </w:rPr>
        <w:t>hose who are</w:t>
      </w:r>
      <w:r w:rsidRPr="00A03AF4">
        <w:rPr>
          <w:sz w:val="24"/>
          <w:szCs w:val="24"/>
        </w:rPr>
        <w:t xml:space="preserve"> in Christ. </w:t>
      </w:r>
      <w:r w:rsidRPr="00167DA1">
        <w:rPr>
          <w:iCs/>
          <w:sz w:val="24"/>
          <w:szCs w:val="24"/>
        </w:rPr>
        <w:t xml:space="preserve">I will highlight the words in the </w:t>
      </w:r>
      <w:r w:rsidRPr="00167DA1">
        <w:rPr>
          <w:sz w:val="24"/>
          <w:szCs w:val="24"/>
        </w:rPr>
        <w:t>following passages.</w:t>
      </w:r>
    </w:p>
    <w:p w14:paraId="2115D021" w14:textId="77777777" w:rsidR="00FD7359" w:rsidRDefault="00FD7359" w:rsidP="00FD7359">
      <w:pPr>
        <w:jc w:val="both"/>
        <w:rPr>
          <w:sz w:val="24"/>
          <w:szCs w:val="24"/>
        </w:rPr>
      </w:pPr>
      <w:r>
        <w:rPr>
          <w:sz w:val="24"/>
          <w:szCs w:val="24"/>
        </w:rPr>
        <w:t xml:space="preserve">Luke 2:14 (KJV) “Glory to God in the highest, and on earth peace, </w:t>
      </w:r>
      <w:r w:rsidRPr="00167DA1">
        <w:rPr>
          <w:b/>
          <w:i/>
          <w:sz w:val="24"/>
          <w:szCs w:val="24"/>
        </w:rPr>
        <w:t>good will</w:t>
      </w:r>
      <w:r>
        <w:rPr>
          <w:sz w:val="24"/>
          <w:szCs w:val="24"/>
        </w:rPr>
        <w:t xml:space="preserve"> toward men. </w:t>
      </w:r>
    </w:p>
    <w:p w14:paraId="5CDE3BD5" w14:textId="77777777" w:rsidR="00FD7359" w:rsidRPr="00167DA1" w:rsidRDefault="00FD7359" w:rsidP="00FD7359">
      <w:pPr>
        <w:jc w:val="both"/>
        <w:rPr>
          <w:sz w:val="24"/>
          <w:szCs w:val="24"/>
        </w:rPr>
      </w:pPr>
      <w:r>
        <w:rPr>
          <w:sz w:val="24"/>
          <w:szCs w:val="24"/>
        </w:rPr>
        <w:t xml:space="preserve">Ephesians 1:5 (KJV) “Having predestined us unto the adoption of children by Jesus Christ to himself, according to the </w:t>
      </w:r>
      <w:r w:rsidRPr="00167DA1">
        <w:rPr>
          <w:b/>
          <w:i/>
          <w:sz w:val="24"/>
          <w:szCs w:val="24"/>
        </w:rPr>
        <w:t>good pleasure of his will</w:t>
      </w:r>
      <w:r>
        <w:rPr>
          <w:sz w:val="24"/>
          <w:szCs w:val="24"/>
        </w:rPr>
        <w:t xml:space="preserve">.” </w:t>
      </w:r>
    </w:p>
    <w:p w14:paraId="54AA3CE9" w14:textId="77777777" w:rsidR="00FD7359" w:rsidRDefault="00FD7359" w:rsidP="00FD7359">
      <w:pPr>
        <w:jc w:val="both"/>
        <w:rPr>
          <w:sz w:val="24"/>
          <w:szCs w:val="24"/>
        </w:rPr>
      </w:pPr>
      <w:r>
        <w:rPr>
          <w:sz w:val="24"/>
          <w:szCs w:val="24"/>
        </w:rPr>
        <w:t xml:space="preserve">Ephesians 1:9 (KJV) “Having made known unto us the mystery of his will, according to his </w:t>
      </w:r>
      <w:r w:rsidRPr="00A563FD">
        <w:rPr>
          <w:b/>
          <w:i/>
          <w:sz w:val="24"/>
          <w:szCs w:val="24"/>
        </w:rPr>
        <w:t>good pleasure</w:t>
      </w:r>
      <w:r>
        <w:rPr>
          <w:sz w:val="24"/>
          <w:szCs w:val="24"/>
        </w:rPr>
        <w:t xml:space="preserve"> which he purposed in himself.”</w:t>
      </w:r>
    </w:p>
    <w:p w14:paraId="21EF8B04" w14:textId="77777777" w:rsidR="00FD7359" w:rsidRPr="00A93486" w:rsidRDefault="00FD7359" w:rsidP="00FD7359">
      <w:pPr>
        <w:jc w:val="both"/>
        <w:rPr>
          <w:b/>
          <w:sz w:val="28"/>
          <w:szCs w:val="28"/>
        </w:rPr>
      </w:pPr>
      <w:r>
        <w:rPr>
          <w:b/>
          <w:bCs/>
          <w:sz w:val="28"/>
          <w:szCs w:val="28"/>
        </w:rPr>
        <w:t>WORD SEARCH: F</w:t>
      </w:r>
      <w:r w:rsidRPr="009C4ABC">
        <w:rPr>
          <w:b/>
          <w:bCs/>
          <w:sz w:val="24"/>
          <w:szCs w:val="24"/>
        </w:rPr>
        <w:t xml:space="preserve">rom </w:t>
      </w:r>
      <w:r>
        <w:rPr>
          <w:b/>
          <w:bCs/>
          <w:sz w:val="24"/>
          <w:szCs w:val="24"/>
        </w:rPr>
        <w:t>S</w:t>
      </w:r>
      <w:r w:rsidRPr="009C4ABC">
        <w:rPr>
          <w:b/>
          <w:bCs/>
          <w:sz w:val="24"/>
          <w:szCs w:val="24"/>
        </w:rPr>
        <w:t xml:space="preserve">trong’s </w:t>
      </w:r>
      <w:r>
        <w:rPr>
          <w:b/>
          <w:bCs/>
          <w:sz w:val="24"/>
          <w:szCs w:val="24"/>
        </w:rPr>
        <w:t>C</w:t>
      </w:r>
      <w:r w:rsidRPr="009C4ABC">
        <w:rPr>
          <w:b/>
          <w:bCs/>
          <w:sz w:val="24"/>
          <w:szCs w:val="24"/>
        </w:rPr>
        <w:t>oncordance</w:t>
      </w:r>
      <w:r w:rsidRPr="01417191">
        <w:rPr>
          <w:b/>
          <w:bCs/>
          <w:sz w:val="28"/>
          <w:szCs w:val="28"/>
        </w:rPr>
        <w:t xml:space="preserve"> </w:t>
      </w:r>
    </w:p>
    <w:p w14:paraId="7DB4E028" w14:textId="77777777" w:rsidR="00FD7359" w:rsidRPr="00C534E6" w:rsidRDefault="00FD7359" w:rsidP="00FD7359">
      <w:pPr>
        <w:pStyle w:val="ListParagraph"/>
        <w:numPr>
          <w:ilvl w:val="0"/>
          <w:numId w:val="85"/>
        </w:numPr>
        <w:rPr>
          <w:sz w:val="24"/>
          <w:szCs w:val="24"/>
        </w:rPr>
      </w:pPr>
      <w:r w:rsidRPr="00C534E6">
        <w:rPr>
          <w:b/>
          <w:bCs/>
          <w:sz w:val="24"/>
          <w:szCs w:val="24"/>
        </w:rPr>
        <w:t>Highly</w:t>
      </w:r>
      <w:r w:rsidRPr="00C534E6">
        <w:rPr>
          <w:sz w:val="24"/>
          <w:szCs w:val="24"/>
        </w:rPr>
        <w:t xml:space="preserve"> </w:t>
      </w:r>
      <w:r w:rsidRPr="00C534E6">
        <w:rPr>
          <w:b/>
          <w:bCs/>
          <w:sz w:val="24"/>
          <w:szCs w:val="24"/>
        </w:rPr>
        <w:t>Favored</w:t>
      </w:r>
      <w:r w:rsidRPr="00C534E6">
        <w:rPr>
          <w:sz w:val="24"/>
          <w:szCs w:val="24"/>
        </w:rPr>
        <w:t xml:space="preserve">/ </w:t>
      </w:r>
      <w:r w:rsidRPr="00C534E6">
        <w:rPr>
          <w:b/>
          <w:bCs/>
          <w:sz w:val="24"/>
          <w:szCs w:val="24"/>
        </w:rPr>
        <w:t xml:space="preserve">Accepted: </w:t>
      </w:r>
      <w:r w:rsidRPr="00C534E6">
        <w:rPr>
          <w:sz w:val="24"/>
          <w:szCs w:val="24"/>
        </w:rPr>
        <w:t xml:space="preserve">The Greek word is </w:t>
      </w:r>
      <w:r>
        <w:rPr>
          <w:sz w:val="24"/>
          <w:szCs w:val="24"/>
        </w:rPr>
        <w:t>c</w:t>
      </w:r>
      <w:r w:rsidRPr="00C534E6">
        <w:rPr>
          <w:sz w:val="24"/>
          <w:szCs w:val="24"/>
        </w:rPr>
        <w:t xml:space="preserve">haritoo. (It comes from the word grace.)  It means to: </w:t>
      </w:r>
      <w:r w:rsidRPr="00C534E6">
        <w:rPr>
          <w:i/>
          <w:iCs/>
          <w:sz w:val="24"/>
          <w:szCs w:val="24"/>
        </w:rPr>
        <w:t xml:space="preserve">to grace, i.e. endue with special honor, make accepted, and be highly favored. </w:t>
      </w:r>
      <w:r w:rsidRPr="00C534E6">
        <w:rPr>
          <w:sz w:val="24"/>
          <w:szCs w:val="24"/>
        </w:rPr>
        <w:t xml:space="preserve"> As a side note: the words gift and forgiveness are connected with both of these words!</w:t>
      </w:r>
    </w:p>
    <w:p w14:paraId="1F085838" w14:textId="77777777" w:rsidR="00FD7359" w:rsidRPr="00C534E6" w:rsidRDefault="00FD7359" w:rsidP="00FD7359">
      <w:pPr>
        <w:pStyle w:val="ListParagraph"/>
        <w:numPr>
          <w:ilvl w:val="0"/>
          <w:numId w:val="85"/>
        </w:numPr>
        <w:jc w:val="both"/>
        <w:rPr>
          <w:sz w:val="24"/>
          <w:szCs w:val="24"/>
        </w:rPr>
      </w:pPr>
      <w:r w:rsidRPr="00C534E6">
        <w:rPr>
          <w:b/>
          <w:sz w:val="24"/>
          <w:szCs w:val="24"/>
        </w:rPr>
        <w:t xml:space="preserve">Good Will/ Good Pleasure: </w:t>
      </w:r>
      <w:r w:rsidRPr="00C534E6">
        <w:rPr>
          <w:sz w:val="24"/>
          <w:szCs w:val="24"/>
        </w:rPr>
        <w:t>The Greek words are</w:t>
      </w:r>
      <w:r w:rsidRPr="00C534E6">
        <w:rPr>
          <w:b/>
          <w:sz w:val="24"/>
          <w:szCs w:val="24"/>
        </w:rPr>
        <w:t xml:space="preserve"> </w:t>
      </w:r>
      <w:r w:rsidRPr="00C534E6">
        <w:rPr>
          <w:sz w:val="24"/>
          <w:szCs w:val="24"/>
        </w:rPr>
        <w:t xml:space="preserve">edudokia or eudokeo. Here are the definitions: </w:t>
      </w:r>
      <w:r w:rsidRPr="00C534E6">
        <w:rPr>
          <w:i/>
          <w:iCs/>
          <w:sz w:val="24"/>
          <w:szCs w:val="24"/>
        </w:rPr>
        <w:t xml:space="preserve">satisfaction, delight, kindness, purpose, desire, good pleasure, will, to think well of i.e. approve, to approbate, think good, be well pleased, be the good pleasure, and be willing. </w:t>
      </w:r>
    </w:p>
    <w:p w14:paraId="1E2D0F39" w14:textId="77777777" w:rsidR="00FD7359" w:rsidRPr="00A93486" w:rsidRDefault="00FD7359" w:rsidP="00FD7359">
      <w:pPr>
        <w:rPr>
          <w:sz w:val="28"/>
          <w:szCs w:val="28"/>
        </w:rPr>
      </w:pPr>
      <w:r w:rsidRPr="5897EC05">
        <w:rPr>
          <w:b/>
          <w:bCs/>
          <w:sz w:val="28"/>
          <w:szCs w:val="28"/>
        </w:rPr>
        <w:t>DIGGGING DEEPER</w:t>
      </w:r>
      <w:r w:rsidRPr="5897EC05">
        <w:rPr>
          <w:sz w:val="28"/>
          <w:szCs w:val="28"/>
        </w:rPr>
        <w:t xml:space="preserve">: </w:t>
      </w:r>
      <w:r w:rsidRPr="5897EC05">
        <w:rPr>
          <w:b/>
          <w:bCs/>
          <w:sz w:val="28"/>
          <w:szCs w:val="28"/>
        </w:rPr>
        <w:t xml:space="preserve">Read the following passages and make note of any insights and </w:t>
      </w:r>
      <w:r>
        <w:rPr>
          <w:b/>
          <w:bCs/>
          <w:sz w:val="28"/>
          <w:szCs w:val="28"/>
        </w:rPr>
        <w:t>personal applications.</w:t>
      </w:r>
    </w:p>
    <w:p w14:paraId="41ADBDFF" w14:textId="77777777" w:rsidR="00FD7359" w:rsidRDefault="00FD7359" w:rsidP="00FD7359">
      <w:pPr>
        <w:pStyle w:val="ListParagraph"/>
        <w:numPr>
          <w:ilvl w:val="3"/>
          <w:numId w:val="7"/>
        </w:numPr>
        <w:rPr>
          <w:sz w:val="24"/>
          <w:szCs w:val="24"/>
        </w:rPr>
      </w:pPr>
      <w:r w:rsidRPr="5897EC05">
        <w:rPr>
          <w:sz w:val="24"/>
          <w:szCs w:val="24"/>
        </w:rPr>
        <w:t>Habakkuk 1:13; Isaiah 59:1-2; Colossians 1:16-23; Luke 3:22; Matthew 3:17</w:t>
      </w:r>
      <w:r>
        <w:rPr>
          <w:sz w:val="24"/>
          <w:szCs w:val="24"/>
        </w:rPr>
        <w:t>,</w:t>
      </w:r>
      <w:r w:rsidRPr="5897EC05">
        <w:rPr>
          <w:sz w:val="24"/>
          <w:szCs w:val="24"/>
        </w:rPr>
        <w:t xml:space="preserve"> 12:18, 17:5; 2 Peter 1:16-17; Mark 1:11</w:t>
      </w:r>
    </w:p>
    <w:p w14:paraId="415EB3A2" w14:textId="77777777" w:rsidR="00FD7359" w:rsidRDefault="00FD7359" w:rsidP="00FD7359">
      <w:pPr>
        <w:ind w:firstLine="630"/>
        <w:jc w:val="both"/>
        <w:rPr>
          <w:sz w:val="24"/>
          <w:szCs w:val="24"/>
        </w:rPr>
      </w:pPr>
      <w:r>
        <w:rPr>
          <w:sz w:val="24"/>
          <w:szCs w:val="24"/>
        </w:rPr>
        <w:t>As we have just seen in the passages above, every time the Father spoke from heaven, He said: “This is My Beloved Son in whom I am well pleased.” The Son of God is the unrivaled object of the Father’s</w:t>
      </w:r>
      <w:r w:rsidRPr="005E72A3">
        <w:rPr>
          <w:sz w:val="24"/>
          <w:szCs w:val="24"/>
        </w:rPr>
        <w:t xml:space="preserve"> affection. </w:t>
      </w:r>
      <w:r>
        <w:rPr>
          <w:sz w:val="24"/>
          <w:szCs w:val="24"/>
        </w:rPr>
        <w:t xml:space="preserve">In Christ and Christ alone, is the Father pleased. We mustn’t forget that the </w:t>
      </w:r>
      <w:r w:rsidRPr="005E72A3">
        <w:rPr>
          <w:sz w:val="24"/>
          <w:szCs w:val="24"/>
        </w:rPr>
        <w:t xml:space="preserve">Father’s love </w:t>
      </w:r>
      <w:r>
        <w:rPr>
          <w:sz w:val="24"/>
          <w:szCs w:val="24"/>
        </w:rPr>
        <w:t>and acceptance of</w:t>
      </w:r>
      <w:r w:rsidRPr="005E72A3">
        <w:rPr>
          <w:sz w:val="24"/>
          <w:szCs w:val="24"/>
        </w:rPr>
        <w:t xml:space="preserve"> us</w:t>
      </w:r>
      <w:r>
        <w:rPr>
          <w:sz w:val="24"/>
          <w:szCs w:val="24"/>
        </w:rPr>
        <w:t>,</w:t>
      </w:r>
      <w:r w:rsidRPr="005E72A3">
        <w:rPr>
          <w:sz w:val="24"/>
          <w:szCs w:val="24"/>
        </w:rPr>
        <w:t xml:space="preserve"> </w:t>
      </w:r>
      <w:r>
        <w:rPr>
          <w:sz w:val="24"/>
          <w:szCs w:val="24"/>
        </w:rPr>
        <w:t>rests</w:t>
      </w:r>
      <w:r w:rsidRPr="005E72A3">
        <w:rPr>
          <w:sz w:val="24"/>
          <w:szCs w:val="24"/>
        </w:rPr>
        <w:t xml:space="preserve"> </w:t>
      </w:r>
      <w:r>
        <w:rPr>
          <w:sz w:val="24"/>
          <w:szCs w:val="24"/>
        </w:rPr>
        <w:t>solely upon His love for His Beloved Son Jesus.</w:t>
      </w:r>
      <w:r w:rsidRPr="005E72A3">
        <w:rPr>
          <w:sz w:val="24"/>
          <w:szCs w:val="24"/>
        </w:rPr>
        <w:t xml:space="preserve"> </w:t>
      </w:r>
      <w:r>
        <w:rPr>
          <w:sz w:val="24"/>
          <w:szCs w:val="24"/>
        </w:rPr>
        <w:t>We’re not just accepted by God, but highly favored!</w:t>
      </w:r>
    </w:p>
    <w:p w14:paraId="691E1914" w14:textId="77777777" w:rsidR="00FD7359" w:rsidRDefault="00FD7359" w:rsidP="00FD7359">
      <w:pPr>
        <w:ind w:firstLine="630"/>
        <w:jc w:val="both"/>
        <w:rPr>
          <w:sz w:val="24"/>
          <w:szCs w:val="24"/>
        </w:rPr>
      </w:pPr>
      <w:r>
        <w:rPr>
          <w:sz w:val="24"/>
          <w:szCs w:val="24"/>
        </w:rPr>
        <w:t xml:space="preserve">Remember that at Jesus birth, a heavenly host appeared and declared: “Glory to God in the highest, and on earth, peace among men with whom </w:t>
      </w:r>
      <w:r w:rsidRPr="00772D2C">
        <w:rPr>
          <w:i/>
          <w:sz w:val="24"/>
          <w:szCs w:val="24"/>
        </w:rPr>
        <w:t>He is pleased</w:t>
      </w:r>
      <w:r>
        <w:rPr>
          <w:sz w:val="24"/>
          <w:szCs w:val="24"/>
        </w:rPr>
        <w:t xml:space="preserve">.”?  The King James version said, “On whom His </w:t>
      </w:r>
      <w:r w:rsidRPr="00772D2C">
        <w:rPr>
          <w:i/>
          <w:sz w:val="24"/>
          <w:szCs w:val="24"/>
        </w:rPr>
        <w:t>favor rest</w:t>
      </w:r>
      <w:r>
        <w:rPr>
          <w:sz w:val="24"/>
          <w:szCs w:val="24"/>
        </w:rPr>
        <w:t xml:space="preserve">.” (Luke 2:13-14) In this instance, the words pleased and favored are the exact same word applied to Jesus! Do you understand the significance of that?   Because Christ Jesus now lives </w:t>
      </w:r>
      <w:r w:rsidRPr="005E72A3">
        <w:rPr>
          <w:sz w:val="24"/>
          <w:szCs w:val="24"/>
        </w:rPr>
        <w:t>“</w:t>
      </w:r>
      <w:r>
        <w:rPr>
          <w:sz w:val="24"/>
          <w:szCs w:val="24"/>
        </w:rPr>
        <w:t>i</w:t>
      </w:r>
      <w:r w:rsidRPr="005E72A3">
        <w:rPr>
          <w:sz w:val="24"/>
          <w:szCs w:val="24"/>
        </w:rPr>
        <w:t>n us</w:t>
      </w:r>
      <w:r>
        <w:rPr>
          <w:sz w:val="24"/>
          <w:szCs w:val="24"/>
        </w:rPr>
        <w:t>,</w:t>
      </w:r>
      <w:r w:rsidRPr="005E72A3">
        <w:rPr>
          <w:sz w:val="24"/>
          <w:szCs w:val="24"/>
        </w:rPr>
        <w:t xml:space="preserve">” </w:t>
      </w:r>
      <w:r>
        <w:rPr>
          <w:sz w:val="24"/>
          <w:szCs w:val="24"/>
        </w:rPr>
        <w:t xml:space="preserve">and God the Father is </w:t>
      </w:r>
      <w:r w:rsidRPr="00E02EBA">
        <w:rPr>
          <w:i/>
          <w:sz w:val="24"/>
          <w:szCs w:val="24"/>
        </w:rPr>
        <w:t>well please with Him</w:t>
      </w:r>
      <w:r>
        <w:rPr>
          <w:sz w:val="24"/>
          <w:szCs w:val="24"/>
        </w:rPr>
        <w:t xml:space="preserve">, </w:t>
      </w:r>
      <w:r w:rsidRPr="005E72A3">
        <w:rPr>
          <w:sz w:val="24"/>
          <w:szCs w:val="24"/>
        </w:rPr>
        <w:t xml:space="preserve">the Father’s </w:t>
      </w:r>
      <w:r w:rsidRPr="00E02EBA">
        <w:rPr>
          <w:i/>
          <w:sz w:val="24"/>
          <w:szCs w:val="24"/>
        </w:rPr>
        <w:t>favor</w:t>
      </w:r>
      <w:r>
        <w:rPr>
          <w:sz w:val="24"/>
          <w:szCs w:val="24"/>
        </w:rPr>
        <w:t xml:space="preserve"> now </w:t>
      </w:r>
      <w:r w:rsidRPr="005E72A3">
        <w:rPr>
          <w:sz w:val="24"/>
          <w:szCs w:val="24"/>
        </w:rPr>
        <w:t>rest “</w:t>
      </w:r>
      <w:r>
        <w:rPr>
          <w:sz w:val="24"/>
          <w:szCs w:val="24"/>
        </w:rPr>
        <w:t>upo</w:t>
      </w:r>
      <w:r w:rsidRPr="005E72A3">
        <w:rPr>
          <w:sz w:val="24"/>
          <w:szCs w:val="24"/>
        </w:rPr>
        <w:t xml:space="preserve">n us.” </w:t>
      </w:r>
      <w:r>
        <w:rPr>
          <w:sz w:val="24"/>
          <w:szCs w:val="24"/>
        </w:rPr>
        <w:t xml:space="preserve"> It’s mind boggling - is it not?  Now if you find these facts hard to comprehend, then just wait till you see what comes next! </w:t>
      </w:r>
    </w:p>
    <w:p w14:paraId="42B4FC31" w14:textId="77777777" w:rsidR="00FD7359" w:rsidRDefault="00FD7359" w:rsidP="00FD7359">
      <w:pPr>
        <w:ind w:firstLine="630"/>
        <w:jc w:val="both"/>
        <w:rPr>
          <w:sz w:val="24"/>
          <w:szCs w:val="24"/>
        </w:rPr>
      </w:pPr>
      <w:r>
        <w:rPr>
          <w:sz w:val="24"/>
          <w:szCs w:val="24"/>
        </w:rPr>
        <w:t xml:space="preserve">In order to make some personal applications, perhaps we need to step aside for a moment to think through the implications of these wonders. Do you struggle with the feeling insignificant? When you read the Bible, do you think about the people listed as supper humans? Well - they are not. They were every bit as human and you and me, granted they lived in another time in history. </w:t>
      </w:r>
    </w:p>
    <w:p w14:paraId="343BBB2B" w14:textId="77777777" w:rsidR="00FD7359" w:rsidRDefault="00FD7359" w:rsidP="00FD7359">
      <w:pPr>
        <w:ind w:firstLine="630"/>
        <w:jc w:val="both"/>
        <w:rPr>
          <w:sz w:val="24"/>
          <w:szCs w:val="24"/>
        </w:rPr>
      </w:pPr>
      <w:r>
        <w:rPr>
          <w:sz w:val="24"/>
          <w:szCs w:val="24"/>
        </w:rPr>
        <w:t>Take Mary, the mother of Jesus for example. Can you imagine the thoughts running through her teenage mind when she was visited by t</w:t>
      </w:r>
      <w:r w:rsidRPr="005E72A3">
        <w:rPr>
          <w:sz w:val="24"/>
          <w:szCs w:val="24"/>
        </w:rPr>
        <w:t>he angel Gabriel</w:t>
      </w:r>
      <w:r>
        <w:rPr>
          <w:sz w:val="24"/>
          <w:szCs w:val="24"/>
        </w:rPr>
        <w:t>? Yet even before He made the announcement that her womb would soon become the incubator of Immanuel, in fact, the Holy of Holies,” he declared her standing with God. Gabriel said:</w:t>
      </w:r>
      <w:r w:rsidRPr="005E72A3">
        <w:rPr>
          <w:sz w:val="24"/>
          <w:szCs w:val="24"/>
        </w:rPr>
        <w:t xml:space="preserve"> “Greetings, you who are </w:t>
      </w:r>
      <w:r w:rsidRPr="5897EC05">
        <w:rPr>
          <w:i/>
          <w:iCs/>
          <w:sz w:val="24"/>
          <w:szCs w:val="24"/>
        </w:rPr>
        <w:t>highly favored.</w:t>
      </w:r>
      <w:r w:rsidRPr="005E72A3">
        <w:rPr>
          <w:sz w:val="24"/>
          <w:szCs w:val="24"/>
        </w:rPr>
        <w:t xml:space="preserve"> The Lord is with you.” Luke 1:28 (NIV)</w:t>
      </w:r>
      <w:r>
        <w:rPr>
          <w:sz w:val="24"/>
          <w:szCs w:val="24"/>
        </w:rPr>
        <w:t xml:space="preserve"> We marvel at this encounter and the great honor bestowed upon Mary don’t we? And rightfully so. But please don’t miss this hidden treasure; t</w:t>
      </w:r>
      <w:r w:rsidRPr="005E72A3">
        <w:rPr>
          <w:sz w:val="24"/>
          <w:szCs w:val="24"/>
        </w:rPr>
        <w:t>h</w:t>
      </w:r>
      <w:r>
        <w:rPr>
          <w:sz w:val="24"/>
          <w:szCs w:val="24"/>
        </w:rPr>
        <w:t xml:space="preserve">e words </w:t>
      </w:r>
      <w:r w:rsidRPr="008400F3">
        <w:rPr>
          <w:b/>
          <w:i/>
          <w:iCs/>
          <w:sz w:val="24"/>
          <w:szCs w:val="24"/>
        </w:rPr>
        <w:t>highly favored</w:t>
      </w:r>
      <w:r w:rsidRPr="005E72A3">
        <w:rPr>
          <w:sz w:val="24"/>
          <w:szCs w:val="24"/>
        </w:rPr>
        <w:t xml:space="preserve"> </w:t>
      </w:r>
      <w:r>
        <w:rPr>
          <w:sz w:val="24"/>
          <w:szCs w:val="24"/>
        </w:rPr>
        <w:t>are</w:t>
      </w:r>
      <w:r w:rsidRPr="005E72A3">
        <w:rPr>
          <w:sz w:val="24"/>
          <w:szCs w:val="24"/>
        </w:rPr>
        <w:t xml:space="preserve"> the exact </w:t>
      </w:r>
      <w:r>
        <w:rPr>
          <w:sz w:val="24"/>
          <w:szCs w:val="24"/>
        </w:rPr>
        <w:t xml:space="preserve">same </w:t>
      </w:r>
      <w:r w:rsidRPr="005E72A3">
        <w:rPr>
          <w:sz w:val="24"/>
          <w:szCs w:val="24"/>
        </w:rPr>
        <w:t xml:space="preserve">word used in Ephesians 1:6 for </w:t>
      </w:r>
      <w:r w:rsidRPr="008400F3">
        <w:rPr>
          <w:b/>
          <w:i/>
          <w:iCs/>
          <w:sz w:val="24"/>
          <w:szCs w:val="24"/>
        </w:rPr>
        <w:t>accepted</w:t>
      </w:r>
      <w:r w:rsidRPr="5897EC05">
        <w:rPr>
          <w:i/>
          <w:iCs/>
          <w:sz w:val="24"/>
          <w:szCs w:val="24"/>
        </w:rPr>
        <w:t>.</w:t>
      </w:r>
      <w:r w:rsidRPr="005E72A3">
        <w:rPr>
          <w:sz w:val="24"/>
          <w:szCs w:val="24"/>
        </w:rPr>
        <w:t xml:space="preserve"> Do you understand the </w:t>
      </w:r>
      <w:r>
        <w:rPr>
          <w:sz w:val="24"/>
          <w:szCs w:val="24"/>
        </w:rPr>
        <w:t>implications</w:t>
      </w:r>
      <w:r w:rsidRPr="005E72A3">
        <w:rPr>
          <w:sz w:val="24"/>
          <w:szCs w:val="24"/>
        </w:rPr>
        <w:t xml:space="preserve"> of that?  </w:t>
      </w:r>
      <w:r>
        <w:rPr>
          <w:sz w:val="24"/>
          <w:szCs w:val="24"/>
        </w:rPr>
        <w:t>Albeit hard to believe…  if you are</w:t>
      </w:r>
      <w:r w:rsidRPr="005E72A3">
        <w:rPr>
          <w:sz w:val="24"/>
          <w:szCs w:val="24"/>
        </w:rPr>
        <w:t xml:space="preserve"> in Christ</w:t>
      </w:r>
      <w:r>
        <w:rPr>
          <w:sz w:val="24"/>
          <w:szCs w:val="24"/>
        </w:rPr>
        <w:t>, then you</w:t>
      </w:r>
      <w:r w:rsidRPr="005E72A3">
        <w:rPr>
          <w:sz w:val="24"/>
          <w:szCs w:val="24"/>
        </w:rPr>
        <w:t xml:space="preserve"> are as highly favored by God as the Virgin Mary! </w:t>
      </w:r>
    </w:p>
    <w:p w14:paraId="72883284" w14:textId="77777777" w:rsidR="00FD7359" w:rsidRDefault="00FD7359" w:rsidP="00FD7359">
      <w:pPr>
        <w:pStyle w:val="ListParagraph"/>
        <w:ind w:left="0"/>
        <w:jc w:val="center"/>
        <w:rPr>
          <w:b/>
          <w:i/>
          <w:sz w:val="24"/>
          <w:szCs w:val="24"/>
        </w:rPr>
      </w:pPr>
      <w:r w:rsidRPr="5897EC05">
        <w:rPr>
          <w:b/>
          <w:bCs/>
          <w:i/>
          <w:iCs/>
          <w:sz w:val="24"/>
          <w:szCs w:val="24"/>
        </w:rPr>
        <w:t>Isaiah 43:3-4b (NASB)</w:t>
      </w:r>
    </w:p>
    <w:p w14:paraId="6E06E03F" w14:textId="77777777" w:rsidR="00FD7359" w:rsidRDefault="00FD7359" w:rsidP="00FD7359">
      <w:pPr>
        <w:pStyle w:val="ListParagraph"/>
        <w:ind w:left="0"/>
        <w:jc w:val="center"/>
        <w:rPr>
          <w:b/>
          <w:i/>
          <w:sz w:val="24"/>
          <w:szCs w:val="24"/>
        </w:rPr>
      </w:pPr>
      <w:r w:rsidRPr="5897EC05">
        <w:rPr>
          <w:b/>
          <w:bCs/>
          <w:i/>
          <w:iCs/>
          <w:sz w:val="24"/>
          <w:szCs w:val="24"/>
        </w:rPr>
        <w:t>For I am the LORD your God, The Holy One of Israel, your Savior; I have given Egypt as your ransom, Cush and Seba in your place.  Since you are precious in My sight, since you are honored and I love you.</w:t>
      </w:r>
    </w:p>
    <w:p w14:paraId="18D5B91D" w14:textId="77777777" w:rsidR="00FD7359" w:rsidRDefault="00FD7359" w:rsidP="00FD7359">
      <w:pPr>
        <w:ind w:firstLine="630"/>
        <w:jc w:val="both"/>
        <w:rPr>
          <w:sz w:val="24"/>
          <w:szCs w:val="24"/>
        </w:rPr>
      </w:pPr>
      <w:r>
        <w:rPr>
          <w:sz w:val="24"/>
          <w:szCs w:val="24"/>
        </w:rPr>
        <w:t xml:space="preserve">If this fact in itself were not hard enough to embrace, then consider a further wonder. As Mary carried the Son of God (her Creator) within her, we too carry God the Holy Spirit in us- although, we are seldom cognizant of the fact. </w:t>
      </w:r>
      <w:r w:rsidRPr="005E72A3">
        <w:rPr>
          <w:sz w:val="24"/>
          <w:szCs w:val="24"/>
        </w:rPr>
        <w:t xml:space="preserve"> </w:t>
      </w:r>
      <w:r>
        <w:rPr>
          <w:sz w:val="24"/>
          <w:szCs w:val="24"/>
        </w:rPr>
        <w:t>And what a difference it could make in our hum-drum everyday lives if we lived fully aware that we carry God around with us?  Yes, my friend, in Christ, we have been honored indeed!</w:t>
      </w:r>
    </w:p>
    <w:p w14:paraId="5A2B5A7C" w14:textId="64DB08CA" w:rsidR="00FD7359" w:rsidRDefault="00FD7359" w:rsidP="00FD7359">
      <w:pPr>
        <w:ind w:firstLine="720"/>
        <w:jc w:val="both"/>
        <w:rPr>
          <w:sz w:val="24"/>
          <w:szCs w:val="24"/>
        </w:rPr>
      </w:pPr>
      <w:r w:rsidRPr="005E72A3">
        <w:rPr>
          <w:sz w:val="24"/>
          <w:szCs w:val="24"/>
        </w:rPr>
        <w:t xml:space="preserve"> </w:t>
      </w:r>
      <w:r>
        <w:rPr>
          <w:sz w:val="24"/>
          <w:szCs w:val="24"/>
        </w:rPr>
        <w:t xml:space="preserve">Contemplate this - Just as we learned in the earlier chapters of this study, we were once separated from God.  But now, </w:t>
      </w:r>
      <w:r w:rsidRPr="005E72A3">
        <w:rPr>
          <w:sz w:val="24"/>
          <w:szCs w:val="24"/>
        </w:rPr>
        <w:t xml:space="preserve">not only </w:t>
      </w:r>
      <w:r>
        <w:rPr>
          <w:sz w:val="24"/>
          <w:szCs w:val="24"/>
        </w:rPr>
        <w:t xml:space="preserve">is </w:t>
      </w:r>
      <w:r w:rsidRPr="007D22E5">
        <w:rPr>
          <w:i/>
          <w:sz w:val="24"/>
          <w:szCs w:val="24"/>
        </w:rPr>
        <w:t>God with us</w:t>
      </w:r>
      <w:r>
        <w:rPr>
          <w:sz w:val="24"/>
          <w:szCs w:val="24"/>
        </w:rPr>
        <w:t>,</w:t>
      </w:r>
      <w:r w:rsidRPr="005E72A3">
        <w:rPr>
          <w:sz w:val="24"/>
          <w:szCs w:val="24"/>
        </w:rPr>
        <w:t xml:space="preserve"> but</w:t>
      </w:r>
      <w:r>
        <w:rPr>
          <w:sz w:val="24"/>
          <w:szCs w:val="24"/>
        </w:rPr>
        <w:t xml:space="preserve">, like the Virgin Mary, </w:t>
      </w:r>
      <w:r w:rsidRPr="007D22E5">
        <w:rPr>
          <w:i/>
          <w:sz w:val="24"/>
          <w:szCs w:val="24"/>
        </w:rPr>
        <w:t>God is in us</w:t>
      </w:r>
      <w:r w:rsidRPr="005E72A3">
        <w:rPr>
          <w:sz w:val="24"/>
          <w:szCs w:val="24"/>
        </w:rPr>
        <w:t>!</w:t>
      </w:r>
      <w:r>
        <w:rPr>
          <w:sz w:val="24"/>
          <w:szCs w:val="24"/>
        </w:rPr>
        <w:t xml:space="preserve"> And furthermore, b</w:t>
      </w:r>
      <w:r w:rsidRPr="005E72A3">
        <w:rPr>
          <w:sz w:val="24"/>
          <w:szCs w:val="24"/>
        </w:rPr>
        <w:t>eca</w:t>
      </w:r>
      <w:r>
        <w:rPr>
          <w:sz w:val="24"/>
          <w:szCs w:val="24"/>
        </w:rPr>
        <w:t>use we</w:t>
      </w:r>
      <w:r w:rsidRPr="005E72A3">
        <w:rPr>
          <w:sz w:val="24"/>
          <w:szCs w:val="24"/>
        </w:rPr>
        <w:t xml:space="preserve"> are </w:t>
      </w:r>
      <w:r>
        <w:rPr>
          <w:sz w:val="24"/>
          <w:szCs w:val="24"/>
        </w:rPr>
        <w:t>in His Beloved Son, t</w:t>
      </w:r>
      <w:r w:rsidRPr="005E72A3">
        <w:rPr>
          <w:sz w:val="24"/>
          <w:szCs w:val="24"/>
        </w:rPr>
        <w:t xml:space="preserve">he Father is well pleased to give us all things </w:t>
      </w:r>
      <w:r w:rsidRPr="5897EC05">
        <w:rPr>
          <w:i/>
          <w:iCs/>
          <w:sz w:val="24"/>
          <w:szCs w:val="24"/>
        </w:rPr>
        <w:t>in and through Him</w:t>
      </w:r>
      <w:r>
        <w:rPr>
          <w:sz w:val="24"/>
          <w:szCs w:val="24"/>
        </w:rPr>
        <w:t>.</w:t>
      </w:r>
      <w:r w:rsidRPr="005E72A3">
        <w:rPr>
          <w:sz w:val="24"/>
          <w:szCs w:val="24"/>
        </w:rPr>
        <w:t xml:space="preserve">  </w:t>
      </w:r>
      <w:r>
        <w:rPr>
          <w:sz w:val="24"/>
          <w:szCs w:val="24"/>
        </w:rPr>
        <w:t xml:space="preserve">How can this truth liberate the person who struggles with feeling of insignificance? </w:t>
      </w:r>
    </w:p>
    <w:p w14:paraId="4C3B35CA" w14:textId="77777777" w:rsidR="00FD7359" w:rsidRDefault="00FD7359" w:rsidP="00FD7359">
      <w:pPr>
        <w:ind w:firstLine="630"/>
        <w:jc w:val="both"/>
        <w:rPr>
          <w:sz w:val="24"/>
          <w:szCs w:val="24"/>
        </w:rPr>
      </w:pPr>
    </w:p>
    <w:p w14:paraId="168B720F" w14:textId="77777777" w:rsidR="00FD7359" w:rsidRPr="00A93486" w:rsidRDefault="00FD7359" w:rsidP="00FD7359">
      <w:pPr>
        <w:rPr>
          <w:sz w:val="28"/>
          <w:szCs w:val="28"/>
        </w:rPr>
      </w:pPr>
      <w:r w:rsidRPr="5897EC05">
        <w:rPr>
          <w:b/>
          <w:bCs/>
          <w:sz w:val="28"/>
          <w:szCs w:val="28"/>
        </w:rPr>
        <w:t>DIGGGING DEEPER</w:t>
      </w:r>
      <w:r w:rsidRPr="5897EC05">
        <w:rPr>
          <w:sz w:val="28"/>
          <w:szCs w:val="28"/>
        </w:rPr>
        <w:t xml:space="preserve">: </w:t>
      </w:r>
      <w:r w:rsidRPr="5897EC05">
        <w:rPr>
          <w:b/>
          <w:bCs/>
          <w:sz w:val="28"/>
          <w:szCs w:val="28"/>
        </w:rPr>
        <w:t xml:space="preserve">Read the following passages and make note of any insights and </w:t>
      </w:r>
      <w:r>
        <w:rPr>
          <w:b/>
          <w:bCs/>
          <w:sz w:val="28"/>
          <w:szCs w:val="28"/>
        </w:rPr>
        <w:t>personal applications.</w:t>
      </w:r>
    </w:p>
    <w:p w14:paraId="2EF16BD9" w14:textId="7EFE2674" w:rsidR="00FD7359" w:rsidRPr="00FD7359" w:rsidRDefault="00FD7359" w:rsidP="00FD7359">
      <w:pPr>
        <w:pStyle w:val="ListParagraph"/>
        <w:numPr>
          <w:ilvl w:val="3"/>
          <w:numId w:val="7"/>
        </w:numPr>
        <w:rPr>
          <w:sz w:val="24"/>
          <w:szCs w:val="24"/>
        </w:rPr>
      </w:pPr>
      <w:r w:rsidRPr="5897EC05">
        <w:rPr>
          <w:sz w:val="24"/>
          <w:szCs w:val="24"/>
        </w:rPr>
        <w:t>Romans 8:28-</w:t>
      </w:r>
      <w:r>
        <w:rPr>
          <w:sz w:val="24"/>
          <w:szCs w:val="24"/>
        </w:rPr>
        <w:t>32</w:t>
      </w:r>
      <w:r w:rsidRPr="5897EC05">
        <w:rPr>
          <w:sz w:val="24"/>
          <w:szCs w:val="24"/>
        </w:rPr>
        <w:t>;</w:t>
      </w:r>
      <w:r>
        <w:rPr>
          <w:sz w:val="24"/>
          <w:szCs w:val="24"/>
        </w:rPr>
        <w:t xml:space="preserve"> Luke 12:32;</w:t>
      </w:r>
      <w:r w:rsidRPr="5897EC05">
        <w:rPr>
          <w:sz w:val="24"/>
          <w:szCs w:val="24"/>
        </w:rPr>
        <w:t xml:space="preserve"> John 1:10-18</w:t>
      </w:r>
      <w:r>
        <w:rPr>
          <w:sz w:val="24"/>
          <w:szCs w:val="24"/>
        </w:rPr>
        <w:t>,</w:t>
      </w:r>
      <w:r w:rsidRPr="5897EC05">
        <w:rPr>
          <w:sz w:val="24"/>
          <w:szCs w:val="24"/>
        </w:rPr>
        <w:t xml:space="preserve"> 14:6-24</w:t>
      </w:r>
      <w:r>
        <w:rPr>
          <w:sz w:val="24"/>
          <w:szCs w:val="24"/>
        </w:rPr>
        <w:t>,</w:t>
      </w:r>
      <w:r w:rsidRPr="5897EC05">
        <w:rPr>
          <w:sz w:val="24"/>
          <w:szCs w:val="24"/>
        </w:rPr>
        <w:t xml:space="preserve"> 16:27; Matthew 3:17</w:t>
      </w:r>
      <w:r>
        <w:rPr>
          <w:sz w:val="24"/>
          <w:szCs w:val="24"/>
        </w:rPr>
        <w:t>,</w:t>
      </w:r>
      <w:r w:rsidRPr="5897EC05">
        <w:rPr>
          <w:sz w:val="24"/>
          <w:szCs w:val="24"/>
        </w:rPr>
        <w:t xml:space="preserve"> 12:18</w:t>
      </w:r>
      <w:r>
        <w:rPr>
          <w:sz w:val="24"/>
          <w:szCs w:val="24"/>
        </w:rPr>
        <w:t>,</w:t>
      </w:r>
      <w:r w:rsidRPr="5897EC05">
        <w:rPr>
          <w:sz w:val="24"/>
          <w:szCs w:val="24"/>
        </w:rPr>
        <w:t xml:space="preserve"> 17:5</w:t>
      </w:r>
      <w:r>
        <w:rPr>
          <w:sz w:val="24"/>
          <w:szCs w:val="24"/>
        </w:rPr>
        <w:t>; Colossians 1:12-19</w:t>
      </w:r>
    </w:p>
    <w:p w14:paraId="4F6711BC" w14:textId="77777777" w:rsidR="00BD269D" w:rsidRDefault="00BD269D" w:rsidP="00BD269D">
      <w:pPr>
        <w:ind w:firstLine="720"/>
        <w:jc w:val="both"/>
        <w:rPr>
          <w:rFonts w:asciiTheme="minorHAnsi" w:eastAsiaTheme="minorEastAsia" w:hAnsiTheme="minorHAnsi" w:cstheme="minorBidi"/>
          <w:sz w:val="24"/>
          <w:szCs w:val="24"/>
        </w:rPr>
      </w:pPr>
      <w:r>
        <w:rPr>
          <w:sz w:val="24"/>
          <w:szCs w:val="24"/>
        </w:rPr>
        <w:t>Every living soul is valuable. Not only because, they are made in God’s image, but also because of the price He paid to redeem us. The value of anything</w:t>
      </w:r>
      <w:r w:rsidRPr="00AE45C0">
        <w:rPr>
          <w:sz w:val="24"/>
          <w:szCs w:val="24"/>
        </w:rPr>
        <w:t xml:space="preserve"> is set by one </w:t>
      </w:r>
      <w:r>
        <w:rPr>
          <w:sz w:val="24"/>
          <w:szCs w:val="24"/>
        </w:rPr>
        <w:t xml:space="preserve">criteria. Do you know what that is? An item’s value is appraised by </w:t>
      </w:r>
      <w:r w:rsidRPr="00AE45C0">
        <w:rPr>
          <w:sz w:val="24"/>
          <w:szCs w:val="24"/>
        </w:rPr>
        <w:t>the price that someone is willing to pay to have it.  The pastor who was used by the Lord to speak to my lost and broken heart on the day I was saved was Dr. Adrian Rogers. This is his quote: “We are not loved because we are valuable; we are valuable because God loved us.”</w:t>
      </w:r>
      <w:r w:rsidRPr="60AC06A7">
        <w:rPr>
          <w:sz w:val="24"/>
          <w:szCs w:val="24"/>
        </w:rPr>
        <w:t xml:space="preserve"> If you will look</w:t>
      </w:r>
      <w:r w:rsidRPr="00AE45C0">
        <w:rPr>
          <w:sz w:val="24"/>
          <w:szCs w:val="24"/>
        </w:rPr>
        <w:t xml:space="preserve"> to the cross of Christ, you will know exactly how valuable you are to God, because of the price He paid to have you. </w:t>
      </w:r>
      <w:r w:rsidRPr="60AC06A7">
        <w:rPr>
          <w:sz w:val="24"/>
          <w:szCs w:val="24"/>
        </w:rPr>
        <w:t xml:space="preserve">The catalyst that drove Him to the cross, and held Him there, was His matchless love. </w:t>
      </w:r>
      <w:r w:rsidRPr="5897EC05">
        <w:rPr>
          <w:rFonts w:asciiTheme="minorHAnsi" w:eastAsiaTheme="minorEastAsia" w:hAnsiTheme="minorHAnsi" w:cstheme="minorBidi"/>
          <w:sz w:val="24"/>
          <w:szCs w:val="24"/>
        </w:rPr>
        <w:t xml:space="preserve">  </w:t>
      </w:r>
    </w:p>
    <w:p w14:paraId="40203D67" w14:textId="77777777" w:rsidR="00BD269D" w:rsidRDefault="00BD269D" w:rsidP="00BD269D">
      <w:pPr>
        <w:ind w:firstLine="720"/>
        <w:jc w:val="both"/>
        <w:rPr>
          <w:rFonts w:asciiTheme="minorHAnsi" w:eastAsiaTheme="minorEastAsia" w:hAnsiTheme="minorHAnsi" w:cstheme="minorBidi"/>
          <w:sz w:val="24"/>
          <w:szCs w:val="24"/>
        </w:rPr>
      </w:pPr>
    </w:p>
    <w:p w14:paraId="2FE065AC" w14:textId="77777777" w:rsidR="00BD269D" w:rsidRDefault="00BD269D" w:rsidP="00BD269D">
      <w:pPr>
        <w:pStyle w:val="ListParagraph"/>
        <w:ind w:left="0"/>
        <w:rPr>
          <w:b/>
          <w:bCs/>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4EA93560" w14:textId="77777777" w:rsidR="00BD269D" w:rsidRPr="00EA7669" w:rsidRDefault="00BD269D" w:rsidP="00BD269D">
      <w:pPr>
        <w:pStyle w:val="ListParagraph"/>
        <w:ind w:left="0"/>
        <w:rPr>
          <w:b/>
          <w:sz w:val="28"/>
          <w:szCs w:val="28"/>
        </w:rPr>
      </w:pPr>
    </w:p>
    <w:p w14:paraId="4C717F10" w14:textId="77777777" w:rsidR="00BD269D" w:rsidRDefault="00BD269D" w:rsidP="00BD269D">
      <w:pPr>
        <w:pStyle w:val="ListParagraph"/>
        <w:numPr>
          <w:ilvl w:val="0"/>
          <w:numId w:val="92"/>
        </w:numPr>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Mark 10:13-16; Matthew 21:28-32; John 8:1-11; Luke 5:27-32</w:t>
      </w:r>
      <w:r>
        <w:rPr>
          <w:rFonts w:asciiTheme="minorHAnsi" w:eastAsiaTheme="minorEastAsia" w:hAnsiTheme="minorHAnsi" w:cstheme="minorBidi"/>
          <w:sz w:val="24"/>
          <w:szCs w:val="24"/>
        </w:rPr>
        <w:t>; Colossians 1:14; Galatians 3:13, 4:5; Revelation 5:9</w:t>
      </w:r>
    </w:p>
    <w:p w14:paraId="392464D3" w14:textId="77777777" w:rsidR="00BD269D" w:rsidRDefault="00BD269D" w:rsidP="00BD269D">
      <w:pPr>
        <w:spacing w:after="160" w:line="259" w:lineRule="auto"/>
        <w:rPr>
          <w:rFonts w:asciiTheme="minorHAnsi" w:eastAsiaTheme="minorEastAsia" w:hAnsiTheme="minorHAnsi" w:cstheme="minorBidi"/>
          <w:b/>
          <w:bCs/>
          <w:sz w:val="32"/>
          <w:szCs w:val="28"/>
        </w:rPr>
      </w:pPr>
      <w:r>
        <w:br w:type="page"/>
      </w:r>
    </w:p>
    <w:p w14:paraId="443CCE97" w14:textId="77777777" w:rsidR="00BD269D" w:rsidRDefault="00BD269D" w:rsidP="00BD269D">
      <w:pPr>
        <w:pStyle w:val="Heading2"/>
      </w:pPr>
      <w:bookmarkStart w:id="45" w:name="_Toc443817434"/>
      <w:r w:rsidRPr="5897EC05">
        <w:t xml:space="preserve">DISCUSSION QUESTIONS: </w:t>
      </w:r>
      <w:r>
        <w:t>Let’s talk about it.</w:t>
      </w:r>
      <w:bookmarkEnd w:id="45"/>
    </w:p>
    <w:p w14:paraId="6BCE4BD2" w14:textId="77777777" w:rsidR="00BD269D" w:rsidRPr="00263A9D" w:rsidRDefault="00BD269D" w:rsidP="00BD269D"/>
    <w:p w14:paraId="643FB6BD" w14:textId="77777777" w:rsidR="00BD269D" w:rsidRDefault="00BD269D" w:rsidP="00BD269D">
      <w:pPr>
        <w:pStyle w:val="ListParagraph"/>
        <w:numPr>
          <w:ilvl w:val="0"/>
          <w:numId w:val="11"/>
        </w:numPr>
        <w:rPr>
          <w:sz w:val="24"/>
          <w:szCs w:val="24"/>
        </w:rPr>
      </w:pPr>
      <w:r w:rsidRPr="5897EC05">
        <w:rPr>
          <w:sz w:val="24"/>
          <w:szCs w:val="24"/>
        </w:rPr>
        <w:t>Could you relate to any of the women listed in Jesus’ l</w:t>
      </w:r>
      <w:r>
        <w:rPr>
          <w:sz w:val="24"/>
          <w:szCs w:val="24"/>
        </w:rPr>
        <w:t xml:space="preserve">ineage?  If so, </w:t>
      </w:r>
      <w:r w:rsidRPr="5897EC05">
        <w:rPr>
          <w:sz w:val="24"/>
          <w:szCs w:val="24"/>
        </w:rPr>
        <w:t xml:space="preserve">how has this chapter given you hope? </w:t>
      </w:r>
      <w:r>
        <w:rPr>
          <w:sz w:val="24"/>
          <w:szCs w:val="24"/>
        </w:rPr>
        <w:t>_______________________________________________</w:t>
      </w:r>
    </w:p>
    <w:p w14:paraId="7B526FCF" w14:textId="77777777" w:rsidR="00BD269D" w:rsidRDefault="00BD269D" w:rsidP="00BD269D">
      <w:pPr>
        <w:pStyle w:val="ListParagraph"/>
        <w:numPr>
          <w:ilvl w:val="0"/>
          <w:numId w:val="11"/>
        </w:numPr>
        <w:rPr>
          <w:sz w:val="24"/>
          <w:szCs w:val="24"/>
        </w:rPr>
      </w:pPr>
      <w:r>
        <w:rPr>
          <w:sz w:val="24"/>
          <w:szCs w:val="24"/>
        </w:rPr>
        <w:t>What are your true feelings about God choosing these “kind of women?” ____________________________________________________________________</w:t>
      </w:r>
    </w:p>
    <w:p w14:paraId="249861C5" w14:textId="77777777" w:rsidR="00BD269D" w:rsidRDefault="00BD269D" w:rsidP="00BD269D">
      <w:pPr>
        <w:pStyle w:val="ListParagraph"/>
        <w:numPr>
          <w:ilvl w:val="0"/>
          <w:numId w:val="11"/>
        </w:numPr>
        <w:rPr>
          <w:sz w:val="24"/>
          <w:szCs w:val="24"/>
        </w:rPr>
      </w:pPr>
      <w:r>
        <w:rPr>
          <w:sz w:val="24"/>
          <w:szCs w:val="24"/>
        </w:rPr>
        <w:t>Read 1 Corinthians 15:10 and then fill in the blanks: “But for the grace of God_____</w:t>
      </w:r>
    </w:p>
    <w:p w14:paraId="04EB88EE" w14:textId="77777777" w:rsidR="00BD269D" w:rsidRDefault="00BD269D" w:rsidP="00BD269D">
      <w:pPr>
        <w:pStyle w:val="ListParagraph"/>
        <w:ind w:left="1080"/>
        <w:rPr>
          <w:sz w:val="24"/>
          <w:szCs w:val="24"/>
        </w:rPr>
      </w:pPr>
      <w:r>
        <w:rPr>
          <w:sz w:val="24"/>
          <w:szCs w:val="24"/>
        </w:rPr>
        <w:t>___  _______________________________________________________________.”</w:t>
      </w:r>
    </w:p>
    <w:p w14:paraId="5AF0B514" w14:textId="77777777" w:rsidR="00BD269D" w:rsidRDefault="00BD269D" w:rsidP="00BD269D">
      <w:pPr>
        <w:pStyle w:val="ListParagraph"/>
        <w:numPr>
          <w:ilvl w:val="0"/>
          <w:numId w:val="11"/>
        </w:numPr>
        <w:rPr>
          <w:sz w:val="24"/>
          <w:szCs w:val="24"/>
        </w:rPr>
      </w:pPr>
      <w:r w:rsidRPr="5897EC05">
        <w:rPr>
          <w:sz w:val="24"/>
          <w:szCs w:val="24"/>
        </w:rPr>
        <w:t>From Exodus 20:1-6, what do you think is meant by the sins of the fathers being visited (KJV) upon the children to the third and fourth generation?</w:t>
      </w:r>
      <w:r>
        <w:rPr>
          <w:sz w:val="24"/>
          <w:szCs w:val="24"/>
        </w:rPr>
        <w:t xml:space="preserve"> _____________________________________________________________________</w:t>
      </w:r>
    </w:p>
    <w:p w14:paraId="5F5F96F5" w14:textId="77777777" w:rsidR="00BD269D" w:rsidRPr="005E72A3" w:rsidRDefault="00BD269D" w:rsidP="00BD269D">
      <w:pPr>
        <w:pStyle w:val="ListParagraph"/>
        <w:numPr>
          <w:ilvl w:val="0"/>
          <w:numId w:val="11"/>
        </w:numPr>
        <w:rPr>
          <w:sz w:val="24"/>
          <w:szCs w:val="24"/>
        </w:rPr>
      </w:pPr>
      <w:r>
        <w:rPr>
          <w:sz w:val="24"/>
          <w:szCs w:val="24"/>
        </w:rPr>
        <w:t xml:space="preserve">When </w:t>
      </w:r>
      <w:r w:rsidRPr="5897EC05">
        <w:rPr>
          <w:sz w:val="24"/>
          <w:szCs w:val="24"/>
        </w:rPr>
        <w:t>God</w:t>
      </w:r>
      <w:r>
        <w:rPr>
          <w:sz w:val="24"/>
          <w:szCs w:val="24"/>
        </w:rPr>
        <w:t xml:space="preserve"> said He would</w:t>
      </w:r>
      <w:r w:rsidRPr="5897EC05">
        <w:rPr>
          <w:sz w:val="24"/>
          <w:szCs w:val="24"/>
        </w:rPr>
        <w:t xml:space="preserve"> show</w:t>
      </w:r>
      <w:r>
        <w:rPr>
          <w:sz w:val="24"/>
          <w:szCs w:val="24"/>
        </w:rPr>
        <w:t xml:space="preserve"> His</w:t>
      </w:r>
      <w:r w:rsidRPr="5897EC05">
        <w:rPr>
          <w:sz w:val="24"/>
          <w:szCs w:val="24"/>
        </w:rPr>
        <w:t xml:space="preserve"> love to a thousand generations</w:t>
      </w:r>
      <w:r>
        <w:rPr>
          <w:sz w:val="24"/>
          <w:szCs w:val="24"/>
        </w:rPr>
        <w:t>, it was contingent upon two things. What are they</w:t>
      </w:r>
      <w:r w:rsidRPr="5897EC05">
        <w:rPr>
          <w:sz w:val="24"/>
          <w:szCs w:val="24"/>
        </w:rPr>
        <w:t xml:space="preserve">? </w:t>
      </w:r>
      <w:r>
        <w:rPr>
          <w:sz w:val="24"/>
          <w:szCs w:val="24"/>
        </w:rPr>
        <w:t>(Exodus 20:1-6) ____________________________</w:t>
      </w:r>
    </w:p>
    <w:p w14:paraId="712F14E9" w14:textId="77777777" w:rsidR="00BD269D" w:rsidRPr="005E72A3" w:rsidRDefault="00BD269D" w:rsidP="00BD269D">
      <w:pPr>
        <w:pStyle w:val="ListParagraph"/>
        <w:numPr>
          <w:ilvl w:val="0"/>
          <w:numId w:val="11"/>
        </w:numPr>
        <w:rPr>
          <w:sz w:val="24"/>
          <w:szCs w:val="24"/>
        </w:rPr>
      </w:pPr>
      <w:r w:rsidRPr="5897EC05">
        <w:rPr>
          <w:sz w:val="24"/>
          <w:szCs w:val="24"/>
        </w:rPr>
        <w:t xml:space="preserve">In what ways has the Lord redeemed your past? </w:t>
      </w:r>
      <w:r>
        <w:rPr>
          <w:sz w:val="24"/>
          <w:szCs w:val="24"/>
        </w:rPr>
        <w:t>Make a list of everything that comes to mind. ________________________________________________________</w:t>
      </w:r>
    </w:p>
    <w:p w14:paraId="36421BAB" w14:textId="77777777" w:rsidR="00BD269D" w:rsidRPr="005E72A3" w:rsidRDefault="00BD269D" w:rsidP="00BD269D">
      <w:pPr>
        <w:pStyle w:val="ListParagraph"/>
        <w:numPr>
          <w:ilvl w:val="0"/>
          <w:numId w:val="11"/>
        </w:numPr>
        <w:rPr>
          <w:sz w:val="24"/>
          <w:szCs w:val="24"/>
        </w:rPr>
      </w:pPr>
      <w:r w:rsidRPr="5897EC05">
        <w:rPr>
          <w:sz w:val="24"/>
          <w:szCs w:val="24"/>
        </w:rPr>
        <w:t>Has anyone ever paid a debt you owed but could not afford to pay?</w:t>
      </w:r>
      <w:r>
        <w:rPr>
          <w:sz w:val="24"/>
          <w:szCs w:val="24"/>
        </w:rPr>
        <w:t xml:space="preserve"> _____________</w:t>
      </w:r>
    </w:p>
    <w:p w14:paraId="212C2DB0" w14:textId="77777777" w:rsidR="00BD269D" w:rsidRDefault="00BD269D" w:rsidP="00BD269D">
      <w:pPr>
        <w:pStyle w:val="ListParagraph"/>
        <w:numPr>
          <w:ilvl w:val="0"/>
          <w:numId w:val="11"/>
        </w:numPr>
        <w:rPr>
          <w:sz w:val="24"/>
          <w:szCs w:val="24"/>
        </w:rPr>
      </w:pPr>
      <w:r w:rsidRPr="5897EC05">
        <w:rPr>
          <w:sz w:val="24"/>
          <w:szCs w:val="24"/>
        </w:rPr>
        <w:t>Can you think of anyone who needs to hear this truth? Would you prayerfully consider sharing this with them?</w:t>
      </w:r>
      <w:r>
        <w:rPr>
          <w:sz w:val="24"/>
          <w:szCs w:val="24"/>
        </w:rPr>
        <w:t xml:space="preserve"> __________________________________________</w:t>
      </w:r>
    </w:p>
    <w:p w14:paraId="36E1861D" w14:textId="77777777" w:rsidR="00BD269D" w:rsidRDefault="00BD269D" w:rsidP="00BD269D">
      <w:pPr>
        <w:pStyle w:val="ListParagraph"/>
        <w:numPr>
          <w:ilvl w:val="0"/>
          <w:numId w:val="11"/>
        </w:numPr>
        <w:rPr>
          <w:sz w:val="24"/>
          <w:szCs w:val="24"/>
        </w:rPr>
      </w:pPr>
      <w:r>
        <w:rPr>
          <w:sz w:val="24"/>
          <w:szCs w:val="24"/>
        </w:rPr>
        <w:t>Jesus came to redeem us from the “empty way of life” handed down from our forefathers. What kind of “hand-me-downs’ did you get? _____________________________________________________________________</w:t>
      </w:r>
    </w:p>
    <w:p w14:paraId="04E2E3D3" w14:textId="77777777" w:rsidR="00BD269D" w:rsidRDefault="00BD269D" w:rsidP="00BD269D">
      <w:pPr>
        <w:pStyle w:val="ListParagraph"/>
        <w:ind w:left="1080"/>
        <w:rPr>
          <w:sz w:val="24"/>
          <w:szCs w:val="24"/>
        </w:rPr>
      </w:pPr>
    </w:p>
    <w:p w14:paraId="0F4ACE9A" w14:textId="77777777" w:rsidR="00BD269D" w:rsidRDefault="00BD269D" w:rsidP="00BD269D">
      <w:pPr>
        <w:pStyle w:val="ListParagraph"/>
        <w:ind w:left="0"/>
        <w:jc w:val="center"/>
        <w:outlineLvl w:val="1"/>
        <w:rPr>
          <w:b/>
          <w:bCs/>
          <w:sz w:val="28"/>
          <w:szCs w:val="28"/>
        </w:rPr>
      </w:pPr>
      <w:bookmarkStart w:id="46" w:name="_Toc443817435"/>
      <w:r w:rsidRPr="5897EC05">
        <w:rPr>
          <w:b/>
          <w:bCs/>
          <w:sz w:val="28"/>
          <w:szCs w:val="28"/>
        </w:rPr>
        <w:t>Think On These Things</w:t>
      </w:r>
      <w:bookmarkEnd w:id="46"/>
    </w:p>
    <w:p w14:paraId="43E49F38" w14:textId="77777777" w:rsidR="00BD269D" w:rsidRDefault="00BD269D" w:rsidP="00BD269D">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34BD06CE" w14:textId="77777777" w:rsidR="00BD269D" w:rsidRDefault="00BD269D" w:rsidP="00BD269D">
      <w:pPr>
        <w:pStyle w:val="ListParagraph"/>
        <w:ind w:left="900"/>
        <w:rPr>
          <w:sz w:val="24"/>
          <w:szCs w:val="24"/>
        </w:rPr>
      </w:pPr>
    </w:p>
    <w:p w14:paraId="52BAD00C" w14:textId="77777777" w:rsidR="00BD269D" w:rsidRDefault="00BD269D" w:rsidP="00BD269D">
      <w:pPr>
        <w:pStyle w:val="ListParagraph"/>
        <w:ind w:left="0"/>
        <w:jc w:val="center"/>
        <w:outlineLvl w:val="1"/>
        <w:rPr>
          <w:b/>
          <w:bCs/>
          <w:iCs/>
          <w:sz w:val="28"/>
          <w:szCs w:val="28"/>
        </w:rPr>
      </w:pPr>
      <w:bookmarkStart w:id="47" w:name="_Toc443817436"/>
      <w:r>
        <w:rPr>
          <w:b/>
          <w:bCs/>
          <w:iCs/>
          <w:sz w:val="28"/>
          <w:szCs w:val="28"/>
        </w:rPr>
        <w:t>Memory Verses</w:t>
      </w:r>
      <w:bookmarkEnd w:id="47"/>
    </w:p>
    <w:p w14:paraId="63CC3393" w14:textId="77777777" w:rsidR="00BD269D" w:rsidRPr="007B7078" w:rsidRDefault="00BD269D" w:rsidP="00BD269D">
      <w:pPr>
        <w:pStyle w:val="ListParagraph"/>
        <w:ind w:left="0"/>
        <w:jc w:val="center"/>
        <w:rPr>
          <w:b/>
          <w:sz w:val="28"/>
          <w:szCs w:val="28"/>
        </w:rPr>
      </w:pPr>
    </w:p>
    <w:p w14:paraId="2BE378BA" w14:textId="77777777" w:rsidR="00BD269D" w:rsidRPr="005E72A3" w:rsidRDefault="00BD269D" w:rsidP="00BD269D">
      <w:pPr>
        <w:pStyle w:val="ListParagraph"/>
        <w:ind w:left="0"/>
        <w:jc w:val="center"/>
        <w:rPr>
          <w:b/>
          <w:i/>
          <w:sz w:val="24"/>
          <w:szCs w:val="24"/>
        </w:rPr>
      </w:pPr>
      <w:r w:rsidRPr="5897EC05">
        <w:rPr>
          <w:b/>
          <w:bCs/>
          <w:i/>
          <w:iCs/>
          <w:sz w:val="24"/>
          <w:szCs w:val="24"/>
        </w:rPr>
        <w:t>1 Peter 1:18-19 (NASB)</w:t>
      </w:r>
    </w:p>
    <w:p w14:paraId="509B47BE" w14:textId="77777777" w:rsidR="00BD269D" w:rsidRDefault="00BD269D" w:rsidP="00BD269D">
      <w:pPr>
        <w:pStyle w:val="ListParagraph"/>
        <w:ind w:left="0"/>
        <w:jc w:val="center"/>
        <w:rPr>
          <w:b/>
          <w:bCs/>
          <w:i/>
          <w:iCs/>
          <w:sz w:val="24"/>
          <w:szCs w:val="24"/>
        </w:rPr>
      </w:pPr>
      <w:r w:rsidRPr="5897EC05">
        <w:rPr>
          <w:b/>
          <w:bCs/>
          <w:i/>
          <w:iCs/>
          <w:sz w:val="24"/>
          <w:szCs w:val="24"/>
        </w:rPr>
        <w:t>Knowing that you were not redeemed with perishable things like silver or gold from futile way of life inherited from your forefathers, but with precious blood, as of a lamb unblemished and spotless, the blood of Christ.</w:t>
      </w:r>
    </w:p>
    <w:p w14:paraId="701C2B7F" w14:textId="77777777" w:rsidR="00BD269D" w:rsidRDefault="00BD269D" w:rsidP="00BD269D">
      <w:pPr>
        <w:pStyle w:val="ListParagraph"/>
        <w:ind w:left="0"/>
        <w:jc w:val="center"/>
        <w:rPr>
          <w:b/>
          <w:bCs/>
          <w:i/>
          <w:iCs/>
          <w:sz w:val="24"/>
          <w:szCs w:val="24"/>
        </w:rPr>
      </w:pPr>
    </w:p>
    <w:p w14:paraId="03BDA16C" w14:textId="77777777" w:rsidR="00BD269D" w:rsidRDefault="00BD269D" w:rsidP="00BD269D">
      <w:pPr>
        <w:pStyle w:val="ListParagraph"/>
        <w:ind w:left="0"/>
        <w:jc w:val="center"/>
        <w:rPr>
          <w:b/>
          <w:bCs/>
          <w:i/>
          <w:iCs/>
          <w:sz w:val="24"/>
          <w:szCs w:val="24"/>
        </w:rPr>
      </w:pPr>
    </w:p>
    <w:p w14:paraId="1CE6707F" w14:textId="77777777" w:rsidR="00BD269D" w:rsidRDefault="00BD269D" w:rsidP="00BD269D">
      <w:pPr>
        <w:pStyle w:val="ListParagraph"/>
        <w:ind w:left="0"/>
        <w:jc w:val="center"/>
        <w:rPr>
          <w:b/>
          <w:bCs/>
          <w:i/>
          <w:iCs/>
          <w:sz w:val="24"/>
          <w:szCs w:val="24"/>
        </w:rPr>
      </w:pPr>
    </w:p>
    <w:p w14:paraId="4F767DD2" w14:textId="77777777" w:rsidR="00BD269D" w:rsidRPr="009A7DA5" w:rsidRDefault="00BD269D" w:rsidP="00BD269D">
      <w:pPr>
        <w:jc w:val="center"/>
        <w:rPr>
          <w:rFonts w:asciiTheme="minorHAnsi" w:eastAsiaTheme="minorEastAsia" w:hAnsiTheme="minorHAnsi" w:cstheme="minorBidi"/>
          <w:b/>
          <w:bCs/>
          <w:sz w:val="32"/>
          <w:szCs w:val="32"/>
        </w:rPr>
      </w:pPr>
      <w:r w:rsidRPr="009A7DA5">
        <w:rPr>
          <w:rFonts w:asciiTheme="minorHAnsi" w:eastAsiaTheme="minorEastAsia" w:hAnsiTheme="minorHAnsi" w:cstheme="minorBidi"/>
          <w:b/>
          <w:bCs/>
          <w:sz w:val="32"/>
          <w:szCs w:val="32"/>
        </w:rPr>
        <w:t>Chapter # 12</w:t>
      </w:r>
    </w:p>
    <w:p w14:paraId="0FC5B849" w14:textId="77777777" w:rsidR="00BD269D" w:rsidRDefault="00BD269D" w:rsidP="00BD269D">
      <w:pPr>
        <w:pStyle w:val="Heading1"/>
      </w:pPr>
      <w:bookmarkStart w:id="48" w:name="_Toc443817437"/>
      <w:r w:rsidRPr="5897EC05">
        <w:t>Abba Father</w:t>
      </w:r>
      <w:bookmarkEnd w:id="48"/>
    </w:p>
    <w:p w14:paraId="2F3B7793" w14:textId="77777777" w:rsidR="00BD269D" w:rsidRPr="009A7DA5" w:rsidRDefault="00BD269D" w:rsidP="00BD269D">
      <w:pPr>
        <w:jc w:val="center"/>
      </w:pPr>
      <w:r>
        <w:rPr>
          <w:rFonts w:asciiTheme="minorHAnsi" w:hAnsiTheme="minorHAnsi" w:cs="Vijaya"/>
          <w:bCs/>
          <w:iCs/>
          <w:noProof/>
          <w:color w:val="C00000"/>
          <w:sz w:val="24"/>
          <w:szCs w:val="24"/>
        </w:rPr>
        <w:drawing>
          <wp:inline distT="0" distB="0" distL="0" distR="0" wp14:anchorId="62DDC3A7" wp14:editId="70A7C2D2">
            <wp:extent cx="818161" cy="3048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7671EF1" w14:textId="77777777" w:rsidR="00BD269D" w:rsidRPr="00E56D67" w:rsidRDefault="00BD269D" w:rsidP="00BD269D">
      <w:pPr>
        <w:jc w:val="center"/>
        <w:rPr>
          <w:b/>
          <w:sz w:val="28"/>
          <w:szCs w:val="28"/>
        </w:rPr>
      </w:pPr>
      <w:r w:rsidRPr="00E56D67">
        <w:rPr>
          <w:b/>
          <w:bCs/>
          <w:sz w:val="28"/>
          <w:szCs w:val="28"/>
        </w:rPr>
        <w:t>Key Passages</w:t>
      </w:r>
    </w:p>
    <w:p w14:paraId="6A1AC38A" w14:textId="77777777" w:rsidR="00BD269D" w:rsidRPr="004B20B2" w:rsidRDefault="00BD269D" w:rsidP="00BD269D">
      <w:pPr>
        <w:pStyle w:val="ListParagraph"/>
        <w:ind w:left="360"/>
        <w:jc w:val="center"/>
        <w:rPr>
          <w:b/>
          <w:i/>
          <w:sz w:val="24"/>
          <w:szCs w:val="24"/>
        </w:rPr>
      </w:pPr>
      <w:r w:rsidRPr="004B20B2">
        <w:rPr>
          <w:b/>
          <w:bCs/>
          <w:i/>
          <w:iCs/>
          <w:sz w:val="24"/>
          <w:szCs w:val="24"/>
        </w:rPr>
        <w:t>Ephesians 1:3-5 (NASB)</w:t>
      </w:r>
    </w:p>
    <w:p w14:paraId="1FCC639F" w14:textId="77777777" w:rsidR="00BD269D" w:rsidRPr="004B20B2" w:rsidRDefault="00BD269D" w:rsidP="00BD269D">
      <w:pPr>
        <w:pStyle w:val="ListParagraph"/>
        <w:ind w:left="360"/>
        <w:jc w:val="center"/>
        <w:rPr>
          <w:rStyle w:val="text"/>
          <w:rFonts w:asciiTheme="minorHAnsi" w:hAnsiTheme="minorHAnsi" w:cstheme="minorHAnsi"/>
          <w:b/>
          <w:i/>
          <w:sz w:val="24"/>
          <w:szCs w:val="24"/>
        </w:rPr>
      </w:pPr>
      <w:r w:rsidRPr="004B20B2">
        <w:rPr>
          <w:b/>
          <w:bCs/>
          <w:i/>
          <w:iCs/>
          <w:sz w:val="24"/>
          <w:szCs w:val="24"/>
        </w:rPr>
        <w:t>Praise be to the God and Father of our Lord Jesus Christ, who has blessed us in the heavenly realms with every spiritual blessing in Christ, just as He chose us in Him before the foundation of the world, that we would be holy and blamel</w:t>
      </w:r>
      <w:r w:rsidRPr="009A7DA5">
        <w:rPr>
          <w:b/>
          <w:bCs/>
          <w:i/>
          <w:iCs/>
          <w:sz w:val="24"/>
          <w:szCs w:val="24"/>
        </w:rPr>
        <w:t xml:space="preserve">ess before Him. </w:t>
      </w:r>
      <w:r w:rsidRPr="009A7DA5">
        <w:rPr>
          <w:rStyle w:val="text"/>
          <w:rFonts w:asciiTheme="minorHAnsi" w:eastAsiaTheme="minorEastAsia" w:hAnsiTheme="minorHAnsi" w:cstheme="minorBidi"/>
          <w:b/>
          <w:i/>
          <w:iCs/>
          <w:sz w:val="24"/>
          <w:szCs w:val="24"/>
        </w:rPr>
        <w:t>In love</w:t>
      </w:r>
      <w:r w:rsidRPr="009A7DA5">
        <w:rPr>
          <w:rStyle w:val="text"/>
          <w:rFonts w:asciiTheme="minorHAnsi" w:eastAsiaTheme="minorEastAsia" w:hAnsiTheme="minorHAnsi" w:cstheme="minorBidi"/>
          <w:b/>
          <w:i/>
          <w:iCs/>
          <w:sz w:val="24"/>
          <w:szCs w:val="24"/>
          <w:vertAlign w:val="superscript"/>
        </w:rPr>
        <w:t> </w:t>
      </w:r>
      <w:r w:rsidRPr="009A7DA5">
        <w:rPr>
          <w:rStyle w:val="text"/>
          <w:rFonts w:asciiTheme="minorHAnsi" w:eastAsiaTheme="minorEastAsia" w:hAnsiTheme="minorHAnsi" w:cstheme="minorBidi"/>
          <w:b/>
          <w:i/>
          <w:iCs/>
          <w:sz w:val="24"/>
          <w:szCs w:val="24"/>
        </w:rPr>
        <w:t>He predestined us to adoption as sons through Jesus Christ to Himself, according to the kind intention of His will.</w:t>
      </w:r>
    </w:p>
    <w:p w14:paraId="7F16801B" w14:textId="77777777" w:rsidR="00BD269D" w:rsidRPr="009A7DA5" w:rsidRDefault="00BD269D" w:rsidP="00BD269D">
      <w:pPr>
        <w:pStyle w:val="chapter-1"/>
        <w:jc w:val="center"/>
        <w:rPr>
          <w:rStyle w:val="text"/>
          <w:rFonts w:asciiTheme="minorHAnsi" w:eastAsia="Calibri" w:hAnsiTheme="minorHAnsi" w:cstheme="minorHAnsi"/>
          <w:b/>
          <w:sz w:val="32"/>
          <w:szCs w:val="32"/>
        </w:rPr>
      </w:pPr>
      <w:r w:rsidRPr="009A7DA5">
        <w:rPr>
          <w:rStyle w:val="text"/>
          <w:rFonts w:asciiTheme="minorHAnsi" w:eastAsiaTheme="minorEastAsia" w:hAnsiTheme="minorHAnsi" w:cstheme="minorBidi"/>
          <w:b/>
          <w:sz w:val="32"/>
          <w:szCs w:val="32"/>
        </w:rPr>
        <w:t>Introduction</w:t>
      </w:r>
    </w:p>
    <w:p w14:paraId="1D3D989A" w14:textId="77777777" w:rsidR="00BD269D" w:rsidRDefault="00BD269D" w:rsidP="00BD269D">
      <w:pPr>
        <w:jc w:val="both"/>
        <w:rPr>
          <w:sz w:val="24"/>
          <w:szCs w:val="24"/>
        </w:rPr>
      </w:pPr>
      <w:r w:rsidRPr="5897EC05">
        <w:rPr>
          <w:b/>
          <w:bCs/>
          <w:i/>
          <w:iCs/>
          <w:sz w:val="24"/>
          <w:szCs w:val="24"/>
        </w:rPr>
        <w:t xml:space="preserve">    </w:t>
      </w:r>
      <w:r w:rsidRPr="60AC06A7">
        <w:rPr>
          <w:sz w:val="24"/>
          <w:szCs w:val="24"/>
        </w:rPr>
        <w:t xml:space="preserve"> </w:t>
      </w:r>
      <w:r>
        <w:rPr>
          <w:sz w:val="24"/>
        </w:rPr>
        <w:tab/>
      </w:r>
      <w:r>
        <w:rPr>
          <w:sz w:val="24"/>
          <w:szCs w:val="24"/>
        </w:rPr>
        <w:t>Just the mention of the name father can conjure up a myriad of emotions - some good and some bad. Generally speaking, m</w:t>
      </w:r>
      <w:r w:rsidRPr="60AC06A7">
        <w:rPr>
          <w:sz w:val="24"/>
          <w:szCs w:val="24"/>
        </w:rPr>
        <w:t>ost of us</w:t>
      </w:r>
      <w:r>
        <w:rPr>
          <w:sz w:val="24"/>
          <w:szCs w:val="24"/>
        </w:rPr>
        <w:t xml:space="preserve"> </w:t>
      </w:r>
      <w:r w:rsidRPr="60AC06A7">
        <w:rPr>
          <w:sz w:val="24"/>
          <w:szCs w:val="24"/>
        </w:rPr>
        <w:t xml:space="preserve">base our concept of God as a Father on </w:t>
      </w:r>
      <w:r>
        <w:rPr>
          <w:sz w:val="24"/>
          <w:szCs w:val="24"/>
        </w:rPr>
        <w:t>our</w:t>
      </w:r>
      <w:r w:rsidRPr="60AC06A7">
        <w:rPr>
          <w:sz w:val="24"/>
          <w:szCs w:val="24"/>
        </w:rPr>
        <w:t xml:space="preserve"> experience with our earthly fathers. </w:t>
      </w:r>
      <w:r>
        <w:rPr>
          <w:sz w:val="24"/>
          <w:szCs w:val="24"/>
        </w:rPr>
        <w:t>For those who were fortunate enough to be raised by a loving father, this lesson will bring up fond memories. Whereas, if you</w:t>
      </w:r>
      <w:r w:rsidRPr="60AC06A7">
        <w:rPr>
          <w:sz w:val="24"/>
          <w:szCs w:val="24"/>
        </w:rPr>
        <w:t xml:space="preserve"> were raised in a </w:t>
      </w:r>
      <w:r>
        <w:rPr>
          <w:sz w:val="24"/>
          <w:szCs w:val="24"/>
        </w:rPr>
        <w:t>family</w:t>
      </w:r>
      <w:r w:rsidRPr="60AC06A7">
        <w:rPr>
          <w:sz w:val="24"/>
          <w:szCs w:val="24"/>
        </w:rPr>
        <w:t xml:space="preserve"> with an ungodly, abusive, absent or emotionally disconnected father</w:t>
      </w:r>
      <w:r>
        <w:rPr>
          <w:sz w:val="24"/>
          <w:szCs w:val="24"/>
        </w:rPr>
        <w:t xml:space="preserve">, then what we’re about to study could possibly evoke memories that are anything but pleasant. </w:t>
      </w:r>
      <w:r w:rsidRPr="00A729D8">
        <w:rPr>
          <w:sz w:val="24"/>
          <w:szCs w:val="24"/>
        </w:rPr>
        <w:t>Maybe this describes you. If so, you may be thinking, “If God is anything like my father, then I want no part of Him!” And frankly, who could blame you? This thinking makes perfect sense if you don’t know God.</w:t>
      </w:r>
      <w:r>
        <w:rPr>
          <w:sz w:val="24"/>
          <w:szCs w:val="24"/>
        </w:rPr>
        <w:t xml:space="preserve"> If this is the situation that you most easily relate to, then your concept of</w:t>
      </w:r>
      <w:r w:rsidRPr="60AC06A7">
        <w:rPr>
          <w:sz w:val="24"/>
          <w:szCs w:val="24"/>
        </w:rPr>
        <w:t xml:space="preserve"> God</w:t>
      </w:r>
      <w:r>
        <w:rPr>
          <w:sz w:val="24"/>
          <w:szCs w:val="24"/>
        </w:rPr>
        <w:t xml:space="preserve"> could be tainted by the wounds inflicted by your father. And regrettably, this has left you with a false image of God </w:t>
      </w:r>
      <w:r w:rsidRPr="60AC06A7">
        <w:rPr>
          <w:sz w:val="24"/>
          <w:szCs w:val="24"/>
        </w:rPr>
        <w:t>that in no way resembles the God of the Bible.</w:t>
      </w:r>
      <w:r>
        <w:rPr>
          <w:sz w:val="24"/>
          <w:szCs w:val="24"/>
        </w:rPr>
        <w:t xml:space="preserve"> Therefore, it cannot be stressed enough the crucial role a father plays in the lives of their children.</w:t>
      </w:r>
    </w:p>
    <w:p w14:paraId="5F140B1C" w14:textId="77777777" w:rsidR="00BD269D" w:rsidRDefault="00BD269D" w:rsidP="00BD269D">
      <w:pPr>
        <w:ind w:firstLine="720"/>
        <w:jc w:val="both"/>
        <w:rPr>
          <w:sz w:val="24"/>
          <w:szCs w:val="24"/>
        </w:rPr>
      </w:pPr>
      <w:r>
        <w:rPr>
          <w:sz w:val="24"/>
          <w:szCs w:val="24"/>
        </w:rPr>
        <w:t>The truth is, the majority of us are quite familiar with difficult family dynamics. As already discussed, these are the effects of the fall and part of the curse. However, as we deal with what could be for some, an extremely sensitive subject, let me assure you on the front end, our goal is healing.</w:t>
      </w:r>
      <w:r w:rsidRPr="000758C0">
        <w:rPr>
          <w:sz w:val="24"/>
          <w:szCs w:val="24"/>
        </w:rPr>
        <w:t xml:space="preserve"> </w:t>
      </w:r>
      <w:r>
        <w:rPr>
          <w:sz w:val="24"/>
          <w:szCs w:val="24"/>
        </w:rPr>
        <w:t xml:space="preserve">There is a God - placed intrinsic need in all of us to know God our Father as He </w:t>
      </w:r>
      <w:r w:rsidRPr="00415FD4">
        <w:rPr>
          <w:i/>
          <w:sz w:val="24"/>
          <w:szCs w:val="24"/>
        </w:rPr>
        <w:t>really</w:t>
      </w:r>
      <w:r>
        <w:rPr>
          <w:sz w:val="24"/>
          <w:szCs w:val="24"/>
        </w:rPr>
        <w:t xml:space="preserve"> is… A God of love, real, unending, soul healing love. So, if you are apt to become depressed or despondent when thinking about your earthly father, when you come to know God as your </w:t>
      </w:r>
      <w:r w:rsidRPr="00DE4F55">
        <w:rPr>
          <w:i/>
          <w:sz w:val="24"/>
          <w:szCs w:val="24"/>
        </w:rPr>
        <w:t>real Father</w:t>
      </w:r>
      <w:r>
        <w:rPr>
          <w:sz w:val="24"/>
          <w:szCs w:val="24"/>
        </w:rPr>
        <w:t xml:space="preserve"> your glum will be turned to gladness. With that being said, you may need to get your tissue box handy, not because of tears of sorrow, but tears of joy when you meet your </w:t>
      </w:r>
      <w:r w:rsidRPr="00FE338F">
        <w:rPr>
          <w:b/>
          <w:i/>
          <w:sz w:val="24"/>
          <w:szCs w:val="24"/>
        </w:rPr>
        <w:t>heavenly Father</w:t>
      </w:r>
      <w:r>
        <w:rPr>
          <w:sz w:val="24"/>
          <w:szCs w:val="24"/>
        </w:rPr>
        <w:t xml:space="preserve">.  </w:t>
      </w:r>
    </w:p>
    <w:p w14:paraId="1EFB0FBC" w14:textId="77777777" w:rsidR="00BD269D" w:rsidRPr="0039439C" w:rsidRDefault="00BD269D" w:rsidP="00BD269D">
      <w:pPr>
        <w:jc w:val="center"/>
        <w:rPr>
          <w:b/>
          <w:i/>
          <w:sz w:val="24"/>
          <w:szCs w:val="24"/>
        </w:rPr>
      </w:pPr>
      <w:r w:rsidRPr="0039439C">
        <w:rPr>
          <w:b/>
          <w:i/>
          <w:sz w:val="24"/>
          <w:szCs w:val="24"/>
        </w:rPr>
        <w:t>Jeremiah 8:20-22 (NASB)</w:t>
      </w:r>
    </w:p>
    <w:p w14:paraId="20975B9E" w14:textId="77777777" w:rsidR="00BD269D" w:rsidRDefault="00BD269D" w:rsidP="00BD269D">
      <w:pPr>
        <w:ind w:left="360"/>
        <w:jc w:val="center"/>
        <w:rPr>
          <w:b/>
          <w:i/>
          <w:sz w:val="24"/>
          <w:szCs w:val="24"/>
        </w:rPr>
      </w:pPr>
      <w:r w:rsidRPr="0039439C">
        <w:rPr>
          <w:b/>
          <w:i/>
          <w:sz w:val="24"/>
          <w:szCs w:val="24"/>
        </w:rPr>
        <w:t>Harvest is past, summer is ended, and we are not saved. For the brokenness of the daughter of my people I am broken; I mourn, dismay has taken hold of me. Is there no balm in Gilead? Is there no physician there? Why then has not the health of the daughter of my people been restored?</w:t>
      </w:r>
    </w:p>
    <w:p w14:paraId="69A27857" w14:textId="754479D2" w:rsidR="00BD269D" w:rsidRDefault="00BD269D" w:rsidP="00BD269D">
      <w:pPr>
        <w:jc w:val="center"/>
        <w:rPr>
          <w:b/>
          <w:sz w:val="28"/>
          <w:szCs w:val="28"/>
        </w:rPr>
      </w:pPr>
      <w:r w:rsidRPr="00ED3B9C">
        <w:rPr>
          <w:b/>
          <w:sz w:val="28"/>
          <w:szCs w:val="28"/>
        </w:rPr>
        <w:t xml:space="preserve">The Father </w:t>
      </w:r>
      <w:r>
        <w:rPr>
          <w:b/>
          <w:sz w:val="28"/>
          <w:szCs w:val="28"/>
        </w:rPr>
        <w:t xml:space="preserve">Chose </w:t>
      </w:r>
      <w:r w:rsidR="00DC433C">
        <w:rPr>
          <w:b/>
          <w:sz w:val="28"/>
          <w:szCs w:val="28"/>
        </w:rPr>
        <w:t>t</w:t>
      </w:r>
      <w:r>
        <w:rPr>
          <w:b/>
          <w:sz w:val="28"/>
          <w:szCs w:val="28"/>
        </w:rPr>
        <w:t>he</w:t>
      </w:r>
      <w:r w:rsidRPr="00ED3B9C">
        <w:rPr>
          <w:b/>
          <w:sz w:val="28"/>
          <w:szCs w:val="28"/>
        </w:rPr>
        <w:t xml:space="preserve"> Bride for His Son</w:t>
      </w:r>
    </w:p>
    <w:p w14:paraId="18EF8770" w14:textId="77777777" w:rsidR="00BD269D" w:rsidRDefault="00BD269D" w:rsidP="00BD269D">
      <w:pPr>
        <w:ind w:firstLine="720"/>
        <w:jc w:val="both"/>
        <w:rPr>
          <w:iCs/>
          <w:sz w:val="24"/>
          <w:szCs w:val="24"/>
        </w:rPr>
      </w:pPr>
      <w:r>
        <w:rPr>
          <w:sz w:val="24"/>
          <w:szCs w:val="24"/>
        </w:rPr>
        <w:t xml:space="preserve">You may find it interesting that </w:t>
      </w:r>
      <w:r w:rsidRPr="00005952">
        <w:rPr>
          <w:i/>
          <w:sz w:val="24"/>
          <w:szCs w:val="24"/>
        </w:rPr>
        <w:t>Father</w:t>
      </w:r>
      <w:r>
        <w:rPr>
          <w:sz w:val="24"/>
          <w:szCs w:val="24"/>
        </w:rPr>
        <w:t xml:space="preserve"> is the first word </w:t>
      </w:r>
      <w:r w:rsidRPr="5897EC05">
        <w:rPr>
          <w:sz w:val="24"/>
          <w:szCs w:val="24"/>
        </w:rPr>
        <w:t>in the Hebrew dictionary</w:t>
      </w:r>
      <w:r>
        <w:rPr>
          <w:sz w:val="24"/>
          <w:szCs w:val="24"/>
        </w:rPr>
        <w:t>.</w:t>
      </w:r>
      <w:r w:rsidRPr="5897EC05">
        <w:rPr>
          <w:sz w:val="24"/>
          <w:szCs w:val="24"/>
        </w:rPr>
        <w:t xml:space="preserve"> </w:t>
      </w:r>
      <w:r>
        <w:rPr>
          <w:sz w:val="24"/>
          <w:szCs w:val="24"/>
        </w:rPr>
        <w:t>And, as it just so happens, the first time in the Bible that the word father is mentioned is at the wedding of Adam and Eve. God, Himself, presided over the ceremony, and this was His charge to the couple: “</w:t>
      </w:r>
      <w:r w:rsidRPr="5897EC05">
        <w:rPr>
          <w:i/>
          <w:iCs/>
          <w:sz w:val="24"/>
          <w:szCs w:val="24"/>
        </w:rPr>
        <w:t>For this reason</w:t>
      </w:r>
      <w:r>
        <w:rPr>
          <w:i/>
          <w:iCs/>
          <w:sz w:val="24"/>
          <w:szCs w:val="24"/>
        </w:rPr>
        <w:t>,</w:t>
      </w:r>
      <w:r w:rsidRPr="5897EC05">
        <w:rPr>
          <w:i/>
          <w:iCs/>
          <w:sz w:val="24"/>
          <w:szCs w:val="24"/>
        </w:rPr>
        <w:t xml:space="preserve"> a man shall leave his father and mother, and be joined to his wife; and the two shall become one flesh.”</w:t>
      </w:r>
      <w:r>
        <w:rPr>
          <w:i/>
          <w:iCs/>
          <w:sz w:val="24"/>
          <w:szCs w:val="24"/>
        </w:rPr>
        <w:t xml:space="preserve"> </w:t>
      </w:r>
      <w:r w:rsidRPr="00F76F58">
        <w:rPr>
          <w:iCs/>
          <w:sz w:val="24"/>
          <w:szCs w:val="24"/>
        </w:rPr>
        <w:t>(</w:t>
      </w:r>
      <w:r w:rsidRPr="00F76F58">
        <w:rPr>
          <w:sz w:val="24"/>
          <w:szCs w:val="24"/>
        </w:rPr>
        <w:t>Genesis</w:t>
      </w:r>
      <w:r w:rsidRPr="5897EC05">
        <w:rPr>
          <w:sz w:val="24"/>
          <w:szCs w:val="24"/>
        </w:rPr>
        <w:t xml:space="preserve"> 2:24</w:t>
      </w:r>
      <w:r>
        <w:rPr>
          <w:sz w:val="24"/>
          <w:szCs w:val="24"/>
        </w:rPr>
        <w:t>) Perhaps t</w:t>
      </w:r>
      <w:r w:rsidRPr="00F76F58">
        <w:rPr>
          <w:iCs/>
          <w:sz w:val="24"/>
          <w:szCs w:val="24"/>
        </w:rPr>
        <w:t xml:space="preserve">hey </w:t>
      </w:r>
      <w:r>
        <w:rPr>
          <w:iCs/>
          <w:sz w:val="24"/>
          <w:szCs w:val="24"/>
        </w:rPr>
        <w:t>were a bit</w:t>
      </w:r>
      <w:r w:rsidRPr="00F76F58">
        <w:rPr>
          <w:iCs/>
          <w:sz w:val="24"/>
          <w:szCs w:val="24"/>
        </w:rPr>
        <w:t xml:space="preserve"> confus</w:t>
      </w:r>
      <w:r>
        <w:rPr>
          <w:iCs/>
          <w:sz w:val="24"/>
          <w:szCs w:val="24"/>
        </w:rPr>
        <w:t xml:space="preserve">ed by this statement. If you’ll remember, they didn’t have any parents - only God the Father. </w:t>
      </w:r>
    </w:p>
    <w:p w14:paraId="382B8165" w14:textId="77777777" w:rsidR="00BD269D" w:rsidRDefault="00BD269D" w:rsidP="00BD269D">
      <w:pPr>
        <w:ind w:firstLine="720"/>
        <w:jc w:val="both"/>
        <w:rPr>
          <w:sz w:val="24"/>
          <w:szCs w:val="24"/>
        </w:rPr>
      </w:pPr>
      <w:r>
        <w:rPr>
          <w:iCs/>
          <w:sz w:val="24"/>
          <w:szCs w:val="24"/>
        </w:rPr>
        <w:t>Genesis 2:24 is a passage that is</w:t>
      </w:r>
      <w:r>
        <w:rPr>
          <w:sz w:val="24"/>
          <w:szCs w:val="24"/>
        </w:rPr>
        <w:t xml:space="preserve"> typically used in marriage ceremonies, and it’s quite relevant to me. As previously mentioned, Ethan, my first born son, has recently left his father and I to become united with his new wife Jessica. And while the “uniting” part gives me great joy, the “leaving” part evokes other emotions in this mother’s heart. In the last month, both of my sons graduated from the University of Memphis and promptly left my “nest.” I’m officially an “empty nester!”</w:t>
      </w:r>
    </w:p>
    <w:p w14:paraId="780FD1E2" w14:textId="77777777" w:rsidR="00BD269D" w:rsidRDefault="00BD269D" w:rsidP="00BD269D">
      <w:pPr>
        <w:ind w:firstLine="720"/>
        <w:jc w:val="both"/>
        <w:rPr>
          <w:sz w:val="24"/>
          <w:szCs w:val="24"/>
        </w:rPr>
      </w:pPr>
      <w:r>
        <w:rPr>
          <w:iCs/>
          <w:sz w:val="24"/>
          <w:szCs w:val="24"/>
        </w:rPr>
        <w:t>When we finally arrive at chapter five of Ephesians and discover the “profound mystery,”</w:t>
      </w:r>
      <w:r>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w:t>
      </w:r>
      <w:r w:rsidRPr="60AC06A7">
        <w:rPr>
          <w:sz w:val="24"/>
          <w:szCs w:val="24"/>
        </w:rPr>
        <w:t xml:space="preserve">n many cultures the father is the one who selects </w:t>
      </w:r>
      <w:r>
        <w:rPr>
          <w:sz w:val="24"/>
          <w:szCs w:val="24"/>
        </w:rPr>
        <w:t>the</w:t>
      </w:r>
      <w:r w:rsidRPr="60AC06A7">
        <w:rPr>
          <w:sz w:val="24"/>
          <w:szCs w:val="24"/>
        </w:rPr>
        <w:t xml:space="preserve"> bride for his son</w:t>
      </w:r>
      <w:r>
        <w:rPr>
          <w:sz w:val="24"/>
          <w:szCs w:val="24"/>
        </w:rPr>
        <w:t>. T</w:t>
      </w:r>
      <w:r w:rsidRPr="60AC06A7">
        <w:rPr>
          <w:sz w:val="24"/>
          <w:szCs w:val="24"/>
        </w:rPr>
        <w:t>he same</w:t>
      </w:r>
      <w:r>
        <w:rPr>
          <w:sz w:val="24"/>
          <w:szCs w:val="24"/>
        </w:rPr>
        <w:t xml:space="preserve"> can be said for</w:t>
      </w:r>
      <w:r w:rsidRPr="60AC06A7">
        <w:rPr>
          <w:sz w:val="24"/>
          <w:szCs w:val="24"/>
        </w:rPr>
        <w:t xml:space="preserve"> the </w:t>
      </w:r>
      <w:r>
        <w:rPr>
          <w:sz w:val="24"/>
          <w:szCs w:val="24"/>
        </w:rPr>
        <w:t>b</w:t>
      </w:r>
      <w:r w:rsidRPr="60AC06A7">
        <w:rPr>
          <w:sz w:val="24"/>
          <w:szCs w:val="24"/>
        </w:rPr>
        <w:t>ride of Christ.</w:t>
      </w:r>
      <w:r>
        <w:rPr>
          <w:sz w:val="24"/>
          <w:szCs w:val="24"/>
        </w:rPr>
        <w:t xml:space="preserve"> God </w:t>
      </w:r>
      <w:r w:rsidRPr="60AC06A7">
        <w:rPr>
          <w:sz w:val="24"/>
          <w:szCs w:val="24"/>
        </w:rPr>
        <w:t>the Father</w:t>
      </w:r>
      <w:r>
        <w:rPr>
          <w:sz w:val="24"/>
          <w:szCs w:val="24"/>
        </w:rPr>
        <w:t xml:space="preserve"> </w:t>
      </w:r>
      <w:r w:rsidRPr="008F30EB">
        <w:rPr>
          <w:i/>
          <w:sz w:val="24"/>
          <w:szCs w:val="24"/>
        </w:rPr>
        <w:t xml:space="preserve">chose us </w:t>
      </w:r>
      <w:r>
        <w:rPr>
          <w:sz w:val="24"/>
          <w:szCs w:val="24"/>
        </w:rPr>
        <w:t>as the bride for</w:t>
      </w:r>
      <w:r w:rsidRPr="60AC06A7">
        <w:rPr>
          <w:sz w:val="24"/>
          <w:szCs w:val="24"/>
        </w:rPr>
        <w:t xml:space="preserve"> </w:t>
      </w:r>
      <w:r w:rsidRPr="008F30EB">
        <w:rPr>
          <w:i/>
          <w:sz w:val="24"/>
          <w:szCs w:val="24"/>
        </w:rPr>
        <w:t>His Son</w:t>
      </w:r>
      <w:r>
        <w:rPr>
          <w:sz w:val="24"/>
          <w:szCs w:val="24"/>
        </w:rPr>
        <w:t xml:space="preserve">. Furthermore, the Father not only selected us </w:t>
      </w:r>
      <w:r w:rsidRPr="00B261A1">
        <w:rPr>
          <w:i/>
          <w:sz w:val="24"/>
          <w:szCs w:val="24"/>
        </w:rPr>
        <w:t>for Jesus</w:t>
      </w:r>
      <w:r>
        <w:rPr>
          <w:sz w:val="24"/>
          <w:szCs w:val="24"/>
        </w:rPr>
        <w:t>, but He is the One who draws us</w:t>
      </w:r>
      <w:r w:rsidRPr="60AC06A7">
        <w:rPr>
          <w:sz w:val="24"/>
          <w:szCs w:val="24"/>
        </w:rPr>
        <w:t xml:space="preserve"> </w:t>
      </w:r>
      <w:r w:rsidRPr="00B261A1">
        <w:rPr>
          <w:i/>
          <w:sz w:val="24"/>
          <w:szCs w:val="24"/>
        </w:rPr>
        <w:t>to Jesus</w:t>
      </w:r>
      <w:r>
        <w:rPr>
          <w:sz w:val="24"/>
          <w:szCs w:val="24"/>
        </w:rPr>
        <w:t>.</w:t>
      </w:r>
      <w:r w:rsidRPr="60AC06A7">
        <w:rPr>
          <w:sz w:val="24"/>
          <w:szCs w:val="24"/>
        </w:rPr>
        <w:t xml:space="preserve"> (John 6:39-65</w:t>
      </w:r>
      <w:r>
        <w:rPr>
          <w:sz w:val="24"/>
          <w:szCs w:val="24"/>
        </w:rPr>
        <w:t>; Ephesians 1:3-5</w:t>
      </w:r>
      <w:r w:rsidRPr="60AC06A7">
        <w:rPr>
          <w:sz w:val="24"/>
          <w:szCs w:val="24"/>
        </w:rPr>
        <w:t>)</w:t>
      </w:r>
      <w:r>
        <w:rPr>
          <w:sz w:val="24"/>
          <w:szCs w:val="24"/>
        </w:rPr>
        <w:t xml:space="preserve"> And it is </w:t>
      </w:r>
      <w:r w:rsidRPr="001F1E80">
        <w:rPr>
          <w:i/>
          <w:sz w:val="24"/>
          <w:szCs w:val="24"/>
        </w:rPr>
        <w:t>through Jesus</w:t>
      </w:r>
      <w:r>
        <w:rPr>
          <w:sz w:val="24"/>
          <w:szCs w:val="24"/>
        </w:rPr>
        <w:t xml:space="preserve"> that we can have the same intimacy, familiarity and tender affection that exists between God the Father and God the Son.</w:t>
      </w:r>
    </w:p>
    <w:p w14:paraId="16B4CF18" w14:textId="77777777" w:rsidR="00BD269D" w:rsidRDefault="00BD269D" w:rsidP="00BD269D">
      <w:pPr>
        <w:jc w:val="center"/>
        <w:rPr>
          <w:b/>
          <w:i/>
          <w:sz w:val="24"/>
        </w:rPr>
      </w:pPr>
      <w:r w:rsidRPr="5897EC05">
        <w:rPr>
          <w:b/>
          <w:bCs/>
          <w:i/>
          <w:iCs/>
          <w:sz w:val="24"/>
          <w:szCs w:val="24"/>
        </w:rPr>
        <w:t>John 6:44-45 (NASB)</w:t>
      </w:r>
    </w:p>
    <w:p w14:paraId="31798F88" w14:textId="77777777" w:rsidR="00BD269D" w:rsidRDefault="00BD269D" w:rsidP="00BD269D">
      <w:pPr>
        <w:jc w:val="center"/>
        <w:rPr>
          <w:b/>
          <w:bCs/>
          <w:i/>
          <w:iCs/>
          <w:sz w:val="24"/>
          <w:szCs w:val="24"/>
        </w:rPr>
      </w:pPr>
      <w:r w:rsidRPr="5897EC05">
        <w:rPr>
          <w:b/>
          <w:bCs/>
          <w:i/>
          <w:iCs/>
          <w:sz w:val="24"/>
          <w:szCs w:val="24"/>
        </w:rPr>
        <w:t xml:space="preserve"> “NO one can come to me unless the Father who sent me draws him; and I will raise him up on the last day. 45 It is written in the prophets, “And they shall be taught of God.” Everyone who has </w:t>
      </w:r>
      <w:r w:rsidRPr="5897EC05">
        <w:rPr>
          <w:b/>
          <w:bCs/>
          <w:i/>
          <w:iCs/>
          <w:sz w:val="24"/>
          <w:szCs w:val="24"/>
          <w:u w:val="single"/>
        </w:rPr>
        <w:t>heard</w:t>
      </w:r>
      <w:r w:rsidRPr="5897EC05">
        <w:rPr>
          <w:b/>
          <w:bCs/>
          <w:i/>
          <w:iCs/>
          <w:sz w:val="24"/>
          <w:szCs w:val="24"/>
        </w:rPr>
        <w:t xml:space="preserve"> and </w:t>
      </w:r>
      <w:r w:rsidRPr="5897EC05">
        <w:rPr>
          <w:b/>
          <w:bCs/>
          <w:i/>
          <w:iCs/>
          <w:sz w:val="24"/>
          <w:szCs w:val="24"/>
          <w:u w:val="single"/>
        </w:rPr>
        <w:t>learned</w:t>
      </w:r>
      <w:r w:rsidRPr="5897EC05">
        <w:rPr>
          <w:b/>
          <w:bCs/>
          <w:i/>
          <w:iCs/>
          <w:sz w:val="24"/>
          <w:szCs w:val="24"/>
        </w:rPr>
        <w:t xml:space="preserve"> from the Father comes to me.”</w:t>
      </w:r>
    </w:p>
    <w:p w14:paraId="1F8416A5" w14:textId="77777777" w:rsidR="00BD269D" w:rsidRDefault="00BD269D" w:rsidP="00BD269D">
      <w:pPr>
        <w:ind w:firstLine="720"/>
        <w:jc w:val="both"/>
        <w:rPr>
          <w:sz w:val="24"/>
          <w:szCs w:val="24"/>
        </w:rPr>
      </w:pPr>
      <w:r w:rsidRPr="60AC06A7">
        <w:rPr>
          <w:sz w:val="24"/>
          <w:szCs w:val="24"/>
        </w:rPr>
        <w:t xml:space="preserve"> </w:t>
      </w:r>
      <w:r>
        <w:rPr>
          <w:sz w:val="24"/>
          <w:szCs w:val="24"/>
        </w:rPr>
        <w:t xml:space="preserve">Picture if you will, this poignant moment: As Jesus was dying to bridge the chasm between sinful man and God the Father, He </w:t>
      </w:r>
      <w:r w:rsidRPr="60AC06A7">
        <w:rPr>
          <w:sz w:val="24"/>
          <w:szCs w:val="24"/>
        </w:rPr>
        <w:t>cried out in Aramaic</w:t>
      </w:r>
      <w:r>
        <w:rPr>
          <w:sz w:val="24"/>
          <w:szCs w:val="24"/>
        </w:rPr>
        <w:t>,</w:t>
      </w:r>
      <w:r w:rsidRPr="60AC06A7">
        <w:rPr>
          <w:sz w:val="24"/>
          <w:szCs w:val="24"/>
        </w:rPr>
        <w:t xml:space="preserve"> “Abba</w:t>
      </w:r>
      <w:r>
        <w:rPr>
          <w:sz w:val="24"/>
          <w:szCs w:val="24"/>
        </w:rPr>
        <w:t>,</w:t>
      </w:r>
      <w:r w:rsidRPr="60AC06A7">
        <w:rPr>
          <w:sz w:val="24"/>
          <w:szCs w:val="24"/>
        </w:rPr>
        <w:t>” which is translated</w:t>
      </w:r>
      <w:r>
        <w:rPr>
          <w:sz w:val="24"/>
          <w:szCs w:val="24"/>
        </w:rPr>
        <w:t>…</w:t>
      </w:r>
      <w:r w:rsidRPr="60AC06A7">
        <w:rPr>
          <w:sz w:val="24"/>
          <w:szCs w:val="24"/>
        </w:rPr>
        <w:t xml:space="preserve"> </w:t>
      </w:r>
      <w:r w:rsidRPr="00917DC9">
        <w:rPr>
          <w:b/>
          <w:i/>
          <w:sz w:val="24"/>
          <w:szCs w:val="24"/>
        </w:rPr>
        <w:t>Daddy</w:t>
      </w:r>
      <w:r w:rsidRPr="60AC06A7">
        <w:rPr>
          <w:sz w:val="24"/>
          <w:szCs w:val="24"/>
        </w:rPr>
        <w:t>.</w:t>
      </w:r>
      <w:r>
        <w:rPr>
          <w:sz w:val="24"/>
          <w:szCs w:val="24"/>
        </w:rPr>
        <w:t xml:space="preserve"> Here is some more food for thought: The prophet </w:t>
      </w:r>
      <w:r w:rsidRPr="60AC06A7">
        <w:rPr>
          <w:sz w:val="24"/>
          <w:szCs w:val="24"/>
        </w:rPr>
        <w:t xml:space="preserve">Isaiah called Jesus, </w:t>
      </w:r>
      <w:r w:rsidRPr="5897EC05">
        <w:rPr>
          <w:i/>
          <w:iCs/>
          <w:sz w:val="24"/>
          <w:szCs w:val="24"/>
        </w:rPr>
        <w:t>“The Everlasting Father</w:t>
      </w:r>
      <w:r>
        <w:rPr>
          <w:i/>
          <w:iCs/>
          <w:sz w:val="24"/>
          <w:szCs w:val="24"/>
        </w:rPr>
        <w:t>.</w:t>
      </w:r>
      <w:r w:rsidRPr="5897EC05">
        <w:rPr>
          <w:i/>
          <w:iCs/>
          <w:sz w:val="24"/>
          <w:szCs w:val="24"/>
        </w:rPr>
        <w:t>”</w:t>
      </w:r>
      <w:r w:rsidRPr="60AC06A7">
        <w:rPr>
          <w:sz w:val="24"/>
          <w:szCs w:val="24"/>
        </w:rPr>
        <w:t xml:space="preserve"> </w:t>
      </w:r>
      <w:r>
        <w:rPr>
          <w:sz w:val="24"/>
          <w:szCs w:val="24"/>
        </w:rPr>
        <w:t>Incidentally, no other prophet described the passion of Christ as vividly as Isaiah.</w:t>
      </w:r>
    </w:p>
    <w:p w14:paraId="2965814C" w14:textId="77777777" w:rsidR="00BD269D" w:rsidRDefault="00BD269D" w:rsidP="00BD269D">
      <w:pPr>
        <w:ind w:firstLine="720"/>
        <w:jc w:val="both"/>
        <w:rPr>
          <w:sz w:val="24"/>
          <w:szCs w:val="24"/>
        </w:rPr>
      </w:pPr>
      <w:r w:rsidRPr="60AC06A7">
        <w:rPr>
          <w:sz w:val="24"/>
          <w:szCs w:val="24"/>
        </w:rPr>
        <w:t xml:space="preserve"> </w:t>
      </w:r>
      <w:r>
        <w:rPr>
          <w:sz w:val="24"/>
          <w:szCs w:val="24"/>
        </w:rPr>
        <w:t>We’re about to see the significance of what it means to be chosen and adopted by God.</w:t>
      </w:r>
      <w:r w:rsidRPr="5897EC05">
        <w:rPr>
          <w:sz w:val="24"/>
          <w:szCs w:val="24"/>
        </w:rPr>
        <w:t xml:space="preserve"> </w:t>
      </w:r>
      <w:r>
        <w:rPr>
          <w:sz w:val="24"/>
          <w:szCs w:val="24"/>
        </w:rPr>
        <w:t>Y</w:t>
      </w:r>
      <w:r w:rsidRPr="5897EC05">
        <w:rPr>
          <w:sz w:val="24"/>
          <w:szCs w:val="24"/>
        </w:rPr>
        <w:t>et before we do, pleas</w:t>
      </w:r>
      <w:r>
        <w:rPr>
          <w:sz w:val="24"/>
          <w:szCs w:val="24"/>
        </w:rPr>
        <w:t xml:space="preserve">e take a moment and read Isaiah’s account of the passion of Christ in Isaiah </w:t>
      </w:r>
      <w:r w:rsidRPr="5897EC05">
        <w:rPr>
          <w:sz w:val="24"/>
          <w:szCs w:val="24"/>
        </w:rPr>
        <w:t xml:space="preserve">chapter fifty-three. Keeping in mind that God the Holy Spirit, showed Isaiah this gospel message seven hundred and fifty years before Christ was born. </w:t>
      </w:r>
      <w:r>
        <w:rPr>
          <w:sz w:val="24"/>
          <w:szCs w:val="24"/>
        </w:rPr>
        <w:t>I</w:t>
      </w:r>
      <w:r w:rsidRPr="5897EC05">
        <w:rPr>
          <w:sz w:val="24"/>
          <w:szCs w:val="24"/>
        </w:rPr>
        <w:t xml:space="preserve">n verse ten of this passage, what </w:t>
      </w:r>
      <w:r>
        <w:rPr>
          <w:sz w:val="24"/>
          <w:szCs w:val="24"/>
        </w:rPr>
        <w:t>is the stated</w:t>
      </w:r>
      <w:r w:rsidRPr="5897EC05">
        <w:rPr>
          <w:sz w:val="24"/>
          <w:szCs w:val="24"/>
        </w:rPr>
        <w:t xml:space="preserve"> will of the Father?</w:t>
      </w:r>
    </w:p>
    <w:p w14:paraId="361E13C8" w14:textId="77777777" w:rsidR="00BD269D" w:rsidRPr="00AF2B91" w:rsidRDefault="00BD269D" w:rsidP="00BD269D">
      <w:pPr>
        <w:jc w:val="center"/>
        <w:rPr>
          <w:rFonts w:asciiTheme="minorHAnsi" w:hAnsiTheme="minorHAnsi"/>
          <w:b/>
          <w:i/>
          <w:sz w:val="24"/>
          <w:szCs w:val="24"/>
        </w:rPr>
      </w:pPr>
      <w:r w:rsidRPr="00AF2B91">
        <w:rPr>
          <w:rFonts w:asciiTheme="minorHAnsi" w:hAnsiTheme="minorHAnsi"/>
          <w:b/>
          <w:i/>
          <w:sz w:val="24"/>
          <w:szCs w:val="24"/>
        </w:rPr>
        <w:t>Isaiah 53:1</w:t>
      </w:r>
      <w:r>
        <w:rPr>
          <w:rFonts w:asciiTheme="minorHAnsi" w:hAnsiTheme="minorHAnsi"/>
          <w:b/>
          <w:i/>
          <w:sz w:val="24"/>
          <w:szCs w:val="24"/>
        </w:rPr>
        <w:t>0</w:t>
      </w:r>
      <w:r w:rsidRPr="00AF2B91">
        <w:rPr>
          <w:rFonts w:asciiTheme="minorHAnsi" w:hAnsiTheme="minorHAnsi"/>
          <w:b/>
          <w:i/>
          <w:sz w:val="24"/>
          <w:szCs w:val="24"/>
        </w:rPr>
        <w:t>-12 (NIV)</w:t>
      </w:r>
    </w:p>
    <w:p w14:paraId="3AE9AAF6" w14:textId="77777777" w:rsidR="00BD269D" w:rsidRDefault="00BD269D" w:rsidP="00BD269D">
      <w:pPr>
        <w:pStyle w:val="line1"/>
        <w:jc w:val="center"/>
        <w:rPr>
          <w:rFonts w:asciiTheme="minorHAnsi" w:hAnsiTheme="minorHAnsi"/>
          <w:b/>
          <w:i/>
        </w:rPr>
      </w:pPr>
      <w:r w:rsidRPr="00AF2B91">
        <w:rPr>
          <w:rFonts w:asciiTheme="minorHAnsi" w:hAnsiTheme="minorHAnsi"/>
          <w:b/>
          <w:i/>
        </w:rPr>
        <w:t xml:space="preserve">Yet it was the </w:t>
      </w:r>
      <w:r w:rsidRPr="00AF2B91">
        <w:rPr>
          <w:rStyle w:val="name"/>
          <w:rFonts w:asciiTheme="minorHAnsi" w:eastAsia="Calibri" w:hAnsiTheme="minorHAnsi"/>
          <w:b/>
          <w:i/>
        </w:rPr>
        <w:t>Lord</w:t>
      </w:r>
      <w:r w:rsidRPr="00AF2B91">
        <w:rPr>
          <w:rFonts w:asciiTheme="minorHAnsi" w:hAnsiTheme="minorHAnsi"/>
          <w:b/>
          <w:i/>
        </w:rPr>
        <w:t xml:space="preserve">’s will to crush him and cause him to suffer, and though the </w:t>
      </w:r>
      <w:r w:rsidRPr="00AF2B91">
        <w:rPr>
          <w:rStyle w:val="name"/>
          <w:rFonts w:asciiTheme="minorHAnsi" w:eastAsia="Calibri" w:hAnsiTheme="minorHAnsi"/>
          <w:b/>
          <w:i/>
        </w:rPr>
        <w:t>Lord</w:t>
      </w:r>
      <w:r w:rsidRPr="00AF2B91">
        <w:rPr>
          <w:rFonts w:asciiTheme="minorHAnsi" w:hAnsiTheme="minorHAnsi"/>
          <w:b/>
          <w:i/>
        </w:rPr>
        <w:t xml:space="preserve"> makes his life an offering for sin, he will see his offspring and prolong his days, and the will of the </w:t>
      </w:r>
      <w:r w:rsidRPr="00AF2B91">
        <w:rPr>
          <w:rStyle w:val="name"/>
          <w:rFonts w:asciiTheme="minorHAnsi" w:eastAsia="Calibri" w:hAnsiTheme="minorHAnsi"/>
          <w:b/>
          <w:i/>
        </w:rPr>
        <w:t>Lord</w:t>
      </w:r>
      <w:r w:rsidRPr="00AF2B91">
        <w:rPr>
          <w:rFonts w:asciiTheme="minorHAnsi" w:hAnsiTheme="minorHAnsi"/>
          <w:b/>
          <w:i/>
        </w:rPr>
        <w:t xml:space="preserve"> will prosper in his hand. After he has suffered, he will see the light of life and be satisfied; by his knowledge my righteous servant will justify many, and he will bear their iniquities.</w:t>
      </w:r>
    </w:p>
    <w:p w14:paraId="315067E6" w14:textId="77777777" w:rsidR="00BD269D" w:rsidRDefault="00BD269D" w:rsidP="00BD269D">
      <w:pPr>
        <w:ind w:firstLine="720"/>
        <w:jc w:val="both"/>
        <w:rPr>
          <w:sz w:val="24"/>
          <w:szCs w:val="24"/>
        </w:rPr>
      </w:pPr>
      <w:r>
        <w:rPr>
          <w:sz w:val="24"/>
          <w:szCs w:val="24"/>
        </w:rPr>
        <w:t xml:space="preserve">Let’s use our holy imagination here for a moment. In eternity past, God the Father looked through all of time and He saw you - warts, blemishes, hurts and all. Then He look to His right hand at His Precious Son Jesus, and He said, “My Beloved, I have chosen for you a Bride, and her name is__________________.” (If you belong to Him, place your name there.) </w:t>
      </w:r>
    </w:p>
    <w:p w14:paraId="74AEB5CC" w14:textId="77777777" w:rsidR="00BD269D" w:rsidRPr="008A7453" w:rsidRDefault="00BD269D" w:rsidP="00BD269D">
      <w:pPr>
        <w:ind w:left="60"/>
        <w:jc w:val="center"/>
        <w:rPr>
          <w:b/>
          <w:i/>
          <w:sz w:val="24"/>
        </w:rPr>
      </w:pPr>
      <w:r w:rsidRPr="5897EC05">
        <w:rPr>
          <w:b/>
          <w:bCs/>
          <w:i/>
          <w:iCs/>
          <w:sz w:val="24"/>
          <w:szCs w:val="24"/>
        </w:rPr>
        <w:t>Ephesians 1:5b (KJV)</w:t>
      </w:r>
    </w:p>
    <w:p w14:paraId="6D814BBE" w14:textId="77777777" w:rsidR="00BD269D" w:rsidRDefault="00BD269D" w:rsidP="00BD269D">
      <w:pPr>
        <w:ind w:left="60"/>
        <w:jc w:val="center"/>
        <w:rPr>
          <w:b/>
          <w:bCs/>
          <w:i/>
          <w:iCs/>
          <w:sz w:val="24"/>
          <w:szCs w:val="24"/>
        </w:rPr>
      </w:pPr>
      <w:r w:rsidRPr="5897EC05">
        <w:rPr>
          <w:b/>
          <w:bCs/>
          <w:i/>
          <w:iCs/>
          <w:sz w:val="24"/>
          <w:szCs w:val="24"/>
        </w:rPr>
        <w:t xml:space="preserve">“The good </w:t>
      </w:r>
      <w:r w:rsidRPr="5897EC05">
        <w:rPr>
          <w:b/>
          <w:bCs/>
          <w:i/>
          <w:iCs/>
          <w:sz w:val="24"/>
          <w:szCs w:val="24"/>
          <w:u w:val="single"/>
        </w:rPr>
        <w:t>pleasure</w:t>
      </w:r>
      <w:r w:rsidRPr="5897EC05">
        <w:rPr>
          <w:b/>
          <w:bCs/>
          <w:i/>
          <w:iCs/>
          <w:sz w:val="24"/>
          <w:szCs w:val="24"/>
        </w:rPr>
        <w:t xml:space="preserve"> of His </w:t>
      </w:r>
      <w:r w:rsidRPr="5897EC05">
        <w:rPr>
          <w:b/>
          <w:bCs/>
          <w:i/>
          <w:iCs/>
          <w:sz w:val="24"/>
          <w:szCs w:val="24"/>
          <w:u w:val="single"/>
        </w:rPr>
        <w:t>will</w:t>
      </w:r>
      <w:r w:rsidRPr="5897EC05">
        <w:rPr>
          <w:b/>
          <w:bCs/>
          <w:i/>
          <w:iCs/>
          <w:sz w:val="24"/>
          <w:szCs w:val="24"/>
        </w:rPr>
        <w:t>.”</w:t>
      </w:r>
    </w:p>
    <w:p w14:paraId="1443A2F3" w14:textId="77777777" w:rsidR="00BD269D" w:rsidRPr="00083A29" w:rsidRDefault="00BD269D" w:rsidP="00BD269D">
      <w:pPr>
        <w:pStyle w:val="ListParagraph"/>
        <w:ind w:left="0"/>
        <w:rPr>
          <w:b/>
          <w:sz w:val="24"/>
          <w:szCs w:val="24"/>
        </w:rPr>
      </w:pPr>
      <w:r>
        <w:rPr>
          <w:b/>
          <w:bCs/>
          <w:sz w:val="28"/>
          <w:szCs w:val="28"/>
        </w:rPr>
        <w:t xml:space="preserve">WORD SEARCH: </w:t>
      </w:r>
      <w:r w:rsidRPr="00083A29">
        <w:rPr>
          <w:b/>
          <w:bCs/>
          <w:sz w:val="24"/>
          <w:szCs w:val="24"/>
        </w:rPr>
        <w:t>From Strong’s Concordance</w:t>
      </w:r>
    </w:p>
    <w:p w14:paraId="01CEFF8D" w14:textId="77777777" w:rsidR="00BD269D" w:rsidRPr="002D28F3" w:rsidRDefault="00BD269D" w:rsidP="00BD269D">
      <w:pPr>
        <w:pStyle w:val="ListParagraph"/>
        <w:numPr>
          <w:ilvl w:val="0"/>
          <w:numId w:val="3"/>
        </w:numPr>
        <w:ind w:left="540"/>
        <w:rPr>
          <w:sz w:val="24"/>
          <w:szCs w:val="24"/>
        </w:rPr>
      </w:pPr>
      <w:r w:rsidRPr="002D28F3">
        <w:rPr>
          <w:b/>
          <w:bCs/>
          <w:sz w:val="24"/>
          <w:szCs w:val="24"/>
          <w:u w:val="single"/>
        </w:rPr>
        <w:t>Pleasure</w:t>
      </w:r>
      <w:r w:rsidRPr="002D28F3">
        <w:rPr>
          <w:b/>
          <w:bCs/>
          <w:sz w:val="24"/>
          <w:szCs w:val="24"/>
        </w:rPr>
        <w:t>:</w:t>
      </w:r>
      <w:r w:rsidRPr="002D28F3">
        <w:rPr>
          <w:sz w:val="24"/>
          <w:szCs w:val="24"/>
        </w:rPr>
        <w:t xml:space="preserve"> Strong’s # 2107 </w:t>
      </w:r>
      <w:r>
        <w:rPr>
          <w:sz w:val="24"/>
          <w:szCs w:val="24"/>
        </w:rPr>
        <w:t>Greek word E</w:t>
      </w:r>
      <w:r w:rsidRPr="002D28F3">
        <w:rPr>
          <w:sz w:val="24"/>
          <w:szCs w:val="24"/>
        </w:rPr>
        <w:t xml:space="preserve">duokia: </w:t>
      </w:r>
      <w:r w:rsidRPr="002D28F3">
        <w:rPr>
          <w:i/>
          <w:iCs/>
          <w:sz w:val="24"/>
          <w:szCs w:val="24"/>
        </w:rPr>
        <w:t xml:space="preserve">satisfaction, delight, kindness, wish, purpose, desire, good pleasure, will. </w:t>
      </w:r>
      <w:r w:rsidRPr="002D28F3">
        <w:rPr>
          <w:sz w:val="24"/>
          <w:szCs w:val="24"/>
        </w:rPr>
        <w:t xml:space="preserve">See: Eph. 1:5 &amp;9 </w:t>
      </w:r>
      <w:r>
        <w:rPr>
          <w:sz w:val="24"/>
          <w:szCs w:val="24"/>
        </w:rPr>
        <w:t>f</w:t>
      </w:r>
      <w:r w:rsidRPr="002D28F3">
        <w:rPr>
          <w:sz w:val="24"/>
          <w:szCs w:val="24"/>
        </w:rPr>
        <w:t xml:space="preserve">rom # 2106 </w:t>
      </w:r>
      <w:r w:rsidRPr="002D28F3">
        <w:rPr>
          <w:b/>
          <w:bCs/>
          <w:sz w:val="24"/>
          <w:szCs w:val="24"/>
        </w:rPr>
        <w:t xml:space="preserve">Well Pleased: </w:t>
      </w:r>
      <w:r w:rsidRPr="002D28F3">
        <w:rPr>
          <w:sz w:val="24"/>
          <w:szCs w:val="24"/>
        </w:rPr>
        <w:t>See: Luke 3:22; Matthew 3:17</w:t>
      </w:r>
      <w:r>
        <w:rPr>
          <w:sz w:val="24"/>
          <w:szCs w:val="24"/>
        </w:rPr>
        <w:t>,</w:t>
      </w:r>
      <w:r w:rsidRPr="002D28F3">
        <w:rPr>
          <w:sz w:val="24"/>
          <w:szCs w:val="24"/>
        </w:rPr>
        <w:t xml:space="preserve"> 12:18</w:t>
      </w:r>
      <w:r>
        <w:rPr>
          <w:sz w:val="24"/>
          <w:szCs w:val="24"/>
        </w:rPr>
        <w:t>,</w:t>
      </w:r>
      <w:r w:rsidRPr="002D28F3">
        <w:rPr>
          <w:sz w:val="24"/>
          <w:szCs w:val="24"/>
        </w:rPr>
        <w:t xml:space="preserve"> 17:5; Mark 1:11</w:t>
      </w:r>
    </w:p>
    <w:p w14:paraId="7D2E6B55" w14:textId="77777777" w:rsidR="00BD269D" w:rsidRDefault="00BD269D" w:rsidP="00BD269D">
      <w:pPr>
        <w:pStyle w:val="ListParagraph"/>
        <w:numPr>
          <w:ilvl w:val="0"/>
          <w:numId w:val="3"/>
        </w:numPr>
        <w:ind w:left="540"/>
        <w:rPr>
          <w:sz w:val="24"/>
          <w:szCs w:val="24"/>
        </w:rPr>
      </w:pPr>
      <w:r w:rsidRPr="5897EC05">
        <w:rPr>
          <w:b/>
          <w:bCs/>
          <w:sz w:val="24"/>
          <w:szCs w:val="24"/>
          <w:u w:val="single"/>
        </w:rPr>
        <w:t>Will</w:t>
      </w:r>
      <w:r w:rsidRPr="5897EC05">
        <w:rPr>
          <w:b/>
          <w:bCs/>
          <w:sz w:val="24"/>
          <w:szCs w:val="24"/>
        </w:rPr>
        <w:t>:</w:t>
      </w:r>
      <w:r w:rsidRPr="5897EC05">
        <w:rPr>
          <w:sz w:val="24"/>
          <w:szCs w:val="24"/>
        </w:rPr>
        <w:t xml:space="preserve"> Strong’s #2307 </w:t>
      </w:r>
      <w:r>
        <w:rPr>
          <w:sz w:val="24"/>
          <w:szCs w:val="24"/>
        </w:rPr>
        <w:t>Greek word T</w:t>
      </w:r>
      <w:r w:rsidRPr="5897EC05">
        <w:rPr>
          <w:sz w:val="24"/>
          <w:szCs w:val="24"/>
        </w:rPr>
        <w:t xml:space="preserve">helema: </w:t>
      </w:r>
      <w:r w:rsidRPr="5897EC05">
        <w:rPr>
          <w:i/>
          <w:iCs/>
          <w:sz w:val="24"/>
          <w:szCs w:val="24"/>
        </w:rPr>
        <w:t xml:space="preserve">a determination, i.e. act, choice, specific purpose, decree, volition, inclination, desire, pleasure, will. </w:t>
      </w:r>
      <w:r w:rsidRPr="5897EC05">
        <w:rPr>
          <w:sz w:val="24"/>
          <w:szCs w:val="24"/>
        </w:rPr>
        <w:t>See</w:t>
      </w:r>
      <w:r>
        <w:rPr>
          <w:sz w:val="24"/>
          <w:szCs w:val="24"/>
        </w:rPr>
        <w:t xml:space="preserve"> this used in</w:t>
      </w:r>
      <w:r w:rsidRPr="5897EC05">
        <w:rPr>
          <w:sz w:val="24"/>
          <w:szCs w:val="24"/>
        </w:rPr>
        <w:t>: Eph. 1:5,</w:t>
      </w:r>
      <w:r>
        <w:rPr>
          <w:sz w:val="24"/>
          <w:szCs w:val="24"/>
        </w:rPr>
        <w:t xml:space="preserve"> </w:t>
      </w:r>
      <w:r w:rsidRPr="5897EC05">
        <w:rPr>
          <w:sz w:val="24"/>
          <w:szCs w:val="24"/>
        </w:rPr>
        <w:t>9,</w:t>
      </w:r>
      <w:r>
        <w:rPr>
          <w:sz w:val="24"/>
          <w:szCs w:val="24"/>
        </w:rPr>
        <w:t xml:space="preserve"> </w:t>
      </w:r>
      <w:r w:rsidRPr="5897EC05">
        <w:rPr>
          <w:sz w:val="24"/>
          <w:szCs w:val="24"/>
        </w:rPr>
        <w:t>11,</w:t>
      </w:r>
      <w:r>
        <w:rPr>
          <w:sz w:val="24"/>
          <w:szCs w:val="24"/>
        </w:rPr>
        <w:t xml:space="preserve"> </w:t>
      </w:r>
      <w:r w:rsidRPr="5897EC05">
        <w:rPr>
          <w:sz w:val="24"/>
          <w:szCs w:val="24"/>
        </w:rPr>
        <w:t>5:17,</w:t>
      </w:r>
      <w:r>
        <w:rPr>
          <w:sz w:val="24"/>
          <w:szCs w:val="24"/>
        </w:rPr>
        <w:t xml:space="preserve"> </w:t>
      </w:r>
      <w:r w:rsidRPr="5897EC05">
        <w:rPr>
          <w:sz w:val="24"/>
          <w:szCs w:val="24"/>
        </w:rPr>
        <w:t>6:6</w:t>
      </w:r>
      <w:r>
        <w:rPr>
          <w:sz w:val="24"/>
          <w:szCs w:val="24"/>
        </w:rPr>
        <w:t>-7</w:t>
      </w:r>
      <w:r w:rsidRPr="5897EC05">
        <w:rPr>
          <w:sz w:val="24"/>
          <w:szCs w:val="24"/>
        </w:rPr>
        <w:t>; John 6:38</w:t>
      </w:r>
      <w:r>
        <w:rPr>
          <w:sz w:val="24"/>
          <w:szCs w:val="24"/>
        </w:rPr>
        <w:t>-</w:t>
      </w:r>
      <w:r w:rsidRPr="5897EC05">
        <w:rPr>
          <w:sz w:val="24"/>
          <w:szCs w:val="24"/>
        </w:rPr>
        <w:t>40; 1 Pet</w:t>
      </w:r>
      <w:r>
        <w:rPr>
          <w:sz w:val="24"/>
          <w:szCs w:val="24"/>
        </w:rPr>
        <w:t>er</w:t>
      </w:r>
      <w:r w:rsidRPr="5897EC05">
        <w:rPr>
          <w:sz w:val="24"/>
          <w:szCs w:val="24"/>
        </w:rPr>
        <w:t xml:space="preserve"> 2:15,</w:t>
      </w:r>
      <w:r>
        <w:rPr>
          <w:sz w:val="24"/>
          <w:szCs w:val="24"/>
        </w:rPr>
        <w:t xml:space="preserve"> </w:t>
      </w:r>
      <w:r w:rsidRPr="5897EC05">
        <w:rPr>
          <w:sz w:val="24"/>
          <w:szCs w:val="24"/>
        </w:rPr>
        <w:t>3:17,</w:t>
      </w:r>
      <w:r>
        <w:rPr>
          <w:sz w:val="24"/>
          <w:szCs w:val="24"/>
        </w:rPr>
        <w:t xml:space="preserve"> </w:t>
      </w:r>
      <w:r w:rsidRPr="5897EC05">
        <w:rPr>
          <w:sz w:val="24"/>
          <w:szCs w:val="24"/>
        </w:rPr>
        <w:t>4:2</w:t>
      </w:r>
      <w:r>
        <w:rPr>
          <w:sz w:val="24"/>
          <w:szCs w:val="24"/>
        </w:rPr>
        <w:t>-3</w:t>
      </w:r>
      <w:r w:rsidRPr="5897EC05">
        <w:rPr>
          <w:sz w:val="24"/>
          <w:szCs w:val="24"/>
        </w:rPr>
        <w:t>,</w:t>
      </w:r>
      <w:r>
        <w:rPr>
          <w:sz w:val="24"/>
          <w:szCs w:val="24"/>
        </w:rPr>
        <w:t xml:space="preserve"> </w:t>
      </w:r>
      <w:r w:rsidRPr="5897EC05">
        <w:rPr>
          <w:sz w:val="24"/>
          <w:szCs w:val="24"/>
        </w:rPr>
        <w:t>4:19; 2 Pe</w:t>
      </w:r>
      <w:r>
        <w:rPr>
          <w:sz w:val="24"/>
          <w:szCs w:val="24"/>
        </w:rPr>
        <w:t>ter</w:t>
      </w:r>
      <w:r w:rsidRPr="5897EC05">
        <w:rPr>
          <w:sz w:val="24"/>
          <w:szCs w:val="24"/>
        </w:rPr>
        <w:t xml:space="preserve"> 1:21</w:t>
      </w:r>
    </w:p>
    <w:p w14:paraId="78D8950A" w14:textId="77777777" w:rsidR="00BD269D" w:rsidRDefault="00BD269D" w:rsidP="00BD269D">
      <w:pPr>
        <w:pStyle w:val="ListParagraph"/>
        <w:numPr>
          <w:ilvl w:val="0"/>
          <w:numId w:val="3"/>
        </w:numPr>
        <w:ind w:left="540"/>
        <w:rPr>
          <w:sz w:val="24"/>
          <w:szCs w:val="24"/>
        </w:rPr>
      </w:pPr>
      <w:r w:rsidRPr="5897EC05">
        <w:rPr>
          <w:b/>
          <w:bCs/>
          <w:sz w:val="24"/>
          <w:szCs w:val="24"/>
          <w:u w:val="single"/>
        </w:rPr>
        <w:t>Chose</w:t>
      </w:r>
      <w:r w:rsidRPr="5897EC05">
        <w:rPr>
          <w:sz w:val="24"/>
          <w:szCs w:val="24"/>
        </w:rPr>
        <w:t xml:space="preserve">: Strong’s #1586 </w:t>
      </w:r>
      <w:r>
        <w:rPr>
          <w:sz w:val="24"/>
          <w:szCs w:val="24"/>
        </w:rPr>
        <w:t>Greek word E</w:t>
      </w:r>
      <w:r w:rsidRPr="5897EC05">
        <w:rPr>
          <w:sz w:val="24"/>
          <w:szCs w:val="24"/>
        </w:rPr>
        <w:t xml:space="preserve">klegomi: </w:t>
      </w:r>
      <w:r w:rsidRPr="5897EC05">
        <w:rPr>
          <w:i/>
          <w:iCs/>
          <w:sz w:val="24"/>
          <w:szCs w:val="24"/>
        </w:rPr>
        <w:t xml:space="preserve">to select, make a choice, choose out, chosen. </w:t>
      </w:r>
      <w:r w:rsidRPr="5897EC05">
        <w:rPr>
          <w:sz w:val="24"/>
          <w:szCs w:val="24"/>
        </w:rPr>
        <w:t xml:space="preserve">From #1588 eklektos: </w:t>
      </w:r>
      <w:r w:rsidRPr="5897EC05">
        <w:rPr>
          <w:i/>
          <w:iCs/>
          <w:sz w:val="24"/>
          <w:szCs w:val="24"/>
        </w:rPr>
        <w:t xml:space="preserve">select by implication, </w:t>
      </w:r>
      <w:r w:rsidRPr="5897EC05">
        <w:rPr>
          <w:i/>
          <w:iCs/>
          <w:sz w:val="24"/>
          <w:szCs w:val="24"/>
          <w:u w:val="single"/>
        </w:rPr>
        <w:t>favorite</w:t>
      </w:r>
      <w:r w:rsidRPr="5897EC05">
        <w:rPr>
          <w:i/>
          <w:iCs/>
          <w:sz w:val="24"/>
          <w:szCs w:val="24"/>
        </w:rPr>
        <w:t xml:space="preserve">, chose, elect. </w:t>
      </w:r>
      <w:r w:rsidRPr="5897EC05">
        <w:rPr>
          <w:sz w:val="24"/>
          <w:szCs w:val="24"/>
        </w:rPr>
        <w:t xml:space="preserve">See </w:t>
      </w:r>
      <w:r>
        <w:rPr>
          <w:sz w:val="24"/>
          <w:szCs w:val="24"/>
        </w:rPr>
        <w:t xml:space="preserve">this </w:t>
      </w:r>
      <w:r w:rsidRPr="5897EC05">
        <w:rPr>
          <w:sz w:val="24"/>
          <w:szCs w:val="24"/>
        </w:rPr>
        <w:t>used</w:t>
      </w:r>
      <w:r>
        <w:rPr>
          <w:sz w:val="24"/>
          <w:szCs w:val="24"/>
        </w:rPr>
        <w:t xml:space="preserve"> in</w:t>
      </w:r>
      <w:r w:rsidRPr="5897EC05">
        <w:rPr>
          <w:sz w:val="24"/>
          <w:szCs w:val="24"/>
        </w:rPr>
        <w:t>: Eph</w:t>
      </w:r>
      <w:r>
        <w:rPr>
          <w:sz w:val="24"/>
          <w:szCs w:val="24"/>
        </w:rPr>
        <w:t>esians</w:t>
      </w:r>
      <w:r w:rsidRPr="5897EC05">
        <w:rPr>
          <w:sz w:val="24"/>
          <w:szCs w:val="24"/>
        </w:rPr>
        <w:t xml:space="preserve"> 1:4</w:t>
      </w:r>
      <w:r>
        <w:rPr>
          <w:sz w:val="24"/>
          <w:szCs w:val="24"/>
        </w:rPr>
        <w:t>;</w:t>
      </w:r>
      <w:r w:rsidRPr="5897EC05">
        <w:rPr>
          <w:sz w:val="24"/>
          <w:szCs w:val="24"/>
        </w:rPr>
        <w:t xml:space="preserve"> John 13:18, 15:16</w:t>
      </w:r>
      <w:r>
        <w:rPr>
          <w:sz w:val="24"/>
          <w:szCs w:val="24"/>
        </w:rPr>
        <w:t xml:space="preserve"> -</w:t>
      </w:r>
      <w:r w:rsidRPr="5897EC05">
        <w:rPr>
          <w:sz w:val="24"/>
          <w:szCs w:val="24"/>
        </w:rPr>
        <w:t>19; 1 Peter 2:4- 9</w:t>
      </w:r>
    </w:p>
    <w:p w14:paraId="27DA8676" w14:textId="77777777" w:rsidR="00BD269D" w:rsidRDefault="00BD269D" w:rsidP="00BD269D">
      <w:pPr>
        <w:pStyle w:val="ListParagraph"/>
        <w:ind w:left="540"/>
        <w:rPr>
          <w:sz w:val="24"/>
          <w:szCs w:val="24"/>
        </w:rPr>
      </w:pPr>
    </w:p>
    <w:p w14:paraId="05653104" w14:textId="77777777" w:rsidR="00BD269D" w:rsidRPr="00EA7669" w:rsidRDefault="00BD269D" w:rsidP="00BD269D">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16161942" w14:textId="77777777" w:rsidR="00BD269D" w:rsidRDefault="00BD269D" w:rsidP="00BD269D">
      <w:pPr>
        <w:pStyle w:val="ListParagraph"/>
        <w:numPr>
          <w:ilvl w:val="0"/>
          <w:numId w:val="8"/>
        </w:numPr>
        <w:jc w:val="both"/>
        <w:rPr>
          <w:sz w:val="24"/>
          <w:szCs w:val="24"/>
        </w:rPr>
      </w:pPr>
      <w:r w:rsidRPr="001E29B4">
        <w:rPr>
          <w:sz w:val="24"/>
          <w:szCs w:val="24"/>
        </w:rPr>
        <w:t xml:space="preserve">Matthew </w:t>
      </w:r>
      <w:r>
        <w:rPr>
          <w:sz w:val="24"/>
          <w:szCs w:val="24"/>
        </w:rPr>
        <w:t xml:space="preserve">3:13-17, </w:t>
      </w:r>
      <w:r w:rsidRPr="001E29B4">
        <w:rPr>
          <w:sz w:val="24"/>
          <w:szCs w:val="24"/>
        </w:rPr>
        <w:t>25:31-34; John 1:</w:t>
      </w:r>
      <w:r>
        <w:rPr>
          <w:sz w:val="24"/>
          <w:szCs w:val="24"/>
        </w:rPr>
        <w:t>1</w:t>
      </w:r>
      <w:r w:rsidRPr="001E29B4">
        <w:rPr>
          <w:sz w:val="24"/>
          <w:szCs w:val="24"/>
        </w:rPr>
        <w:t xml:space="preserve">-18, 3:1-18, 6:45-65, 8:16-58, 10:25-38, 14:1-26, 17:1-6; Isaiah 49:14-16, 53:1-12, 54:13; 1 Peter 1:9-25, 2:4; 1 Corinthians 15:20-28; Ephesians 2:11-14; Colossians1:1-13; 1 John 3:1-10, 4:10-19; Romans 8:15-17; Galatians 4:3-7; </w:t>
      </w:r>
      <w:r w:rsidRPr="00822263">
        <w:rPr>
          <w:bCs/>
          <w:iCs/>
          <w:sz w:val="24"/>
          <w:szCs w:val="24"/>
        </w:rPr>
        <w:t>Titus 1:2-4; 3:4-7</w:t>
      </w:r>
      <w:r>
        <w:rPr>
          <w:bCs/>
          <w:iCs/>
          <w:sz w:val="24"/>
          <w:szCs w:val="24"/>
        </w:rPr>
        <w:t xml:space="preserve">; </w:t>
      </w:r>
      <w:r w:rsidRPr="001E29B4">
        <w:rPr>
          <w:sz w:val="24"/>
          <w:szCs w:val="24"/>
        </w:rPr>
        <w:t>Jeremiah 31:3, 31-34</w:t>
      </w:r>
    </w:p>
    <w:p w14:paraId="68D3B24B" w14:textId="77777777" w:rsidR="00BD269D" w:rsidRDefault="00BD269D" w:rsidP="00BD269D">
      <w:pPr>
        <w:jc w:val="center"/>
        <w:rPr>
          <w:b/>
          <w:sz w:val="28"/>
          <w:szCs w:val="28"/>
        </w:rPr>
      </w:pPr>
    </w:p>
    <w:p w14:paraId="1C6BE5BA" w14:textId="77777777" w:rsidR="00BD269D" w:rsidRPr="005A26F7" w:rsidRDefault="00BD269D" w:rsidP="00BD269D">
      <w:pPr>
        <w:jc w:val="center"/>
        <w:rPr>
          <w:b/>
          <w:sz w:val="28"/>
          <w:szCs w:val="28"/>
        </w:rPr>
      </w:pPr>
      <w:r w:rsidRPr="005A26F7">
        <w:rPr>
          <w:b/>
          <w:sz w:val="28"/>
          <w:szCs w:val="28"/>
        </w:rPr>
        <w:t>Our Daddy in Heaven</w:t>
      </w:r>
    </w:p>
    <w:p w14:paraId="7258DB6C" w14:textId="77777777" w:rsidR="00BD269D" w:rsidRPr="005A26F7" w:rsidRDefault="00BD269D" w:rsidP="00BD269D">
      <w:pPr>
        <w:jc w:val="center"/>
        <w:rPr>
          <w:b/>
          <w:i/>
          <w:sz w:val="24"/>
          <w:szCs w:val="24"/>
        </w:rPr>
      </w:pPr>
      <w:r w:rsidRPr="005A26F7">
        <w:rPr>
          <w:b/>
          <w:i/>
          <w:sz w:val="24"/>
          <w:szCs w:val="24"/>
        </w:rPr>
        <w:t>Ephesians 3:14-19 (NIV)</w:t>
      </w:r>
    </w:p>
    <w:p w14:paraId="55E6A9AE" w14:textId="77777777" w:rsidR="00BD269D" w:rsidRDefault="00BD269D" w:rsidP="00BD269D">
      <w:pPr>
        <w:spacing w:before="100" w:beforeAutospacing="1" w:after="100" w:afterAutospacing="1" w:line="240" w:lineRule="auto"/>
        <w:jc w:val="center"/>
        <w:rPr>
          <w:rFonts w:eastAsia="Times New Roman" w:cstheme="minorHAnsi"/>
          <w:b/>
          <w:i/>
          <w:sz w:val="24"/>
          <w:szCs w:val="24"/>
        </w:rPr>
      </w:pPr>
      <w:r w:rsidRPr="005A26F7">
        <w:rPr>
          <w:rFonts w:eastAsia="Times New Roman" w:cstheme="minorHAnsi"/>
          <w:b/>
          <w:i/>
          <w:sz w:val="24"/>
          <w:szCs w:val="24"/>
        </w:rPr>
        <w:t>For this reason, I kneel before the Father,</w:t>
      </w:r>
      <w:r w:rsidRPr="005A26F7">
        <w:rPr>
          <w:rFonts w:eastAsia="Times New Roman" w:cstheme="minorHAnsi"/>
          <w:b/>
          <w:i/>
          <w:sz w:val="24"/>
          <w:szCs w:val="24"/>
          <w:vertAlign w:val="superscript"/>
        </w:rPr>
        <w:t> </w:t>
      </w:r>
      <w:r w:rsidRPr="005A26F7">
        <w:rPr>
          <w:rFonts w:eastAsia="Times New Roman" w:cstheme="minorHAnsi"/>
          <w:b/>
          <w:i/>
          <w:sz w:val="24"/>
          <w:szCs w:val="24"/>
        </w:rPr>
        <w:t xml:space="preserve">from whom every family in heaven and on earth derives its name. </w:t>
      </w:r>
      <w:r w:rsidRPr="005A26F7">
        <w:rPr>
          <w:rFonts w:eastAsia="Times New Roman" w:cstheme="minorHAnsi"/>
          <w:b/>
          <w:i/>
          <w:sz w:val="24"/>
          <w:szCs w:val="24"/>
          <w:vertAlign w:val="superscript"/>
        </w:rPr>
        <w:t> </w:t>
      </w:r>
      <w:r w:rsidRPr="005A26F7">
        <w:rPr>
          <w:rFonts w:eastAsia="Times New Roman" w:cstheme="minorHAnsi"/>
          <w:b/>
          <w:i/>
          <w:sz w:val="24"/>
          <w:szCs w:val="24"/>
        </w:rPr>
        <w:t>I pray that out of his glorious riches he may strengthen you with power through his Spirit in your inner being, so that Christ may dwell in your hearts through faith. And I pray that you, being rooted and established in love, may have power, together with all the Lord’s holy people, to grasp how wide and long and high and deep is the love of Christ, and to know this love that surpasses knowledge—that you may be filled to the measure of all the fullness of God.</w:t>
      </w:r>
    </w:p>
    <w:p w14:paraId="0D086456" w14:textId="77777777" w:rsidR="00BD269D" w:rsidRDefault="00BD269D" w:rsidP="00BD269D">
      <w:pPr>
        <w:spacing w:before="100" w:beforeAutospacing="1" w:after="100" w:afterAutospacing="1" w:line="240" w:lineRule="auto"/>
        <w:ind w:firstLine="720"/>
        <w:jc w:val="both"/>
        <w:rPr>
          <w:rFonts w:eastAsia="Times New Roman" w:cstheme="minorHAnsi"/>
          <w:sz w:val="24"/>
          <w:szCs w:val="24"/>
        </w:rPr>
      </w:pPr>
      <w:r>
        <w:rPr>
          <w:rFonts w:eastAsia="Times New Roman" w:cstheme="minorHAnsi"/>
          <w:sz w:val="24"/>
          <w:szCs w:val="24"/>
        </w:rPr>
        <w:t xml:space="preserve">Paul’s prayer for the saints, in the above passage, stands out like an artesian well in the midst of a desert wasteland. To those who are powerless, empty, and thirsty for love, these truths are like an oasis to a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 </w:t>
      </w:r>
    </w:p>
    <w:p w14:paraId="15FDEED8" w14:textId="77777777" w:rsidR="00BD269D" w:rsidRPr="003815CA" w:rsidRDefault="00BD269D" w:rsidP="00BD269D">
      <w:pPr>
        <w:spacing w:before="100" w:beforeAutospacing="1" w:after="100" w:afterAutospacing="1" w:line="240" w:lineRule="auto"/>
        <w:ind w:firstLine="720"/>
        <w:jc w:val="both"/>
        <w:rPr>
          <w:rFonts w:eastAsia="Times New Roman" w:cstheme="minorHAnsi"/>
          <w:sz w:val="24"/>
          <w:szCs w:val="24"/>
        </w:rPr>
      </w:pPr>
      <w:r w:rsidRPr="003815CA">
        <w:rPr>
          <w:rFonts w:eastAsia="Times New Roman" w:cstheme="minorHAnsi"/>
          <w:sz w:val="24"/>
          <w:szCs w:val="24"/>
        </w:rPr>
        <w:t xml:space="preserve">As if this prayer itself were not enough, there is something quite unique about this passage. In the entirety of the New Testament, the one and only time the word </w:t>
      </w:r>
      <w:r w:rsidRPr="003815CA">
        <w:rPr>
          <w:rFonts w:eastAsia="Times New Roman" w:cstheme="minorHAnsi"/>
          <w:i/>
          <w:sz w:val="24"/>
          <w:szCs w:val="24"/>
        </w:rPr>
        <w:t>family</w:t>
      </w:r>
      <w:r w:rsidRPr="003815CA">
        <w:rPr>
          <w:rFonts w:eastAsia="Times New Roman" w:cstheme="minorHAnsi"/>
          <w:sz w:val="24"/>
          <w:szCs w:val="24"/>
        </w:rPr>
        <w:t xml:space="preserve"> is used is in that prayer! And did you notice the location of the family? We’re a family in heaven and on earth, and we have the honor of bearing our Father’s name! </w:t>
      </w:r>
    </w:p>
    <w:p w14:paraId="49C07F67" w14:textId="77777777" w:rsidR="00BD269D" w:rsidRDefault="00BD269D" w:rsidP="00BD269D">
      <w:pPr>
        <w:ind w:firstLine="720"/>
        <w:jc w:val="both"/>
        <w:rPr>
          <w:sz w:val="24"/>
          <w:szCs w:val="24"/>
        </w:rPr>
      </w:pPr>
      <w:r>
        <w:rPr>
          <w:sz w:val="24"/>
          <w:szCs w:val="24"/>
        </w:rPr>
        <w:t xml:space="preserve">Yet, if you think Paul’s prayer is impressive, then consider the Lord’s Prayer. Just before He went to the cross, Jesus had a conversation with the Father about those the Father had given to Him. The prayer is recorded in John 17:1-26, and through it, we are privy to the specific request Jesus made on our behalf. This prayer is chockfull of truths too numerous to ponder in one chapter. So for now, we’ll focus on just a few words like: </w:t>
      </w:r>
      <w:r w:rsidRPr="60AC06A7">
        <w:rPr>
          <w:sz w:val="24"/>
          <w:szCs w:val="24"/>
        </w:rPr>
        <w:t>“</w:t>
      </w:r>
      <w:r>
        <w:rPr>
          <w:sz w:val="24"/>
          <w:szCs w:val="24"/>
        </w:rPr>
        <w:t>T</w:t>
      </w:r>
      <w:r w:rsidRPr="60AC06A7">
        <w:rPr>
          <w:sz w:val="24"/>
          <w:szCs w:val="24"/>
        </w:rPr>
        <w:t xml:space="preserve">his is eternal life, that they may </w:t>
      </w:r>
      <w:r w:rsidRPr="00E8065B">
        <w:rPr>
          <w:i/>
          <w:sz w:val="24"/>
          <w:szCs w:val="24"/>
        </w:rPr>
        <w:t>know you</w:t>
      </w:r>
      <w:r w:rsidRPr="60AC06A7">
        <w:rPr>
          <w:sz w:val="24"/>
          <w:szCs w:val="24"/>
        </w:rPr>
        <w:t>, the only true God, and Jesus Christ whom You have sent.”</w:t>
      </w:r>
      <w:r>
        <w:rPr>
          <w:sz w:val="24"/>
          <w:szCs w:val="24"/>
        </w:rPr>
        <w:t xml:space="preserve"> And….  “I have revealed you to those whom you have given me out of the world. They were yours: you gave them to me and they have obeyed your word.” (John 17:3-6) (NIV)</w:t>
      </w:r>
      <w:r w:rsidRPr="60AC06A7">
        <w:rPr>
          <w:sz w:val="24"/>
          <w:szCs w:val="24"/>
        </w:rPr>
        <w:t xml:space="preserve"> </w:t>
      </w:r>
      <w:r>
        <w:rPr>
          <w:sz w:val="24"/>
          <w:szCs w:val="24"/>
        </w:rPr>
        <w:t>Often we think of eternal life as “living forever,” yet how does that line up with God’s Word? “Eternal life,” Jesus said, is “</w:t>
      </w:r>
      <w:r w:rsidRPr="00E8065B">
        <w:rPr>
          <w:i/>
          <w:sz w:val="24"/>
          <w:szCs w:val="24"/>
        </w:rPr>
        <w:t>knowing God</w:t>
      </w:r>
      <w:r>
        <w:rPr>
          <w:i/>
          <w:sz w:val="24"/>
          <w:szCs w:val="24"/>
        </w:rPr>
        <w:t xml:space="preserve"> the Father.”  </w:t>
      </w:r>
      <w:r w:rsidRPr="00E9282D">
        <w:rPr>
          <w:sz w:val="24"/>
          <w:szCs w:val="24"/>
        </w:rPr>
        <w:t xml:space="preserve">So how </w:t>
      </w:r>
      <w:r>
        <w:rPr>
          <w:sz w:val="24"/>
          <w:szCs w:val="24"/>
        </w:rPr>
        <w:t>do we know Him</w:t>
      </w:r>
      <w:r w:rsidRPr="00E9282D">
        <w:rPr>
          <w:sz w:val="24"/>
          <w:szCs w:val="24"/>
        </w:rPr>
        <w:t xml:space="preserve">? </w:t>
      </w:r>
      <w:r>
        <w:rPr>
          <w:sz w:val="24"/>
          <w:szCs w:val="24"/>
        </w:rPr>
        <w:t>We can’t apart from knowing the Lord Jesus, because, as He said, “No one comes to the Father except through me.” (John 14:1-6) and…. “If you have seen me, you have seen the Father” and…. “I and the Father Are One.” (John 10:30-38) And furthermore, “No one has ever seen God,” John said, “but God the One and Only, who is at the Father’s side, has made Him known.” (John 1:14-18) (NIV)</w:t>
      </w:r>
      <w:r w:rsidRPr="60AC06A7">
        <w:rPr>
          <w:sz w:val="24"/>
          <w:szCs w:val="24"/>
        </w:rPr>
        <w:t xml:space="preserve"> </w:t>
      </w:r>
    </w:p>
    <w:p w14:paraId="78E46F53" w14:textId="77777777" w:rsidR="00BD269D" w:rsidRPr="00B137B2" w:rsidRDefault="00BD269D" w:rsidP="00BD269D">
      <w:pPr>
        <w:jc w:val="center"/>
        <w:rPr>
          <w:b/>
          <w:i/>
          <w:sz w:val="24"/>
          <w:szCs w:val="24"/>
        </w:rPr>
      </w:pPr>
      <w:r w:rsidRPr="5897EC05">
        <w:rPr>
          <w:b/>
          <w:bCs/>
          <w:i/>
          <w:iCs/>
          <w:sz w:val="24"/>
          <w:szCs w:val="24"/>
        </w:rPr>
        <w:t>Romans 8:14-16 (NASB)</w:t>
      </w:r>
    </w:p>
    <w:p w14:paraId="6E8FCC58" w14:textId="77777777" w:rsidR="00BD269D" w:rsidRPr="00DE30C0" w:rsidRDefault="00BD269D" w:rsidP="00BD269D">
      <w:pPr>
        <w:jc w:val="center"/>
        <w:rPr>
          <w:b/>
          <w:i/>
          <w:sz w:val="24"/>
          <w:szCs w:val="24"/>
        </w:rPr>
      </w:pPr>
      <w:r w:rsidRPr="5897EC05">
        <w:rPr>
          <w:b/>
          <w:bCs/>
          <w:i/>
          <w:iCs/>
          <w:sz w:val="24"/>
          <w:szCs w:val="24"/>
        </w:rPr>
        <w:t xml:space="preserve">“For all who are being led by the Spirit of God, these are sons of God. For you have not received a spirit of Slavery leading to fear again, but you have received a spirit of adoption as sons by which we cry out, “Abba! Father!” The Spirit Himself testifies with our spirit that we are children of God.”   </w:t>
      </w:r>
    </w:p>
    <w:p w14:paraId="1D9F3C4A" w14:textId="77777777" w:rsidR="00BD269D" w:rsidRDefault="00BD269D" w:rsidP="00BD269D">
      <w:pPr>
        <w:ind w:firstLine="720"/>
        <w:jc w:val="both"/>
        <w:rPr>
          <w:sz w:val="24"/>
          <w:szCs w:val="24"/>
        </w:rPr>
      </w:pPr>
      <w:r>
        <w:rPr>
          <w:sz w:val="24"/>
          <w:szCs w:val="24"/>
        </w:rPr>
        <w:t>While working on this chapter, my husband and I attended a mission conference where we met three brothers in Christ, each from different Muslim countries. One was from Morocco, one from Iran and one from Lebanon. We were riveted by their compelling stories. Gilbert Hovsepian, an Iranian Christian, endured the martyrdom of his father for the gospel. Brother Rachid, the son of a Moroccan Imam, was disowned by his family when he believed in Jesus. And then there was André Houssney, whose believing parents still live in Beirut. In spite of the fact that they are hated by their Muslim neighbors, they faithfully share the gospel. These three brothers in Christ taught us so much about Islam and how to love and reach those who are enslaved by the fastest growing religion in the world.</w:t>
      </w:r>
    </w:p>
    <w:p w14:paraId="00D8A127" w14:textId="77777777" w:rsidR="00BD269D" w:rsidRDefault="00BD269D" w:rsidP="00BD269D">
      <w:pPr>
        <w:ind w:firstLine="720"/>
        <w:jc w:val="both"/>
        <w:rPr>
          <w:sz w:val="24"/>
          <w:szCs w:val="24"/>
        </w:rPr>
      </w:pPr>
      <w:r>
        <w:rPr>
          <w:sz w:val="24"/>
          <w:szCs w:val="24"/>
        </w:rPr>
        <w:t xml:space="preserve">We learned that Muslims adhere to Five Pillars of Faith, and each one stands in stark contrast to the Christian faith. There are numerous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p>
    <w:p w14:paraId="11AB0679" w14:textId="77777777" w:rsidR="00BD269D" w:rsidRDefault="00BD269D" w:rsidP="00BD269D">
      <w:pPr>
        <w:ind w:firstLine="720"/>
        <w:jc w:val="both"/>
        <w:rPr>
          <w:sz w:val="24"/>
          <w:szCs w:val="24"/>
        </w:rPr>
      </w:pPr>
      <w:r>
        <w:rPr>
          <w:sz w:val="24"/>
          <w:szCs w:val="24"/>
        </w:rPr>
        <w:t>To the saints in Christ, however, prayer is communion with God our Father. (Hebrews 4:16) Although He is our creator, and the King of the universe, He knows us each personally and intimately. It’s a privilege to talk to Him - not an obligation.  But this is not so for a Muslim; they don’t even know who they are praying to.</w:t>
      </w:r>
    </w:p>
    <w:p w14:paraId="6924175D" w14:textId="77777777" w:rsidR="00BD269D" w:rsidRDefault="00BD269D" w:rsidP="00BD269D">
      <w:pPr>
        <w:ind w:firstLine="720"/>
        <w:jc w:val="both"/>
        <w:rPr>
          <w:sz w:val="24"/>
          <w:szCs w:val="24"/>
        </w:rPr>
      </w:pPr>
      <w:r>
        <w:rPr>
          <w:sz w:val="24"/>
          <w:szCs w:val="24"/>
        </w:rPr>
        <w:t xml:space="preserve">At the conference, André told the story of Maha an Egyptian girl who was raised in a devout Muslim home. One night while praying with her mother, Maha ask her mother, “Who are we praying to?” Her mother did not know. So because, Maha had a loving father, she began to picture in her mind that she was praying to her loving daddy. One day, as she walked along the street, a lady drove up beside her and gave her a little white New Testament. Then she simply drove away. (That’s one way to evangelize!) Maha was curious, so she secretly read the forbidden book. As she as she got older, one day she passed a Christian church and heard singing. So she drew near to listen.  After the singing stopped, she heard the pastor say, “let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E4376D">
        <w:rPr>
          <w:i/>
          <w:sz w:val="24"/>
          <w:szCs w:val="24"/>
        </w:rPr>
        <w:t>Abba</w:t>
      </w:r>
      <w:r>
        <w:rPr>
          <w:sz w:val="24"/>
          <w:szCs w:val="24"/>
        </w:rPr>
        <w:t>.</w:t>
      </w:r>
    </w:p>
    <w:p w14:paraId="28A13419" w14:textId="77777777" w:rsidR="00BD269D" w:rsidRPr="005B2314" w:rsidRDefault="00BD269D" w:rsidP="00BD269D">
      <w:pPr>
        <w:ind w:firstLine="720"/>
        <w:jc w:val="both"/>
        <w:rPr>
          <w:sz w:val="24"/>
          <w:szCs w:val="24"/>
        </w:rPr>
      </w:pPr>
      <w:r>
        <w:rPr>
          <w:sz w:val="24"/>
          <w:szCs w:val="24"/>
        </w:rPr>
        <w:t xml:space="preserve">In his book </w:t>
      </w:r>
      <w:r w:rsidRPr="005B2314">
        <w:rPr>
          <w:sz w:val="24"/>
          <w:szCs w:val="24"/>
          <w:u w:val="single"/>
        </w:rPr>
        <w:t>Engaging</w:t>
      </w:r>
      <w:r>
        <w:rPr>
          <w:sz w:val="24"/>
          <w:szCs w:val="24"/>
          <w:u w:val="single"/>
        </w:rPr>
        <w:t xml:space="preserve"> </w:t>
      </w:r>
      <w:r w:rsidRPr="005B2314">
        <w:rPr>
          <w:sz w:val="24"/>
          <w:szCs w:val="24"/>
          <w:u w:val="single"/>
        </w:rPr>
        <w:t>Islam</w:t>
      </w:r>
      <w:r>
        <w:rPr>
          <w:sz w:val="24"/>
          <w:szCs w:val="24"/>
        </w:rPr>
        <w:t>, (page 84) Andrés’ father, Georges Houssney said, “Those in Christ see themselves as adopted children, whereas Muslims see themselves as slaves who have no choice but to perform their preordained duties.”  Also, in his book he mentioned the story of</w:t>
      </w:r>
      <w:r w:rsidRPr="00E155C5">
        <w:rPr>
          <w:sz w:val="24"/>
          <w:szCs w:val="24"/>
        </w:rPr>
        <w:t xml:space="preserve"> </w:t>
      </w:r>
      <w:r w:rsidRPr="001C7905">
        <w:rPr>
          <w:sz w:val="24"/>
          <w:szCs w:val="24"/>
        </w:rPr>
        <w:t>Bilquis</w:t>
      </w:r>
      <w:r>
        <w:rPr>
          <w:sz w:val="24"/>
          <w:szCs w:val="24"/>
        </w:rPr>
        <w:t xml:space="preserve"> </w:t>
      </w:r>
      <w:r w:rsidRPr="001C7905">
        <w:rPr>
          <w:sz w:val="24"/>
          <w:szCs w:val="24"/>
        </w:rPr>
        <w:t>Sheikh</w:t>
      </w:r>
      <w:r>
        <w:rPr>
          <w:sz w:val="24"/>
          <w:szCs w:val="24"/>
        </w:rPr>
        <w:t>, a Pakistani who was born in a Muslim noble family. She turned from the Qur’an and started reading the Bible. Like Maha, she too was overwhelmed when she learned that the Christians worship a God who is a loving Father. She was amazed that He actually desires an intimate relationship with His children, and that He is actively involved in their lives. You can read her story in her book titled</w:t>
      </w:r>
      <w:r w:rsidRPr="001C7905">
        <w:rPr>
          <w:sz w:val="24"/>
          <w:szCs w:val="24"/>
          <w:u w:val="single"/>
        </w:rPr>
        <w:t xml:space="preserve"> I Dared to Call Him Father</w:t>
      </w:r>
      <w:r>
        <w:rPr>
          <w:sz w:val="24"/>
          <w:szCs w:val="24"/>
        </w:rPr>
        <w:t>.</w:t>
      </w:r>
    </w:p>
    <w:p w14:paraId="4B58750E" w14:textId="77777777" w:rsidR="00BD269D" w:rsidRPr="003441F6" w:rsidRDefault="00BD269D" w:rsidP="00BD269D">
      <w:pPr>
        <w:ind w:left="3600"/>
        <w:rPr>
          <w:sz w:val="24"/>
        </w:rPr>
      </w:pPr>
      <w:r w:rsidRPr="5897EC05">
        <w:rPr>
          <w:b/>
          <w:bCs/>
          <w:sz w:val="28"/>
          <w:szCs w:val="28"/>
        </w:rPr>
        <w:t>Adopted to Himself</w:t>
      </w:r>
    </w:p>
    <w:p w14:paraId="1B8F68FD" w14:textId="77777777" w:rsidR="00BD269D" w:rsidRPr="00B137B2" w:rsidRDefault="00BD269D" w:rsidP="00BD269D">
      <w:pPr>
        <w:ind w:left="3600"/>
        <w:rPr>
          <w:b/>
          <w:i/>
          <w:sz w:val="24"/>
        </w:rPr>
      </w:pPr>
      <w:r w:rsidRPr="5897EC05">
        <w:rPr>
          <w:b/>
          <w:bCs/>
          <w:i/>
          <w:iCs/>
          <w:sz w:val="24"/>
          <w:szCs w:val="24"/>
        </w:rPr>
        <w:t>Psalms 68:5-6 (NASB)</w:t>
      </w:r>
    </w:p>
    <w:p w14:paraId="67BB6FA6" w14:textId="77777777" w:rsidR="00BD269D" w:rsidRDefault="00BD269D" w:rsidP="00BD269D">
      <w:pPr>
        <w:pStyle w:val="ListParagraph"/>
        <w:jc w:val="center"/>
        <w:rPr>
          <w:b/>
          <w:bCs/>
          <w:i/>
          <w:iCs/>
          <w:sz w:val="24"/>
          <w:szCs w:val="24"/>
        </w:rPr>
      </w:pPr>
      <w:r w:rsidRPr="5897EC05">
        <w:rPr>
          <w:b/>
          <w:bCs/>
          <w:i/>
          <w:iCs/>
          <w:sz w:val="24"/>
          <w:szCs w:val="24"/>
        </w:rPr>
        <w:t>A Father of the Fatherless and a judge for the widow, Is God in His holy habitation. God makes a home for the lonely; He leads out the prisoners into prosperity.</w:t>
      </w:r>
    </w:p>
    <w:p w14:paraId="1CB726EC" w14:textId="77777777" w:rsidR="00BD269D" w:rsidRDefault="00BD269D" w:rsidP="00BD269D">
      <w:pPr>
        <w:ind w:firstLine="720"/>
        <w:jc w:val="both"/>
        <w:rPr>
          <w:sz w:val="24"/>
          <w:szCs w:val="24"/>
        </w:rPr>
      </w:pPr>
      <w:r>
        <w:rPr>
          <w:sz w:val="24"/>
          <w:szCs w:val="24"/>
        </w:rPr>
        <w:t>Rarely does a person make it through life</w:t>
      </w:r>
      <w:r w:rsidRPr="5897EC05">
        <w:rPr>
          <w:sz w:val="24"/>
          <w:szCs w:val="24"/>
        </w:rPr>
        <w:t xml:space="preserve"> without knowing rejection</w:t>
      </w:r>
      <w:r>
        <w:rPr>
          <w:sz w:val="24"/>
          <w:szCs w:val="24"/>
        </w:rPr>
        <w:t xml:space="preserve"> in some form or another</w:t>
      </w:r>
      <w:r w:rsidRPr="5897EC05">
        <w:rPr>
          <w:sz w:val="24"/>
          <w:szCs w:val="24"/>
        </w:rPr>
        <w:t xml:space="preserve">. </w:t>
      </w:r>
      <w:r>
        <w:rPr>
          <w:sz w:val="24"/>
          <w:szCs w:val="24"/>
        </w:rPr>
        <w:t>Yet there is an altogether different kind of pain inflicted upon those who are rejected and abandoned. T</w:t>
      </w:r>
      <w:r w:rsidRPr="5897EC05">
        <w:rPr>
          <w:sz w:val="24"/>
          <w:szCs w:val="24"/>
        </w:rPr>
        <w:t xml:space="preserve">his is especially true for </w:t>
      </w:r>
      <w:r>
        <w:rPr>
          <w:sz w:val="24"/>
          <w:szCs w:val="24"/>
        </w:rPr>
        <w:t>the orphaned child or</w:t>
      </w:r>
      <w:r w:rsidRPr="5897EC05">
        <w:rPr>
          <w:sz w:val="24"/>
          <w:szCs w:val="24"/>
        </w:rPr>
        <w:t xml:space="preserve"> women who have been deserted by their husbands</w:t>
      </w:r>
      <w:r>
        <w:rPr>
          <w:sz w:val="24"/>
          <w:szCs w:val="24"/>
        </w:rPr>
        <w:t xml:space="preserve">. Quite often these could be haunted by some nagging questions like: </w:t>
      </w:r>
      <w:r w:rsidRPr="5897EC05">
        <w:rPr>
          <w:sz w:val="24"/>
          <w:szCs w:val="24"/>
        </w:rPr>
        <w:t xml:space="preserve">“Why I am not wanted?” or “Am I not worthy of love?” </w:t>
      </w:r>
      <w:r>
        <w:rPr>
          <w:sz w:val="24"/>
          <w:szCs w:val="24"/>
        </w:rPr>
        <w:t>When we take the bait of these</w:t>
      </w:r>
      <w:r w:rsidRPr="00F52ACC">
        <w:rPr>
          <w:sz w:val="24"/>
          <w:szCs w:val="24"/>
        </w:rPr>
        <w:t xml:space="preserve"> </w:t>
      </w:r>
      <w:r>
        <w:rPr>
          <w:sz w:val="24"/>
          <w:szCs w:val="24"/>
        </w:rPr>
        <w:t>insidious thoughts, Satan will begin to</w:t>
      </w:r>
      <w:r w:rsidRPr="5897EC05">
        <w:rPr>
          <w:sz w:val="24"/>
          <w:szCs w:val="24"/>
        </w:rPr>
        <w:t xml:space="preserve"> replay the </w:t>
      </w:r>
      <w:r>
        <w:rPr>
          <w:sz w:val="24"/>
          <w:szCs w:val="24"/>
        </w:rPr>
        <w:t>sorrowful</w:t>
      </w:r>
      <w:r w:rsidRPr="5897EC05">
        <w:rPr>
          <w:sz w:val="24"/>
          <w:szCs w:val="24"/>
        </w:rPr>
        <w:t xml:space="preserve"> record</w:t>
      </w:r>
      <w:r>
        <w:rPr>
          <w:sz w:val="24"/>
          <w:szCs w:val="24"/>
        </w:rPr>
        <w:t xml:space="preserve"> tormenting us and insuring that the wounds remain open and agonizing.</w:t>
      </w:r>
      <w:r w:rsidRPr="5897EC05">
        <w:rPr>
          <w:sz w:val="24"/>
          <w:szCs w:val="24"/>
        </w:rPr>
        <w:t xml:space="preserve"> He </w:t>
      </w:r>
      <w:r>
        <w:rPr>
          <w:sz w:val="24"/>
          <w:szCs w:val="24"/>
        </w:rPr>
        <w:t>adds to the lyrics with words like,</w:t>
      </w:r>
      <w:r w:rsidRPr="5897EC05">
        <w:rPr>
          <w:sz w:val="24"/>
          <w:szCs w:val="24"/>
        </w:rPr>
        <w:t xml:space="preserve"> “Something is wrong with you</w:t>
      </w:r>
      <w:r>
        <w:rPr>
          <w:sz w:val="24"/>
          <w:szCs w:val="24"/>
        </w:rPr>
        <w:t>….</w:t>
      </w:r>
      <w:r w:rsidRPr="5897EC05">
        <w:rPr>
          <w:sz w:val="24"/>
          <w:szCs w:val="24"/>
        </w:rPr>
        <w:t xml:space="preserve"> No one loves you!” </w:t>
      </w:r>
      <w:r>
        <w:rPr>
          <w:sz w:val="24"/>
          <w:szCs w:val="24"/>
        </w:rPr>
        <w:t xml:space="preserve">This can set you up for a lifetime of self-pity and victim mentality. </w:t>
      </w:r>
      <w:r w:rsidRPr="5897EC05">
        <w:rPr>
          <w:sz w:val="24"/>
          <w:szCs w:val="24"/>
        </w:rPr>
        <w:t xml:space="preserve"> </w:t>
      </w:r>
      <w:r>
        <w:rPr>
          <w:sz w:val="24"/>
          <w:szCs w:val="24"/>
        </w:rPr>
        <w:t>Perhaps</w:t>
      </w:r>
      <w:r w:rsidRPr="5897EC05">
        <w:rPr>
          <w:sz w:val="24"/>
          <w:szCs w:val="24"/>
        </w:rPr>
        <w:t xml:space="preserve"> you </w:t>
      </w:r>
      <w:r>
        <w:rPr>
          <w:sz w:val="24"/>
          <w:szCs w:val="24"/>
        </w:rPr>
        <w:t xml:space="preserve">can </w:t>
      </w:r>
      <w:r w:rsidRPr="5897EC05">
        <w:rPr>
          <w:sz w:val="24"/>
          <w:szCs w:val="24"/>
        </w:rPr>
        <w:t>relate</w:t>
      </w:r>
      <w:r>
        <w:rPr>
          <w:sz w:val="24"/>
          <w:szCs w:val="24"/>
        </w:rPr>
        <w:t>. If so, then my prayer for you is that the</w:t>
      </w:r>
      <w:r w:rsidRPr="5897EC05">
        <w:rPr>
          <w:sz w:val="24"/>
          <w:szCs w:val="24"/>
        </w:rPr>
        <w:t xml:space="preserve"> heavenly Father</w:t>
      </w:r>
      <w:r>
        <w:rPr>
          <w:sz w:val="24"/>
          <w:szCs w:val="24"/>
        </w:rPr>
        <w:t xml:space="preserve"> will break this record of lies once and for all, replacing it with His</w:t>
      </w:r>
      <w:r w:rsidRPr="5897EC05">
        <w:rPr>
          <w:sz w:val="24"/>
          <w:szCs w:val="24"/>
        </w:rPr>
        <w:t xml:space="preserve"> </w:t>
      </w:r>
      <w:r>
        <w:rPr>
          <w:sz w:val="24"/>
          <w:szCs w:val="24"/>
        </w:rPr>
        <w:t>song of love. May He quiet and comfort you with His love as He sings over you. (Isaiah 66:13)</w:t>
      </w:r>
    </w:p>
    <w:p w14:paraId="395CE9A0" w14:textId="77777777" w:rsidR="00BD269D" w:rsidRPr="004C49C4" w:rsidRDefault="00BD269D" w:rsidP="00BD269D">
      <w:pPr>
        <w:jc w:val="center"/>
        <w:rPr>
          <w:b/>
          <w:i/>
          <w:sz w:val="24"/>
          <w:szCs w:val="24"/>
        </w:rPr>
      </w:pPr>
      <w:r w:rsidRPr="004C49C4">
        <w:rPr>
          <w:b/>
          <w:i/>
          <w:sz w:val="24"/>
          <w:szCs w:val="24"/>
        </w:rPr>
        <w:t>Zephaniah 3:14-18 (ESV)</w:t>
      </w:r>
    </w:p>
    <w:p w14:paraId="3C7B7A50" w14:textId="77777777" w:rsidR="00BD269D" w:rsidRPr="004C49C4" w:rsidRDefault="00BD269D" w:rsidP="00BD269D">
      <w:pPr>
        <w:jc w:val="center"/>
        <w:rPr>
          <w:b/>
          <w:i/>
        </w:rPr>
      </w:pPr>
      <w:r w:rsidRPr="004C49C4">
        <w:rPr>
          <w:rStyle w:val="ln-group"/>
          <w:b/>
          <w:i/>
          <w:sz w:val="24"/>
          <w:szCs w:val="24"/>
        </w:rPr>
        <w:t xml:space="preserve">Sing aloud, O daughter of Zion; </w:t>
      </w:r>
      <w:r w:rsidRPr="004C49C4">
        <w:rPr>
          <w:rStyle w:val="indent"/>
          <w:b/>
          <w:i/>
          <w:sz w:val="24"/>
          <w:szCs w:val="24"/>
        </w:rPr>
        <w:t xml:space="preserve">shout, O Israel! </w:t>
      </w:r>
      <w:r w:rsidRPr="004C49C4">
        <w:rPr>
          <w:rStyle w:val="br-ln-group-10"/>
          <w:b/>
          <w:i/>
          <w:sz w:val="24"/>
          <w:szCs w:val="24"/>
        </w:rPr>
        <w:t>Rejoice and exult with all your heart,</w:t>
      </w:r>
      <w:r w:rsidRPr="004C49C4">
        <w:rPr>
          <w:b/>
          <w:i/>
        </w:rPr>
        <w:br/>
      </w:r>
      <w:r w:rsidRPr="004C49C4">
        <w:rPr>
          <w:rStyle w:val="indent"/>
          <w:b/>
          <w:i/>
          <w:sz w:val="24"/>
          <w:szCs w:val="24"/>
        </w:rPr>
        <w:t xml:space="preserve">O daughter of Jerusalem!  </w:t>
      </w:r>
      <w:r w:rsidRPr="004C49C4">
        <w:rPr>
          <w:rStyle w:val="ln-group"/>
          <w:b/>
          <w:i/>
          <w:sz w:val="24"/>
          <w:szCs w:val="24"/>
        </w:rPr>
        <w:t xml:space="preserve">The </w:t>
      </w:r>
      <w:r w:rsidRPr="004C49C4">
        <w:rPr>
          <w:rStyle w:val="divine-name"/>
          <w:b/>
          <w:i/>
          <w:sz w:val="24"/>
          <w:szCs w:val="24"/>
        </w:rPr>
        <w:t>Lord</w:t>
      </w:r>
      <w:r w:rsidRPr="004C49C4">
        <w:rPr>
          <w:rStyle w:val="ln-group"/>
          <w:b/>
          <w:i/>
          <w:sz w:val="24"/>
          <w:szCs w:val="24"/>
        </w:rPr>
        <w:t xml:space="preserve"> has taken away the judgments against you; </w:t>
      </w:r>
      <w:r w:rsidRPr="004C49C4">
        <w:rPr>
          <w:rStyle w:val="indent"/>
          <w:b/>
          <w:i/>
          <w:sz w:val="24"/>
          <w:szCs w:val="24"/>
        </w:rPr>
        <w:t xml:space="preserve">he has cleared away your enemies. </w:t>
      </w:r>
      <w:r w:rsidRPr="004C49C4">
        <w:rPr>
          <w:rStyle w:val="br-ln-group-10"/>
          <w:b/>
          <w:i/>
          <w:sz w:val="24"/>
          <w:szCs w:val="24"/>
        </w:rPr>
        <w:t xml:space="preserve">The King of Israel, the </w:t>
      </w:r>
      <w:r w:rsidRPr="004C49C4">
        <w:rPr>
          <w:rStyle w:val="divine-name"/>
          <w:b/>
          <w:i/>
          <w:sz w:val="24"/>
          <w:szCs w:val="24"/>
        </w:rPr>
        <w:t>Lord</w:t>
      </w:r>
      <w:r w:rsidRPr="004C49C4">
        <w:rPr>
          <w:rStyle w:val="br-ln-group-10"/>
          <w:b/>
          <w:i/>
          <w:sz w:val="24"/>
          <w:szCs w:val="24"/>
        </w:rPr>
        <w:t xml:space="preserve">, is in your midst; </w:t>
      </w:r>
      <w:r w:rsidRPr="004C49C4">
        <w:rPr>
          <w:rStyle w:val="indent"/>
          <w:b/>
          <w:i/>
          <w:sz w:val="24"/>
          <w:szCs w:val="24"/>
        </w:rPr>
        <w:t>you shall never again fear evil.</w:t>
      </w:r>
      <w:r w:rsidRPr="004C49C4">
        <w:rPr>
          <w:b/>
          <w:i/>
        </w:rPr>
        <w:br/>
      </w:r>
      <w:r w:rsidRPr="004C49C4">
        <w:rPr>
          <w:rStyle w:val="ln-group"/>
          <w:b/>
          <w:i/>
          <w:sz w:val="24"/>
          <w:szCs w:val="24"/>
        </w:rPr>
        <w:t xml:space="preserve">On that day it shall be said to Jerusalem: </w:t>
      </w:r>
      <w:r w:rsidRPr="004C49C4">
        <w:rPr>
          <w:rStyle w:val="br-ln-group-10"/>
          <w:b/>
          <w:i/>
          <w:sz w:val="24"/>
          <w:szCs w:val="24"/>
        </w:rPr>
        <w:t xml:space="preserve">“Fear not, O Zion; </w:t>
      </w:r>
      <w:r w:rsidRPr="004C49C4">
        <w:rPr>
          <w:rStyle w:val="indent"/>
          <w:b/>
          <w:i/>
          <w:sz w:val="24"/>
          <w:szCs w:val="24"/>
        </w:rPr>
        <w:t>let not your hands grow weak.</w:t>
      </w:r>
      <w:r w:rsidRPr="004C49C4">
        <w:rPr>
          <w:b/>
          <w:i/>
        </w:rPr>
        <w:br/>
      </w:r>
      <w:r w:rsidRPr="004C49C4">
        <w:rPr>
          <w:rStyle w:val="ln-group"/>
          <w:b/>
          <w:i/>
          <w:sz w:val="24"/>
          <w:szCs w:val="24"/>
        </w:rPr>
        <w:t xml:space="preserve">The </w:t>
      </w:r>
      <w:r w:rsidRPr="004C49C4">
        <w:rPr>
          <w:rStyle w:val="divine-name"/>
          <w:b/>
          <w:i/>
          <w:sz w:val="24"/>
          <w:szCs w:val="24"/>
        </w:rPr>
        <w:t>Lord</w:t>
      </w:r>
      <w:r w:rsidRPr="004C49C4">
        <w:rPr>
          <w:rStyle w:val="ln-group"/>
          <w:b/>
          <w:i/>
          <w:sz w:val="24"/>
          <w:szCs w:val="24"/>
        </w:rPr>
        <w:t xml:space="preserve"> your God is in your midst, </w:t>
      </w:r>
      <w:r w:rsidRPr="004C49C4">
        <w:rPr>
          <w:rStyle w:val="indent"/>
          <w:b/>
          <w:i/>
          <w:sz w:val="24"/>
          <w:szCs w:val="24"/>
        </w:rPr>
        <w:t xml:space="preserve">a mighty one who will save; </w:t>
      </w:r>
      <w:r w:rsidRPr="004C49C4">
        <w:rPr>
          <w:rStyle w:val="br-ln-group-10"/>
          <w:b/>
          <w:i/>
          <w:sz w:val="24"/>
          <w:szCs w:val="24"/>
        </w:rPr>
        <w:t xml:space="preserve">he will rejoice over you with gladness; </w:t>
      </w:r>
      <w:r w:rsidRPr="004C49C4">
        <w:rPr>
          <w:rStyle w:val="indent"/>
          <w:b/>
          <w:i/>
          <w:sz w:val="24"/>
          <w:szCs w:val="24"/>
        </w:rPr>
        <w:t xml:space="preserve">he will quiet you by his love; </w:t>
      </w:r>
      <w:r w:rsidRPr="004C49C4">
        <w:rPr>
          <w:rStyle w:val="br-ln-group-10"/>
          <w:b/>
          <w:i/>
          <w:sz w:val="24"/>
          <w:szCs w:val="24"/>
        </w:rPr>
        <w:t xml:space="preserve">he will exult over you with loud singing. </w:t>
      </w:r>
      <w:r w:rsidRPr="004C49C4">
        <w:rPr>
          <w:rStyle w:val="ln-group"/>
          <w:b/>
          <w:i/>
          <w:sz w:val="24"/>
          <w:szCs w:val="24"/>
        </w:rPr>
        <w:t xml:space="preserve">I will gather those of you who mourn for the festival, </w:t>
      </w:r>
      <w:r w:rsidRPr="004C49C4">
        <w:rPr>
          <w:rStyle w:val="indent"/>
          <w:b/>
          <w:i/>
          <w:sz w:val="24"/>
          <w:szCs w:val="24"/>
        </w:rPr>
        <w:t>so that you will no longer suffer reproach.</w:t>
      </w:r>
    </w:p>
    <w:p w14:paraId="68102B13" w14:textId="77777777" w:rsidR="00BD269D" w:rsidRDefault="00BD269D" w:rsidP="00BD269D">
      <w:pPr>
        <w:ind w:firstLine="720"/>
        <w:jc w:val="both"/>
        <w:rPr>
          <w:sz w:val="24"/>
          <w:szCs w:val="24"/>
        </w:rPr>
      </w:pPr>
      <w:r>
        <w:rPr>
          <w:sz w:val="24"/>
          <w:szCs w:val="24"/>
        </w:rPr>
        <w:t xml:space="preserve">Maybe you have experienced adoption, as an adoptee, or you have been an adoptive parent. Before we delve into what it means to be chosen and adopted by God the Father, we must clarify a few things. Every one’s situation is unique. These points don’t apply to every person who is orphaned or abandoned. Nor are those who have been widowed by the death of a spouse or orphaned by the death of a parent. Furthermore, there are situations when a parent will sacrificially give up their child because they could not feed them or care for them as they ought. </w:t>
      </w:r>
    </w:p>
    <w:p w14:paraId="4F5153D7" w14:textId="77777777" w:rsidR="00BD269D" w:rsidRDefault="00BD269D" w:rsidP="00BD269D">
      <w:pPr>
        <w:ind w:firstLine="720"/>
        <w:jc w:val="both"/>
        <w:rPr>
          <w:sz w:val="24"/>
          <w:szCs w:val="24"/>
        </w:rPr>
      </w:pPr>
      <w:r>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D11378">
        <w:rPr>
          <w:i/>
          <w:sz w:val="24"/>
          <w:szCs w:val="24"/>
        </w:rPr>
        <w:t>eight</w:t>
      </w:r>
      <w:r>
        <w:rPr>
          <w:sz w:val="24"/>
          <w:szCs w:val="24"/>
        </w:rPr>
        <w:t xml:space="preserve"> multi-ethnic children. What a beautiful picture of God’s family they are.  I’m just beginning to work with a young woman who gave up everything to follow Christ and serve “the least of these” by opening an orphanage in Haiti. I’ve heard many a story of mothers abandoning their babies simply because they had no food to feed them, and they could not bear to watch their children die of starvation. As a mother of three and grandmother of two, I cannot even imagine it, can you?</w:t>
      </w:r>
    </w:p>
    <w:p w14:paraId="2A45E52D" w14:textId="77777777" w:rsidR="00BD269D" w:rsidRDefault="00BD269D" w:rsidP="00BD269D">
      <w:pPr>
        <w:ind w:firstLine="720"/>
        <w:jc w:val="both"/>
        <w:rPr>
          <w:sz w:val="24"/>
          <w:szCs w:val="24"/>
        </w:rPr>
      </w:pPr>
    </w:p>
    <w:p w14:paraId="5675B854" w14:textId="77777777" w:rsidR="00BD269D" w:rsidRPr="00595AEA" w:rsidRDefault="00BD269D" w:rsidP="00BD269D">
      <w:pPr>
        <w:jc w:val="center"/>
        <w:rPr>
          <w:rFonts w:asciiTheme="minorHAnsi" w:hAnsiTheme="minorHAnsi"/>
          <w:b/>
          <w:i/>
          <w:sz w:val="24"/>
          <w:szCs w:val="24"/>
        </w:rPr>
      </w:pPr>
      <w:r w:rsidRPr="00595AEA">
        <w:rPr>
          <w:rFonts w:asciiTheme="minorHAnsi" w:hAnsiTheme="minorHAnsi"/>
          <w:b/>
          <w:i/>
          <w:sz w:val="24"/>
          <w:szCs w:val="24"/>
        </w:rPr>
        <w:t>Isaiah 49:13-19 (ESV)</w:t>
      </w:r>
    </w:p>
    <w:p w14:paraId="7D2D4534" w14:textId="77777777" w:rsidR="00BD269D" w:rsidRDefault="00BD269D" w:rsidP="00BD269D">
      <w:pPr>
        <w:pStyle w:val="line-group"/>
        <w:jc w:val="center"/>
        <w:rPr>
          <w:rStyle w:val="indent"/>
          <w:rFonts w:asciiTheme="minorHAnsi" w:hAnsiTheme="minorHAnsi"/>
          <w:b/>
          <w:i/>
        </w:rPr>
      </w:pPr>
      <w:r w:rsidRPr="00595AEA">
        <w:rPr>
          <w:rStyle w:val="ln-group"/>
          <w:rFonts w:asciiTheme="minorHAnsi" w:hAnsiTheme="minorHAnsi"/>
          <w:b/>
          <w:i/>
        </w:rPr>
        <w:t xml:space="preserve">Sing for joy, O heavens, and exult, O earth; </w:t>
      </w:r>
      <w:r w:rsidRPr="00595AEA">
        <w:rPr>
          <w:rStyle w:val="indent"/>
          <w:rFonts w:asciiTheme="minorHAnsi" w:hAnsiTheme="minorHAnsi"/>
          <w:b/>
          <w:i/>
        </w:rPr>
        <w:t xml:space="preserve">break forth, O mountains, into singing! </w:t>
      </w:r>
      <w:r w:rsidRPr="00595AEA">
        <w:rPr>
          <w:rStyle w:val="br-ln-group-10"/>
          <w:rFonts w:asciiTheme="minorHAnsi" w:hAnsiTheme="minorHAnsi"/>
          <w:b/>
          <w:i/>
        </w:rPr>
        <w:t xml:space="preserve">For the </w:t>
      </w:r>
      <w:r w:rsidRPr="00595AEA">
        <w:rPr>
          <w:rStyle w:val="divine-name"/>
          <w:rFonts w:asciiTheme="minorHAnsi" w:hAnsiTheme="minorHAnsi"/>
          <w:b/>
          <w:i/>
        </w:rPr>
        <w:t>Lord</w:t>
      </w:r>
      <w:r w:rsidRPr="00595AEA">
        <w:rPr>
          <w:rStyle w:val="br-ln-group-10"/>
          <w:rFonts w:asciiTheme="minorHAnsi" w:hAnsiTheme="minorHAnsi"/>
          <w:b/>
          <w:i/>
        </w:rPr>
        <w:t xml:space="preserve"> has comforted his people </w:t>
      </w:r>
      <w:r w:rsidRPr="00595AEA">
        <w:rPr>
          <w:rStyle w:val="indent"/>
          <w:rFonts w:asciiTheme="minorHAnsi" w:hAnsiTheme="minorHAnsi"/>
          <w:b/>
          <w:i/>
        </w:rPr>
        <w:t xml:space="preserve">and will have compassion on his afflicted. </w:t>
      </w:r>
      <w:r w:rsidRPr="00595AEA">
        <w:rPr>
          <w:rStyle w:val="ln-group"/>
          <w:rFonts w:asciiTheme="minorHAnsi" w:hAnsiTheme="minorHAnsi"/>
          <w:b/>
          <w:i/>
        </w:rPr>
        <w:t xml:space="preserve">But Zion said, “The </w:t>
      </w:r>
      <w:r w:rsidRPr="00595AEA">
        <w:rPr>
          <w:rStyle w:val="divine-name"/>
          <w:rFonts w:asciiTheme="minorHAnsi" w:hAnsiTheme="minorHAnsi"/>
          <w:b/>
          <w:i/>
        </w:rPr>
        <w:t>Lord</w:t>
      </w:r>
      <w:r w:rsidRPr="00595AEA">
        <w:rPr>
          <w:rStyle w:val="ln-group"/>
          <w:rFonts w:asciiTheme="minorHAnsi" w:hAnsiTheme="minorHAnsi"/>
          <w:b/>
          <w:i/>
        </w:rPr>
        <w:t xml:space="preserve"> has forsaken me; </w:t>
      </w:r>
      <w:r w:rsidRPr="00595AEA">
        <w:rPr>
          <w:rStyle w:val="indent"/>
          <w:rFonts w:asciiTheme="minorHAnsi" w:hAnsiTheme="minorHAnsi"/>
          <w:b/>
          <w:i/>
        </w:rPr>
        <w:t xml:space="preserve">my Lord has forgotten me.” </w:t>
      </w:r>
      <w:r w:rsidRPr="00595AEA">
        <w:rPr>
          <w:rStyle w:val="ln-group"/>
          <w:rFonts w:asciiTheme="minorHAnsi" w:hAnsiTheme="minorHAnsi"/>
          <w:b/>
          <w:i/>
        </w:rPr>
        <w:t xml:space="preserve">“Can a woman forget her nursing child, </w:t>
      </w:r>
      <w:r w:rsidRPr="00595AEA">
        <w:rPr>
          <w:rStyle w:val="indent"/>
          <w:rFonts w:asciiTheme="minorHAnsi" w:hAnsiTheme="minorHAnsi"/>
          <w:b/>
          <w:i/>
        </w:rPr>
        <w:t xml:space="preserve">that she should have no compassion on the son of her womb? </w:t>
      </w:r>
      <w:r w:rsidRPr="00595AEA">
        <w:rPr>
          <w:rStyle w:val="br-ln-group-10"/>
          <w:rFonts w:asciiTheme="minorHAnsi" w:hAnsiTheme="minorHAnsi"/>
          <w:b/>
          <w:i/>
        </w:rPr>
        <w:t xml:space="preserve">Even these may forget, </w:t>
      </w:r>
      <w:r w:rsidRPr="00595AEA">
        <w:rPr>
          <w:rStyle w:val="indent"/>
          <w:rFonts w:asciiTheme="minorHAnsi" w:hAnsiTheme="minorHAnsi"/>
          <w:b/>
          <w:i/>
        </w:rPr>
        <w:t xml:space="preserve">yet I will not forget you. </w:t>
      </w:r>
      <w:r w:rsidRPr="00595AEA">
        <w:rPr>
          <w:rStyle w:val="ln-group"/>
          <w:rFonts w:asciiTheme="minorHAnsi" w:hAnsiTheme="minorHAnsi"/>
          <w:b/>
          <w:i/>
        </w:rPr>
        <w:t xml:space="preserve">Behold, I have engraved you on the palms of my hands; </w:t>
      </w:r>
      <w:r w:rsidRPr="00595AEA">
        <w:rPr>
          <w:rStyle w:val="indent"/>
          <w:rFonts w:asciiTheme="minorHAnsi" w:hAnsiTheme="minorHAnsi"/>
          <w:b/>
          <w:i/>
        </w:rPr>
        <w:t xml:space="preserve">your walls are continually before me. </w:t>
      </w:r>
      <w:r w:rsidRPr="00595AEA">
        <w:rPr>
          <w:rStyle w:val="ln-group"/>
          <w:rFonts w:asciiTheme="minorHAnsi" w:hAnsiTheme="minorHAnsi"/>
          <w:b/>
          <w:i/>
        </w:rPr>
        <w:t xml:space="preserve">Your builders make haste; </w:t>
      </w:r>
      <w:r w:rsidRPr="00595AEA">
        <w:rPr>
          <w:rStyle w:val="indent"/>
          <w:rFonts w:asciiTheme="minorHAnsi" w:hAnsiTheme="minorHAnsi"/>
          <w:b/>
          <w:i/>
        </w:rPr>
        <w:t>your destroyers and those who laid you waste go out from you.</w:t>
      </w:r>
      <w:r w:rsidRPr="00595AEA">
        <w:rPr>
          <w:rFonts w:asciiTheme="minorHAnsi" w:hAnsiTheme="minorHAnsi"/>
          <w:b/>
          <w:i/>
        </w:rPr>
        <w:br/>
      </w:r>
      <w:r w:rsidRPr="00595AEA">
        <w:rPr>
          <w:rStyle w:val="ln-group"/>
          <w:rFonts w:asciiTheme="minorHAnsi" w:hAnsiTheme="minorHAnsi"/>
          <w:b/>
          <w:i/>
        </w:rPr>
        <w:t xml:space="preserve">Lift up your eyes around and see; </w:t>
      </w:r>
      <w:r w:rsidRPr="00595AEA">
        <w:rPr>
          <w:rStyle w:val="indent"/>
          <w:rFonts w:asciiTheme="minorHAnsi" w:hAnsiTheme="minorHAnsi"/>
          <w:b/>
          <w:i/>
        </w:rPr>
        <w:t xml:space="preserve">they all gather, they come to you. </w:t>
      </w:r>
      <w:r w:rsidRPr="00595AEA">
        <w:rPr>
          <w:rStyle w:val="br-ln-group-10"/>
          <w:rFonts w:asciiTheme="minorHAnsi" w:hAnsiTheme="minorHAnsi"/>
          <w:b/>
          <w:i/>
        </w:rPr>
        <w:t xml:space="preserve">As I live, declares the </w:t>
      </w:r>
      <w:r w:rsidRPr="00595AEA">
        <w:rPr>
          <w:rStyle w:val="divine-name"/>
          <w:rFonts w:asciiTheme="minorHAnsi" w:hAnsiTheme="minorHAnsi"/>
          <w:b/>
          <w:i/>
        </w:rPr>
        <w:t>Lord</w:t>
      </w:r>
      <w:r w:rsidRPr="00595AEA">
        <w:rPr>
          <w:rStyle w:val="br-ln-group-10"/>
          <w:rFonts w:asciiTheme="minorHAnsi" w:hAnsiTheme="minorHAnsi"/>
          <w:b/>
          <w:i/>
        </w:rPr>
        <w:t>,</w:t>
      </w:r>
      <w:r w:rsidRPr="00595AEA">
        <w:rPr>
          <w:rFonts w:asciiTheme="minorHAnsi" w:hAnsiTheme="minorHAnsi"/>
          <w:b/>
          <w:i/>
        </w:rPr>
        <w:br/>
      </w:r>
      <w:r w:rsidRPr="00595AEA">
        <w:rPr>
          <w:rStyle w:val="indent"/>
          <w:rFonts w:asciiTheme="minorHAnsi" w:hAnsiTheme="minorHAnsi"/>
          <w:b/>
          <w:i/>
        </w:rPr>
        <w:t>you shall put them all on as an ornament; you shall bind them on as a bride does.</w:t>
      </w:r>
    </w:p>
    <w:p w14:paraId="4CC4E229" w14:textId="77777777" w:rsidR="00BD269D" w:rsidRDefault="00BD269D" w:rsidP="00BD269D">
      <w:pPr>
        <w:ind w:firstLine="720"/>
        <w:jc w:val="both"/>
        <w:rPr>
          <w:sz w:val="24"/>
          <w:szCs w:val="24"/>
        </w:rPr>
      </w:pPr>
      <w:r>
        <w:rPr>
          <w:sz w:val="24"/>
          <w:szCs w:val="24"/>
        </w:rPr>
        <w:t>Think about this: The hands of God the Father hold you, and the hands of Jesus formed you in the womb. When His hands were pierced on the cross, you were forever engraved there. No one will ever snatch you away from Him. Now, that is security! You are God’s child,</w:t>
      </w:r>
      <w:r w:rsidRPr="5897EC05">
        <w:rPr>
          <w:sz w:val="24"/>
          <w:szCs w:val="24"/>
        </w:rPr>
        <w:t xml:space="preserve"> preci</w:t>
      </w:r>
      <w:r>
        <w:rPr>
          <w:sz w:val="24"/>
          <w:szCs w:val="24"/>
        </w:rPr>
        <w:t>o</w:t>
      </w:r>
      <w:r w:rsidRPr="5897EC05">
        <w:rPr>
          <w:sz w:val="24"/>
          <w:szCs w:val="24"/>
        </w:rPr>
        <w:t xml:space="preserve">us to Him and </w:t>
      </w:r>
      <w:r>
        <w:rPr>
          <w:sz w:val="24"/>
          <w:szCs w:val="24"/>
        </w:rPr>
        <w:t xml:space="preserve">loved by Him from eternity past. Please don’t miss this: God has always known you, and He has always loved you! </w:t>
      </w:r>
      <w:r w:rsidRPr="5897EC05">
        <w:rPr>
          <w:sz w:val="24"/>
          <w:szCs w:val="24"/>
        </w:rPr>
        <w:t xml:space="preserve"> </w:t>
      </w:r>
      <w:r>
        <w:rPr>
          <w:sz w:val="24"/>
          <w:szCs w:val="24"/>
        </w:rPr>
        <w:t xml:space="preserve">You are blessed with every </w:t>
      </w:r>
      <w:r w:rsidRPr="5897EC05">
        <w:rPr>
          <w:sz w:val="24"/>
          <w:szCs w:val="24"/>
        </w:rPr>
        <w:t>spiritual blessing</w:t>
      </w:r>
      <w:r>
        <w:rPr>
          <w:sz w:val="24"/>
          <w:szCs w:val="24"/>
        </w:rPr>
        <w:t>. You inherited them, not from your earthy father,</w:t>
      </w:r>
      <w:r w:rsidRPr="5897EC05">
        <w:rPr>
          <w:sz w:val="24"/>
          <w:szCs w:val="24"/>
        </w:rPr>
        <w:t xml:space="preserve"> but from </w:t>
      </w:r>
      <w:r>
        <w:rPr>
          <w:sz w:val="24"/>
          <w:szCs w:val="24"/>
        </w:rPr>
        <w:t>your heavenly Father. That fact alone, makes you pretty special don’t you think?</w:t>
      </w:r>
    </w:p>
    <w:p w14:paraId="38252BEA" w14:textId="77777777" w:rsidR="00BD269D" w:rsidRPr="00EA7669" w:rsidRDefault="00BD269D" w:rsidP="00BD269D">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051294DD" w14:textId="77777777" w:rsidR="00BD269D" w:rsidRPr="00C41C97" w:rsidRDefault="00BD269D" w:rsidP="00BD269D">
      <w:pPr>
        <w:pStyle w:val="ListParagraph"/>
        <w:numPr>
          <w:ilvl w:val="3"/>
          <w:numId w:val="7"/>
        </w:numPr>
        <w:rPr>
          <w:sz w:val="24"/>
          <w:szCs w:val="24"/>
        </w:rPr>
      </w:pPr>
      <w:r w:rsidRPr="5897EC05">
        <w:rPr>
          <w:sz w:val="24"/>
          <w:szCs w:val="24"/>
        </w:rPr>
        <w:t>John 6:37-47; 1 Peter 1:2, 2:9-10; James 1:27; Romans 8:29-30; Eph</w:t>
      </w:r>
      <w:r>
        <w:rPr>
          <w:sz w:val="24"/>
          <w:szCs w:val="24"/>
        </w:rPr>
        <w:t>esians</w:t>
      </w:r>
      <w:r w:rsidRPr="5897EC05">
        <w:rPr>
          <w:sz w:val="24"/>
          <w:szCs w:val="24"/>
        </w:rPr>
        <w:t xml:space="preserve"> 1:3-6; Jer</w:t>
      </w:r>
      <w:r>
        <w:rPr>
          <w:sz w:val="24"/>
          <w:szCs w:val="24"/>
        </w:rPr>
        <w:t>emiah</w:t>
      </w:r>
      <w:r w:rsidRPr="5897EC05">
        <w:rPr>
          <w:sz w:val="24"/>
          <w:szCs w:val="24"/>
        </w:rPr>
        <w:t xml:space="preserve"> 1:4-10; Isaiah 43:1-21; 1 Corinthians 1:26-31; Revelation 17:14; Psalms 10:14, 27:10; 45:10-11; 8:5-6; 66:13; 103:13-17; 49:15-16; Deut. 10:18</w:t>
      </w:r>
    </w:p>
    <w:p w14:paraId="34E5A87E" w14:textId="77777777" w:rsidR="00BD269D" w:rsidRPr="00651AAF" w:rsidRDefault="00BD269D" w:rsidP="00BD269D">
      <w:pPr>
        <w:pStyle w:val="line-group"/>
        <w:jc w:val="center"/>
        <w:rPr>
          <w:rStyle w:val="indent"/>
          <w:rFonts w:asciiTheme="minorHAnsi" w:hAnsiTheme="minorHAnsi"/>
          <w:b/>
          <w:sz w:val="28"/>
          <w:szCs w:val="28"/>
        </w:rPr>
      </w:pPr>
      <w:r w:rsidRPr="00651AAF">
        <w:rPr>
          <w:rStyle w:val="indent"/>
          <w:rFonts w:asciiTheme="minorHAnsi" w:hAnsiTheme="minorHAnsi"/>
          <w:b/>
          <w:sz w:val="28"/>
          <w:szCs w:val="28"/>
        </w:rPr>
        <w:t>Joney’s Story</w:t>
      </w:r>
    </w:p>
    <w:p w14:paraId="697DCB2E" w14:textId="77777777" w:rsidR="00BD269D" w:rsidRDefault="00BD269D" w:rsidP="00BD269D">
      <w:pPr>
        <w:ind w:firstLine="720"/>
        <w:jc w:val="both"/>
        <w:rPr>
          <w:sz w:val="24"/>
        </w:rPr>
      </w:pPr>
      <w:r>
        <w:rPr>
          <w:sz w:val="24"/>
        </w:rPr>
        <w:t>One of my spiritual mothers in Christ is Joney Caudill. She has graciously agreed to open her heart and share with us her story of finding her true father. This is Joney’s story….</w:t>
      </w:r>
    </w:p>
    <w:p w14:paraId="19E882A6" w14:textId="77777777" w:rsidR="00BD269D" w:rsidRPr="003B74A5" w:rsidRDefault="00BD269D" w:rsidP="00BD269D">
      <w:pPr>
        <w:spacing w:after="0" w:line="240" w:lineRule="auto"/>
        <w:ind w:firstLine="720"/>
        <w:jc w:val="both"/>
        <w:rPr>
          <w:rFonts w:eastAsia="Times New Roman"/>
          <w:i/>
          <w:sz w:val="24"/>
          <w:szCs w:val="24"/>
        </w:rPr>
      </w:pPr>
      <w:r w:rsidRPr="003B74A5">
        <w:rPr>
          <w:rFonts w:eastAsia="Times New Roman"/>
          <w:i/>
          <w:sz w:val="24"/>
          <w:szCs w:val="24"/>
        </w:rPr>
        <w:t>Even when I type the word “father” it’s hard for me to bring to mind any image of my earthly father, becau</w:t>
      </w:r>
      <w:r>
        <w:rPr>
          <w:rFonts w:eastAsia="Times New Roman"/>
          <w:i/>
          <w:sz w:val="24"/>
          <w:szCs w:val="24"/>
        </w:rPr>
        <w:t xml:space="preserve">se he died before I was three. </w:t>
      </w:r>
      <w:r w:rsidRPr="003B74A5">
        <w:rPr>
          <w:rFonts w:eastAsia="Times New Roman"/>
          <w:i/>
          <w:sz w:val="24"/>
          <w:szCs w:val="24"/>
        </w:rPr>
        <w:t>Have you heard your mom or dad recount their first meeting?  I haven’t</w:t>
      </w:r>
      <w:r>
        <w:rPr>
          <w:rFonts w:eastAsia="Times New Roman"/>
          <w:i/>
          <w:sz w:val="24"/>
          <w:szCs w:val="24"/>
        </w:rPr>
        <w:t>.</w:t>
      </w:r>
      <w:r w:rsidRPr="003B74A5">
        <w:rPr>
          <w:rFonts w:eastAsia="Times New Roman"/>
          <w:i/>
          <w:sz w:val="24"/>
          <w:szCs w:val="24"/>
        </w:rPr>
        <w:t xml:space="preserve"> In fact, I know very little about their lives together. I was born in 1946, in Washington, D.C.  I don’t know why my parents were in Washington</w:t>
      </w:r>
      <w:r>
        <w:rPr>
          <w:rFonts w:eastAsia="Times New Roman"/>
          <w:i/>
          <w:sz w:val="24"/>
          <w:szCs w:val="24"/>
        </w:rPr>
        <w:t xml:space="preserve"> or</w:t>
      </w:r>
      <w:r w:rsidRPr="003B74A5">
        <w:rPr>
          <w:rFonts w:eastAsia="Times New Roman"/>
          <w:i/>
          <w:sz w:val="24"/>
          <w:szCs w:val="24"/>
        </w:rPr>
        <w:t xml:space="preserve"> where they lived prior to that</w:t>
      </w:r>
      <w:r>
        <w:rPr>
          <w:rFonts w:eastAsia="Times New Roman"/>
          <w:i/>
          <w:sz w:val="24"/>
          <w:szCs w:val="24"/>
        </w:rPr>
        <w:t>: I only know that</w:t>
      </w:r>
      <w:r w:rsidRPr="003B74A5">
        <w:rPr>
          <w:rFonts w:eastAsia="Times New Roman"/>
          <w:i/>
          <w:sz w:val="24"/>
          <w:szCs w:val="24"/>
        </w:rPr>
        <w:t xml:space="preserve"> they met in North Carolina.  I think my father owned a business there</w:t>
      </w:r>
      <w:r>
        <w:rPr>
          <w:rFonts w:eastAsia="Times New Roman"/>
          <w:i/>
          <w:sz w:val="24"/>
          <w:szCs w:val="24"/>
        </w:rPr>
        <w:t xml:space="preserve"> and m</w:t>
      </w:r>
      <w:r w:rsidRPr="003B74A5">
        <w:rPr>
          <w:rFonts w:eastAsia="Times New Roman"/>
          <w:i/>
          <w:sz w:val="24"/>
          <w:szCs w:val="24"/>
        </w:rPr>
        <w:t>y mother worked for him.  She was twenty-three and he was over forty-five</w:t>
      </w:r>
      <w:r>
        <w:rPr>
          <w:rFonts w:eastAsia="Times New Roman"/>
          <w:i/>
          <w:sz w:val="24"/>
          <w:szCs w:val="24"/>
        </w:rPr>
        <w:t>. Their i</w:t>
      </w:r>
      <w:r w:rsidRPr="003B74A5">
        <w:rPr>
          <w:rFonts w:eastAsia="Times New Roman"/>
          <w:i/>
          <w:sz w:val="24"/>
          <w:szCs w:val="24"/>
        </w:rPr>
        <w:t>llicit relationship developed despite the fact that</w:t>
      </w:r>
      <w:r>
        <w:rPr>
          <w:rFonts w:eastAsia="Times New Roman"/>
          <w:i/>
          <w:sz w:val="24"/>
          <w:szCs w:val="24"/>
        </w:rPr>
        <w:t xml:space="preserve"> my father</w:t>
      </w:r>
      <w:r w:rsidRPr="003B74A5">
        <w:rPr>
          <w:rFonts w:eastAsia="Times New Roman"/>
          <w:i/>
          <w:sz w:val="24"/>
          <w:szCs w:val="24"/>
        </w:rPr>
        <w:t xml:space="preserve"> was a married man.</w:t>
      </w:r>
    </w:p>
    <w:p w14:paraId="07E8D31B" w14:textId="77777777" w:rsidR="00BD269D" w:rsidRPr="003B74A5" w:rsidRDefault="00BD269D" w:rsidP="00BD269D">
      <w:pPr>
        <w:spacing w:after="0" w:line="240" w:lineRule="auto"/>
        <w:ind w:firstLine="720"/>
        <w:jc w:val="both"/>
        <w:rPr>
          <w:rFonts w:eastAsia="Times New Roman"/>
          <w:i/>
          <w:sz w:val="24"/>
          <w:szCs w:val="24"/>
        </w:rPr>
      </w:pPr>
    </w:p>
    <w:p w14:paraId="09F75A26" w14:textId="77777777" w:rsidR="00BD269D" w:rsidRDefault="00BD269D" w:rsidP="00BD269D">
      <w:pPr>
        <w:spacing w:after="0" w:line="240" w:lineRule="auto"/>
        <w:ind w:firstLine="720"/>
        <w:jc w:val="both"/>
        <w:rPr>
          <w:rFonts w:eastAsia="Times New Roman"/>
          <w:i/>
          <w:sz w:val="24"/>
          <w:szCs w:val="24"/>
        </w:rPr>
      </w:pPr>
      <w:r w:rsidRPr="003B74A5">
        <w:rPr>
          <w:rFonts w:eastAsia="Times New Roman"/>
          <w:i/>
          <w:sz w:val="24"/>
          <w:szCs w:val="24"/>
        </w:rPr>
        <w:t xml:space="preserve"> As a result, my parents lived a secret life</w:t>
      </w:r>
      <w:r>
        <w:rPr>
          <w:rFonts w:eastAsia="Times New Roman"/>
          <w:i/>
          <w:sz w:val="24"/>
          <w:szCs w:val="24"/>
        </w:rPr>
        <w:t>,</w:t>
      </w:r>
      <w:r w:rsidRPr="003B74A5">
        <w:rPr>
          <w:rFonts w:eastAsia="Times New Roman"/>
          <w:i/>
          <w:sz w:val="24"/>
          <w:szCs w:val="24"/>
        </w:rPr>
        <w:t xml:space="preserve"> always careful to hide</w:t>
      </w:r>
      <w:r>
        <w:rPr>
          <w:rFonts w:eastAsia="Times New Roman"/>
          <w:i/>
          <w:sz w:val="24"/>
          <w:szCs w:val="24"/>
        </w:rPr>
        <w:t>, not only</w:t>
      </w:r>
      <w:r w:rsidRPr="003B74A5">
        <w:rPr>
          <w:rFonts w:eastAsia="Times New Roman"/>
          <w:i/>
          <w:sz w:val="24"/>
          <w:szCs w:val="24"/>
        </w:rPr>
        <w:t xml:space="preserve"> their </w:t>
      </w:r>
      <w:r>
        <w:rPr>
          <w:rFonts w:eastAsia="Times New Roman"/>
          <w:i/>
          <w:sz w:val="24"/>
          <w:szCs w:val="24"/>
        </w:rPr>
        <w:t>affair, but also my</w:t>
      </w:r>
      <w:r w:rsidRPr="003B74A5">
        <w:rPr>
          <w:rFonts w:eastAsia="Times New Roman"/>
          <w:i/>
          <w:sz w:val="24"/>
          <w:szCs w:val="24"/>
        </w:rPr>
        <w:t xml:space="preserve"> existence</w:t>
      </w:r>
      <w:r>
        <w:rPr>
          <w:rFonts w:eastAsia="Times New Roman"/>
          <w:i/>
          <w:sz w:val="24"/>
          <w:szCs w:val="24"/>
        </w:rPr>
        <w:t>.</w:t>
      </w:r>
      <w:r w:rsidRPr="003B74A5">
        <w:rPr>
          <w:rFonts w:eastAsia="Times New Roman"/>
          <w:i/>
          <w:sz w:val="24"/>
          <w:szCs w:val="24"/>
        </w:rPr>
        <w:t xml:space="preserve">  Robert Wilmoth had two families.  Family number one</w:t>
      </w:r>
      <w:r>
        <w:rPr>
          <w:rFonts w:eastAsia="Times New Roman"/>
          <w:i/>
          <w:sz w:val="24"/>
          <w:szCs w:val="24"/>
        </w:rPr>
        <w:t>, his “legitimate family,”</w:t>
      </w:r>
      <w:r w:rsidRPr="003B74A5">
        <w:rPr>
          <w:rFonts w:eastAsia="Times New Roman"/>
          <w:i/>
          <w:sz w:val="24"/>
          <w:szCs w:val="24"/>
        </w:rPr>
        <w:t xml:space="preserve">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w:t>
      </w:r>
      <w:r>
        <w:rPr>
          <w:rFonts w:eastAsia="Times New Roman"/>
          <w:i/>
          <w:sz w:val="24"/>
          <w:szCs w:val="24"/>
        </w:rPr>
        <w:t>e to collect his due!  He was fifty-three</w:t>
      </w:r>
      <w:r w:rsidRPr="003B74A5">
        <w:rPr>
          <w:rFonts w:eastAsia="Times New Roman"/>
          <w:i/>
          <w:sz w:val="24"/>
          <w:szCs w:val="24"/>
        </w:rPr>
        <w:t xml:space="preserve">. It’s been wisely said that sin always takes you further than you want to go, it keeps you longer than you want to stay, and it will cost you more than you want to pay.  </w:t>
      </w:r>
    </w:p>
    <w:p w14:paraId="714A2524" w14:textId="77777777" w:rsidR="00BD269D" w:rsidRDefault="00BD269D" w:rsidP="00BD269D">
      <w:pPr>
        <w:spacing w:after="0" w:line="240" w:lineRule="auto"/>
        <w:ind w:firstLine="720"/>
        <w:jc w:val="both"/>
        <w:rPr>
          <w:rFonts w:eastAsia="Times New Roman"/>
          <w:i/>
          <w:sz w:val="24"/>
          <w:szCs w:val="24"/>
        </w:rPr>
      </w:pPr>
      <w:r w:rsidRPr="00885D2A">
        <w:rPr>
          <w:rFonts w:eastAsia="Times New Roman"/>
          <w:i/>
          <w:sz w:val="24"/>
          <w:szCs w:val="24"/>
        </w:rPr>
        <w:t xml:space="preserve"> My parent’s selfish actions cost everyone. Like the devastation after an earthquake, shame and heartache tore gaping holes in not only me and my mother, but in my father’s legitimate family, as well.</w:t>
      </w:r>
      <w:r>
        <w:rPr>
          <w:rFonts w:eastAsia="Times New Roman"/>
          <w:i/>
          <w:sz w:val="24"/>
          <w:szCs w:val="24"/>
        </w:rPr>
        <w:t xml:space="preserve"> As for m</w:t>
      </w:r>
      <w:r w:rsidRPr="003B74A5">
        <w:rPr>
          <w:rFonts w:eastAsia="Times New Roman"/>
          <w:i/>
          <w:sz w:val="24"/>
          <w:szCs w:val="24"/>
        </w:rPr>
        <w:t xml:space="preserve">y </w:t>
      </w:r>
      <w:r>
        <w:rPr>
          <w:rFonts w:eastAsia="Times New Roman"/>
          <w:i/>
          <w:sz w:val="24"/>
          <w:szCs w:val="24"/>
        </w:rPr>
        <w:t>mother and I, we were left nothing,</w:t>
      </w:r>
      <w:r w:rsidRPr="003B74A5">
        <w:rPr>
          <w:rFonts w:eastAsia="Times New Roman"/>
          <w:i/>
          <w:sz w:val="24"/>
          <w:szCs w:val="24"/>
        </w:rPr>
        <w:t xml:space="preserve"> not even </w:t>
      </w:r>
      <w:r>
        <w:rPr>
          <w:rFonts w:eastAsia="Times New Roman"/>
          <w:i/>
          <w:sz w:val="24"/>
          <w:szCs w:val="24"/>
        </w:rPr>
        <w:t>his</w:t>
      </w:r>
      <w:r w:rsidRPr="003B74A5">
        <w:rPr>
          <w:rFonts w:eastAsia="Times New Roman"/>
          <w:i/>
          <w:sz w:val="24"/>
          <w:szCs w:val="24"/>
        </w:rPr>
        <w:t xml:space="preserve"> name. </w:t>
      </w:r>
      <w:r>
        <w:rPr>
          <w:rFonts w:eastAsia="Times New Roman"/>
          <w:i/>
          <w:sz w:val="24"/>
          <w:szCs w:val="24"/>
        </w:rPr>
        <w:t>My parents were</w:t>
      </w:r>
      <w:r w:rsidRPr="003B74A5">
        <w:rPr>
          <w:rFonts w:eastAsia="Times New Roman"/>
          <w:i/>
          <w:sz w:val="24"/>
          <w:szCs w:val="24"/>
        </w:rPr>
        <w:t xml:space="preserve"> so ashamed</w:t>
      </w:r>
      <w:r>
        <w:rPr>
          <w:rFonts w:eastAsia="Times New Roman"/>
          <w:i/>
          <w:sz w:val="24"/>
          <w:szCs w:val="24"/>
        </w:rPr>
        <w:t>,</w:t>
      </w:r>
      <w:r w:rsidRPr="003B74A5">
        <w:rPr>
          <w:rFonts w:eastAsia="Times New Roman"/>
          <w:i/>
          <w:sz w:val="24"/>
          <w:szCs w:val="24"/>
        </w:rPr>
        <w:t xml:space="preserve"> that they even changed their names</w:t>
      </w:r>
      <w:r>
        <w:rPr>
          <w:rFonts w:eastAsia="Times New Roman"/>
          <w:i/>
          <w:sz w:val="24"/>
          <w:szCs w:val="24"/>
        </w:rPr>
        <w:t xml:space="preserve"> on my birth certificate. </w:t>
      </w:r>
      <w:r w:rsidRPr="003B74A5">
        <w:rPr>
          <w:rFonts w:eastAsia="Times New Roman"/>
          <w:i/>
          <w:sz w:val="24"/>
          <w:szCs w:val="24"/>
        </w:rPr>
        <w:t>As a mistress and an illegitimate child we had no legal right to any inheritance</w:t>
      </w:r>
      <w:r>
        <w:rPr>
          <w:rFonts w:eastAsia="Times New Roman"/>
          <w:i/>
          <w:sz w:val="24"/>
          <w:szCs w:val="24"/>
        </w:rPr>
        <w:t>;</w:t>
      </w:r>
      <w:r w:rsidRPr="003B74A5">
        <w:rPr>
          <w:rFonts w:eastAsia="Times New Roman"/>
          <w:i/>
          <w:sz w:val="24"/>
          <w:szCs w:val="24"/>
        </w:rPr>
        <w:t xml:space="preserve"> we were penniless.  </w:t>
      </w:r>
    </w:p>
    <w:p w14:paraId="447FBEE7" w14:textId="77777777" w:rsidR="00BD269D" w:rsidRDefault="00BD269D" w:rsidP="00BD269D">
      <w:pPr>
        <w:spacing w:after="0" w:line="240" w:lineRule="auto"/>
        <w:ind w:firstLine="720"/>
        <w:jc w:val="both"/>
        <w:rPr>
          <w:rFonts w:eastAsia="Times New Roman"/>
          <w:i/>
          <w:sz w:val="24"/>
          <w:szCs w:val="24"/>
        </w:rPr>
      </w:pPr>
    </w:p>
    <w:p w14:paraId="73CB8240" w14:textId="77777777" w:rsidR="00BD269D" w:rsidRPr="00B06CC0" w:rsidRDefault="00BD269D" w:rsidP="00BD269D">
      <w:pPr>
        <w:spacing w:after="0" w:line="240" w:lineRule="auto"/>
        <w:ind w:firstLine="720"/>
        <w:jc w:val="both"/>
        <w:rPr>
          <w:rFonts w:eastAsia="Times New Roman"/>
          <w:i/>
          <w:sz w:val="24"/>
          <w:szCs w:val="24"/>
        </w:rPr>
      </w:pPr>
      <w:r w:rsidRPr="00B06CC0">
        <w:rPr>
          <w:rFonts w:eastAsia="Times New Roman"/>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the end result of years of alcohol abuse. Consequently, I am forever aware that, were it not for God’s grace and mercy, I would have continued my mother’s same sin pattern.  </w:t>
      </w:r>
    </w:p>
    <w:p w14:paraId="6150C563" w14:textId="77777777" w:rsidR="00BD269D" w:rsidRPr="00B06CC0" w:rsidRDefault="00BD269D" w:rsidP="00BD269D">
      <w:pPr>
        <w:spacing w:after="0" w:line="240" w:lineRule="auto"/>
        <w:ind w:firstLine="720"/>
        <w:jc w:val="both"/>
        <w:rPr>
          <w:rFonts w:eastAsia="Times New Roman"/>
          <w:i/>
          <w:sz w:val="24"/>
          <w:szCs w:val="24"/>
        </w:rPr>
      </w:pPr>
    </w:p>
    <w:p w14:paraId="72B155C8" w14:textId="77777777" w:rsidR="00BD269D" w:rsidRPr="00B06CC0" w:rsidRDefault="00BD269D" w:rsidP="00BD269D">
      <w:pPr>
        <w:spacing w:after="0" w:line="240" w:lineRule="auto"/>
        <w:ind w:firstLine="720"/>
        <w:jc w:val="both"/>
        <w:rPr>
          <w:rFonts w:eastAsia="Times New Roman"/>
          <w:i/>
          <w:sz w:val="24"/>
          <w:szCs w:val="24"/>
        </w:rPr>
      </w:pPr>
      <w:r w:rsidRPr="00B06CC0">
        <w:rPr>
          <w:rFonts w:eastAsia="Times New Roman"/>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t>
      </w:r>
    </w:p>
    <w:p w14:paraId="1834CC4D" w14:textId="77777777" w:rsidR="00BD269D" w:rsidRDefault="00BD269D" w:rsidP="00BD269D">
      <w:pPr>
        <w:spacing w:after="0" w:line="240" w:lineRule="auto"/>
        <w:ind w:firstLine="720"/>
        <w:jc w:val="both"/>
        <w:rPr>
          <w:rFonts w:eastAsia="Times New Roman"/>
          <w:i/>
          <w:sz w:val="24"/>
          <w:szCs w:val="24"/>
        </w:rPr>
      </w:pPr>
    </w:p>
    <w:p w14:paraId="3C8E5627" w14:textId="77777777" w:rsidR="00BD269D" w:rsidRDefault="00BD269D" w:rsidP="00BD269D">
      <w:pPr>
        <w:spacing w:after="0" w:line="240" w:lineRule="auto"/>
        <w:ind w:firstLine="720"/>
        <w:jc w:val="both"/>
        <w:rPr>
          <w:rFonts w:eastAsia="Times New Roman"/>
          <w:i/>
          <w:sz w:val="24"/>
          <w:szCs w:val="24"/>
        </w:rPr>
      </w:pPr>
      <w:r w:rsidRPr="003B74A5">
        <w:rPr>
          <w:rFonts w:eastAsia="Times New Roman"/>
          <w:i/>
          <w:sz w:val="24"/>
          <w:szCs w:val="24"/>
        </w:rPr>
        <w:t>Wikipedia gives this very insightful informa</w:t>
      </w:r>
      <w:r>
        <w:rPr>
          <w:rFonts w:eastAsia="Times New Roman"/>
          <w:i/>
          <w:sz w:val="24"/>
          <w:szCs w:val="24"/>
        </w:rPr>
        <w:t>tion about abandoned children.</w:t>
      </w:r>
    </w:p>
    <w:p w14:paraId="3B8BE824" w14:textId="77777777" w:rsidR="00BD269D" w:rsidRDefault="00BD269D" w:rsidP="00BD269D">
      <w:pPr>
        <w:spacing w:after="0" w:line="240" w:lineRule="auto"/>
        <w:ind w:firstLine="720"/>
        <w:jc w:val="both"/>
        <w:rPr>
          <w:rFonts w:eastAsia="Times New Roman"/>
          <w:i/>
          <w:sz w:val="24"/>
          <w:szCs w:val="24"/>
        </w:rPr>
      </w:pPr>
    </w:p>
    <w:p w14:paraId="01557BFB" w14:textId="77777777" w:rsidR="00BD269D" w:rsidRDefault="00BD269D" w:rsidP="00BD269D">
      <w:pPr>
        <w:spacing w:after="0" w:line="240" w:lineRule="auto"/>
        <w:ind w:left="720" w:right="720" w:firstLine="720"/>
        <w:jc w:val="both"/>
        <w:rPr>
          <w:rFonts w:eastAsia="Times New Roman"/>
          <w:i/>
          <w:sz w:val="24"/>
          <w:szCs w:val="24"/>
        </w:rPr>
      </w:pPr>
      <w:r>
        <w:rPr>
          <w:rFonts w:eastAsia="Times New Roman"/>
          <w:i/>
          <w:sz w:val="24"/>
          <w:szCs w:val="24"/>
        </w:rPr>
        <w:t xml:space="preserve"> </w:t>
      </w:r>
      <w:r w:rsidRPr="003B74A5">
        <w:rPr>
          <w:rFonts w:eastAsia="Times New Roman"/>
          <w:i/>
          <w:sz w:val="24"/>
          <w:szCs w:val="24"/>
        </w:rPr>
        <w:t>Abandoned child syndrome is a behavioral or psychological condition that results primarily from the loss of one or both parents or sexual abuse. (In my case it would include both loss and sexual abuse) Abandonment may be physical (the parent is not present in the child's life) or emotional (the parent withholds affection, nurturing, or stimulation).  (Ironically, my mother would often withhold affection as a way of punishing me.) Parents who leave their children, with or without good reason, can cause psychological damage to the child</w:t>
      </w:r>
      <w:r w:rsidRPr="003B74A5">
        <w:rPr>
          <w:rFonts w:eastAsia="Times New Roman"/>
          <w:b/>
          <w:i/>
          <w:sz w:val="24"/>
          <w:szCs w:val="24"/>
        </w:rPr>
        <w:t>. This damage is reversible,</w:t>
      </w:r>
      <w:r w:rsidRPr="003B74A5">
        <w:rPr>
          <w:rFonts w:eastAsia="Times New Roman"/>
          <w:i/>
          <w:sz w:val="24"/>
          <w:szCs w:val="24"/>
        </w:rPr>
        <w:t xml:space="preserve"> </w:t>
      </w:r>
      <w:r w:rsidRPr="003B74A5">
        <w:rPr>
          <w:rFonts w:eastAsia="Times New Roman"/>
          <w:b/>
          <w:i/>
          <w:sz w:val="24"/>
          <w:szCs w:val="24"/>
        </w:rPr>
        <w:t>but only with appropriate assistance</w:t>
      </w:r>
      <w:r w:rsidRPr="003B74A5">
        <w:rPr>
          <w:rFonts w:eastAsia="Times New Roman"/>
          <w:i/>
          <w:sz w:val="24"/>
          <w:szCs w:val="24"/>
        </w:rPr>
        <w:t xml:space="preserve">. Abandonment experiences and boundary violations are in no way indictments of a child's innate goodness and value. Instead, they reveal the flawed thinking, false beliefs, and impaired behaviors of those who hurt them. Still, the wounds are struck deep in their young hearts and minds, and the very real pain can still be felt today. The causes of emotional injury need to be understood and accepted so they can heal. Until that occurs, the pain will stay with them, becoming a driving force in their adult lives. </w:t>
      </w:r>
    </w:p>
    <w:p w14:paraId="478209ED" w14:textId="77777777" w:rsidR="00BD269D" w:rsidRDefault="00BD269D" w:rsidP="00BD269D">
      <w:pPr>
        <w:spacing w:after="0" w:line="240" w:lineRule="auto"/>
        <w:ind w:firstLine="720"/>
        <w:jc w:val="both"/>
        <w:rPr>
          <w:rFonts w:eastAsia="Times New Roman"/>
          <w:i/>
          <w:sz w:val="24"/>
          <w:szCs w:val="24"/>
        </w:rPr>
      </w:pPr>
    </w:p>
    <w:p w14:paraId="62C39659" w14:textId="77777777" w:rsidR="00BD269D" w:rsidRDefault="00BD269D" w:rsidP="00BD269D">
      <w:pPr>
        <w:spacing w:after="0" w:line="240" w:lineRule="auto"/>
        <w:ind w:firstLine="720"/>
        <w:jc w:val="both"/>
        <w:rPr>
          <w:rFonts w:eastAsia="Times New Roman"/>
          <w:i/>
          <w:sz w:val="24"/>
          <w:szCs w:val="24"/>
        </w:rPr>
      </w:pPr>
      <w:r>
        <w:rPr>
          <w:rFonts w:eastAsia="Times New Roman"/>
          <w:i/>
          <w:sz w:val="24"/>
          <w:szCs w:val="24"/>
        </w:rPr>
        <w:t>You see, n</w:t>
      </w:r>
      <w:r w:rsidRPr="003B74A5">
        <w:rPr>
          <w:rFonts w:eastAsia="Times New Roman"/>
          <w:i/>
          <w:sz w:val="24"/>
          <w:szCs w:val="24"/>
        </w:rPr>
        <w:t xml:space="preserve">o human being </w:t>
      </w:r>
      <w:r>
        <w:rPr>
          <w:rFonts w:eastAsia="Times New Roman"/>
          <w:i/>
          <w:sz w:val="24"/>
          <w:szCs w:val="24"/>
        </w:rPr>
        <w:t>could understand the emptiness left by my father. But God… my real Father knew, and He had a plan.</w:t>
      </w:r>
      <w:r w:rsidRPr="00AA3507">
        <w:rPr>
          <w:rFonts w:eastAsia="Times New Roman"/>
          <w:i/>
          <w:sz w:val="24"/>
          <w:szCs w:val="24"/>
        </w:rPr>
        <w:t xml:space="preserve"> </w:t>
      </w:r>
      <w:r w:rsidRPr="003B74A5">
        <w:rPr>
          <w:rFonts w:eastAsia="Times New Roman"/>
          <w:i/>
          <w:sz w:val="24"/>
          <w:szCs w:val="24"/>
        </w:rPr>
        <w:t xml:space="preserve">Of course, </w:t>
      </w:r>
      <w:r>
        <w:rPr>
          <w:rFonts w:eastAsia="Times New Roman"/>
          <w:i/>
          <w:sz w:val="24"/>
          <w:szCs w:val="24"/>
        </w:rPr>
        <w:t>it was years before I</w:t>
      </w:r>
      <w:r w:rsidRPr="003B74A5">
        <w:rPr>
          <w:rFonts w:eastAsia="Times New Roman"/>
          <w:i/>
          <w:sz w:val="24"/>
          <w:szCs w:val="24"/>
        </w:rPr>
        <w:t xml:space="preserve"> underst</w:t>
      </w:r>
      <w:r>
        <w:rPr>
          <w:rFonts w:eastAsia="Times New Roman"/>
          <w:i/>
          <w:sz w:val="24"/>
          <w:szCs w:val="24"/>
        </w:rPr>
        <w:t>ood what was missing, and</w:t>
      </w:r>
      <w:r w:rsidRPr="003B74A5">
        <w:rPr>
          <w:rFonts w:eastAsia="Times New Roman"/>
          <w:i/>
          <w:sz w:val="24"/>
          <w:szCs w:val="24"/>
        </w:rPr>
        <w:t xml:space="preserve"> that I was looking for love and acceptance in all the wrong places.</w:t>
      </w:r>
      <w:r>
        <w:rPr>
          <w:rFonts w:eastAsia="Times New Roman"/>
          <w:i/>
          <w:sz w:val="24"/>
          <w:szCs w:val="24"/>
        </w:rPr>
        <w:t xml:space="preserve"> I didn’t know my heavenly Father - but He knew me. Furthermore, He had a plan for my life, and it was a good plan.</w:t>
      </w:r>
    </w:p>
    <w:p w14:paraId="046BC40E" w14:textId="77777777" w:rsidR="00BD269D" w:rsidRDefault="00BD269D" w:rsidP="00BD269D">
      <w:pPr>
        <w:spacing w:after="0" w:line="240" w:lineRule="auto"/>
        <w:ind w:firstLine="720"/>
        <w:jc w:val="both"/>
        <w:rPr>
          <w:rFonts w:eastAsia="Times New Roman"/>
          <w:i/>
          <w:sz w:val="24"/>
          <w:szCs w:val="24"/>
        </w:rPr>
      </w:pPr>
    </w:p>
    <w:p w14:paraId="354CF9E5" w14:textId="77777777" w:rsidR="00BD269D" w:rsidRPr="000955B6" w:rsidRDefault="00BD269D" w:rsidP="00BD269D">
      <w:pPr>
        <w:spacing w:after="0" w:line="240" w:lineRule="auto"/>
        <w:jc w:val="center"/>
        <w:rPr>
          <w:rFonts w:eastAsia="Times New Roman"/>
          <w:i/>
          <w:sz w:val="24"/>
          <w:szCs w:val="24"/>
        </w:rPr>
      </w:pPr>
      <w:r w:rsidRPr="000955B6">
        <w:rPr>
          <w:rFonts w:eastAsia="Times New Roman"/>
          <w:b/>
          <w:i/>
          <w:sz w:val="24"/>
          <w:szCs w:val="24"/>
        </w:rPr>
        <w:t>Jeremiah 31:3 (KJV</w:t>
      </w:r>
      <w:r w:rsidRPr="000955B6">
        <w:rPr>
          <w:rFonts w:eastAsia="Times New Roman"/>
          <w:i/>
          <w:sz w:val="24"/>
          <w:szCs w:val="24"/>
        </w:rPr>
        <w:t>)</w:t>
      </w:r>
    </w:p>
    <w:p w14:paraId="651B917E" w14:textId="77777777" w:rsidR="00BD269D" w:rsidRDefault="00BD269D" w:rsidP="00BD269D">
      <w:pPr>
        <w:spacing w:after="0" w:line="240" w:lineRule="auto"/>
        <w:jc w:val="center"/>
        <w:rPr>
          <w:rFonts w:eastAsia="Times New Roman"/>
          <w:b/>
          <w:i/>
          <w:sz w:val="24"/>
          <w:szCs w:val="24"/>
        </w:rPr>
      </w:pPr>
      <w:r w:rsidRPr="000955B6">
        <w:rPr>
          <w:rFonts w:eastAsia="Times New Roman"/>
          <w:b/>
          <w:i/>
          <w:sz w:val="24"/>
          <w:szCs w:val="24"/>
        </w:rPr>
        <w:t xml:space="preserve">“The Lord hath appeared of old unto me, saying, Yea, </w:t>
      </w:r>
      <w:r w:rsidRPr="000955B6">
        <w:rPr>
          <w:rFonts w:eastAsia="Times New Roman"/>
          <w:b/>
          <w:bCs/>
          <w:i/>
          <w:sz w:val="24"/>
          <w:szCs w:val="24"/>
        </w:rPr>
        <w:t>I</w:t>
      </w:r>
      <w:r w:rsidRPr="000955B6">
        <w:rPr>
          <w:rFonts w:eastAsia="Times New Roman"/>
          <w:b/>
          <w:i/>
          <w:sz w:val="24"/>
          <w:szCs w:val="24"/>
        </w:rPr>
        <w:t xml:space="preserve"> </w:t>
      </w:r>
      <w:r w:rsidRPr="000955B6">
        <w:rPr>
          <w:rFonts w:eastAsia="Times New Roman"/>
          <w:b/>
          <w:bCs/>
          <w:i/>
          <w:sz w:val="24"/>
          <w:szCs w:val="24"/>
        </w:rPr>
        <w:t>have</w:t>
      </w:r>
      <w:r w:rsidRPr="000955B6">
        <w:rPr>
          <w:rFonts w:eastAsia="Times New Roman"/>
          <w:b/>
          <w:i/>
          <w:sz w:val="24"/>
          <w:szCs w:val="24"/>
        </w:rPr>
        <w:t xml:space="preserve"> loved </w:t>
      </w:r>
      <w:r w:rsidRPr="000955B6">
        <w:rPr>
          <w:rFonts w:eastAsia="Times New Roman"/>
          <w:b/>
          <w:bCs/>
          <w:i/>
          <w:sz w:val="24"/>
          <w:szCs w:val="24"/>
        </w:rPr>
        <w:t>thee</w:t>
      </w:r>
      <w:r w:rsidRPr="000955B6">
        <w:rPr>
          <w:rFonts w:eastAsia="Times New Roman"/>
          <w:b/>
          <w:i/>
          <w:sz w:val="24"/>
          <w:szCs w:val="24"/>
        </w:rPr>
        <w:t xml:space="preserve"> with an everlasting love: Therefore, with lovingkindness </w:t>
      </w:r>
      <w:r w:rsidRPr="000955B6">
        <w:rPr>
          <w:rFonts w:eastAsia="Times New Roman"/>
          <w:b/>
          <w:bCs/>
          <w:i/>
          <w:sz w:val="24"/>
          <w:szCs w:val="24"/>
        </w:rPr>
        <w:t>have</w:t>
      </w:r>
      <w:r w:rsidRPr="000955B6">
        <w:rPr>
          <w:rFonts w:eastAsia="Times New Roman"/>
          <w:b/>
          <w:i/>
          <w:sz w:val="24"/>
          <w:szCs w:val="24"/>
        </w:rPr>
        <w:t xml:space="preserve"> </w:t>
      </w:r>
      <w:r w:rsidRPr="000955B6">
        <w:rPr>
          <w:rFonts w:eastAsia="Times New Roman"/>
          <w:b/>
          <w:bCs/>
          <w:i/>
          <w:sz w:val="24"/>
          <w:szCs w:val="24"/>
        </w:rPr>
        <w:t>I</w:t>
      </w:r>
      <w:r w:rsidRPr="000955B6">
        <w:rPr>
          <w:rFonts w:eastAsia="Times New Roman"/>
          <w:b/>
          <w:i/>
          <w:sz w:val="24"/>
          <w:szCs w:val="24"/>
        </w:rPr>
        <w:t xml:space="preserve"> </w:t>
      </w:r>
      <w:r w:rsidRPr="000955B6">
        <w:rPr>
          <w:rFonts w:eastAsia="Times New Roman"/>
          <w:b/>
          <w:bCs/>
          <w:i/>
          <w:sz w:val="24"/>
          <w:szCs w:val="24"/>
        </w:rPr>
        <w:t>drawn</w:t>
      </w:r>
      <w:r w:rsidRPr="000955B6">
        <w:rPr>
          <w:rFonts w:eastAsia="Times New Roman"/>
          <w:b/>
          <w:i/>
          <w:sz w:val="24"/>
          <w:szCs w:val="24"/>
        </w:rPr>
        <w:t xml:space="preserve"> </w:t>
      </w:r>
      <w:r w:rsidRPr="000955B6">
        <w:rPr>
          <w:rFonts w:eastAsia="Times New Roman"/>
          <w:b/>
          <w:bCs/>
          <w:i/>
          <w:sz w:val="24"/>
          <w:szCs w:val="24"/>
        </w:rPr>
        <w:t>thee</w:t>
      </w:r>
      <w:r w:rsidRPr="000955B6">
        <w:rPr>
          <w:rFonts w:eastAsia="Times New Roman"/>
          <w:b/>
          <w:i/>
          <w:sz w:val="24"/>
          <w:szCs w:val="24"/>
        </w:rPr>
        <w:t xml:space="preserve">.” </w:t>
      </w:r>
    </w:p>
    <w:p w14:paraId="6DA97DAA" w14:textId="77777777" w:rsidR="00BD269D" w:rsidRPr="000955B6" w:rsidRDefault="00BD269D" w:rsidP="00BD269D">
      <w:pPr>
        <w:spacing w:after="0" w:line="240" w:lineRule="auto"/>
        <w:jc w:val="center"/>
        <w:rPr>
          <w:rFonts w:eastAsia="Times New Roman"/>
          <w:b/>
          <w:i/>
          <w:sz w:val="24"/>
          <w:szCs w:val="24"/>
        </w:rPr>
      </w:pPr>
    </w:p>
    <w:p w14:paraId="1A46DC5E" w14:textId="77777777" w:rsidR="00BD269D" w:rsidRDefault="00BD269D" w:rsidP="00BD269D">
      <w:pPr>
        <w:spacing w:after="0" w:line="240" w:lineRule="auto"/>
        <w:ind w:firstLine="720"/>
        <w:jc w:val="both"/>
        <w:rPr>
          <w:rFonts w:eastAsia="Times New Roman"/>
          <w:b/>
          <w:i/>
          <w:sz w:val="24"/>
          <w:szCs w:val="24"/>
        </w:rPr>
      </w:pPr>
      <w:r w:rsidRPr="003B74A5">
        <w:rPr>
          <w:rFonts w:eastAsia="Times New Roman"/>
          <w:i/>
          <w:sz w:val="24"/>
          <w:szCs w:val="24"/>
        </w:rPr>
        <w:t xml:space="preserve">As strange as it may seem, </w:t>
      </w:r>
      <w:r>
        <w:rPr>
          <w:rFonts w:eastAsia="Times New Roman"/>
          <w:i/>
          <w:sz w:val="24"/>
          <w:szCs w:val="24"/>
        </w:rPr>
        <w:t>God used all my painful past to draw me to Himself. It was l</w:t>
      </w:r>
      <w:r w:rsidRPr="003B74A5">
        <w:rPr>
          <w:rFonts w:eastAsia="Times New Roman"/>
          <w:i/>
          <w:sz w:val="24"/>
          <w:szCs w:val="24"/>
        </w:rPr>
        <w:t xml:space="preserve">ater </w:t>
      </w:r>
      <w:r>
        <w:rPr>
          <w:rFonts w:eastAsia="Times New Roman"/>
          <w:i/>
          <w:sz w:val="24"/>
          <w:szCs w:val="24"/>
        </w:rPr>
        <w:t>in life</w:t>
      </w:r>
      <w:r w:rsidRPr="003B74A5">
        <w:rPr>
          <w:rFonts w:eastAsia="Times New Roman"/>
          <w:i/>
          <w:sz w:val="24"/>
          <w:szCs w:val="24"/>
        </w:rPr>
        <w:t xml:space="preserve"> </w:t>
      </w:r>
      <w:r>
        <w:rPr>
          <w:rFonts w:eastAsia="Times New Roman"/>
          <w:i/>
          <w:sz w:val="24"/>
          <w:szCs w:val="24"/>
        </w:rPr>
        <w:t xml:space="preserve">when I met my Heavenly Father and </w:t>
      </w:r>
      <w:r w:rsidRPr="003B74A5">
        <w:rPr>
          <w:rFonts w:eastAsia="Times New Roman"/>
          <w:i/>
          <w:sz w:val="24"/>
          <w:szCs w:val="24"/>
        </w:rPr>
        <w:t xml:space="preserve">the truth of </w:t>
      </w:r>
      <w:r>
        <w:rPr>
          <w:rFonts w:eastAsia="Times New Roman"/>
          <w:i/>
          <w:sz w:val="24"/>
          <w:szCs w:val="24"/>
        </w:rPr>
        <w:t>His</w:t>
      </w:r>
      <w:r w:rsidRPr="003B74A5">
        <w:rPr>
          <w:rFonts w:eastAsia="Times New Roman"/>
          <w:i/>
          <w:sz w:val="24"/>
          <w:szCs w:val="24"/>
        </w:rPr>
        <w:t xml:space="preserve"> love </w:t>
      </w:r>
      <w:r>
        <w:rPr>
          <w:rFonts w:eastAsia="Times New Roman"/>
          <w:i/>
          <w:sz w:val="24"/>
          <w:szCs w:val="24"/>
        </w:rPr>
        <w:t xml:space="preserve">healed </w:t>
      </w:r>
      <w:r w:rsidRPr="003B74A5">
        <w:rPr>
          <w:rFonts w:eastAsia="Times New Roman"/>
          <w:i/>
          <w:sz w:val="24"/>
          <w:szCs w:val="24"/>
        </w:rPr>
        <w:t>my afflicted soul</w:t>
      </w:r>
      <w:r>
        <w:rPr>
          <w:rFonts w:eastAsia="Times New Roman"/>
          <w:i/>
          <w:sz w:val="24"/>
          <w:szCs w:val="24"/>
        </w:rPr>
        <w:t>.</w:t>
      </w:r>
      <w:r w:rsidRPr="003B74A5">
        <w:rPr>
          <w:rFonts w:eastAsia="Times New Roman"/>
          <w:i/>
          <w:sz w:val="24"/>
          <w:szCs w:val="24"/>
        </w:rPr>
        <w:t xml:space="preserve"> I</w:t>
      </w:r>
      <w:r>
        <w:rPr>
          <w:rFonts w:eastAsia="Times New Roman"/>
          <w:i/>
          <w:sz w:val="24"/>
          <w:szCs w:val="24"/>
        </w:rPr>
        <w:t xml:space="preserve"> am His, He chose me as the Bride for His Son. I am wanted, and He will never ever abandon me because I am in Christ. </w:t>
      </w:r>
      <w:r w:rsidRPr="003B74A5">
        <w:rPr>
          <w:rFonts w:eastAsia="Times New Roman"/>
          <w:i/>
          <w:sz w:val="24"/>
          <w:szCs w:val="24"/>
        </w:rPr>
        <w:t xml:space="preserve"> He took what the enemy of my soul intended for my destruction and turned it into beauty.</w:t>
      </w:r>
      <w:r w:rsidRPr="003B74A5">
        <w:rPr>
          <w:rFonts w:eastAsia="Times New Roman"/>
          <w:b/>
          <w:i/>
          <w:sz w:val="24"/>
          <w:szCs w:val="24"/>
        </w:rPr>
        <w:t xml:space="preserve"> </w:t>
      </w:r>
    </w:p>
    <w:p w14:paraId="2B80D47F" w14:textId="77777777" w:rsidR="00BD269D" w:rsidRDefault="00BD269D" w:rsidP="00BD269D">
      <w:pPr>
        <w:spacing w:after="0" w:line="240" w:lineRule="auto"/>
        <w:jc w:val="both"/>
        <w:rPr>
          <w:rFonts w:eastAsia="Times New Roman"/>
          <w:b/>
          <w:i/>
          <w:sz w:val="24"/>
          <w:szCs w:val="24"/>
        </w:rPr>
      </w:pPr>
      <w:r>
        <w:rPr>
          <w:rFonts w:eastAsia="Times New Roman"/>
          <w:i/>
          <w:sz w:val="24"/>
          <w:szCs w:val="24"/>
        </w:rPr>
        <w:t xml:space="preserve">   </w:t>
      </w:r>
      <w:r w:rsidRPr="000955B6">
        <w:rPr>
          <w:rFonts w:eastAsia="Times New Roman"/>
          <w:i/>
          <w:sz w:val="24"/>
          <w:szCs w:val="24"/>
        </w:rPr>
        <w:t xml:space="preserve"> </w:t>
      </w:r>
      <w:r w:rsidRPr="000955B6">
        <w:rPr>
          <w:rFonts w:eastAsia="Times New Roman"/>
          <w:i/>
          <w:sz w:val="24"/>
          <w:szCs w:val="24"/>
        </w:rPr>
        <w:tab/>
      </w:r>
      <w:r>
        <w:rPr>
          <w:rFonts w:eastAsia="Times New Roman"/>
          <w:i/>
          <w:sz w:val="24"/>
          <w:szCs w:val="24"/>
        </w:rPr>
        <w:t xml:space="preserve">   </w:t>
      </w:r>
      <w:r w:rsidRPr="003B74A5">
        <w:rPr>
          <w:rFonts w:eastAsia="Times New Roman"/>
          <w:b/>
          <w:i/>
          <w:sz w:val="24"/>
          <w:szCs w:val="24"/>
        </w:rPr>
        <w:t xml:space="preserve">  </w:t>
      </w:r>
    </w:p>
    <w:p w14:paraId="0864D785" w14:textId="77777777" w:rsidR="00BD269D" w:rsidRDefault="00BD269D" w:rsidP="00BD269D">
      <w:pPr>
        <w:spacing w:after="0" w:line="240" w:lineRule="auto"/>
        <w:jc w:val="both"/>
        <w:rPr>
          <w:rFonts w:eastAsia="Times New Roman"/>
          <w:i/>
          <w:sz w:val="24"/>
          <w:szCs w:val="24"/>
        </w:rPr>
      </w:pPr>
      <w:r w:rsidRPr="003B74A5">
        <w:rPr>
          <w:rFonts w:eastAsia="Times New Roman"/>
          <w:i/>
          <w:sz w:val="24"/>
          <w:szCs w:val="24"/>
        </w:rPr>
        <w:t xml:space="preserve"> </w:t>
      </w:r>
      <w:r>
        <w:rPr>
          <w:rFonts w:eastAsia="Times New Roman"/>
          <w:i/>
          <w:sz w:val="24"/>
          <w:szCs w:val="24"/>
        </w:rPr>
        <w:tab/>
      </w:r>
      <w:r w:rsidRPr="003B74A5">
        <w:rPr>
          <w:rFonts w:eastAsia="Times New Roman"/>
          <w:i/>
          <w:sz w:val="24"/>
          <w:szCs w:val="24"/>
        </w:rPr>
        <w:t>My life today is completely the opposite of my mother’s, for one reason</w:t>
      </w:r>
      <w:r>
        <w:rPr>
          <w:rFonts w:eastAsia="Times New Roman"/>
          <w:i/>
          <w:sz w:val="24"/>
          <w:szCs w:val="24"/>
        </w:rPr>
        <w:t>… the Lord Jesus Christ! I</w:t>
      </w:r>
      <w:r w:rsidRPr="003B74A5">
        <w:rPr>
          <w:rFonts w:eastAsia="Times New Roman"/>
          <w:i/>
          <w:sz w:val="24"/>
          <w:szCs w:val="24"/>
        </w:rPr>
        <w:t xml:space="preserve">f it weren’t for Jesus, </w:t>
      </w:r>
      <w:r>
        <w:rPr>
          <w:rFonts w:eastAsia="Times New Roman"/>
          <w:i/>
          <w:sz w:val="24"/>
          <w:szCs w:val="24"/>
        </w:rPr>
        <w:t xml:space="preserve">I’m fairly certain, I </w:t>
      </w:r>
      <w:r w:rsidRPr="003B74A5">
        <w:rPr>
          <w:rFonts w:eastAsia="Times New Roman"/>
          <w:i/>
          <w:sz w:val="24"/>
          <w:szCs w:val="24"/>
        </w:rPr>
        <w:t>would be the town drunk</w:t>
      </w:r>
      <w:r>
        <w:rPr>
          <w:rFonts w:eastAsia="Times New Roman"/>
          <w:i/>
          <w:sz w:val="24"/>
          <w:szCs w:val="24"/>
        </w:rPr>
        <w:t>!</w:t>
      </w:r>
      <w:r w:rsidRPr="003B74A5">
        <w:rPr>
          <w:rFonts w:eastAsia="Times New Roman"/>
          <w:i/>
          <w:sz w:val="24"/>
          <w:szCs w:val="24"/>
        </w:rPr>
        <w:t xml:space="preserve">  </w:t>
      </w:r>
      <w:r>
        <w:rPr>
          <w:rFonts w:eastAsia="Times New Roman"/>
          <w:i/>
          <w:sz w:val="24"/>
          <w:szCs w:val="24"/>
        </w:rPr>
        <w:t>But b</w:t>
      </w:r>
      <w:r w:rsidRPr="003B74A5">
        <w:rPr>
          <w:rFonts w:eastAsia="Times New Roman"/>
          <w:i/>
          <w:sz w:val="24"/>
          <w:szCs w:val="24"/>
        </w:rPr>
        <w:t xml:space="preserve">ecause He saved me, I can hold my head up and walk in </w:t>
      </w:r>
      <w:r>
        <w:rPr>
          <w:rFonts w:eastAsia="Times New Roman"/>
          <w:i/>
          <w:sz w:val="24"/>
          <w:szCs w:val="24"/>
        </w:rPr>
        <w:t>H</w:t>
      </w:r>
      <w:r w:rsidRPr="003B74A5">
        <w:rPr>
          <w:rFonts w:eastAsia="Times New Roman"/>
          <w:i/>
          <w:sz w:val="24"/>
          <w:szCs w:val="24"/>
        </w:rPr>
        <w:t>is grace all the way home</w:t>
      </w:r>
      <w:r>
        <w:rPr>
          <w:rFonts w:eastAsia="Times New Roman"/>
          <w:i/>
          <w:sz w:val="24"/>
          <w:szCs w:val="24"/>
        </w:rPr>
        <w:t xml:space="preserve"> till I get to my Father’s house. </w:t>
      </w:r>
      <w:r w:rsidRPr="003B74A5">
        <w:rPr>
          <w:rFonts w:eastAsia="Times New Roman"/>
          <w:i/>
          <w:sz w:val="24"/>
          <w:szCs w:val="24"/>
        </w:rPr>
        <w:t xml:space="preserve"> </w:t>
      </w:r>
      <w:r>
        <w:rPr>
          <w:rFonts w:eastAsia="Times New Roman"/>
          <w:i/>
          <w:sz w:val="24"/>
          <w:szCs w:val="24"/>
        </w:rPr>
        <w:t>And</w:t>
      </w:r>
      <w:r w:rsidRPr="003B74A5">
        <w:rPr>
          <w:rFonts w:eastAsia="Times New Roman"/>
          <w:i/>
          <w:sz w:val="24"/>
          <w:szCs w:val="24"/>
        </w:rPr>
        <w:t xml:space="preserve"> best of al</w:t>
      </w:r>
      <w:r>
        <w:rPr>
          <w:rFonts w:eastAsia="Times New Roman"/>
          <w:i/>
          <w:sz w:val="24"/>
          <w:szCs w:val="24"/>
        </w:rPr>
        <w:t>l,</w:t>
      </w:r>
      <w:r w:rsidRPr="003B74A5">
        <w:rPr>
          <w:rFonts w:eastAsia="Times New Roman"/>
          <w:i/>
          <w:sz w:val="24"/>
          <w:szCs w:val="24"/>
        </w:rPr>
        <w:t xml:space="preserve"> my children and grandchildren and great grandchildren will have a Chri</w:t>
      </w:r>
      <w:r>
        <w:rPr>
          <w:rFonts w:eastAsia="Times New Roman"/>
          <w:i/>
          <w:sz w:val="24"/>
          <w:szCs w:val="24"/>
        </w:rPr>
        <w:t xml:space="preserve">stian legacy.  </w:t>
      </w:r>
    </w:p>
    <w:p w14:paraId="1FACB274" w14:textId="77777777" w:rsidR="00BD269D" w:rsidRPr="003B74A5" w:rsidRDefault="00BD269D" w:rsidP="00BD269D">
      <w:pPr>
        <w:spacing w:after="0" w:line="240" w:lineRule="auto"/>
        <w:ind w:firstLine="720"/>
        <w:jc w:val="both"/>
        <w:rPr>
          <w:rFonts w:eastAsia="Times New Roman"/>
          <w:i/>
          <w:sz w:val="24"/>
          <w:szCs w:val="24"/>
        </w:rPr>
      </w:pPr>
      <w:r>
        <w:rPr>
          <w:rFonts w:eastAsia="Times New Roman"/>
          <w:i/>
          <w:sz w:val="24"/>
          <w:szCs w:val="24"/>
        </w:rPr>
        <w:t xml:space="preserve"> </w:t>
      </w:r>
      <w:r w:rsidRPr="003B74A5">
        <w:rPr>
          <w:rFonts w:eastAsia="Times New Roman"/>
          <w:i/>
          <w:sz w:val="24"/>
          <w:szCs w:val="24"/>
        </w:rPr>
        <w:t xml:space="preserve">Our study of the book of Ephesians </w:t>
      </w:r>
      <w:r>
        <w:rPr>
          <w:rFonts w:eastAsia="Times New Roman"/>
          <w:i/>
          <w:sz w:val="24"/>
          <w:szCs w:val="24"/>
        </w:rPr>
        <w:t>has reminded me of how very blessed I am to be adopted by God my Father. His Word is</w:t>
      </w:r>
      <w:r w:rsidRPr="003B74A5">
        <w:rPr>
          <w:rFonts w:eastAsia="Times New Roman"/>
          <w:i/>
          <w:sz w:val="24"/>
          <w:szCs w:val="24"/>
        </w:rPr>
        <w:t xml:space="preserve"> personal</w:t>
      </w:r>
      <w:r>
        <w:rPr>
          <w:rFonts w:eastAsia="Times New Roman"/>
          <w:i/>
          <w:sz w:val="24"/>
          <w:szCs w:val="24"/>
        </w:rPr>
        <w:t xml:space="preserve"> and healing</w:t>
      </w:r>
      <w:r w:rsidRPr="003B74A5">
        <w:rPr>
          <w:rFonts w:eastAsia="Times New Roman"/>
          <w:i/>
          <w:sz w:val="24"/>
          <w:szCs w:val="24"/>
        </w:rPr>
        <w:t xml:space="preserve"> </w:t>
      </w:r>
      <w:r>
        <w:rPr>
          <w:rFonts w:eastAsia="Times New Roman"/>
          <w:i/>
          <w:sz w:val="24"/>
          <w:szCs w:val="24"/>
        </w:rPr>
        <w:t xml:space="preserve">to </w:t>
      </w:r>
      <w:r w:rsidRPr="003B74A5">
        <w:rPr>
          <w:rFonts w:eastAsia="Times New Roman"/>
          <w:i/>
          <w:sz w:val="24"/>
          <w:szCs w:val="24"/>
        </w:rPr>
        <w:t>me</w:t>
      </w:r>
      <w:r>
        <w:rPr>
          <w:rFonts w:eastAsia="Times New Roman"/>
          <w:i/>
          <w:sz w:val="24"/>
          <w:szCs w:val="24"/>
        </w:rPr>
        <w:t xml:space="preserve">, and </w:t>
      </w:r>
      <w:r w:rsidRPr="003B74A5">
        <w:rPr>
          <w:rFonts w:eastAsia="Times New Roman"/>
          <w:i/>
          <w:sz w:val="24"/>
          <w:szCs w:val="24"/>
        </w:rPr>
        <w:t>it can be for anyone who has suffered the sting of someone else’s sin</w:t>
      </w:r>
      <w:r>
        <w:rPr>
          <w:rFonts w:eastAsia="Times New Roman"/>
          <w:i/>
          <w:sz w:val="24"/>
          <w:szCs w:val="24"/>
        </w:rPr>
        <w:t>. To the praise of His Glorious Name, I’ve been healed by the love of my Father!</w:t>
      </w:r>
      <w:r w:rsidRPr="003B74A5">
        <w:rPr>
          <w:rFonts w:eastAsia="Times New Roman"/>
          <w:i/>
          <w:sz w:val="24"/>
          <w:szCs w:val="24"/>
        </w:rPr>
        <w:t xml:space="preserve"> </w:t>
      </w:r>
    </w:p>
    <w:p w14:paraId="3F46DB44" w14:textId="77777777" w:rsidR="00BD269D" w:rsidRPr="003B74A5" w:rsidRDefault="00BD269D" w:rsidP="00BD269D">
      <w:pPr>
        <w:spacing w:after="0" w:line="240" w:lineRule="auto"/>
        <w:rPr>
          <w:rFonts w:eastAsia="Times New Roman"/>
          <w:b/>
          <w:i/>
          <w:sz w:val="24"/>
          <w:szCs w:val="24"/>
        </w:rPr>
      </w:pPr>
    </w:p>
    <w:p w14:paraId="1C56925A" w14:textId="77777777" w:rsidR="00BD269D" w:rsidRPr="003B74A5" w:rsidRDefault="00BD269D" w:rsidP="00BD269D">
      <w:pPr>
        <w:spacing w:after="0" w:line="240" w:lineRule="auto"/>
        <w:jc w:val="center"/>
        <w:rPr>
          <w:rFonts w:eastAsia="Times New Roman"/>
          <w:b/>
          <w:i/>
          <w:sz w:val="24"/>
          <w:szCs w:val="24"/>
        </w:rPr>
      </w:pPr>
      <w:r w:rsidRPr="003B74A5">
        <w:rPr>
          <w:rFonts w:eastAsia="Times New Roman"/>
          <w:b/>
          <w:i/>
          <w:sz w:val="24"/>
          <w:szCs w:val="24"/>
        </w:rPr>
        <w:t>Joel 2:25 (MSG)</w:t>
      </w:r>
    </w:p>
    <w:p w14:paraId="40394795" w14:textId="77777777" w:rsidR="00BD269D" w:rsidRPr="003B74A5" w:rsidRDefault="00BD269D" w:rsidP="00BD269D">
      <w:pPr>
        <w:spacing w:after="0" w:line="240" w:lineRule="auto"/>
        <w:jc w:val="center"/>
        <w:rPr>
          <w:rFonts w:eastAsia="Times New Roman"/>
          <w:b/>
          <w:i/>
          <w:sz w:val="24"/>
          <w:szCs w:val="24"/>
        </w:rPr>
      </w:pPr>
      <w:r w:rsidRPr="003B74A5">
        <w:rPr>
          <w:rFonts w:eastAsia="Times New Roman"/>
          <w:b/>
          <w:i/>
          <w:sz w:val="24"/>
          <w:szCs w:val="24"/>
        </w:rPr>
        <w:t xml:space="preserve">“I’ll make up for the years of the locust, the great locust devastation— Locusts savage, locusts deadly, fierce locusts, locusts of doom, that great locust invasion I sent your way. You’ll eat your fill of good food. You’ll be full of praises to your God, The God who has set you back on your heels in wonder. Never again will my people be despised. You’ll know without question that I’m in the thick of life with Israel, That I’m your God, yes, </w:t>
      </w:r>
      <w:r w:rsidRPr="003B74A5">
        <w:rPr>
          <w:rFonts w:eastAsia="Times New Roman"/>
          <w:b/>
          <w:i/>
          <w:iCs/>
          <w:sz w:val="24"/>
          <w:szCs w:val="24"/>
        </w:rPr>
        <w:t>your</w:t>
      </w:r>
      <w:r w:rsidRPr="003B74A5">
        <w:rPr>
          <w:rFonts w:eastAsia="Times New Roman"/>
          <w:b/>
          <w:i/>
          <w:sz w:val="24"/>
          <w:szCs w:val="24"/>
        </w:rPr>
        <w:t xml:space="preserve"> God, the one and only real God. Never again will my people be despised.”  </w:t>
      </w:r>
    </w:p>
    <w:p w14:paraId="707C0481" w14:textId="77777777" w:rsidR="00BD269D" w:rsidRDefault="00BD269D" w:rsidP="00BD269D">
      <w:pPr>
        <w:spacing w:after="0" w:line="240" w:lineRule="auto"/>
        <w:jc w:val="center"/>
        <w:rPr>
          <w:rFonts w:eastAsia="Times New Roman"/>
          <w:b/>
          <w:i/>
          <w:sz w:val="24"/>
          <w:szCs w:val="24"/>
        </w:rPr>
      </w:pPr>
    </w:p>
    <w:p w14:paraId="60C5BFD9" w14:textId="77777777" w:rsidR="00BD269D" w:rsidRDefault="00BD269D" w:rsidP="00BD269D">
      <w:pPr>
        <w:spacing w:after="0" w:line="240" w:lineRule="auto"/>
        <w:ind w:firstLine="720"/>
        <w:jc w:val="both"/>
        <w:rPr>
          <w:sz w:val="24"/>
          <w:szCs w:val="24"/>
        </w:rPr>
      </w:pPr>
      <w:r w:rsidRPr="00696088">
        <w:rPr>
          <w:rFonts w:eastAsia="Times New Roman"/>
          <w:sz w:val="24"/>
          <w:szCs w:val="24"/>
        </w:rPr>
        <w:t>Joney</w:t>
      </w:r>
      <w:r>
        <w:rPr>
          <w:rFonts w:eastAsia="Times New Roman"/>
          <w:sz w:val="24"/>
          <w:szCs w:val="24"/>
        </w:rPr>
        <w:t>’s story is not that uncommon is it? But you know what? There’s no such thing as perfect parents, perfect children or perfect families! Can we just be honest and admit it? We’re all broken</w:t>
      </w:r>
      <w:r>
        <w:rPr>
          <w:sz w:val="24"/>
          <w:szCs w:val="24"/>
        </w:rPr>
        <w:t>! There has never been an</w:t>
      </w:r>
      <w:r w:rsidRPr="003441F6">
        <w:rPr>
          <w:sz w:val="24"/>
          <w:szCs w:val="24"/>
        </w:rPr>
        <w:t xml:space="preserve"> </w:t>
      </w:r>
      <w:r>
        <w:rPr>
          <w:sz w:val="24"/>
          <w:szCs w:val="24"/>
        </w:rPr>
        <w:t xml:space="preserve">earthly mother or father who could fill the shoes of God. They weren’t meant to. So, when we try to make “little gods” out of people, they will inevitably let us down. And when they do, as Joney testified, God can use this hunger and thirst for love to show us something is missing.  </w:t>
      </w:r>
    </w:p>
    <w:p w14:paraId="1D5DD2C2" w14:textId="77777777" w:rsidR="00BD269D" w:rsidRPr="003B74A5" w:rsidRDefault="00BD269D" w:rsidP="00BD269D">
      <w:pPr>
        <w:spacing w:after="0" w:line="240" w:lineRule="auto"/>
        <w:jc w:val="center"/>
        <w:rPr>
          <w:rFonts w:eastAsia="Times New Roman"/>
          <w:i/>
          <w:sz w:val="24"/>
          <w:szCs w:val="24"/>
        </w:rPr>
      </w:pPr>
      <w:r w:rsidRPr="003B74A5">
        <w:rPr>
          <w:rFonts w:eastAsia="Times New Roman"/>
          <w:b/>
          <w:i/>
          <w:sz w:val="24"/>
          <w:szCs w:val="24"/>
        </w:rPr>
        <w:t>Isaiah 48:10</w:t>
      </w:r>
      <w:r>
        <w:rPr>
          <w:rFonts w:eastAsia="Times New Roman"/>
          <w:b/>
          <w:i/>
          <w:sz w:val="24"/>
          <w:szCs w:val="24"/>
        </w:rPr>
        <w:t xml:space="preserve"> (KJV)</w:t>
      </w:r>
    </w:p>
    <w:p w14:paraId="336B17AC" w14:textId="77777777" w:rsidR="00BD269D" w:rsidRDefault="00BD269D" w:rsidP="00BD269D">
      <w:pPr>
        <w:spacing w:after="0" w:line="240" w:lineRule="auto"/>
        <w:jc w:val="center"/>
        <w:rPr>
          <w:rFonts w:eastAsia="Times New Roman"/>
          <w:b/>
          <w:i/>
          <w:sz w:val="24"/>
          <w:szCs w:val="24"/>
        </w:rPr>
      </w:pPr>
      <w:r w:rsidRPr="003B74A5">
        <w:rPr>
          <w:rFonts w:eastAsia="Times New Roman"/>
          <w:b/>
          <w:i/>
          <w:sz w:val="24"/>
          <w:szCs w:val="24"/>
        </w:rPr>
        <w:t xml:space="preserve">Behold, I have refined thee, but not with silver; I have chosen thee in the furnace of </w:t>
      </w:r>
      <w:r w:rsidRPr="003B74A5">
        <w:rPr>
          <w:rFonts w:eastAsia="Times New Roman"/>
          <w:b/>
          <w:bCs/>
          <w:i/>
          <w:sz w:val="24"/>
          <w:szCs w:val="24"/>
        </w:rPr>
        <w:t>affliction</w:t>
      </w:r>
      <w:r w:rsidRPr="003B74A5">
        <w:rPr>
          <w:rFonts w:eastAsia="Times New Roman"/>
          <w:b/>
          <w:i/>
          <w:sz w:val="24"/>
          <w:szCs w:val="24"/>
        </w:rPr>
        <w:t>.</w:t>
      </w:r>
    </w:p>
    <w:p w14:paraId="2E77E7FE" w14:textId="77777777" w:rsidR="00BD269D" w:rsidRPr="003B74A5" w:rsidRDefault="00BD269D" w:rsidP="00BD269D">
      <w:pPr>
        <w:spacing w:after="0" w:line="240" w:lineRule="auto"/>
        <w:jc w:val="center"/>
        <w:rPr>
          <w:rFonts w:eastAsia="Times New Roman"/>
          <w:b/>
          <w:i/>
          <w:sz w:val="24"/>
          <w:szCs w:val="24"/>
        </w:rPr>
      </w:pPr>
      <w:r>
        <w:rPr>
          <w:rFonts w:eastAsia="Times New Roman"/>
          <w:b/>
          <w:i/>
          <w:sz w:val="24"/>
          <w:szCs w:val="24"/>
        </w:rPr>
        <w:t xml:space="preserve"> </w:t>
      </w:r>
    </w:p>
    <w:p w14:paraId="490BD231" w14:textId="77777777" w:rsidR="00BD269D" w:rsidRDefault="00BD269D" w:rsidP="00BD269D">
      <w:pPr>
        <w:ind w:firstLine="720"/>
        <w:jc w:val="both"/>
        <w:rPr>
          <w:sz w:val="24"/>
          <w:szCs w:val="24"/>
        </w:rPr>
      </w:pPr>
      <w:r>
        <w:rPr>
          <w:sz w:val="24"/>
          <w:szCs w:val="24"/>
        </w:rPr>
        <w:t>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w:t>
      </w:r>
    </w:p>
    <w:p w14:paraId="658B7040" w14:textId="77777777" w:rsidR="00BD269D" w:rsidRPr="00DE30C0" w:rsidRDefault="00BD269D" w:rsidP="00BD269D">
      <w:pPr>
        <w:pStyle w:val="ListParagraph"/>
        <w:ind w:left="0"/>
        <w:jc w:val="center"/>
        <w:rPr>
          <w:b/>
          <w:i/>
          <w:sz w:val="24"/>
        </w:rPr>
      </w:pPr>
      <w:r w:rsidRPr="5897EC05">
        <w:rPr>
          <w:b/>
          <w:bCs/>
          <w:i/>
          <w:iCs/>
          <w:sz w:val="24"/>
          <w:szCs w:val="24"/>
        </w:rPr>
        <w:t>Psalm</w:t>
      </w:r>
      <w:r>
        <w:rPr>
          <w:b/>
          <w:bCs/>
          <w:i/>
          <w:iCs/>
          <w:sz w:val="24"/>
          <w:szCs w:val="24"/>
        </w:rPr>
        <w:t>s</w:t>
      </w:r>
      <w:r w:rsidRPr="5897EC05">
        <w:rPr>
          <w:b/>
          <w:bCs/>
          <w:i/>
          <w:iCs/>
          <w:sz w:val="24"/>
          <w:szCs w:val="24"/>
        </w:rPr>
        <w:t xml:space="preserve"> 45:10-11 (NASB)</w:t>
      </w:r>
    </w:p>
    <w:p w14:paraId="315E27E9" w14:textId="77777777" w:rsidR="00BD269D" w:rsidRDefault="00BD269D" w:rsidP="00BD269D">
      <w:pPr>
        <w:ind w:firstLine="720"/>
        <w:jc w:val="both"/>
        <w:rPr>
          <w:sz w:val="24"/>
          <w:szCs w:val="24"/>
        </w:rPr>
      </w:pPr>
      <w:r w:rsidRPr="5897EC05">
        <w:rPr>
          <w:b/>
          <w:bCs/>
          <w:i/>
          <w:iCs/>
          <w:sz w:val="24"/>
          <w:szCs w:val="24"/>
        </w:rPr>
        <w:t>Listen O daughter, give attention and incline your ear: Forget your people and your father’s house; then the King will desire your beauty. Because He is your LORD, bow down to Him</w:t>
      </w:r>
    </w:p>
    <w:p w14:paraId="042DD543" w14:textId="77777777" w:rsidR="00BD269D" w:rsidRDefault="00BD269D" w:rsidP="00BD269D">
      <w:pPr>
        <w:ind w:firstLine="720"/>
        <w:jc w:val="both"/>
        <w:rPr>
          <w:sz w:val="24"/>
          <w:szCs w:val="24"/>
        </w:rPr>
      </w:pPr>
      <w:r>
        <w:rPr>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 “</w:t>
      </w:r>
      <w:r w:rsidRPr="006D4C9D">
        <w:rPr>
          <w:rStyle w:val="verse-text"/>
          <w:i/>
          <w:sz w:val="24"/>
          <w:szCs w:val="24"/>
          <w:lang w:val="en"/>
        </w:rPr>
        <w:t>Hear, O daughter, and consider, and incline your ear: forget your people and your father’s house, and the king will desire your beauty. Since he is your lord, bow to him.</w:t>
      </w:r>
      <w:r>
        <w:rPr>
          <w:rStyle w:val="verse-text"/>
          <w:lang w:val="en"/>
        </w:rPr>
        <w:t xml:space="preserve"> Psalms 45:10-11 (ESV)</w:t>
      </w:r>
    </w:p>
    <w:p w14:paraId="6D5B26FB" w14:textId="77777777" w:rsidR="00BD269D" w:rsidRPr="007717A3" w:rsidRDefault="00BD269D" w:rsidP="00BD269D">
      <w:pPr>
        <w:spacing w:after="0" w:line="240" w:lineRule="auto"/>
        <w:ind w:firstLine="720"/>
        <w:jc w:val="both"/>
        <w:rPr>
          <w:rFonts w:eastAsia="Times New Roman"/>
          <w:i/>
          <w:sz w:val="24"/>
          <w:szCs w:val="24"/>
        </w:rPr>
      </w:pPr>
      <w:r w:rsidRPr="00D401B8">
        <w:rPr>
          <w:rFonts w:eastAsia="Times New Roman"/>
          <w:sz w:val="24"/>
          <w:szCs w:val="24"/>
        </w:rPr>
        <w:t>This song by Chris Tomlin</w:t>
      </w:r>
      <w:r>
        <w:rPr>
          <w:rFonts w:eastAsia="Times New Roman"/>
          <w:sz w:val="24"/>
          <w:szCs w:val="24"/>
        </w:rPr>
        <w:t>, is a fitting conclusion to this lesson. I</w:t>
      </w:r>
      <w:r w:rsidRPr="00D401B8">
        <w:rPr>
          <w:rFonts w:eastAsia="Times New Roman"/>
          <w:sz w:val="24"/>
          <w:szCs w:val="24"/>
        </w:rPr>
        <w:t xml:space="preserve"> hope </w:t>
      </w:r>
      <w:r>
        <w:rPr>
          <w:rFonts w:eastAsia="Times New Roman"/>
          <w:sz w:val="24"/>
          <w:szCs w:val="24"/>
        </w:rPr>
        <w:t>these</w:t>
      </w:r>
      <w:r w:rsidRPr="00D401B8">
        <w:rPr>
          <w:rFonts w:eastAsia="Times New Roman"/>
          <w:sz w:val="24"/>
          <w:szCs w:val="24"/>
        </w:rPr>
        <w:t xml:space="preserve"> lyrics will serve to convince you that God is the </w:t>
      </w:r>
      <w:r>
        <w:rPr>
          <w:rFonts w:eastAsia="Times New Roman"/>
          <w:sz w:val="24"/>
          <w:szCs w:val="24"/>
        </w:rPr>
        <w:t xml:space="preserve">perfect </w:t>
      </w:r>
      <w:r w:rsidRPr="00D401B8">
        <w:rPr>
          <w:rFonts w:eastAsia="Times New Roman"/>
          <w:sz w:val="24"/>
          <w:szCs w:val="24"/>
        </w:rPr>
        <w:t>Father</w:t>
      </w:r>
      <w:r>
        <w:rPr>
          <w:rFonts w:eastAsia="Times New Roman"/>
          <w:sz w:val="24"/>
          <w:szCs w:val="24"/>
        </w:rPr>
        <w:t xml:space="preserve">. In fact, He is the Daddy of our dreams. We are not fatherless. We never have been - we just never Knew Who He was. </w:t>
      </w:r>
      <w:r w:rsidRPr="00D401B8">
        <w:rPr>
          <w:rFonts w:eastAsia="Times New Roman"/>
          <w:sz w:val="24"/>
          <w:szCs w:val="24"/>
        </w:rPr>
        <w:t xml:space="preserve">He loves </w:t>
      </w:r>
      <w:r>
        <w:rPr>
          <w:rFonts w:eastAsia="Times New Roman"/>
          <w:sz w:val="24"/>
          <w:szCs w:val="24"/>
        </w:rPr>
        <w:t xml:space="preserve">us, </w:t>
      </w:r>
      <w:r w:rsidRPr="00D401B8">
        <w:rPr>
          <w:rFonts w:eastAsia="Times New Roman"/>
          <w:sz w:val="24"/>
          <w:szCs w:val="24"/>
        </w:rPr>
        <w:t>know</w:t>
      </w:r>
      <w:r>
        <w:rPr>
          <w:rFonts w:eastAsia="Times New Roman"/>
          <w:sz w:val="24"/>
          <w:szCs w:val="24"/>
        </w:rPr>
        <w:t xml:space="preserve">s us personally and intimately…. He’s a good Father, but even more…. He’s our </w:t>
      </w:r>
      <w:r w:rsidRPr="007717A3">
        <w:rPr>
          <w:rFonts w:eastAsia="Times New Roman"/>
          <w:i/>
          <w:sz w:val="24"/>
          <w:szCs w:val="24"/>
        </w:rPr>
        <w:t>Daddy.</w:t>
      </w:r>
    </w:p>
    <w:p w14:paraId="5CF35B80" w14:textId="77777777" w:rsidR="00BD269D" w:rsidRDefault="00BD269D" w:rsidP="00BD269D">
      <w:pPr>
        <w:spacing w:after="0" w:line="240" w:lineRule="auto"/>
        <w:ind w:firstLine="720"/>
        <w:rPr>
          <w:rFonts w:eastAsia="Times New Roman"/>
          <w:sz w:val="24"/>
          <w:szCs w:val="24"/>
        </w:rPr>
      </w:pPr>
    </w:p>
    <w:p w14:paraId="7F0A2220" w14:textId="77777777" w:rsidR="00BD269D" w:rsidRDefault="00BD269D" w:rsidP="00BD269D">
      <w:pPr>
        <w:spacing w:after="0" w:line="240" w:lineRule="auto"/>
        <w:ind w:firstLine="720"/>
        <w:rPr>
          <w:rFonts w:eastAsia="Times New Roman"/>
          <w:sz w:val="24"/>
          <w:szCs w:val="24"/>
        </w:rPr>
      </w:pPr>
    </w:p>
    <w:p w14:paraId="42CC23A8" w14:textId="77777777" w:rsidR="00BD269D" w:rsidRDefault="00BD269D" w:rsidP="00BD269D">
      <w:pPr>
        <w:spacing w:after="0" w:line="240" w:lineRule="auto"/>
        <w:ind w:firstLine="720"/>
        <w:rPr>
          <w:rFonts w:eastAsia="Times New Roman"/>
          <w:sz w:val="24"/>
          <w:szCs w:val="24"/>
        </w:rPr>
      </w:pPr>
    </w:p>
    <w:p w14:paraId="3C5B56A4" w14:textId="77777777" w:rsidR="00BD269D" w:rsidRDefault="00BD269D" w:rsidP="00BD269D">
      <w:pPr>
        <w:spacing w:after="0" w:line="240" w:lineRule="auto"/>
        <w:ind w:firstLine="720"/>
        <w:rPr>
          <w:rFonts w:eastAsia="Times New Roman"/>
          <w:sz w:val="24"/>
          <w:szCs w:val="24"/>
        </w:rPr>
      </w:pPr>
    </w:p>
    <w:p w14:paraId="1717B77C" w14:textId="77777777" w:rsidR="00BD269D" w:rsidRDefault="00BD269D" w:rsidP="00BD269D">
      <w:pPr>
        <w:spacing w:after="0" w:line="240" w:lineRule="auto"/>
        <w:ind w:firstLine="720"/>
        <w:rPr>
          <w:rFonts w:eastAsia="Times New Roman"/>
          <w:sz w:val="24"/>
          <w:szCs w:val="24"/>
        </w:rPr>
      </w:pPr>
    </w:p>
    <w:p w14:paraId="03E6C4BA" w14:textId="77777777" w:rsidR="00BD269D" w:rsidRDefault="00BD269D" w:rsidP="00BD269D">
      <w:pPr>
        <w:spacing w:after="0" w:line="240" w:lineRule="auto"/>
        <w:ind w:firstLine="720"/>
        <w:rPr>
          <w:rFonts w:eastAsia="Times New Roman"/>
          <w:sz w:val="24"/>
          <w:szCs w:val="24"/>
        </w:rPr>
      </w:pPr>
    </w:p>
    <w:p w14:paraId="4715BB48" w14:textId="77777777" w:rsidR="00BD269D" w:rsidRPr="00D401B8" w:rsidRDefault="00BD269D" w:rsidP="00BD269D">
      <w:pPr>
        <w:spacing w:after="0" w:line="240" w:lineRule="auto"/>
        <w:jc w:val="center"/>
        <w:rPr>
          <w:rFonts w:eastAsia="Times New Roman"/>
          <w:sz w:val="24"/>
          <w:szCs w:val="24"/>
        </w:rPr>
      </w:pPr>
      <w:r w:rsidRPr="00D401B8">
        <w:rPr>
          <w:rFonts w:eastAsia="Times New Roman"/>
          <w:sz w:val="24"/>
          <w:szCs w:val="24"/>
        </w:rPr>
        <w:t>Chris Tomlin</w:t>
      </w:r>
    </w:p>
    <w:p w14:paraId="27BE9D56" w14:textId="77777777" w:rsidR="00BD269D" w:rsidRDefault="00BD269D" w:rsidP="00BD269D">
      <w:pPr>
        <w:spacing w:after="0" w:line="240" w:lineRule="auto"/>
        <w:jc w:val="center"/>
        <w:rPr>
          <w:rFonts w:eastAsia="Times New Roman"/>
          <w:sz w:val="24"/>
          <w:szCs w:val="24"/>
        </w:rPr>
      </w:pPr>
      <w:r>
        <w:rPr>
          <w:rFonts w:eastAsia="Times New Roman"/>
          <w:sz w:val="24"/>
          <w:szCs w:val="24"/>
        </w:rPr>
        <w:t>Good Good Father</w:t>
      </w:r>
    </w:p>
    <w:p w14:paraId="56A6C076" w14:textId="77777777" w:rsidR="00BD269D" w:rsidRDefault="00BD269D" w:rsidP="00BD269D">
      <w:pPr>
        <w:spacing w:after="0" w:line="240" w:lineRule="auto"/>
        <w:jc w:val="center"/>
        <w:rPr>
          <w:rFonts w:eastAsia="Times New Roman"/>
          <w:sz w:val="24"/>
          <w:szCs w:val="24"/>
        </w:rPr>
      </w:pPr>
    </w:p>
    <w:p w14:paraId="56324F00" w14:textId="77777777" w:rsidR="00BD269D" w:rsidRDefault="00BD269D" w:rsidP="00BD269D">
      <w:pPr>
        <w:spacing w:after="0" w:line="240" w:lineRule="auto"/>
        <w:jc w:val="center"/>
        <w:rPr>
          <w:rFonts w:ascii="Arial" w:hAnsi="Arial" w:cs="Arial"/>
          <w:color w:val="000000"/>
          <w:sz w:val="21"/>
          <w:szCs w:val="21"/>
          <w:lang w:val="en"/>
        </w:rPr>
      </w:pPr>
      <w:r>
        <w:rPr>
          <w:rFonts w:ascii="Arial" w:hAnsi="Arial" w:cs="Arial"/>
          <w:color w:val="000000"/>
          <w:sz w:val="21"/>
          <w:szCs w:val="21"/>
          <w:lang w:val="en"/>
        </w:rPr>
        <w:t>Oh, I've heard a thousand stories</w:t>
      </w:r>
      <w:r>
        <w:rPr>
          <w:rFonts w:ascii="Arial" w:hAnsi="Arial" w:cs="Arial"/>
          <w:color w:val="000000"/>
          <w:sz w:val="21"/>
          <w:szCs w:val="21"/>
          <w:lang w:val="en"/>
        </w:rPr>
        <w:br/>
        <w:t>Of what they think You're like</w:t>
      </w:r>
      <w:r>
        <w:rPr>
          <w:rFonts w:ascii="Arial" w:hAnsi="Arial" w:cs="Arial"/>
          <w:color w:val="000000"/>
          <w:sz w:val="21"/>
          <w:szCs w:val="21"/>
          <w:lang w:val="en"/>
        </w:rPr>
        <w:br/>
        <w:t>But I've heard the tender whisper</w:t>
      </w:r>
      <w:r>
        <w:rPr>
          <w:rFonts w:ascii="Arial" w:hAnsi="Arial" w:cs="Arial"/>
          <w:color w:val="000000"/>
          <w:sz w:val="21"/>
          <w:szCs w:val="21"/>
          <w:lang w:val="en"/>
        </w:rPr>
        <w:br/>
        <w:t>Of love in the dead of night</w:t>
      </w:r>
      <w:r>
        <w:rPr>
          <w:rFonts w:ascii="Arial" w:hAnsi="Arial" w:cs="Arial"/>
          <w:color w:val="000000"/>
          <w:sz w:val="21"/>
          <w:szCs w:val="21"/>
          <w:lang w:val="en"/>
        </w:rPr>
        <w:br/>
        <w:t>And You tell me that You're pleased</w:t>
      </w:r>
      <w:r>
        <w:rPr>
          <w:rFonts w:ascii="Arial" w:hAnsi="Arial" w:cs="Arial"/>
          <w:color w:val="000000"/>
          <w:sz w:val="21"/>
          <w:szCs w:val="21"/>
          <w:lang w:val="en"/>
        </w:rPr>
        <w:br/>
        <w:t>And that I'm never alone</w:t>
      </w:r>
      <w:r>
        <w:rPr>
          <w:rFonts w:ascii="Arial" w:hAnsi="Arial" w:cs="Arial"/>
          <w:color w:val="000000"/>
          <w:sz w:val="21"/>
          <w:szCs w:val="21"/>
          <w:lang w:val="en"/>
        </w:rPr>
        <w:br/>
      </w:r>
      <w:r>
        <w:rPr>
          <w:rFonts w:ascii="Arial" w:hAnsi="Arial" w:cs="Arial"/>
          <w:color w:val="000000"/>
          <w:sz w:val="21"/>
          <w:szCs w:val="21"/>
          <w:lang w:val="en"/>
        </w:rPr>
        <w:br/>
        <w:t>Chorus</w:t>
      </w:r>
      <w:r>
        <w:rPr>
          <w:rFonts w:ascii="Arial" w:hAnsi="Arial" w:cs="Arial"/>
          <w:color w:val="000000"/>
          <w:sz w:val="21"/>
          <w:szCs w:val="21"/>
          <w:lang w:val="en"/>
        </w:rPr>
        <w:br/>
        <w:t>You're a good good Father</w:t>
      </w:r>
      <w:r>
        <w:rPr>
          <w:rFonts w:ascii="Arial" w:hAnsi="Arial" w:cs="Arial"/>
          <w:color w:val="000000"/>
          <w:sz w:val="21"/>
          <w:szCs w:val="21"/>
          <w:lang w:val="en"/>
        </w:rPr>
        <w:br/>
        <w:t>It's who You are, it's who You are, it's who You are</w:t>
      </w:r>
      <w:r>
        <w:rPr>
          <w:rFonts w:ascii="Arial" w:hAnsi="Arial" w:cs="Arial"/>
          <w:color w:val="000000"/>
          <w:sz w:val="21"/>
          <w:szCs w:val="21"/>
          <w:lang w:val="en"/>
        </w:rPr>
        <w:br/>
        <w:t>And I'm loved by You</w:t>
      </w:r>
      <w:r>
        <w:rPr>
          <w:rFonts w:ascii="Arial" w:hAnsi="Arial" w:cs="Arial"/>
          <w:color w:val="000000"/>
          <w:sz w:val="21"/>
          <w:szCs w:val="21"/>
          <w:lang w:val="en"/>
        </w:rPr>
        <w:br/>
        <w:t>It's who I am, it's who I am, it's who I am</w:t>
      </w:r>
      <w:r>
        <w:rPr>
          <w:rFonts w:ascii="Arial" w:hAnsi="Arial" w:cs="Arial"/>
          <w:color w:val="000000"/>
          <w:sz w:val="21"/>
          <w:szCs w:val="21"/>
          <w:lang w:val="en"/>
        </w:rPr>
        <w:br/>
      </w:r>
      <w:r>
        <w:rPr>
          <w:rFonts w:ascii="Arial" w:hAnsi="Arial" w:cs="Arial"/>
          <w:color w:val="000000"/>
          <w:sz w:val="21"/>
          <w:szCs w:val="21"/>
          <w:lang w:val="en"/>
        </w:rPr>
        <w:br/>
        <w:t>Verse 2</w:t>
      </w:r>
      <w:r>
        <w:rPr>
          <w:rFonts w:ascii="Arial" w:hAnsi="Arial" w:cs="Arial"/>
          <w:color w:val="000000"/>
          <w:sz w:val="21"/>
          <w:szCs w:val="21"/>
          <w:lang w:val="en"/>
        </w:rPr>
        <w:br/>
        <w:t>Oh, and I've seen many searching</w:t>
      </w:r>
      <w:r>
        <w:rPr>
          <w:rFonts w:ascii="Arial" w:hAnsi="Arial" w:cs="Arial"/>
          <w:color w:val="000000"/>
          <w:sz w:val="21"/>
          <w:szCs w:val="21"/>
          <w:lang w:val="en"/>
        </w:rPr>
        <w:br/>
        <w:t>For answers far and wide</w:t>
      </w:r>
      <w:r>
        <w:rPr>
          <w:rFonts w:ascii="Arial" w:hAnsi="Arial" w:cs="Arial"/>
          <w:color w:val="000000"/>
          <w:sz w:val="21"/>
          <w:szCs w:val="21"/>
          <w:lang w:val="en"/>
        </w:rPr>
        <w:br/>
        <w:t>But I know we're all searching</w:t>
      </w:r>
      <w:r>
        <w:rPr>
          <w:rFonts w:ascii="Arial" w:hAnsi="Arial" w:cs="Arial"/>
          <w:color w:val="000000"/>
          <w:sz w:val="21"/>
          <w:szCs w:val="21"/>
          <w:lang w:val="en"/>
        </w:rPr>
        <w:br/>
        <w:t>For answers only You provide</w:t>
      </w:r>
      <w:r>
        <w:rPr>
          <w:rFonts w:ascii="Arial" w:hAnsi="Arial" w:cs="Arial"/>
          <w:color w:val="000000"/>
          <w:sz w:val="21"/>
          <w:szCs w:val="21"/>
          <w:lang w:val="en"/>
        </w:rPr>
        <w:br/>
        <w:t>‘Cause You know just what we need</w:t>
      </w:r>
      <w:r>
        <w:rPr>
          <w:rFonts w:ascii="Arial" w:hAnsi="Arial" w:cs="Arial"/>
          <w:color w:val="000000"/>
          <w:sz w:val="21"/>
          <w:szCs w:val="21"/>
          <w:lang w:val="en"/>
        </w:rPr>
        <w:br/>
        <w:t>Before we say a word</w:t>
      </w:r>
      <w:r>
        <w:rPr>
          <w:rFonts w:ascii="Arial" w:hAnsi="Arial" w:cs="Arial"/>
          <w:color w:val="000000"/>
          <w:sz w:val="21"/>
          <w:szCs w:val="21"/>
          <w:lang w:val="en"/>
        </w:rPr>
        <w:br/>
      </w:r>
      <w:r>
        <w:rPr>
          <w:rFonts w:ascii="Arial" w:hAnsi="Arial" w:cs="Arial"/>
          <w:color w:val="000000"/>
          <w:sz w:val="21"/>
          <w:szCs w:val="21"/>
          <w:lang w:val="en"/>
        </w:rPr>
        <w:br/>
        <w:t>Chorus</w:t>
      </w:r>
      <w:r>
        <w:rPr>
          <w:rFonts w:ascii="Arial" w:hAnsi="Arial" w:cs="Arial"/>
          <w:color w:val="000000"/>
          <w:sz w:val="21"/>
          <w:szCs w:val="21"/>
          <w:lang w:val="en"/>
        </w:rPr>
        <w:br/>
        <w:t>You're a good good Father</w:t>
      </w:r>
      <w:r>
        <w:rPr>
          <w:rFonts w:ascii="Arial" w:hAnsi="Arial" w:cs="Arial"/>
          <w:color w:val="000000"/>
          <w:sz w:val="21"/>
          <w:szCs w:val="21"/>
          <w:lang w:val="en"/>
        </w:rPr>
        <w:br/>
        <w:t>It's who You are, it's who You are, it's who You are</w:t>
      </w:r>
      <w:r>
        <w:rPr>
          <w:rFonts w:ascii="Arial" w:hAnsi="Arial" w:cs="Arial"/>
          <w:color w:val="000000"/>
          <w:sz w:val="21"/>
          <w:szCs w:val="21"/>
          <w:lang w:val="en"/>
        </w:rPr>
        <w:br/>
        <w:t>And I'm loved by You</w:t>
      </w:r>
      <w:r>
        <w:rPr>
          <w:rFonts w:ascii="Arial" w:hAnsi="Arial" w:cs="Arial"/>
          <w:color w:val="000000"/>
          <w:sz w:val="21"/>
          <w:szCs w:val="21"/>
          <w:lang w:val="en"/>
        </w:rPr>
        <w:br/>
        <w:t>It's who I am, it's who I am, it's who I am</w:t>
      </w:r>
      <w:r>
        <w:rPr>
          <w:rFonts w:ascii="Arial" w:hAnsi="Arial" w:cs="Arial"/>
          <w:color w:val="000000"/>
          <w:sz w:val="21"/>
          <w:szCs w:val="21"/>
          <w:lang w:val="en"/>
        </w:rPr>
        <w:br/>
      </w:r>
      <w:r>
        <w:rPr>
          <w:rFonts w:ascii="Arial" w:hAnsi="Arial" w:cs="Arial"/>
          <w:color w:val="000000"/>
          <w:sz w:val="21"/>
          <w:szCs w:val="21"/>
          <w:lang w:val="en"/>
        </w:rPr>
        <w:br/>
        <w:t>Bridge</w:t>
      </w:r>
      <w:r>
        <w:rPr>
          <w:rFonts w:ascii="Arial" w:hAnsi="Arial" w:cs="Arial"/>
          <w:color w:val="000000"/>
          <w:sz w:val="21"/>
          <w:szCs w:val="21"/>
          <w:lang w:val="en"/>
        </w:rPr>
        <w:br/>
        <w:t>Cause You are perfect in all of Your ways</w:t>
      </w:r>
      <w:r>
        <w:rPr>
          <w:rFonts w:ascii="Arial" w:hAnsi="Arial" w:cs="Arial"/>
          <w:color w:val="000000"/>
          <w:sz w:val="21"/>
          <w:szCs w:val="21"/>
          <w:lang w:val="en"/>
        </w:rPr>
        <w:br/>
        <w:t>You are perfect in all of Your ways</w:t>
      </w:r>
      <w:r>
        <w:rPr>
          <w:rFonts w:ascii="Arial" w:hAnsi="Arial" w:cs="Arial"/>
          <w:color w:val="000000"/>
          <w:sz w:val="21"/>
          <w:szCs w:val="21"/>
          <w:lang w:val="en"/>
        </w:rPr>
        <w:br/>
        <w:t>You are perfect in all of Your ways to us</w:t>
      </w:r>
      <w:r>
        <w:rPr>
          <w:rFonts w:ascii="Arial" w:hAnsi="Arial" w:cs="Arial"/>
          <w:color w:val="000000"/>
          <w:sz w:val="21"/>
          <w:szCs w:val="21"/>
          <w:lang w:val="en"/>
        </w:rPr>
        <w:br/>
      </w:r>
      <w:r>
        <w:rPr>
          <w:rFonts w:ascii="Arial" w:hAnsi="Arial" w:cs="Arial"/>
          <w:color w:val="000000"/>
          <w:sz w:val="21"/>
          <w:szCs w:val="21"/>
          <w:lang w:val="en"/>
        </w:rPr>
        <w:br/>
        <w:t>You are perfect in all of Your ways</w:t>
      </w:r>
      <w:r>
        <w:rPr>
          <w:rFonts w:ascii="Arial" w:hAnsi="Arial" w:cs="Arial"/>
          <w:color w:val="000000"/>
          <w:sz w:val="21"/>
          <w:szCs w:val="21"/>
          <w:lang w:val="en"/>
        </w:rPr>
        <w:br/>
        <w:t>Oh, You are perfect in all of Your ways</w:t>
      </w:r>
      <w:r>
        <w:rPr>
          <w:rFonts w:ascii="Arial" w:hAnsi="Arial" w:cs="Arial"/>
          <w:color w:val="000000"/>
          <w:sz w:val="21"/>
          <w:szCs w:val="21"/>
          <w:lang w:val="en"/>
        </w:rPr>
        <w:br/>
        <w:t>You are perfect in all of Your ways to us</w:t>
      </w:r>
      <w:r>
        <w:rPr>
          <w:rFonts w:ascii="Arial" w:hAnsi="Arial" w:cs="Arial"/>
          <w:color w:val="000000"/>
          <w:sz w:val="21"/>
          <w:szCs w:val="21"/>
          <w:lang w:val="en"/>
        </w:rPr>
        <w:br/>
      </w:r>
      <w:r>
        <w:rPr>
          <w:rFonts w:ascii="Arial" w:hAnsi="Arial" w:cs="Arial"/>
          <w:color w:val="000000"/>
          <w:sz w:val="21"/>
          <w:szCs w:val="21"/>
          <w:lang w:val="en"/>
        </w:rPr>
        <w:br/>
        <w:t>Oh, it's love so undeniable</w:t>
      </w:r>
      <w:r>
        <w:rPr>
          <w:rFonts w:ascii="Arial" w:hAnsi="Arial" w:cs="Arial"/>
          <w:color w:val="000000"/>
          <w:sz w:val="21"/>
          <w:szCs w:val="21"/>
          <w:lang w:val="en"/>
        </w:rPr>
        <w:br/>
        <w:t>I, I can hardly speak</w:t>
      </w:r>
      <w:r>
        <w:rPr>
          <w:rFonts w:ascii="Arial" w:hAnsi="Arial" w:cs="Arial"/>
          <w:color w:val="000000"/>
          <w:sz w:val="21"/>
          <w:szCs w:val="21"/>
          <w:lang w:val="en"/>
        </w:rPr>
        <w:br/>
        <w:t>Peace so unexplainable</w:t>
      </w:r>
      <w:r>
        <w:rPr>
          <w:rFonts w:ascii="Arial" w:hAnsi="Arial" w:cs="Arial"/>
          <w:color w:val="000000"/>
          <w:sz w:val="21"/>
          <w:szCs w:val="21"/>
          <w:lang w:val="en"/>
        </w:rPr>
        <w:br/>
        <w:t>I, I can hardly think</w:t>
      </w:r>
      <w:r>
        <w:rPr>
          <w:rFonts w:ascii="Arial" w:hAnsi="Arial" w:cs="Arial"/>
          <w:color w:val="000000"/>
          <w:sz w:val="21"/>
          <w:szCs w:val="21"/>
          <w:lang w:val="en"/>
        </w:rPr>
        <w:br/>
        <w:t>As You call me deeper still</w:t>
      </w:r>
      <w:r>
        <w:rPr>
          <w:rFonts w:ascii="Arial" w:hAnsi="Arial" w:cs="Arial"/>
          <w:color w:val="000000"/>
          <w:sz w:val="21"/>
          <w:szCs w:val="21"/>
          <w:lang w:val="en"/>
        </w:rPr>
        <w:br/>
        <w:t>As You call me deeper still</w:t>
      </w:r>
      <w:r>
        <w:rPr>
          <w:rFonts w:ascii="Arial" w:hAnsi="Arial" w:cs="Arial"/>
          <w:color w:val="000000"/>
          <w:sz w:val="21"/>
          <w:szCs w:val="21"/>
          <w:lang w:val="en"/>
        </w:rPr>
        <w:br/>
        <w:t>As You call me deeper still</w:t>
      </w:r>
      <w:r>
        <w:rPr>
          <w:rFonts w:ascii="Arial" w:hAnsi="Arial" w:cs="Arial"/>
          <w:color w:val="000000"/>
          <w:sz w:val="21"/>
          <w:szCs w:val="21"/>
          <w:lang w:val="en"/>
        </w:rPr>
        <w:br/>
        <w:t>Into love, love, love</w:t>
      </w:r>
      <w:r>
        <w:rPr>
          <w:rFonts w:ascii="Arial" w:hAnsi="Arial" w:cs="Arial"/>
          <w:color w:val="000000"/>
          <w:sz w:val="21"/>
          <w:szCs w:val="21"/>
          <w:lang w:val="en"/>
        </w:rPr>
        <w:br/>
      </w:r>
      <w:r>
        <w:rPr>
          <w:rFonts w:ascii="Arial" w:hAnsi="Arial" w:cs="Arial"/>
          <w:color w:val="000000"/>
          <w:sz w:val="21"/>
          <w:szCs w:val="21"/>
          <w:lang w:val="en"/>
        </w:rPr>
        <w:br/>
        <w:t>Chorus (x2)</w:t>
      </w:r>
      <w:r>
        <w:rPr>
          <w:rFonts w:ascii="Arial" w:hAnsi="Arial" w:cs="Arial"/>
          <w:color w:val="000000"/>
          <w:sz w:val="21"/>
          <w:szCs w:val="21"/>
          <w:lang w:val="en"/>
        </w:rPr>
        <w:br/>
        <w:t>You're a good good Father</w:t>
      </w:r>
      <w:r>
        <w:rPr>
          <w:rFonts w:ascii="Arial" w:hAnsi="Arial" w:cs="Arial"/>
          <w:color w:val="000000"/>
          <w:sz w:val="21"/>
          <w:szCs w:val="21"/>
          <w:lang w:val="en"/>
        </w:rPr>
        <w:br/>
        <w:t>It's who You are, it's who You are, it's who You are</w:t>
      </w:r>
      <w:r>
        <w:rPr>
          <w:rFonts w:ascii="Arial" w:hAnsi="Arial" w:cs="Arial"/>
          <w:color w:val="000000"/>
          <w:sz w:val="21"/>
          <w:szCs w:val="21"/>
          <w:lang w:val="en"/>
        </w:rPr>
        <w:br/>
        <w:t>And I'm loved by You</w:t>
      </w:r>
      <w:r>
        <w:rPr>
          <w:rFonts w:ascii="Arial" w:hAnsi="Arial" w:cs="Arial"/>
          <w:color w:val="000000"/>
          <w:sz w:val="21"/>
          <w:szCs w:val="21"/>
          <w:lang w:val="en"/>
        </w:rPr>
        <w:br/>
        <w:t>It's who I am, it's who I am, it's who I am</w:t>
      </w:r>
      <w:r>
        <w:rPr>
          <w:rFonts w:ascii="Arial" w:hAnsi="Arial" w:cs="Arial"/>
          <w:color w:val="000000"/>
          <w:sz w:val="21"/>
          <w:szCs w:val="21"/>
          <w:lang w:val="en"/>
        </w:rPr>
        <w:br/>
      </w:r>
      <w:r>
        <w:rPr>
          <w:rFonts w:ascii="Arial" w:hAnsi="Arial" w:cs="Arial"/>
          <w:color w:val="000000"/>
          <w:sz w:val="21"/>
          <w:szCs w:val="21"/>
          <w:lang w:val="en"/>
        </w:rPr>
        <w:br/>
        <w:t>Bridge 2</w:t>
      </w:r>
      <w:r>
        <w:rPr>
          <w:rFonts w:ascii="Arial" w:hAnsi="Arial" w:cs="Arial"/>
          <w:color w:val="000000"/>
          <w:sz w:val="21"/>
          <w:szCs w:val="21"/>
          <w:lang w:val="en"/>
        </w:rPr>
        <w:br/>
        <w:t>You're a good good Father</w:t>
      </w:r>
      <w:r>
        <w:rPr>
          <w:rFonts w:ascii="Arial" w:hAnsi="Arial" w:cs="Arial"/>
          <w:color w:val="000000"/>
          <w:sz w:val="21"/>
          <w:szCs w:val="21"/>
          <w:lang w:val="en"/>
        </w:rPr>
        <w:br/>
      </w:r>
      <w:r>
        <w:rPr>
          <w:rFonts w:ascii="Arial" w:hAnsi="Arial" w:cs="Arial"/>
          <w:color w:val="000000"/>
          <w:sz w:val="21"/>
          <w:szCs w:val="21"/>
          <w:lang w:val="en"/>
        </w:rPr>
        <w:br/>
        <w:t>You are perfect in all of Your ways</w:t>
      </w:r>
      <w:r>
        <w:rPr>
          <w:rFonts w:ascii="Arial" w:hAnsi="Arial" w:cs="Arial"/>
          <w:color w:val="000000"/>
          <w:sz w:val="21"/>
          <w:szCs w:val="21"/>
          <w:lang w:val="en"/>
        </w:rPr>
        <w:br/>
        <w:t>You are perfect in all of Your ways</w:t>
      </w:r>
      <w:r>
        <w:rPr>
          <w:rFonts w:ascii="Arial" w:hAnsi="Arial" w:cs="Arial"/>
          <w:color w:val="000000"/>
          <w:sz w:val="21"/>
          <w:szCs w:val="21"/>
          <w:lang w:val="en"/>
        </w:rPr>
        <w:br/>
        <w:t>You are perfect in all of Your ways</w:t>
      </w:r>
    </w:p>
    <w:p w14:paraId="630D8E90" w14:textId="77777777" w:rsidR="00BD269D" w:rsidRDefault="00BD269D" w:rsidP="00BD269D">
      <w:pPr>
        <w:spacing w:after="0" w:line="240" w:lineRule="auto"/>
        <w:jc w:val="center"/>
        <w:rPr>
          <w:rFonts w:ascii="Arial" w:hAnsi="Arial" w:cs="Arial"/>
          <w:color w:val="000000"/>
          <w:sz w:val="21"/>
          <w:szCs w:val="21"/>
          <w:lang w:val="en"/>
        </w:rPr>
      </w:pPr>
    </w:p>
    <w:p w14:paraId="1A2302CE" w14:textId="77777777" w:rsidR="00BD269D" w:rsidRDefault="00BD269D" w:rsidP="00BD269D">
      <w:pPr>
        <w:spacing w:after="160" w:line="259" w:lineRule="auto"/>
        <w:rPr>
          <w:rFonts w:asciiTheme="minorHAnsi" w:eastAsiaTheme="minorEastAsia" w:hAnsiTheme="minorHAnsi" w:cstheme="minorBidi"/>
          <w:b/>
          <w:bCs/>
          <w:sz w:val="32"/>
          <w:szCs w:val="28"/>
        </w:rPr>
      </w:pPr>
      <w:r>
        <w:br w:type="page"/>
      </w:r>
    </w:p>
    <w:p w14:paraId="4C2F602B" w14:textId="77777777" w:rsidR="00BD269D" w:rsidRDefault="00BD269D" w:rsidP="00BD269D">
      <w:pPr>
        <w:pStyle w:val="Heading2"/>
        <w:rPr>
          <w:sz w:val="24"/>
          <w:szCs w:val="24"/>
        </w:rPr>
      </w:pPr>
      <w:bookmarkStart w:id="49" w:name="_Toc443817438"/>
      <w:r>
        <w:t>D</w:t>
      </w:r>
      <w:r w:rsidRPr="5897EC05">
        <w:t xml:space="preserve">ISCUSSION QUESTIONS: </w:t>
      </w:r>
      <w:r w:rsidRPr="00FD692B">
        <w:rPr>
          <w:sz w:val="24"/>
          <w:szCs w:val="24"/>
        </w:rPr>
        <w:t>LET’S TALK ABOUT IT.</w:t>
      </w:r>
      <w:bookmarkEnd w:id="49"/>
    </w:p>
    <w:p w14:paraId="50892876" w14:textId="77777777" w:rsidR="00BD269D" w:rsidRPr="00310AD0" w:rsidRDefault="00BD269D" w:rsidP="00BD269D"/>
    <w:p w14:paraId="38E224B6" w14:textId="77777777" w:rsidR="00BD269D" w:rsidRDefault="00BD269D" w:rsidP="00BD269D">
      <w:pPr>
        <w:pStyle w:val="ListParagraph"/>
        <w:numPr>
          <w:ilvl w:val="0"/>
          <w:numId w:val="88"/>
        </w:numPr>
        <w:rPr>
          <w:sz w:val="24"/>
          <w:szCs w:val="24"/>
        </w:rPr>
      </w:pPr>
      <w:r w:rsidRPr="00696088">
        <w:rPr>
          <w:sz w:val="24"/>
          <w:szCs w:val="24"/>
        </w:rPr>
        <w:t>What does the name Father mean to you</w:t>
      </w:r>
      <w:r>
        <w:rPr>
          <w:sz w:val="24"/>
          <w:szCs w:val="24"/>
        </w:rPr>
        <w:t>, and h</w:t>
      </w:r>
      <w:r w:rsidRPr="00696088">
        <w:rPr>
          <w:sz w:val="24"/>
          <w:szCs w:val="24"/>
        </w:rPr>
        <w:t>ow do you feel about God being a Father?</w:t>
      </w:r>
      <w:r>
        <w:rPr>
          <w:sz w:val="24"/>
          <w:szCs w:val="24"/>
        </w:rPr>
        <w:t xml:space="preserve"> __________________________________________________________________________</w:t>
      </w:r>
    </w:p>
    <w:p w14:paraId="56A73EE5" w14:textId="77777777" w:rsidR="00BD269D" w:rsidRDefault="00BD269D" w:rsidP="00BD269D">
      <w:pPr>
        <w:pStyle w:val="ListParagraph"/>
        <w:numPr>
          <w:ilvl w:val="0"/>
          <w:numId w:val="88"/>
        </w:numPr>
        <w:rPr>
          <w:sz w:val="24"/>
          <w:szCs w:val="24"/>
        </w:rPr>
      </w:pPr>
      <w:r>
        <w:rPr>
          <w:sz w:val="24"/>
          <w:szCs w:val="24"/>
        </w:rPr>
        <w:t>Why is the role of Father so important? __________________________________________________________________________</w:t>
      </w:r>
    </w:p>
    <w:p w14:paraId="6924BCCB" w14:textId="77777777" w:rsidR="00BD269D" w:rsidRDefault="00BD269D" w:rsidP="00BD269D">
      <w:pPr>
        <w:pStyle w:val="ListParagraph"/>
        <w:numPr>
          <w:ilvl w:val="0"/>
          <w:numId w:val="88"/>
        </w:numPr>
        <w:rPr>
          <w:sz w:val="24"/>
          <w:szCs w:val="24"/>
        </w:rPr>
      </w:pPr>
      <w:r>
        <w:rPr>
          <w:sz w:val="24"/>
          <w:szCs w:val="24"/>
        </w:rPr>
        <w:t>Can you think of any ways society has diminished and dishonored fathers? __________________________________________________________________________</w:t>
      </w:r>
    </w:p>
    <w:p w14:paraId="416B9D46" w14:textId="77777777" w:rsidR="00BD269D" w:rsidRPr="00696088" w:rsidRDefault="00BD269D" w:rsidP="00BD269D">
      <w:pPr>
        <w:pStyle w:val="ListParagraph"/>
        <w:ind w:left="450"/>
        <w:rPr>
          <w:sz w:val="24"/>
          <w:szCs w:val="24"/>
        </w:rPr>
      </w:pPr>
    </w:p>
    <w:p w14:paraId="587D64FD" w14:textId="77777777" w:rsidR="00BD269D" w:rsidRPr="00BD532A" w:rsidRDefault="00BD269D" w:rsidP="00BD269D">
      <w:pPr>
        <w:pStyle w:val="ListParagraph"/>
        <w:numPr>
          <w:ilvl w:val="0"/>
          <w:numId w:val="88"/>
        </w:numPr>
        <w:rPr>
          <w:sz w:val="24"/>
          <w:szCs w:val="24"/>
        </w:rPr>
      </w:pPr>
      <w:r w:rsidRPr="5897EC05">
        <w:rPr>
          <w:sz w:val="24"/>
          <w:szCs w:val="24"/>
        </w:rPr>
        <w:t>Have you ever been selected</w:t>
      </w:r>
      <w:r>
        <w:rPr>
          <w:sz w:val="24"/>
          <w:szCs w:val="24"/>
        </w:rPr>
        <w:t xml:space="preserve"> to receive an award or honor? _________________________</w:t>
      </w:r>
    </w:p>
    <w:p w14:paraId="5D982097" w14:textId="77777777" w:rsidR="00BD269D" w:rsidRPr="00BD532A" w:rsidRDefault="00BD269D" w:rsidP="00BD269D">
      <w:pPr>
        <w:pStyle w:val="ListParagraph"/>
        <w:numPr>
          <w:ilvl w:val="0"/>
          <w:numId w:val="88"/>
        </w:numPr>
        <w:rPr>
          <w:sz w:val="24"/>
          <w:szCs w:val="24"/>
        </w:rPr>
      </w:pPr>
      <w:r w:rsidRPr="5897EC05">
        <w:rPr>
          <w:sz w:val="24"/>
          <w:szCs w:val="24"/>
        </w:rPr>
        <w:t xml:space="preserve">If you had siblings, did your parents seem to favor one over the others? If you were not the favorite, what emotions come to your mind? </w:t>
      </w:r>
      <w:r>
        <w:rPr>
          <w:sz w:val="24"/>
          <w:szCs w:val="24"/>
        </w:rPr>
        <w:t>_____________________________________</w:t>
      </w:r>
    </w:p>
    <w:p w14:paraId="3027232A" w14:textId="77777777" w:rsidR="00BD269D" w:rsidRPr="00BD532A" w:rsidRDefault="00BD269D" w:rsidP="00BD269D">
      <w:pPr>
        <w:pStyle w:val="ListParagraph"/>
        <w:numPr>
          <w:ilvl w:val="0"/>
          <w:numId w:val="88"/>
        </w:numPr>
        <w:rPr>
          <w:sz w:val="24"/>
          <w:szCs w:val="24"/>
        </w:rPr>
      </w:pPr>
      <w:r w:rsidRPr="5897EC05">
        <w:rPr>
          <w:sz w:val="24"/>
          <w:szCs w:val="24"/>
        </w:rPr>
        <w:t xml:space="preserve">When were we chosen by God the Father?  </w:t>
      </w:r>
      <w:r>
        <w:rPr>
          <w:sz w:val="24"/>
          <w:szCs w:val="24"/>
        </w:rPr>
        <w:t xml:space="preserve">Read </w:t>
      </w:r>
      <w:r w:rsidRPr="5897EC05">
        <w:rPr>
          <w:sz w:val="24"/>
          <w:szCs w:val="24"/>
        </w:rPr>
        <w:t>John 17:1-6, 23-26</w:t>
      </w:r>
      <w:r>
        <w:rPr>
          <w:sz w:val="24"/>
          <w:szCs w:val="24"/>
        </w:rPr>
        <w:t xml:space="preserve">. __________________ </w:t>
      </w:r>
    </w:p>
    <w:p w14:paraId="687CC1B8" w14:textId="77777777" w:rsidR="00BD269D" w:rsidRPr="00BD532A" w:rsidRDefault="00BD269D" w:rsidP="00BD269D">
      <w:pPr>
        <w:pStyle w:val="ListParagraph"/>
        <w:numPr>
          <w:ilvl w:val="0"/>
          <w:numId w:val="88"/>
        </w:numPr>
        <w:rPr>
          <w:sz w:val="24"/>
          <w:szCs w:val="24"/>
        </w:rPr>
      </w:pPr>
      <w:r w:rsidRPr="5897EC05">
        <w:rPr>
          <w:sz w:val="24"/>
          <w:szCs w:val="24"/>
        </w:rPr>
        <w:t>Have you ever felt that you had to earn God’s love? If so, how do you relate to God when you sin? Do you hide from Him?</w:t>
      </w:r>
      <w:r>
        <w:rPr>
          <w:sz w:val="24"/>
          <w:szCs w:val="24"/>
        </w:rPr>
        <w:t xml:space="preserve"> _______________________________________________</w:t>
      </w:r>
    </w:p>
    <w:p w14:paraId="1520AA48" w14:textId="77777777" w:rsidR="00BD269D" w:rsidRPr="00BD532A" w:rsidRDefault="00BD269D" w:rsidP="00BD269D">
      <w:pPr>
        <w:pStyle w:val="ListParagraph"/>
        <w:numPr>
          <w:ilvl w:val="0"/>
          <w:numId w:val="88"/>
        </w:numPr>
        <w:rPr>
          <w:sz w:val="24"/>
          <w:szCs w:val="24"/>
        </w:rPr>
      </w:pPr>
      <w:r w:rsidRPr="5897EC05">
        <w:rPr>
          <w:sz w:val="24"/>
          <w:szCs w:val="24"/>
        </w:rPr>
        <w:t xml:space="preserve">Does God’s love end? Why or why not?  </w:t>
      </w:r>
      <w:r>
        <w:rPr>
          <w:sz w:val="24"/>
          <w:szCs w:val="24"/>
        </w:rPr>
        <w:t>(</w:t>
      </w:r>
      <w:r w:rsidRPr="5897EC05">
        <w:rPr>
          <w:sz w:val="24"/>
          <w:szCs w:val="24"/>
        </w:rPr>
        <w:t>Romans 8:31-39</w:t>
      </w:r>
      <w:r>
        <w:rPr>
          <w:sz w:val="24"/>
          <w:szCs w:val="24"/>
        </w:rPr>
        <w:t>) __________________________ __________________________________________________________________________</w:t>
      </w:r>
    </w:p>
    <w:p w14:paraId="213137FE" w14:textId="77777777" w:rsidR="00BD269D" w:rsidRPr="00BD532A" w:rsidRDefault="00BD269D" w:rsidP="00BD269D">
      <w:pPr>
        <w:pStyle w:val="ListParagraph"/>
        <w:numPr>
          <w:ilvl w:val="0"/>
          <w:numId w:val="88"/>
        </w:numPr>
        <w:rPr>
          <w:sz w:val="24"/>
          <w:szCs w:val="24"/>
        </w:rPr>
      </w:pPr>
      <w:r>
        <w:rPr>
          <w:sz w:val="24"/>
          <w:szCs w:val="24"/>
        </w:rPr>
        <w:t>The</w:t>
      </w:r>
      <w:r w:rsidRPr="5897EC05">
        <w:rPr>
          <w:sz w:val="24"/>
          <w:szCs w:val="24"/>
        </w:rPr>
        <w:t xml:space="preserve"> first time in the Bible the word Love is used</w:t>
      </w:r>
      <w:r>
        <w:rPr>
          <w:sz w:val="24"/>
          <w:szCs w:val="24"/>
        </w:rPr>
        <w:t xml:space="preserve"> in in</w:t>
      </w:r>
      <w:r w:rsidRPr="5897EC05">
        <w:rPr>
          <w:sz w:val="24"/>
          <w:szCs w:val="24"/>
        </w:rPr>
        <w:t xml:space="preserve"> Gen</w:t>
      </w:r>
      <w:r>
        <w:rPr>
          <w:sz w:val="24"/>
          <w:szCs w:val="24"/>
        </w:rPr>
        <w:t>esis</w:t>
      </w:r>
      <w:r w:rsidRPr="5897EC05">
        <w:rPr>
          <w:sz w:val="24"/>
          <w:szCs w:val="24"/>
        </w:rPr>
        <w:t xml:space="preserve"> 22:2</w:t>
      </w:r>
      <w:r>
        <w:rPr>
          <w:sz w:val="24"/>
          <w:szCs w:val="24"/>
        </w:rPr>
        <w:t>. What is the context and why in this significant? __________________________________________________________________________</w:t>
      </w:r>
    </w:p>
    <w:p w14:paraId="783DC8B6" w14:textId="77777777" w:rsidR="00BD269D" w:rsidRDefault="00BD269D" w:rsidP="00BD269D">
      <w:pPr>
        <w:pStyle w:val="ListParagraph"/>
        <w:numPr>
          <w:ilvl w:val="0"/>
          <w:numId w:val="88"/>
        </w:numPr>
        <w:rPr>
          <w:sz w:val="24"/>
          <w:szCs w:val="24"/>
        </w:rPr>
      </w:pPr>
      <w:r w:rsidRPr="5897EC05">
        <w:rPr>
          <w:sz w:val="24"/>
          <w:szCs w:val="24"/>
        </w:rPr>
        <w:t xml:space="preserve">What are the differences in being born into a family and being adopted? Romans 3:9-31 </w:t>
      </w:r>
    </w:p>
    <w:p w14:paraId="7549EC38" w14:textId="77777777" w:rsidR="00BD269D" w:rsidRPr="006F70EA" w:rsidRDefault="00BD269D" w:rsidP="00BD269D">
      <w:pPr>
        <w:pStyle w:val="ListParagraph"/>
        <w:ind w:left="450"/>
        <w:rPr>
          <w:sz w:val="24"/>
          <w:szCs w:val="24"/>
        </w:rPr>
      </w:pPr>
      <w:r>
        <w:rPr>
          <w:sz w:val="24"/>
          <w:szCs w:val="24"/>
        </w:rPr>
        <w:t>__________________________________________________________________________</w:t>
      </w:r>
    </w:p>
    <w:p w14:paraId="2FF81529" w14:textId="77777777" w:rsidR="00BD269D" w:rsidRDefault="00BD269D" w:rsidP="00BD269D">
      <w:pPr>
        <w:pStyle w:val="ListParagraph"/>
        <w:numPr>
          <w:ilvl w:val="0"/>
          <w:numId w:val="88"/>
        </w:numPr>
        <w:rPr>
          <w:sz w:val="24"/>
          <w:szCs w:val="24"/>
        </w:rPr>
      </w:pPr>
      <w:r>
        <w:rPr>
          <w:sz w:val="24"/>
          <w:szCs w:val="24"/>
        </w:rPr>
        <w:t>Read</w:t>
      </w:r>
      <w:r w:rsidRPr="60AC06A7">
        <w:rPr>
          <w:sz w:val="24"/>
          <w:szCs w:val="24"/>
        </w:rPr>
        <w:t xml:space="preserve"> Ephesians 1:4-5</w:t>
      </w:r>
      <w:r>
        <w:rPr>
          <w:sz w:val="24"/>
          <w:szCs w:val="24"/>
        </w:rPr>
        <w:t xml:space="preserve"> (NIV) and fill in the blanks:</w:t>
      </w:r>
      <w:r w:rsidRPr="60AC06A7">
        <w:rPr>
          <w:sz w:val="24"/>
          <w:szCs w:val="24"/>
        </w:rPr>
        <w:t xml:space="preserve"> “</w:t>
      </w:r>
      <w:r>
        <w:rPr>
          <w:sz w:val="24"/>
          <w:szCs w:val="24"/>
        </w:rPr>
        <w:t>In _________ He predestined us to be ____________</w:t>
      </w:r>
      <w:r w:rsidRPr="60AC06A7">
        <w:rPr>
          <w:sz w:val="24"/>
          <w:szCs w:val="24"/>
        </w:rPr>
        <w:t xml:space="preserve">as </w:t>
      </w:r>
      <w:r>
        <w:rPr>
          <w:sz w:val="24"/>
          <w:szCs w:val="24"/>
        </w:rPr>
        <w:t xml:space="preserve">His </w:t>
      </w:r>
      <w:r w:rsidRPr="60AC06A7">
        <w:rPr>
          <w:sz w:val="24"/>
          <w:szCs w:val="24"/>
        </w:rPr>
        <w:t>sons</w:t>
      </w:r>
      <w:r>
        <w:rPr>
          <w:sz w:val="24"/>
          <w:szCs w:val="24"/>
        </w:rPr>
        <w:t xml:space="preserve"> through Jesus Christ.”</w:t>
      </w:r>
      <w:r w:rsidRPr="60AC06A7">
        <w:rPr>
          <w:sz w:val="24"/>
          <w:szCs w:val="24"/>
        </w:rPr>
        <w:t xml:space="preserve"> </w:t>
      </w:r>
    </w:p>
    <w:p w14:paraId="5B508043" w14:textId="77777777" w:rsidR="00BD269D" w:rsidRPr="006F70EA" w:rsidRDefault="00BD269D" w:rsidP="00BD269D">
      <w:pPr>
        <w:pStyle w:val="ListParagraph"/>
        <w:numPr>
          <w:ilvl w:val="0"/>
          <w:numId w:val="88"/>
        </w:numPr>
        <w:rPr>
          <w:sz w:val="24"/>
          <w:szCs w:val="24"/>
        </w:rPr>
      </w:pPr>
      <w:r>
        <w:rPr>
          <w:sz w:val="24"/>
          <w:szCs w:val="24"/>
        </w:rPr>
        <w:t>Read Acts 2:39 and Mark 3:13-14 then fill in the blank: We have been called, not to a place, nor to a work, but God has called us to… ________________________________________!</w:t>
      </w:r>
    </w:p>
    <w:p w14:paraId="3A557749" w14:textId="77777777" w:rsidR="00BD269D" w:rsidRDefault="00BD269D" w:rsidP="00BD269D">
      <w:pPr>
        <w:pStyle w:val="ListParagraph"/>
        <w:numPr>
          <w:ilvl w:val="0"/>
          <w:numId w:val="88"/>
        </w:numPr>
        <w:rPr>
          <w:sz w:val="24"/>
          <w:szCs w:val="24"/>
        </w:rPr>
      </w:pPr>
      <w:r>
        <w:rPr>
          <w:sz w:val="24"/>
          <w:szCs w:val="24"/>
        </w:rPr>
        <w:t xml:space="preserve">Read these passages: </w:t>
      </w:r>
      <w:r w:rsidRPr="60AC06A7">
        <w:rPr>
          <w:sz w:val="24"/>
          <w:szCs w:val="24"/>
        </w:rPr>
        <w:t xml:space="preserve">Jeremiah 1:4-10; </w:t>
      </w:r>
      <w:r>
        <w:rPr>
          <w:sz w:val="24"/>
          <w:szCs w:val="24"/>
        </w:rPr>
        <w:t xml:space="preserve">1 Peter 1:1-2; </w:t>
      </w:r>
      <w:r w:rsidRPr="60AC06A7">
        <w:rPr>
          <w:sz w:val="24"/>
          <w:szCs w:val="24"/>
        </w:rPr>
        <w:t>John 15:16; Isaiah 43:10-13</w:t>
      </w:r>
      <w:r>
        <w:rPr>
          <w:sz w:val="24"/>
          <w:szCs w:val="24"/>
        </w:rPr>
        <w:t>. From these verses, what is the stated purposes</w:t>
      </w:r>
      <w:r w:rsidRPr="60AC06A7">
        <w:rPr>
          <w:sz w:val="24"/>
          <w:szCs w:val="24"/>
        </w:rPr>
        <w:t xml:space="preserve"> we </w:t>
      </w:r>
      <w:r>
        <w:rPr>
          <w:sz w:val="24"/>
          <w:szCs w:val="24"/>
        </w:rPr>
        <w:t xml:space="preserve">were </w:t>
      </w:r>
      <w:r w:rsidRPr="60AC06A7">
        <w:rPr>
          <w:sz w:val="24"/>
          <w:szCs w:val="24"/>
        </w:rPr>
        <w:t>chosen</w:t>
      </w:r>
      <w:r>
        <w:rPr>
          <w:sz w:val="24"/>
          <w:szCs w:val="24"/>
        </w:rPr>
        <w:t xml:space="preserve"> by God</w:t>
      </w:r>
      <w:r w:rsidRPr="60AC06A7">
        <w:rPr>
          <w:sz w:val="24"/>
          <w:szCs w:val="24"/>
        </w:rPr>
        <w:t xml:space="preserve">? </w:t>
      </w:r>
      <w:r>
        <w:rPr>
          <w:sz w:val="24"/>
          <w:szCs w:val="24"/>
        </w:rPr>
        <w:t xml:space="preserve"> </w:t>
      </w:r>
      <w:r w:rsidRPr="60AC06A7">
        <w:rPr>
          <w:sz w:val="24"/>
          <w:szCs w:val="24"/>
        </w:rPr>
        <w:t xml:space="preserve"> </w:t>
      </w:r>
      <w:r>
        <w:rPr>
          <w:sz w:val="24"/>
          <w:szCs w:val="24"/>
        </w:rPr>
        <w:t xml:space="preserve"> __________________________________________________________________________</w:t>
      </w:r>
    </w:p>
    <w:p w14:paraId="7BCE0967" w14:textId="77777777" w:rsidR="00BD269D" w:rsidRDefault="00BD269D" w:rsidP="00BD269D">
      <w:pPr>
        <w:pStyle w:val="ListParagraph"/>
        <w:numPr>
          <w:ilvl w:val="0"/>
          <w:numId w:val="88"/>
        </w:numPr>
        <w:rPr>
          <w:sz w:val="24"/>
          <w:szCs w:val="24"/>
        </w:rPr>
      </w:pPr>
      <w:r>
        <w:rPr>
          <w:sz w:val="24"/>
          <w:szCs w:val="24"/>
        </w:rPr>
        <w:t>In the last words of the Old Testament, the Lord speaks to the issue of fathers and their children. Read Malachi 4:6 and write in your own words how the Father feels about fathers who leave their children and also what is it He desire for the relationship between fathers and their children? _______________________________________________________________________________________________ _____________________________________________________</w:t>
      </w:r>
    </w:p>
    <w:p w14:paraId="2A4BA51D" w14:textId="77777777" w:rsidR="00BD269D" w:rsidRDefault="00BD269D" w:rsidP="00BD269D">
      <w:pPr>
        <w:pStyle w:val="ListParagraph"/>
        <w:numPr>
          <w:ilvl w:val="0"/>
          <w:numId w:val="88"/>
        </w:numPr>
        <w:rPr>
          <w:sz w:val="24"/>
          <w:szCs w:val="24"/>
        </w:rPr>
      </w:pPr>
      <w:r>
        <w:rPr>
          <w:sz w:val="24"/>
          <w:szCs w:val="24"/>
        </w:rPr>
        <w:t>What is the difference in a man who simply fathers a child and a man who is a real father?  __________________________________________________________________________</w:t>
      </w:r>
    </w:p>
    <w:p w14:paraId="330A0435" w14:textId="77777777" w:rsidR="00BD269D" w:rsidRDefault="00BD269D" w:rsidP="00BD269D">
      <w:pPr>
        <w:pStyle w:val="ListParagraph"/>
        <w:numPr>
          <w:ilvl w:val="0"/>
          <w:numId w:val="88"/>
        </w:numPr>
        <w:rPr>
          <w:sz w:val="24"/>
          <w:szCs w:val="24"/>
        </w:rPr>
      </w:pPr>
      <w:r>
        <w:rPr>
          <w:sz w:val="24"/>
          <w:szCs w:val="24"/>
        </w:rPr>
        <w:t>How does God feel about widows and orphans? (James 1:27; Psalms 68:5-6; Isaiah 1:17; Jeremiah 23:3) ______________________________________________________________</w:t>
      </w:r>
    </w:p>
    <w:p w14:paraId="22502159" w14:textId="77777777" w:rsidR="00BD269D" w:rsidRDefault="00BD269D" w:rsidP="00BD269D">
      <w:pPr>
        <w:pStyle w:val="ListParagraph"/>
        <w:numPr>
          <w:ilvl w:val="0"/>
          <w:numId w:val="88"/>
        </w:numPr>
        <w:rPr>
          <w:sz w:val="24"/>
          <w:szCs w:val="24"/>
        </w:rPr>
      </w:pPr>
      <w:r>
        <w:rPr>
          <w:sz w:val="24"/>
          <w:szCs w:val="24"/>
        </w:rPr>
        <w:t xml:space="preserve">In the light of all we have learned, can you thank God for the man who fathered you? Do you recognize the role he played in bringing you to God the Father? If he is still living, would you be willing to express to him how you feel? __________________________________________________________________________ </w:t>
      </w:r>
    </w:p>
    <w:p w14:paraId="771C20BB" w14:textId="77777777" w:rsidR="00BD269D" w:rsidRDefault="00BD269D" w:rsidP="00BD269D">
      <w:pPr>
        <w:pStyle w:val="ListParagraph"/>
        <w:ind w:left="450"/>
        <w:rPr>
          <w:sz w:val="24"/>
          <w:szCs w:val="24"/>
        </w:rPr>
      </w:pPr>
    </w:p>
    <w:p w14:paraId="0D209821" w14:textId="77777777" w:rsidR="00BD269D" w:rsidRPr="00FF2D35" w:rsidRDefault="00BD269D" w:rsidP="00BD269D">
      <w:pPr>
        <w:rPr>
          <w:sz w:val="24"/>
          <w:szCs w:val="24"/>
        </w:rPr>
      </w:pPr>
    </w:p>
    <w:p w14:paraId="3678D692" w14:textId="77777777" w:rsidR="00BD269D" w:rsidRDefault="00BD269D" w:rsidP="00BD269D">
      <w:pPr>
        <w:pStyle w:val="ListParagraph"/>
        <w:ind w:left="0"/>
        <w:jc w:val="center"/>
        <w:outlineLvl w:val="1"/>
        <w:rPr>
          <w:b/>
          <w:bCs/>
          <w:sz w:val="28"/>
          <w:szCs w:val="28"/>
        </w:rPr>
      </w:pPr>
      <w:bookmarkStart w:id="50" w:name="_Toc443817439"/>
      <w:r w:rsidRPr="5897EC05">
        <w:rPr>
          <w:b/>
          <w:bCs/>
          <w:sz w:val="28"/>
          <w:szCs w:val="28"/>
        </w:rPr>
        <w:t>Think On These Things</w:t>
      </w:r>
      <w:bookmarkEnd w:id="50"/>
    </w:p>
    <w:p w14:paraId="54CC7BCD" w14:textId="77777777" w:rsidR="00BD269D" w:rsidRDefault="00BD269D" w:rsidP="00BD269D">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43B63C5E" w14:textId="77777777" w:rsidR="00BD269D" w:rsidRDefault="00BD269D" w:rsidP="00BD269D">
      <w:pPr>
        <w:pStyle w:val="ListParagraph"/>
        <w:ind w:left="1260"/>
        <w:rPr>
          <w:sz w:val="24"/>
          <w:szCs w:val="24"/>
        </w:rPr>
      </w:pPr>
    </w:p>
    <w:p w14:paraId="4136B445" w14:textId="77777777" w:rsidR="00BD269D" w:rsidRDefault="00BD269D" w:rsidP="00BD269D">
      <w:pPr>
        <w:pStyle w:val="ListParagraph"/>
        <w:ind w:left="1260"/>
        <w:rPr>
          <w:sz w:val="24"/>
          <w:szCs w:val="24"/>
        </w:rPr>
      </w:pPr>
    </w:p>
    <w:p w14:paraId="6AAE97E6" w14:textId="77777777" w:rsidR="00BD269D" w:rsidRDefault="00BD269D" w:rsidP="00BD269D">
      <w:pPr>
        <w:pStyle w:val="ListParagraph"/>
        <w:ind w:left="1260"/>
        <w:rPr>
          <w:sz w:val="24"/>
          <w:szCs w:val="24"/>
        </w:rPr>
      </w:pPr>
    </w:p>
    <w:p w14:paraId="470654C8" w14:textId="77777777" w:rsidR="00BD269D" w:rsidRDefault="00BD269D" w:rsidP="00BD269D">
      <w:pPr>
        <w:pStyle w:val="ListParagraph"/>
        <w:ind w:left="360"/>
        <w:jc w:val="center"/>
        <w:outlineLvl w:val="1"/>
        <w:rPr>
          <w:b/>
          <w:sz w:val="28"/>
        </w:rPr>
      </w:pPr>
      <w:bookmarkStart w:id="51" w:name="_Toc443817440"/>
      <w:r>
        <w:rPr>
          <w:b/>
          <w:bCs/>
          <w:sz w:val="28"/>
          <w:szCs w:val="28"/>
        </w:rPr>
        <w:t>Memory Verse</w:t>
      </w:r>
      <w:bookmarkEnd w:id="51"/>
      <w:r>
        <w:rPr>
          <w:b/>
          <w:bCs/>
          <w:sz w:val="28"/>
          <w:szCs w:val="28"/>
        </w:rPr>
        <w:t>s</w:t>
      </w:r>
    </w:p>
    <w:p w14:paraId="58EF4AA8" w14:textId="77777777" w:rsidR="00BD269D" w:rsidRPr="00B71E76" w:rsidRDefault="00BD269D" w:rsidP="00BD269D">
      <w:pPr>
        <w:pStyle w:val="ListParagraph"/>
        <w:ind w:left="360"/>
        <w:jc w:val="center"/>
        <w:rPr>
          <w:b/>
          <w:i/>
          <w:sz w:val="24"/>
          <w:szCs w:val="24"/>
        </w:rPr>
      </w:pPr>
      <w:r w:rsidRPr="5897EC05">
        <w:rPr>
          <w:b/>
          <w:bCs/>
          <w:i/>
          <w:iCs/>
          <w:sz w:val="24"/>
          <w:szCs w:val="24"/>
        </w:rPr>
        <w:t>Ephesians 1:3 (NASB)</w:t>
      </w:r>
    </w:p>
    <w:p w14:paraId="6F0FEC3D" w14:textId="77777777" w:rsidR="00BD269D" w:rsidRDefault="00BD269D" w:rsidP="00BD269D">
      <w:pPr>
        <w:pStyle w:val="ListParagraph"/>
        <w:ind w:left="360"/>
        <w:jc w:val="center"/>
        <w:rPr>
          <w:b/>
          <w:bCs/>
          <w:i/>
          <w:iCs/>
          <w:sz w:val="24"/>
          <w:szCs w:val="24"/>
        </w:rPr>
      </w:pPr>
      <w:r w:rsidRPr="5897EC05">
        <w:rPr>
          <w:b/>
          <w:bCs/>
          <w:i/>
          <w:iCs/>
          <w:sz w:val="24"/>
          <w:szCs w:val="24"/>
        </w:rPr>
        <w:t>Praise be to the God and Father of our Lord Jesus Christ, who has blessed us in the heavenly realms with every spiritual blessing in Christ.</w:t>
      </w:r>
    </w:p>
    <w:p w14:paraId="50E6DEDD" w14:textId="77777777" w:rsidR="00BD269D" w:rsidRDefault="00BD269D" w:rsidP="00BD269D">
      <w:pPr>
        <w:pStyle w:val="ListParagraph"/>
        <w:tabs>
          <w:tab w:val="left" w:pos="8250"/>
        </w:tabs>
        <w:ind w:left="360"/>
        <w:rPr>
          <w:b/>
          <w:bCs/>
          <w:i/>
          <w:iCs/>
          <w:sz w:val="24"/>
          <w:szCs w:val="24"/>
        </w:rPr>
      </w:pPr>
      <w:r>
        <w:rPr>
          <w:b/>
          <w:bCs/>
          <w:i/>
          <w:iCs/>
          <w:sz w:val="24"/>
          <w:szCs w:val="24"/>
        </w:rPr>
        <w:tab/>
      </w:r>
    </w:p>
    <w:p w14:paraId="4400A41E" w14:textId="77777777" w:rsidR="00BD269D" w:rsidRDefault="00BD269D" w:rsidP="00BD269D"/>
    <w:p w14:paraId="67A4F8F3" w14:textId="77777777" w:rsidR="00BD269D" w:rsidRPr="00D70BB4" w:rsidRDefault="00BD269D" w:rsidP="00BD269D"/>
    <w:p w14:paraId="3EEF6B41" w14:textId="77777777" w:rsidR="00BD269D" w:rsidRPr="00D70BB4" w:rsidRDefault="00BD269D" w:rsidP="00BD269D"/>
    <w:p w14:paraId="01F26273" w14:textId="77777777" w:rsidR="00BD269D" w:rsidRPr="00D70BB4" w:rsidRDefault="00BD269D" w:rsidP="00BD269D"/>
    <w:p w14:paraId="4AB79458" w14:textId="77777777" w:rsidR="00BD269D" w:rsidRPr="00D70BB4" w:rsidRDefault="00BD269D" w:rsidP="00BD269D"/>
    <w:p w14:paraId="7FC2C125" w14:textId="77777777" w:rsidR="00BD269D" w:rsidRPr="00D70BB4" w:rsidRDefault="00BD269D" w:rsidP="00BD269D"/>
    <w:p w14:paraId="6D789CBA" w14:textId="77777777" w:rsidR="00BD269D" w:rsidRPr="00D70BB4" w:rsidRDefault="00BD269D" w:rsidP="00BD269D"/>
    <w:p w14:paraId="4721882D" w14:textId="77777777" w:rsidR="00BD269D" w:rsidRDefault="00BD269D" w:rsidP="00BD269D"/>
    <w:p w14:paraId="6C7202E2" w14:textId="77777777" w:rsidR="00BD269D" w:rsidRPr="00D70BB4" w:rsidRDefault="00BD269D" w:rsidP="00BD269D">
      <w:pPr>
        <w:tabs>
          <w:tab w:val="left" w:pos="3525"/>
        </w:tabs>
      </w:pPr>
      <w:r>
        <w:tab/>
      </w:r>
    </w:p>
    <w:p w14:paraId="6E87C4F9" w14:textId="77777777" w:rsidR="001F2A57" w:rsidRPr="001F2A57" w:rsidRDefault="001F2A57" w:rsidP="001F2A57">
      <w:pPr>
        <w:ind w:left="360"/>
        <w:jc w:val="center"/>
        <w:rPr>
          <w:b/>
          <w:sz w:val="40"/>
          <w:szCs w:val="40"/>
        </w:rPr>
      </w:pPr>
    </w:p>
    <w:p w14:paraId="7A55AC7A" w14:textId="77777777" w:rsidR="001F2A57" w:rsidRDefault="001F2A57" w:rsidP="00E6000A">
      <w:pPr>
        <w:jc w:val="center"/>
        <w:rPr>
          <w:rFonts w:asciiTheme="minorHAnsi" w:eastAsiaTheme="minorEastAsia" w:hAnsiTheme="minorHAnsi" w:cstheme="minorBidi"/>
          <w:b/>
          <w:bCs/>
          <w:sz w:val="40"/>
          <w:szCs w:val="40"/>
        </w:rPr>
      </w:pPr>
    </w:p>
    <w:p w14:paraId="59AC5398" w14:textId="47821C23" w:rsidR="001D3D02" w:rsidRDefault="5897EC05" w:rsidP="00B318FB">
      <w:pPr>
        <w:pStyle w:val="ListParagraph"/>
        <w:ind w:left="0"/>
        <w:jc w:val="center"/>
        <w:rPr>
          <w:b/>
          <w:bCs/>
          <w:sz w:val="36"/>
          <w:szCs w:val="36"/>
        </w:rPr>
      </w:pPr>
      <w:r w:rsidRPr="5897EC05">
        <w:rPr>
          <w:b/>
          <w:bCs/>
          <w:sz w:val="36"/>
          <w:szCs w:val="36"/>
        </w:rPr>
        <w:t>Chapter # 1</w:t>
      </w:r>
      <w:r w:rsidR="00880763">
        <w:rPr>
          <w:b/>
          <w:bCs/>
          <w:sz w:val="36"/>
          <w:szCs w:val="36"/>
        </w:rPr>
        <w:t>3</w:t>
      </w:r>
    </w:p>
    <w:p w14:paraId="657E3544" w14:textId="77777777" w:rsidR="00034BC1" w:rsidRDefault="00034BC1" w:rsidP="00B318FB">
      <w:pPr>
        <w:pStyle w:val="ListParagraph"/>
        <w:ind w:left="0"/>
        <w:jc w:val="center"/>
        <w:rPr>
          <w:b/>
          <w:bCs/>
          <w:sz w:val="36"/>
          <w:szCs w:val="36"/>
        </w:rPr>
      </w:pPr>
    </w:p>
    <w:p w14:paraId="25B2E673" w14:textId="5131F957" w:rsidR="0047435E" w:rsidRPr="00034BC1" w:rsidRDefault="0047435E" w:rsidP="0047435E">
      <w:pPr>
        <w:pStyle w:val="ListParagraph"/>
        <w:ind w:left="0"/>
        <w:jc w:val="center"/>
        <w:rPr>
          <w:rFonts w:ascii="Edwardian Script ITC" w:hAnsi="Edwardian Script ITC"/>
          <w:b/>
          <w:sz w:val="72"/>
          <w:szCs w:val="72"/>
        </w:rPr>
      </w:pPr>
      <w:r w:rsidRPr="00034BC1">
        <w:rPr>
          <w:rFonts w:ascii="Edwardian Script ITC" w:hAnsi="Edwardian Script ITC"/>
          <w:b/>
          <w:sz w:val="72"/>
          <w:szCs w:val="72"/>
        </w:rPr>
        <w:t>Behold Your God</w:t>
      </w:r>
    </w:p>
    <w:p w14:paraId="05376230" w14:textId="2659F1D6" w:rsidR="00AA5151" w:rsidRPr="00034BC1" w:rsidRDefault="008735F0" w:rsidP="0047435E">
      <w:pPr>
        <w:pStyle w:val="ListParagraph"/>
        <w:ind w:left="0"/>
        <w:jc w:val="center"/>
        <w:rPr>
          <w:rFonts w:ascii="Edwardian Script ITC" w:hAnsi="Edwardian Script ITC"/>
          <w:b/>
          <w:sz w:val="72"/>
          <w:szCs w:val="72"/>
        </w:rPr>
      </w:pPr>
      <w:r w:rsidRPr="00034BC1">
        <w:rPr>
          <w:rFonts w:ascii="Edwardian Script ITC" w:hAnsi="Edwardian Script ITC"/>
          <w:b/>
          <w:sz w:val="72"/>
          <w:szCs w:val="72"/>
        </w:rPr>
        <w:t>Who is Jesus?</w:t>
      </w:r>
    </w:p>
    <w:p w14:paraId="42626788" w14:textId="75C7512D" w:rsidR="0043368D" w:rsidRDefault="00034BC1" w:rsidP="0047435E">
      <w:pPr>
        <w:pStyle w:val="ListParagraph"/>
        <w:ind w:left="0"/>
        <w:jc w:val="center"/>
        <w:rPr>
          <w:b/>
          <w:sz w:val="40"/>
          <w:szCs w:val="40"/>
        </w:rPr>
      </w:pPr>
      <w:r>
        <w:rPr>
          <w:rFonts w:asciiTheme="minorHAnsi" w:hAnsiTheme="minorHAnsi" w:cs="Vijaya"/>
          <w:bCs/>
          <w:iCs/>
          <w:noProof/>
          <w:color w:val="C00000"/>
          <w:sz w:val="24"/>
          <w:szCs w:val="24"/>
        </w:rPr>
        <w:drawing>
          <wp:inline distT="0" distB="0" distL="0" distR="0" wp14:anchorId="27342930" wp14:editId="171CD24F">
            <wp:extent cx="818161" cy="304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A822AA6" w14:textId="77777777" w:rsidR="00034BC1" w:rsidRDefault="00034BC1" w:rsidP="0047435E">
      <w:pPr>
        <w:pStyle w:val="ListParagraph"/>
        <w:ind w:left="0"/>
        <w:jc w:val="center"/>
        <w:rPr>
          <w:b/>
          <w:sz w:val="40"/>
          <w:szCs w:val="40"/>
        </w:rPr>
      </w:pPr>
    </w:p>
    <w:p w14:paraId="2E8C8E96" w14:textId="70F43FFB" w:rsidR="0047435E" w:rsidRDefault="0047435E" w:rsidP="0047435E">
      <w:pPr>
        <w:pStyle w:val="ListParagraph"/>
        <w:ind w:left="0"/>
        <w:jc w:val="center"/>
        <w:rPr>
          <w:b/>
          <w:sz w:val="28"/>
          <w:szCs w:val="28"/>
        </w:rPr>
      </w:pPr>
      <w:r w:rsidRPr="00373D95">
        <w:rPr>
          <w:b/>
          <w:sz w:val="28"/>
          <w:szCs w:val="28"/>
        </w:rPr>
        <w:t>Key Passage</w:t>
      </w:r>
    </w:p>
    <w:p w14:paraId="61B62564" w14:textId="77777777" w:rsidR="00DE5B7E" w:rsidRPr="00717EA9" w:rsidRDefault="00DE5B7E" w:rsidP="00DE5B7E">
      <w:pPr>
        <w:spacing w:before="100" w:beforeAutospacing="1" w:after="100" w:afterAutospacing="1" w:line="240" w:lineRule="auto"/>
        <w:jc w:val="center"/>
        <w:outlineLvl w:val="2"/>
        <w:rPr>
          <w:rFonts w:asciiTheme="minorHAnsi" w:eastAsia="Times New Roman" w:hAnsiTheme="minorHAnsi" w:cstheme="minorHAnsi"/>
          <w:b/>
          <w:bCs/>
          <w:i/>
          <w:sz w:val="24"/>
          <w:szCs w:val="24"/>
        </w:rPr>
      </w:pPr>
      <w:r w:rsidRPr="5897EC05">
        <w:rPr>
          <w:rFonts w:asciiTheme="minorHAnsi" w:eastAsiaTheme="minorEastAsia" w:hAnsiTheme="minorHAnsi" w:cstheme="minorBidi"/>
          <w:b/>
          <w:bCs/>
          <w:i/>
          <w:iCs/>
          <w:sz w:val="24"/>
          <w:szCs w:val="24"/>
        </w:rPr>
        <w:t>Ephesians 1:19-22 (HCSB)</w:t>
      </w:r>
    </w:p>
    <w:p w14:paraId="23C567FD" w14:textId="0D6B19E0" w:rsidR="00DE5B7E" w:rsidRDefault="00DE5B7E" w:rsidP="00DE5B7E">
      <w:pPr>
        <w:spacing w:before="100" w:beforeAutospacing="1"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what is the immeasurable greatness of His power to us who believe, according to the working of His vast strength. He demonstrated this power in the Messiah by raising Him from the dead and seating Him at His right hand in the heavens—</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far above every ruler and authority, power and dominion, and every title given, not only in this age but also in the one to come.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And He put everything under His feet and appointed Him as head over everything for the church.</w:t>
      </w:r>
    </w:p>
    <w:p w14:paraId="60CC5042" w14:textId="56E200F4" w:rsidR="007B57B4" w:rsidRDefault="007B57B4" w:rsidP="00DE5B7E">
      <w:pPr>
        <w:spacing w:before="100" w:beforeAutospacing="1" w:after="100" w:afterAutospacing="1" w:line="240" w:lineRule="auto"/>
        <w:jc w:val="center"/>
        <w:rPr>
          <w:rFonts w:asciiTheme="minorHAnsi" w:eastAsiaTheme="minorEastAsia" w:hAnsiTheme="minorHAnsi" w:cstheme="minorBidi"/>
          <w:b/>
          <w:bCs/>
          <w:iCs/>
          <w:sz w:val="28"/>
          <w:szCs w:val="28"/>
        </w:rPr>
      </w:pPr>
      <w:r w:rsidRPr="007B57B4">
        <w:rPr>
          <w:rFonts w:asciiTheme="minorHAnsi" w:eastAsiaTheme="minorEastAsia" w:hAnsiTheme="minorHAnsi" w:cstheme="minorBidi"/>
          <w:b/>
          <w:bCs/>
          <w:iCs/>
          <w:sz w:val="28"/>
          <w:szCs w:val="28"/>
        </w:rPr>
        <w:t>Introduction</w:t>
      </w:r>
    </w:p>
    <w:p w14:paraId="0E2B82D7" w14:textId="087384C6" w:rsidR="00E30A8F" w:rsidRDefault="00F95208" w:rsidP="00A33BDE">
      <w:pPr>
        <w:ind w:firstLine="720"/>
        <w:jc w:val="both"/>
        <w:rPr>
          <w:sz w:val="24"/>
          <w:szCs w:val="24"/>
        </w:rPr>
      </w:pPr>
      <w:r>
        <w:rPr>
          <w:sz w:val="24"/>
          <w:szCs w:val="24"/>
        </w:rPr>
        <w:t>Without a doubt, Jesus Christ</w:t>
      </w:r>
      <w:r w:rsidRPr="0076788C">
        <w:rPr>
          <w:sz w:val="24"/>
          <w:szCs w:val="24"/>
        </w:rPr>
        <w:t xml:space="preserve"> is the most polarizing figure in all of </w:t>
      </w:r>
      <w:r w:rsidR="000B6F05">
        <w:rPr>
          <w:sz w:val="24"/>
          <w:szCs w:val="24"/>
        </w:rPr>
        <w:t>h</w:t>
      </w:r>
      <w:r w:rsidRPr="0076788C">
        <w:rPr>
          <w:sz w:val="24"/>
          <w:szCs w:val="24"/>
        </w:rPr>
        <w:t>istory</w:t>
      </w:r>
      <w:r>
        <w:rPr>
          <w:sz w:val="24"/>
          <w:szCs w:val="24"/>
        </w:rPr>
        <w:t>. And yet, for reasons we have discussed in a previous chapter, a large portion of the world’s population ha</w:t>
      </w:r>
      <w:r w:rsidR="00EC000C">
        <w:rPr>
          <w:sz w:val="24"/>
          <w:szCs w:val="24"/>
        </w:rPr>
        <w:t>s</w:t>
      </w:r>
      <w:r>
        <w:rPr>
          <w:sz w:val="24"/>
          <w:szCs w:val="24"/>
        </w:rPr>
        <w:t xml:space="preserve"> never even heard the name Jesus.  As for the those who have</w:t>
      </w:r>
      <w:r w:rsidR="000B6F05">
        <w:rPr>
          <w:sz w:val="24"/>
          <w:szCs w:val="24"/>
        </w:rPr>
        <w:t>,</w:t>
      </w:r>
      <w:r>
        <w:rPr>
          <w:sz w:val="24"/>
          <w:szCs w:val="24"/>
        </w:rPr>
        <w:t xml:space="preserve"> some ha</w:t>
      </w:r>
      <w:r w:rsidR="000B6F05">
        <w:rPr>
          <w:sz w:val="24"/>
          <w:szCs w:val="24"/>
        </w:rPr>
        <w:t>te Him, some deny His existence and</w:t>
      </w:r>
      <w:r>
        <w:rPr>
          <w:sz w:val="24"/>
          <w:szCs w:val="24"/>
        </w:rPr>
        <w:t xml:space="preserve"> still others, while believing the historical facts about Him, are simply indifferent towards Him. Saul would be one who would be numbered in the category of those who hated Jesus. But all that changed when he was stopped in his tracks while on the road to Damascus. When Jesus called </w:t>
      </w:r>
      <w:r w:rsidR="00E610C9">
        <w:rPr>
          <w:sz w:val="24"/>
          <w:szCs w:val="24"/>
        </w:rPr>
        <w:t xml:space="preserve">Saul </w:t>
      </w:r>
      <w:r>
        <w:rPr>
          <w:sz w:val="24"/>
          <w:szCs w:val="24"/>
        </w:rPr>
        <w:t>by name, he must have wondered who in the world could this possibly be.</w:t>
      </w:r>
      <w:r w:rsidR="00E30A8F" w:rsidRPr="00E30A8F">
        <w:rPr>
          <w:sz w:val="24"/>
          <w:szCs w:val="24"/>
        </w:rPr>
        <w:t xml:space="preserve"> </w:t>
      </w:r>
      <w:r w:rsidR="00E30A8F">
        <w:rPr>
          <w:sz w:val="24"/>
          <w:szCs w:val="24"/>
        </w:rPr>
        <w:t xml:space="preserve">(Acts 9:1-31) </w:t>
      </w:r>
      <w:r>
        <w:rPr>
          <w:sz w:val="24"/>
          <w:szCs w:val="24"/>
        </w:rPr>
        <w:t>Saul asked</w:t>
      </w:r>
      <w:r w:rsidR="00E30A8F">
        <w:rPr>
          <w:sz w:val="24"/>
          <w:szCs w:val="24"/>
        </w:rPr>
        <w:t xml:space="preserve"> the risen Savior</w:t>
      </w:r>
      <w:r>
        <w:rPr>
          <w:sz w:val="24"/>
          <w:szCs w:val="24"/>
        </w:rPr>
        <w:t xml:space="preserve">, </w:t>
      </w:r>
      <w:r w:rsidRPr="00BD681A">
        <w:rPr>
          <w:b/>
          <w:sz w:val="24"/>
          <w:szCs w:val="24"/>
        </w:rPr>
        <w:t>“</w:t>
      </w:r>
      <w:r w:rsidRPr="00BD681A">
        <w:rPr>
          <w:b/>
          <w:i/>
          <w:sz w:val="24"/>
          <w:szCs w:val="24"/>
        </w:rPr>
        <w:t>Who are you Lord</w:t>
      </w:r>
      <w:r w:rsidRPr="00BD681A">
        <w:rPr>
          <w:b/>
          <w:sz w:val="24"/>
          <w:szCs w:val="24"/>
        </w:rPr>
        <w:t>?”</w:t>
      </w:r>
      <w:r>
        <w:rPr>
          <w:sz w:val="24"/>
          <w:szCs w:val="24"/>
        </w:rPr>
        <w:t xml:space="preserve"> </w:t>
      </w:r>
      <w:r w:rsidR="00D5527C">
        <w:rPr>
          <w:sz w:val="24"/>
          <w:szCs w:val="24"/>
        </w:rPr>
        <w:t>I</w:t>
      </w:r>
      <w:r w:rsidR="008735F0">
        <w:rPr>
          <w:sz w:val="24"/>
          <w:szCs w:val="24"/>
        </w:rPr>
        <w:t xml:space="preserve">n this lesson we’ll be answering that question from </w:t>
      </w:r>
      <w:r w:rsidR="00D5527C">
        <w:rPr>
          <w:sz w:val="24"/>
          <w:szCs w:val="24"/>
        </w:rPr>
        <w:t xml:space="preserve">both </w:t>
      </w:r>
      <w:r w:rsidR="008735F0">
        <w:rPr>
          <w:sz w:val="24"/>
          <w:szCs w:val="24"/>
        </w:rPr>
        <w:t xml:space="preserve">a </w:t>
      </w:r>
      <w:r w:rsidR="00E30A8F">
        <w:rPr>
          <w:sz w:val="24"/>
          <w:szCs w:val="24"/>
        </w:rPr>
        <w:t>Biblical</w:t>
      </w:r>
      <w:r w:rsidR="00D5527C">
        <w:rPr>
          <w:sz w:val="24"/>
          <w:szCs w:val="24"/>
        </w:rPr>
        <w:t xml:space="preserve">, as well as </w:t>
      </w:r>
      <w:r w:rsidR="000B6F05">
        <w:rPr>
          <w:sz w:val="24"/>
          <w:szCs w:val="24"/>
        </w:rPr>
        <w:t xml:space="preserve">a </w:t>
      </w:r>
      <w:r w:rsidR="00E30A8F">
        <w:rPr>
          <w:sz w:val="24"/>
          <w:szCs w:val="24"/>
        </w:rPr>
        <w:t xml:space="preserve">personal </w:t>
      </w:r>
      <w:r w:rsidR="00D5527C">
        <w:rPr>
          <w:sz w:val="24"/>
          <w:szCs w:val="24"/>
        </w:rPr>
        <w:t>perspective.</w:t>
      </w:r>
      <w:r w:rsidR="00E30A8F">
        <w:rPr>
          <w:sz w:val="24"/>
          <w:szCs w:val="24"/>
        </w:rPr>
        <w:t xml:space="preserve"> </w:t>
      </w:r>
    </w:p>
    <w:p w14:paraId="51F55725" w14:textId="77777777" w:rsidR="00D5527C" w:rsidRDefault="00D5527C" w:rsidP="00D5527C">
      <w:pPr>
        <w:ind w:firstLine="720"/>
        <w:jc w:val="both"/>
        <w:rPr>
          <w:sz w:val="24"/>
          <w:szCs w:val="24"/>
        </w:rPr>
      </w:pPr>
      <w:r>
        <w:rPr>
          <w:sz w:val="24"/>
          <w:szCs w:val="24"/>
        </w:rPr>
        <w:t>That’s not a simple question, but it is one of the most important questions we could ever ask. For this reason, we’ll be taking</w:t>
      </w:r>
      <w:r w:rsidRPr="5897EC05">
        <w:rPr>
          <w:sz w:val="24"/>
          <w:szCs w:val="24"/>
        </w:rPr>
        <w:t xml:space="preserve"> a different approach to this </w:t>
      </w:r>
      <w:r>
        <w:rPr>
          <w:sz w:val="24"/>
          <w:szCs w:val="24"/>
        </w:rPr>
        <w:t>c</w:t>
      </w:r>
      <w:r w:rsidRPr="5897EC05">
        <w:rPr>
          <w:sz w:val="24"/>
          <w:szCs w:val="24"/>
        </w:rPr>
        <w:t>hapter than the previous ones</w:t>
      </w:r>
      <w:r>
        <w:rPr>
          <w:sz w:val="24"/>
          <w:szCs w:val="24"/>
        </w:rPr>
        <w:t>. Since we can’t describe who Jesus is, we’ll just have to allow the Bible to do so. Having said that, we’ll be covering a significant amount of Scriptures, and while this</w:t>
      </w:r>
      <w:r w:rsidRPr="5897EC05">
        <w:rPr>
          <w:sz w:val="24"/>
          <w:szCs w:val="24"/>
        </w:rPr>
        <w:t xml:space="preserve"> may be an exhausting list</w:t>
      </w:r>
      <w:r>
        <w:rPr>
          <w:sz w:val="24"/>
          <w:szCs w:val="24"/>
        </w:rPr>
        <w:t>,</w:t>
      </w:r>
      <w:r w:rsidRPr="5897EC05">
        <w:rPr>
          <w:sz w:val="24"/>
          <w:szCs w:val="24"/>
        </w:rPr>
        <w:t xml:space="preserve"> it is by no means an exhaustive list</w:t>
      </w:r>
      <w:r>
        <w:rPr>
          <w:sz w:val="24"/>
          <w:szCs w:val="24"/>
        </w:rPr>
        <w:t xml:space="preserve">; so you’ve been forewarned. Here is our aspiration, to encounter the </w:t>
      </w:r>
      <w:r w:rsidRPr="00115396">
        <w:rPr>
          <w:b/>
          <w:i/>
          <w:sz w:val="24"/>
          <w:szCs w:val="24"/>
        </w:rPr>
        <w:t>Living Word of God</w:t>
      </w:r>
      <w:r>
        <w:rPr>
          <w:sz w:val="24"/>
          <w:szCs w:val="24"/>
        </w:rPr>
        <w:t xml:space="preserve"> within the pages of the </w:t>
      </w:r>
      <w:r w:rsidRPr="00A33BDE">
        <w:rPr>
          <w:b/>
          <w:i/>
          <w:sz w:val="24"/>
          <w:szCs w:val="24"/>
        </w:rPr>
        <w:t>written Word of God</w:t>
      </w:r>
      <w:r>
        <w:rPr>
          <w:sz w:val="24"/>
          <w:szCs w:val="24"/>
        </w:rPr>
        <w:t>.</w:t>
      </w:r>
    </w:p>
    <w:p w14:paraId="4C1D0D18" w14:textId="0A0025F5" w:rsidR="00D5527C" w:rsidRDefault="00D5527C" w:rsidP="00D5527C">
      <w:pPr>
        <w:ind w:firstLine="720"/>
        <w:jc w:val="both"/>
        <w:rPr>
          <w:sz w:val="24"/>
          <w:szCs w:val="24"/>
        </w:rPr>
      </w:pPr>
      <w:r w:rsidRPr="5897EC05">
        <w:rPr>
          <w:rFonts w:asciiTheme="minorHAnsi" w:eastAsiaTheme="minorEastAsia" w:hAnsiTheme="minorHAnsi" w:cstheme="minorBidi"/>
          <w:sz w:val="24"/>
          <w:szCs w:val="24"/>
        </w:rPr>
        <w:t xml:space="preserve">Although many passages have been </w:t>
      </w:r>
      <w:r>
        <w:rPr>
          <w:rFonts w:asciiTheme="minorHAnsi" w:eastAsiaTheme="minorEastAsia" w:hAnsiTheme="minorHAnsi" w:cstheme="minorBidi"/>
          <w:sz w:val="24"/>
          <w:szCs w:val="24"/>
        </w:rPr>
        <w:t>printed</w:t>
      </w:r>
      <w:r w:rsidRPr="5897EC05">
        <w:rPr>
          <w:rFonts w:asciiTheme="minorHAnsi" w:eastAsiaTheme="minorEastAsia" w:hAnsiTheme="minorHAnsi" w:cstheme="minorBidi"/>
          <w:sz w:val="24"/>
          <w:szCs w:val="24"/>
        </w:rPr>
        <w:t xml:space="preserve"> for you, I urge you to</w:t>
      </w:r>
      <w:r>
        <w:rPr>
          <w:rFonts w:asciiTheme="minorHAnsi" w:eastAsiaTheme="minorEastAsia" w:hAnsiTheme="minorHAnsi" w:cstheme="minorBidi"/>
          <w:sz w:val="24"/>
          <w:szCs w:val="24"/>
        </w:rPr>
        <w:t xml:space="preserve"> be like the believers in Berea, and</w:t>
      </w:r>
      <w:r w:rsidRPr="5897EC05">
        <w:rPr>
          <w:rFonts w:asciiTheme="minorHAnsi" w:eastAsiaTheme="minorEastAsia" w:hAnsiTheme="minorHAnsi" w:cstheme="minorBidi"/>
          <w:sz w:val="24"/>
          <w:szCs w:val="24"/>
        </w:rPr>
        <w:t xml:space="preserve"> search the scriptures for yourself.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Acts 17:11</w:t>
      </w:r>
      <w:r>
        <w:rPr>
          <w:rFonts w:asciiTheme="minorHAnsi" w:eastAsiaTheme="minorEastAsia" w:hAnsiTheme="minorHAnsi" w:cstheme="minorBidi"/>
          <w:sz w:val="24"/>
          <w:szCs w:val="24"/>
        </w:rPr>
        <w:t>)</w:t>
      </w:r>
      <w:r w:rsidRPr="5897EC05">
        <w:rPr>
          <w:sz w:val="24"/>
          <w:szCs w:val="24"/>
        </w:rPr>
        <w:t xml:space="preserve"> </w:t>
      </w:r>
      <w:r>
        <w:rPr>
          <w:sz w:val="24"/>
          <w:szCs w:val="24"/>
        </w:rPr>
        <w:t>You may want to use a highlighter to mark the references to Jesus we will find throughout these passages. Additionally, you may want to start a list of everything you learn about Him. I apologize for all the extra Word searches in this chapter, but I promise it will be worth our time to behold Christ Jesus as He truly is… the very embodiment of God’s radiant glory.</w:t>
      </w:r>
      <w:r w:rsidR="000B6F05">
        <w:rPr>
          <w:sz w:val="24"/>
          <w:szCs w:val="24"/>
        </w:rPr>
        <w:t xml:space="preserve"> And so this is our lofty goal… </w:t>
      </w:r>
      <w:r>
        <w:rPr>
          <w:sz w:val="24"/>
          <w:szCs w:val="24"/>
        </w:rPr>
        <w:t>to behold our God and King.</w:t>
      </w:r>
    </w:p>
    <w:p w14:paraId="76A57787" w14:textId="77777777" w:rsidR="00D5527C" w:rsidRDefault="00D5527C" w:rsidP="00A33BDE">
      <w:pPr>
        <w:ind w:firstLine="720"/>
        <w:jc w:val="both"/>
        <w:rPr>
          <w:sz w:val="24"/>
          <w:szCs w:val="24"/>
        </w:rPr>
      </w:pPr>
    </w:p>
    <w:p w14:paraId="32FD1354" w14:textId="16B881F9" w:rsidR="00C3439C" w:rsidRDefault="00C3439C" w:rsidP="00C3439C">
      <w:pPr>
        <w:jc w:val="center"/>
        <w:rPr>
          <w:b/>
          <w:sz w:val="28"/>
          <w:szCs w:val="28"/>
        </w:rPr>
      </w:pPr>
      <w:r w:rsidRPr="00C3439C">
        <w:rPr>
          <w:b/>
          <w:sz w:val="28"/>
          <w:szCs w:val="28"/>
        </w:rPr>
        <w:t>Who is Jesus</w:t>
      </w:r>
      <w:r w:rsidR="0043368D">
        <w:rPr>
          <w:b/>
          <w:sz w:val="28"/>
          <w:szCs w:val="28"/>
        </w:rPr>
        <w:t xml:space="preserve"> Really</w:t>
      </w:r>
      <w:r w:rsidRPr="00C3439C">
        <w:rPr>
          <w:b/>
          <w:sz w:val="28"/>
          <w:szCs w:val="28"/>
        </w:rPr>
        <w:t>?</w:t>
      </w:r>
    </w:p>
    <w:p w14:paraId="3F5EE880" w14:textId="24C902C2" w:rsidR="007D0A75" w:rsidRPr="00D813E3" w:rsidRDefault="007D0A75" w:rsidP="00D813E3">
      <w:pPr>
        <w:jc w:val="center"/>
        <w:rPr>
          <w:rFonts w:asciiTheme="minorHAnsi" w:hAnsiTheme="minorHAnsi"/>
          <w:b/>
          <w:i/>
          <w:sz w:val="24"/>
          <w:szCs w:val="24"/>
        </w:rPr>
      </w:pPr>
      <w:r w:rsidRPr="00D813E3">
        <w:rPr>
          <w:rFonts w:asciiTheme="minorHAnsi" w:hAnsiTheme="minorHAnsi"/>
          <w:b/>
          <w:i/>
          <w:sz w:val="24"/>
          <w:szCs w:val="24"/>
        </w:rPr>
        <w:t>Revelation 1:10-20 (ASV)</w:t>
      </w:r>
    </w:p>
    <w:p w14:paraId="0BAF4795" w14:textId="2E75113C" w:rsidR="007D0A75" w:rsidRPr="00D813E3" w:rsidRDefault="007D0A75" w:rsidP="00D813E3">
      <w:pPr>
        <w:pStyle w:val="reg"/>
        <w:jc w:val="center"/>
        <w:rPr>
          <w:rFonts w:asciiTheme="minorHAnsi" w:hAnsiTheme="minorHAnsi"/>
          <w:b/>
          <w:i/>
        </w:rPr>
      </w:pPr>
      <w:r w:rsidRPr="00D813E3">
        <w:rPr>
          <w:rFonts w:asciiTheme="minorHAnsi" w:hAnsiTheme="minorHAnsi"/>
          <w:b/>
          <w:i/>
        </w:rPr>
        <w:t>I was in the Spirit on the Lord's day, and I heard behind me a great voice, as of a trumpet saying, What thou seest, write in a book and send it to the seven churches: unto Ephesus, and unto Smyrna, and unto Pergamum, and unto Thyatira, and unto Sardis, and unto Philadelphia, and unto Laodicea.</w:t>
      </w:r>
    </w:p>
    <w:p w14:paraId="5E59E051" w14:textId="6CEC8FF4" w:rsidR="007D0A75" w:rsidRPr="00D813E3" w:rsidRDefault="007D0A75" w:rsidP="00D813E3">
      <w:pPr>
        <w:pStyle w:val="reg"/>
        <w:jc w:val="center"/>
        <w:rPr>
          <w:rFonts w:asciiTheme="minorHAnsi" w:hAnsiTheme="minorHAnsi"/>
          <w:b/>
          <w:i/>
        </w:rPr>
      </w:pPr>
      <w:r w:rsidRPr="00D813E3">
        <w:rPr>
          <w:rFonts w:asciiTheme="minorHAnsi" w:hAnsiTheme="minorHAnsi"/>
          <w:b/>
          <w:i/>
        </w:rPr>
        <w:t>And I turned to see the voice that spake with me. And having turned I saw seven golden candlesticks; and in the midst of the candlesticks one like unto a son of man, clothed with a garment down to the foot, and girt about at the breasts with a golden girdle. And his head and his hair were white as white wool, white as snow; and his eyes were as a flame of fire; and his feet like unto burnished brass, as if it had been refined in a furnace; and his voice as the voice of many waters. And he had in his right hand seven stars: and out of his mouth proceeded a sharp two-edged sword: and his countenance was as the sun shineth in his strength.</w:t>
      </w:r>
    </w:p>
    <w:p w14:paraId="2EA890E1" w14:textId="42F69721" w:rsidR="007D0A75" w:rsidRDefault="007D0A75" w:rsidP="00D813E3">
      <w:pPr>
        <w:jc w:val="center"/>
        <w:rPr>
          <w:rFonts w:asciiTheme="minorHAnsi" w:hAnsiTheme="minorHAnsi"/>
          <w:b/>
          <w:i/>
          <w:sz w:val="24"/>
          <w:szCs w:val="24"/>
        </w:rPr>
      </w:pPr>
      <w:r w:rsidRPr="00D813E3">
        <w:rPr>
          <w:rFonts w:asciiTheme="minorHAnsi" w:hAnsiTheme="minorHAnsi"/>
          <w:b/>
          <w:i/>
          <w:sz w:val="24"/>
          <w:szCs w:val="24"/>
        </w:rPr>
        <w:t>And when I saw him, I fell at his feet as one dead. And he laid his right hand upon me, saying, Fear not; I am the first and the last, and the Living one; and I was dead, and behold, I am alive for evermore, and I have the keys of death and of Hades. Write therefore the things which thou sawest, and the things which are, and the things which shall come to pass hereafter; the mystery of the seven stars which thou sawest in my right hand, and the seven golden candlesticks. The seven stars are the angels of the seven churches: and the seven candlesticks are seven churches.</w:t>
      </w:r>
    </w:p>
    <w:p w14:paraId="3FA6BF97" w14:textId="77777777" w:rsidR="00D5527C" w:rsidRDefault="00D5527C" w:rsidP="00D5527C">
      <w:pPr>
        <w:ind w:firstLine="720"/>
        <w:jc w:val="both"/>
        <w:rPr>
          <w:sz w:val="24"/>
          <w:szCs w:val="24"/>
        </w:rPr>
      </w:pPr>
      <w:r>
        <w:rPr>
          <w:sz w:val="24"/>
          <w:szCs w:val="24"/>
        </w:rPr>
        <w:t xml:space="preserve">Personally speaking, even after having spent the last 27 years of my life getting to know the Lord Jesus, I’m convinced that a </w:t>
      </w:r>
      <w:r w:rsidRPr="00BC6379">
        <w:rPr>
          <w:i/>
          <w:sz w:val="24"/>
          <w:szCs w:val="24"/>
        </w:rPr>
        <w:t>full knowledge</w:t>
      </w:r>
      <w:r>
        <w:rPr>
          <w:sz w:val="24"/>
          <w:szCs w:val="24"/>
        </w:rPr>
        <w:t xml:space="preserve"> of Him is unattainable, at least while we are still here on earth. (1 Corinthians 13:12; Romans 11:33-36)</w:t>
      </w:r>
      <w:r w:rsidRPr="00084D6A">
        <w:rPr>
          <w:sz w:val="24"/>
          <w:szCs w:val="24"/>
        </w:rPr>
        <w:t xml:space="preserve"> </w:t>
      </w:r>
      <w:r>
        <w:rPr>
          <w:sz w:val="24"/>
          <w:szCs w:val="24"/>
        </w:rPr>
        <w:t xml:space="preserve">And furthermore, what I do know of Him only leaves me hungry and thirsty to know Him more. </w:t>
      </w:r>
    </w:p>
    <w:p w14:paraId="7B10E87B" w14:textId="1C20C406" w:rsidR="00D5527C" w:rsidRDefault="00D5527C" w:rsidP="00D5527C">
      <w:pPr>
        <w:ind w:firstLine="720"/>
        <w:jc w:val="both"/>
        <w:rPr>
          <w:sz w:val="24"/>
          <w:szCs w:val="24"/>
        </w:rPr>
      </w:pPr>
      <w:r>
        <w:rPr>
          <w:sz w:val="24"/>
          <w:szCs w:val="24"/>
        </w:rPr>
        <w:t xml:space="preserve">Looking back over my life, I’m humbled and grateful </w:t>
      </w:r>
      <w:r w:rsidR="00E8550A">
        <w:rPr>
          <w:sz w:val="24"/>
          <w:szCs w:val="24"/>
        </w:rPr>
        <w:t xml:space="preserve">for the moments my Lord </w:t>
      </w:r>
      <w:r>
        <w:rPr>
          <w:sz w:val="24"/>
          <w:szCs w:val="24"/>
        </w:rPr>
        <w:t>has allowed me</w:t>
      </w:r>
      <w:r w:rsidR="00E8550A">
        <w:rPr>
          <w:sz w:val="24"/>
          <w:szCs w:val="24"/>
        </w:rPr>
        <w:t xml:space="preserve"> </w:t>
      </w:r>
      <w:r>
        <w:rPr>
          <w:sz w:val="24"/>
          <w:szCs w:val="24"/>
        </w:rPr>
        <w:t xml:space="preserve">even the tiniest glimpses of Him. And I’m not just talking about all that I have seen concerning Him in the Bible. You may be thinking, “Are you saying that you have </w:t>
      </w:r>
      <w:r w:rsidRPr="00727E9F">
        <w:rPr>
          <w:i/>
          <w:sz w:val="24"/>
          <w:szCs w:val="24"/>
        </w:rPr>
        <w:t>seen</w:t>
      </w:r>
      <w:r>
        <w:rPr>
          <w:sz w:val="24"/>
          <w:szCs w:val="24"/>
        </w:rPr>
        <w:t xml:space="preserve"> the Invisible God?!” Obviously not! But what I am saying is this: He’s made Himself known to me in very tangible ways - too numerous to recount, and when He does, I am left awe-struck </w:t>
      </w:r>
      <w:r w:rsidR="00E8550A">
        <w:rPr>
          <w:sz w:val="24"/>
          <w:szCs w:val="24"/>
        </w:rPr>
        <w:t>by</w:t>
      </w:r>
      <w:r>
        <w:rPr>
          <w:sz w:val="24"/>
          <w:szCs w:val="24"/>
        </w:rPr>
        <w:t xml:space="preserve"> His glory! </w:t>
      </w:r>
    </w:p>
    <w:p w14:paraId="4DB08340" w14:textId="77777777" w:rsidR="00E8550A" w:rsidRDefault="00E8550A" w:rsidP="00D5527C">
      <w:pPr>
        <w:ind w:firstLine="720"/>
        <w:jc w:val="both"/>
        <w:rPr>
          <w:sz w:val="24"/>
          <w:szCs w:val="24"/>
        </w:rPr>
      </w:pPr>
      <w:r>
        <w:rPr>
          <w:sz w:val="24"/>
          <w:szCs w:val="24"/>
        </w:rPr>
        <w:t xml:space="preserve">You see, </w:t>
      </w:r>
      <w:r w:rsidR="00D5527C">
        <w:rPr>
          <w:sz w:val="24"/>
          <w:szCs w:val="24"/>
        </w:rPr>
        <w:t>I’m just a housewife, and yet,</w:t>
      </w:r>
      <w:r w:rsidRPr="00E8550A">
        <w:rPr>
          <w:sz w:val="24"/>
          <w:szCs w:val="24"/>
        </w:rPr>
        <w:t xml:space="preserve"> </w:t>
      </w:r>
      <w:r>
        <w:rPr>
          <w:sz w:val="24"/>
          <w:szCs w:val="24"/>
        </w:rPr>
        <w:t xml:space="preserve">in the mundane, as well as the monumental moments, Jesus </w:t>
      </w:r>
      <w:r w:rsidR="00D5527C">
        <w:rPr>
          <w:sz w:val="24"/>
          <w:szCs w:val="24"/>
        </w:rPr>
        <w:t>has been very real and present in my life</w:t>
      </w:r>
      <w:r>
        <w:rPr>
          <w:sz w:val="24"/>
          <w:szCs w:val="24"/>
        </w:rPr>
        <w:t>.</w:t>
      </w:r>
      <w:r w:rsidR="00D5527C">
        <w:rPr>
          <w:sz w:val="24"/>
          <w:szCs w:val="24"/>
        </w:rPr>
        <w:t xml:space="preserve"> I’ll not take up our time now to elaborate, but I have seen Him move a typhoon, heal my broken heart, find a needle in a hay stack at my request, (well - a ring in a field) and I’ve personally heard His voice as he speaks to me through His Word. </w:t>
      </w:r>
      <w:r>
        <w:rPr>
          <w:sz w:val="24"/>
          <w:szCs w:val="24"/>
        </w:rPr>
        <w:t xml:space="preserve">On these rare but wonderful occasions, I find myself asking the same question that Paul ask of Jesus: </w:t>
      </w:r>
      <w:r w:rsidRPr="000F6570">
        <w:rPr>
          <w:sz w:val="24"/>
          <w:szCs w:val="24"/>
        </w:rPr>
        <w:t>“</w:t>
      </w:r>
      <w:r w:rsidRPr="000F6570">
        <w:rPr>
          <w:i/>
          <w:sz w:val="24"/>
          <w:szCs w:val="24"/>
        </w:rPr>
        <w:t>Who are you Lord</w:t>
      </w:r>
      <w:r w:rsidRPr="000F6570">
        <w:rPr>
          <w:sz w:val="24"/>
          <w:szCs w:val="24"/>
        </w:rPr>
        <w:t>?”</w:t>
      </w:r>
      <w:r>
        <w:rPr>
          <w:sz w:val="24"/>
          <w:szCs w:val="24"/>
        </w:rPr>
        <w:t xml:space="preserve"> </w:t>
      </w:r>
    </w:p>
    <w:p w14:paraId="53289809" w14:textId="394BCBF3" w:rsidR="00D5527C" w:rsidRDefault="00D5527C" w:rsidP="00D5527C">
      <w:pPr>
        <w:ind w:firstLine="720"/>
        <w:jc w:val="both"/>
        <w:rPr>
          <w:i/>
          <w:sz w:val="24"/>
          <w:szCs w:val="24"/>
        </w:rPr>
      </w:pPr>
      <w:r>
        <w:rPr>
          <w:sz w:val="24"/>
          <w:szCs w:val="24"/>
        </w:rPr>
        <w:t xml:space="preserve">By the way, as we’re about to see, </w:t>
      </w:r>
      <w:r w:rsidRPr="00E8550A">
        <w:rPr>
          <w:b/>
          <w:i/>
          <w:sz w:val="24"/>
          <w:szCs w:val="24"/>
        </w:rPr>
        <w:t>Jesus is the Word</w:t>
      </w:r>
      <w:r>
        <w:rPr>
          <w:sz w:val="24"/>
          <w:szCs w:val="24"/>
        </w:rPr>
        <w:t xml:space="preserve">, and as one of His sheep, </w:t>
      </w:r>
      <w:r w:rsidR="00E8550A">
        <w:rPr>
          <w:sz w:val="24"/>
          <w:szCs w:val="24"/>
        </w:rPr>
        <w:t>it’s my honor to</w:t>
      </w:r>
      <w:r>
        <w:rPr>
          <w:sz w:val="24"/>
          <w:szCs w:val="24"/>
        </w:rPr>
        <w:t xml:space="preserve"> hear His voice</w:t>
      </w:r>
      <w:r w:rsidR="00E8550A">
        <w:rPr>
          <w:sz w:val="24"/>
          <w:szCs w:val="24"/>
        </w:rPr>
        <w:t>. As a side note:</w:t>
      </w:r>
      <w:r>
        <w:rPr>
          <w:sz w:val="24"/>
          <w:szCs w:val="24"/>
        </w:rPr>
        <w:t xml:space="preserve"> </w:t>
      </w:r>
      <w:r w:rsidR="00E8550A">
        <w:rPr>
          <w:sz w:val="24"/>
          <w:szCs w:val="24"/>
        </w:rPr>
        <w:t xml:space="preserve">you may find it interesting to know that </w:t>
      </w:r>
      <w:r>
        <w:rPr>
          <w:sz w:val="24"/>
          <w:szCs w:val="24"/>
        </w:rPr>
        <w:t xml:space="preserve">the Greek word for </w:t>
      </w:r>
      <w:r w:rsidRPr="00D67B17">
        <w:rPr>
          <w:i/>
          <w:sz w:val="24"/>
          <w:szCs w:val="24"/>
        </w:rPr>
        <w:t>voice</w:t>
      </w:r>
      <w:r>
        <w:rPr>
          <w:sz w:val="24"/>
          <w:szCs w:val="24"/>
        </w:rPr>
        <w:t xml:space="preserve"> is </w:t>
      </w:r>
      <w:r w:rsidRPr="00D67B17">
        <w:rPr>
          <w:i/>
          <w:sz w:val="24"/>
          <w:szCs w:val="24"/>
        </w:rPr>
        <w:t>phone</w:t>
      </w:r>
      <w:r w:rsidR="00E8550A">
        <w:rPr>
          <w:i/>
          <w:sz w:val="24"/>
          <w:szCs w:val="24"/>
        </w:rPr>
        <w:t xml:space="preserve">. </w:t>
      </w:r>
    </w:p>
    <w:p w14:paraId="08A47120" w14:textId="21179D2B" w:rsidR="00201665" w:rsidRDefault="00201665" w:rsidP="00201665">
      <w:pPr>
        <w:ind w:firstLine="720"/>
        <w:jc w:val="both"/>
        <w:rPr>
          <w:sz w:val="24"/>
          <w:szCs w:val="24"/>
        </w:rPr>
      </w:pPr>
      <w:r>
        <w:rPr>
          <w:sz w:val="24"/>
          <w:szCs w:val="24"/>
        </w:rPr>
        <w:t xml:space="preserve">On one occasion Jesus </w:t>
      </w:r>
      <w:r w:rsidRPr="0076788C">
        <w:rPr>
          <w:sz w:val="24"/>
          <w:szCs w:val="24"/>
        </w:rPr>
        <w:t>asked His disciples a probing question</w:t>
      </w:r>
      <w:r>
        <w:rPr>
          <w:sz w:val="24"/>
          <w:szCs w:val="24"/>
        </w:rPr>
        <w:t xml:space="preserve">: </w:t>
      </w:r>
      <w:r w:rsidRPr="0076788C">
        <w:rPr>
          <w:sz w:val="24"/>
          <w:szCs w:val="24"/>
        </w:rPr>
        <w:t>“Who do you think I am?” Peter responded,</w:t>
      </w:r>
      <w:r>
        <w:rPr>
          <w:sz w:val="24"/>
          <w:szCs w:val="24"/>
        </w:rPr>
        <w:t xml:space="preserve"> “</w:t>
      </w:r>
      <w:r w:rsidRPr="0076788C">
        <w:rPr>
          <w:sz w:val="24"/>
          <w:szCs w:val="24"/>
        </w:rPr>
        <w:t>You are the Christ, the Son of the living God.</w:t>
      </w:r>
      <w:r>
        <w:rPr>
          <w:sz w:val="24"/>
          <w:szCs w:val="24"/>
        </w:rPr>
        <w:t xml:space="preserve">  </w:t>
      </w:r>
      <w:r w:rsidR="00460CDF">
        <w:rPr>
          <w:sz w:val="24"/>
          <w:szCs w:val="24"/>
        </w:rPr>
        <w:t xml:space="preserve">And </w:t>
      </w:r>
      <w:r>
        <w:rPr>
          <w:sz w:val="24"/>
          <w:szCs w:val="24"/>
        </w:rPr>
        <w:t xml:space="preserve">Jesus </w:t>
      </w:r>
      <w:r w:rsidR="00460CDF">
        <w:rPr>
          <w:sz w:val="24"/>
          <w:szCs w:val="24"/>
        </w:rPr>
        <w:t>said to him,</w:t>
      </w:r>
      <w:r w:rsidR="00782D41">
        <w:rPr>
          <w:sz w:val="24"/>
          <w:szCs w:val="24"/>
        </w:rPr>
        <w:t xml:space="preserve"> “</w:t>
      </w:r>
      <w:r w:rsidR="00460CDF">
        <w:rPr>
          <w:sz w:val="24"/>
          <w:szCs w:val="24"/>
        </w:rPr>
        <w:t>Blessed are you, Simon Barjona, because flesh and b</w:t>
      </w:r>
      <w:r w:rsidR="00782D41">
        <w:rPr>
          <w:sz w:val="24"/>
          <w:szCs w:val="24"/>
        </w:rPr>
        <w:t>l</w:t>
      </w:r>
      <w:r w:rsidR="00460CDF">
        <w:rPr>
          <w:sz w:val="24"/>
          <w:szCs w:val="24"/>
        </w:rPr>
        <w:t>o</w:t>
      </w:r>
      <w:r w:rsidR="00782D41">
        <w:rPr>
          <w:sz w:val="24"/>
          <w:szCs w:val="24"/>
        </w:rPr>
        <w:t>o</w:t>
      </w:r>
      <w:r w:rsidR="00460CDF">
        <w:rPr>
          <w:sz w:val="24"/>
          <w:szCs w:val="24"/>
        </w:rPr>
        <w:t>d did not reveal this to you, but My Father who is in heaven.</w:t>
      </w:r>
      <w:r w:rsidR="00782D41">
        <w:rPr>
          <w:sz w:val="24"/>
          <w:szCs w:val="24"/>
        </w:rPr>
        <w:t>”</w:t>
      </w:r>
      <w:r w:rsidR="00460CDF">
        <w:rPr>
          <w:sz w:val="24"/>
          <w:szCs w:val="24"/>
        </w:rPr>
        <w:t xml:space="preserve"> (Matthew 16:13-19) When it comes right down to it, only God can reveal the true identity of Jesus. And when He does, we will all answer this question personally:</w:t>
      </w:r>
      <w:r>
        <w:rPr>
          <w:sz w:val="24"/>
          <w:szCs w:val="24"/>
        </w:rPr>
        <w:t xml:space="preserve"> W</w:t>
      </w:r>
      <w:r w:rsidRPr="0076788C">
        <w:rPr>
          <w:sz w:val="24"/>
          <w:szCs w:val="24"/>
        </w:rPr>
        <w:t xml:space="preserve">ho do you say Jesus is? Your response to that question </w:t>
      </w:r>
      <w:r>
        <w:rPr>
          <w:sz w:val="24"/>
          <w:szCs w:val="24"/>
        </w:rPr>
        <w:t xml:space="preserve">will </w:t>
      </w:r>
      <w:r w:rsidRPr="0076788C">
        <w:rPr>
          <w:sz w:val="24"/>
          <w:szCs w:val="24"/>
        </w:rPr>
        <w:t xml:space="preserve">set the trajectory for your life now, </w:t>
      </w:r>
      <w:r>
        <w:rPr>
          <w:sz w:val="24"/>
          <w:szCs w:val="24"/>
        </w:rPr>
        <w:t>as well as</w:t>
      </w:r>
      <w:r w:rsidRPr="0076788C">
        <w:rPr>
          <w:sz w:val="24"/>
          <w:szCs w:val="24"/>
        </w:rPr>
        <w:t xml:space="preserve"> your eternity. So don’t you think we need to get this right?</w:t>
      </w:r>
    </w:p>
    <w:p w14:paraId="27949099" w14:textId="7555875D" w:rsidR="00201665" w:rsidRPr="00CE06DB" w:rsidRDefault="00201665" w:rsidP="00201665">
      <w:pPr>
        <w:ind w:firstLine="720"/>
        <w:rPr>
          <w:b/>
          <w:i/>
          <w:sz w:val="24"/>
          <w:szCs w:val="24"/>
        </w:rPr>
      </w:pPr>
      <w:r w:rsidRPr="5897EC05">
        <w:rPr>
          <w:sz w:val="24"/>
          <w:szCs w:val="24"/>
        </w:rPr>
        <w:t>C.S. Lewis</w:t>
      </w:r>
      <w:r>
        <w:rPr>
          <w:sz w:val="24"/>
          <w:szCs w:val="24"/>
        </w:rPr>
        <w:t xml:space="preserve">, author of </w:t>
      </w:r>
      <w:r w:rsidRPr="00AC662B">
        <w:rPr>
          <w:sz w:val="24"/>
          <w:szCs w:val="24"/>
          <w:u w:val="single"/>
        </w:rPr>
        <w:t>The C</w:t>
      </w:r>
      <w:r w:rsidR="00782D41">
        <w:rPr>
          <w:sz w:val="24"/>
          <w:szCs w:val="24"/>
          <w:u w:val="single"/>
        </w:rPr>
        <w:t>hronicles</w:t>
      </w:r>
      <w:r w:rsidRPr="00AC662B">
        <w:rPr>
          <w:sz w:val="24"/>
          <w:szCs w:val="24"/>
          <w:u w:val="single"/>
        </w:rPr>
        <w:t xml:space="preserve"> of Narnia</w:t>
      </w:r>
      <w:r>
        <w:rPr>
          <w:sz w:val="24"/>
          <w:szCs w:val="24"/>
        </w:rPr>
        <w:t>, was once a s</w:t>
      </w:r>
      <w:r w:rsidR="00D16A22">
        <w:rPr>
          <w:sz w:val="24"/>
          <w:szCs w:val="24"/>
        </w:rPr>
        <w:t>keptic</w:t>
      </w:r>
      <w:r>
        <w:rPr>
          <w:sz w:val="24"/>
          <w:szCs w:val="24"/>
        </w:rPr>
        <w:t xml:space="preserve">. </w:t>
      </w:r>
      <w:r w:rsidRPr="5897EC05">
        <w:rPr>
          <w:sz w:val="24"/>
          <w:szCs w:val="24"/>
        </w:rPr>
        <w:t xml:space="preserve">In his classic book, </w:t>
      </w:r>
      <w:r w:rsidRPr="5897EC05">
        <w:rPr>
          <w:sz w:val="24"/>
          <w:szCs w:val="24"/>
          <w:u w:val="single"/>
        </w:rPr>
        <w:t xml:space="preserve">Mere Christianity </w:t>
      </w:r>
      <w:r w:rsidRPr="5897EC05">
        <w:rPr>
          <w:sz w:val="24"/>
          <w:szCs w:val="24"/>
        </w:rPr>
        <w:t>he wrote:</w:t>
      </w:r>
    </w:p>
    <w:p w14:paraId="097C0B5C" w14:textId="77777777" w:rsidR="00201665" w:rsidRDefault="00201665" w:rsidP="00201665">
      <w:pPr>
        <w:sectPr w:rsidR="00201665" w:rsidSect="00444B88">
          <w:type w:val="continuous"/>
          <w:pgSz w:w="12240" w:h="15840"/>
          <w:pgMar w:top="720" w:right="1440" w:bottom="720" w:left="1440" w:header="720" w:footer="720" w:gutter="0"/>
          <w:pgBorders w:offsetFrom="page">
            <w:top w:val="dashDotStroked" w:sz="24" w:space="24" w:color="632423" w:themeColor="accent2" w:themeShade="80"/>
            <w:left w:val="dashDotStroked" w:sz="24" w:space="24" w:color="632423" w:themeColor="accent2" w:themeShade="80"/>
            <w:bottom w:val="dashDotStroked" w:sz="24" w:space="24" w:color="632423" w:themeColor="accent2" w:themeShade="80"/>
            <w:right w:val="dashDotStroked" w:sz="24" w:space="24" w:color="632423" w:themeColor="accent2" w:themeShade="80"/>
          </w:pgBorders>
          <w:cols w:space="720"/>
          <w:titlePg/>
          <w:docGrid w:linePitch="360"/>
        </w:sectPr>
      </w:pPr>
    </w:p>
    <w:p w14:paraId="76CC90BA" w14:textId="77777777" w:rsidR="00201665" w:rsidRDefault="00201665" w:rsidP="00201665">
      <w:pPr>
        <w:ind w:left="720" w:right="720"/>
        <w:jc w:val="both"/>
        <w:rPr>
          <w:sz w:val="24"/>
          <w:szCs w:val="24"/>
        </w:rPr>
      </w:pPr>
      <w:r w:rsidRPr="5897EC05">
        <w:rPr>
          <w:sz w:val="24"/>
          <w:szCs w:val="24"/>
        </w:rPr>
        <w:t xml:space="preserve">“I am trying here to prevent anyone saying the really foolish thing that people often say about Him: I’m ready to accept Jesus as a great moral teacher, but I don’t accept his claim to be God. That is the one thing we must not say. A man who was merely a man and said the sort of things Jesus said would not be a great moral teacher. He would either be a lunatic — on the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 </w:t>
      </w:r>
    </w:p>
    <w:p w14:paraId="0910B7EA" w14:textId="50EBD808" w:rsidR="00D5527C" w:rsidRDefault="00D5527C" w:rsidP="00D813E3">
      <w:pPr>
        <w:jc w:val="center"/>
        <w:rPr>
          <w:rFonts w:asciiTheme="minorHAnsi" w:hAnsiTheme="minorHAnsi"/>
          <w:b/>
          <w:sz w:val="28"/>
          <w:szCs w:val="28"/>
        </w:rPr>
      </w:pPr>
      <w:r>
        <w:rPr>
          <w:rFonts w:asciiTheme="minorHAnsi" w:hAnsiTheme="minorHAnsi"/>
          <w:b/>
          <w:sz w:val="28"/>
          <w:szCs w:val="28"/>
        </w:rPr>
        <w:t xml:space="preserve">Jesus in the Old Testament </w:t>
      </w:r>
    </w:p>
    <w:p w14:paraId="574E26ED" w14:textId="77777777" w:rsidR="005A37C4" w:rsidRPr="005A37C4" w:rsidRDefault="005A37C4" w:rsidP="005A37C4">
      <w:pPr>
        <w:jc w:val="center"/>
        <w:rPr>
          <w:b/>
          <w:i/>
          <w:sz w:val="24"/>
          <w:szCs w:val="24"/>
        </w:rPr>
      </w:pPr>
      <w:r w:rsidRPr="005A37C4">
        <w:rPr>
          <w:b/>
          <w:i/>
          <w:sz w:val="24"/>
          <w:szCs w:val="24"/>
        </w:rPr>
        <w:t>Ephesians 3:1-2 (ESV)</w:t>
      </w:r>
    </w:p>
    <w:p w14:paraId="6C382A5D" w14:textId="361B04E8" w:rsidR="005A37C4" w:rsidRPr="005A37C4" w:rsidRDefault="005A37C4" w:rsidP="005A37C4">
      <w:pPr>
        <w:pStyle w:val="ListParagraph"/>
        <w:ind w:left="0" w:firstLine="720"/>
        <w:jc w:val="center"/>
        <w:rPr>
          <w:b/>
          <w:i/>
          <w:sz w:val="24"/>
          <w:szCs w:val="24"/>
        </w:rPr>
      </w:pPr>
      <w:r w:rsidRPr="005A37C4">
        <w:rPr>
          <w:b/>
          <w:i/>
          <w:sz w:val="24"/>
          <w:szCs w:val="24"/>
        </w:rPr>
        <w:t>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by the Spirit.</w:t>
      </w:r>
    </w:p>
    <w:p w14:paraId="61781F36" w14:textId="0B40C74B" w:rsidR="00956F3C" w:rsidRDefault="00E610C9" w:rsidP="004B6108">
      <w:pPr>
        <w:ind w:firstLine="720"/>
        <w:jc w:val="both"/>
        <w:rPr>
          <w:sz w:val="24"/>
          <w:szCs w:val="24"/>
        </w:rPr>
      </w:pPr>
      <w:r>
        <w:rPr>
          <w:sz w:val="24"/>
          <w:szCs w:val="24"/>
        </w:rPr>
        <w:t>H</w:t>
      </w:r>
      <w:r w:rsidRPr="00F16C84">
        <w:rPr>
          <w:sz w:val="24"/>
          <w:szCs w:val="24"/>
        </w:rPr>
        <w:t xml:space="preserve">idden from the writers of the Old Testament </w:t>
      </w:r>
      <w:r>
        <w:rPr>
          <w:sz w:val="24"/>
          <w:szCs w:val="24"/>
        </w:rPr>
        <w:t>in shadows, signs, types and symbols is a mystery.</w:t>
      </w:r>
      <w:r w:rsidRPr="00F16C84">
        <w:rPr>
          <w:sz w:val="24"/>
          <w:szCs w:val="24"/>
        </w:rPr>
        <w:t xml:space="preserve"> </w:t>
      </w:r>
      <w:r w:rsidR="00D5527C">
        <w:rPr>
          <w:sz w:val="24"/>
          <w:szCs w:val="24"/>
        </w:rPr>
        <w:t xml:space="preserve">In the third century </w:t>
      </w:r>
      <w:r w:rsidRPr="5897EC05">
        <w:rPr>
          <w:sz w:val="24"/>
          <w:szCs w:val="24"/>
        </w:rPr>
        <w:t>Saint Augustine wrote</w:t>
      </w:r>
      <w:r w:rsidR="00BA1AD5">
        <w:rPr>
          <w:sz w:val="24"/>
          <w:szCs w:val="24"/>
        </w:rPr>
        <w:t xml:space="preserve">, </w:t>
      </w:r>
      <w:r w:rsidRPr="5897EC05">
        <w:rPr>
          <w:sz w:val="24"/>
          <w:szCs w:val="24"/>
        </w:rPr>
        <w:t xml:space="preserve">“In the Old Testament the New lies hidden, in the New Testament the old is laid open.” </w:t>
      </w:r>
      <w:r w:rsidR="00BA1AD5">
        <w:rPr>
          <w:sz w:val="24"/>
          <w:szCs w:val="24"/>
        </w:rPr>
        <w:t>Here is the</w:t>
      </w:r>
      <w:r>
        <w:rPr>
          <w:sz w:val="24"/>
          <w:szCs w:val="24"/>
        </w:rPr>
        <w:t xml:space="preserve"> principle </w:t>
      </w:r>
      <w:r w:rsidR="00BA1AD5">
        <w:rPr>
          <w:sz w:val="24"/>
          <w:szCs w:val="24"/>
        </w:rPr>
        <w:t>that we must understand to unlock all the mysteries of the Bible. W</w:t>
      </w:r>
      <w:r>
        <w:rPr>
          <w:sz w:val="24"/>
          <w:szCs w:val="24"/>
        </w:rPr>
        <w:t xml:space="preserve">ithout </w:t>
      </w:r>
      <w:r w:rsidR="00BA1AD5">
        <w:rPr>
          <w:sz w:val="24"/>
          <w:szCs w:val="24"/>
        </w:rPr>
        <w:t>a proper understanding of the</w:t>
      </w:r>
      <w:r>
        <w:rPr>
          <w:sz w:val="24"/>
          <w:szCs w:val="24"/>
        </w:rPr>
        <w:t xml:space="preserve"> Old Testament</w:t>
      </w:r>
      <w:r w:rsidR="00BA1AD5">
        <w:rPr>
          <w:sz w:val="24"/>
          <w:szCs w:val="24"/>
        </w:rPr>
        <w:t xml:space="preserve">, the </w:t>
      </w:r>
      <w:r>
        <w:rPr>
          <w:sz w:val="24"/>
          <w:szCs w:val="24"/>
        </w:rPr>
        <w:t>New</w:t>
      </w:r>
      <w:r w:rsidR="00BA1AD5">
        <w:rPr>
          <w:sz w:val="24"/>
          <w:szCs w:val="24"/>
        </w:rPr>
        <w:t xml:space="preserve"> Testament doesn’t make much sense</w:t>
      </w:r>
      <w:r w:rsidR="00956F3C">
        <w:rPr>
          <w:sz w:val="24"/>
          <w:szCs w:val="24"/>
        </w:rPr>
        <w:t>,</w:t>
      </w:r>
      <w:r w:rsidR="00BA1AD5">
        <w:rPr>
          <w:sz w:val="24"/>
          <w:szCs w:val="24"/>
        </w:rPr>
        <w:t xml:space="preserve"> and vic</w:t>
      </w:r>
      <w:r w:rsidR="00782D41">
        <w:rPr>
          <w:sz w:val="24"/>
          <w:szCs w:val="24"/>
        </w:rPr>
        <w:t>e</w:t>
      </w:r>
      <w:r w:rsidR="00BA1AD5">
        <w:rPr>
          <w:sz w:val="24"/>
          <w:szCs w:val="24"/>
        </w:rPr>
        <w:t xml:space="preserve"> versa.</w:t>
      </w:r>
      <w:r>
        <w:rPr>
          <w:sz w:val="24"/>
          <w:szCs w:val="24"/>
        </w:rPr>
        <w:t xml:space="preserve"> </w:t>
      </w:r>
      <w:r w:rsidR="00BA1AD5">
        <w:rPr>
          <w:sz w:val="24"/>
          <w:szCs w:val="24"/>
        </w:rPr>
        <w:t>T</w:t>
      </w:r>
      <w:r w:rsidR="00535D2D">
        <w:rPr>
          <w:sz w:val="24"/>
          <w:szCs w:val="24"/>
        </w:rPr>
        <w:t>he</w:t>
      </w:r>
      <w:r w:rsidR="00535D2D" w:rsidRPr="5897EC05">
        <w:rPr>
          <w:sz w:val="24"/>
          <w:szCs w:val="24"/>
        </w:rPr>
        <w:t xml:space="preserve"> Bible</w:t>
      </w:r>
      <w:r w:rsidR="00782D41">
        <w:rPr>
          <w:sz w:val="24"/>
          <w:szCs w:val="24"/>
        </w:rPr>
        <w:t>,</w:t>
      </w:r>
      <w:r w:rsidR="00BA1AD5">
        <w:rPr>
          <w:sz w:val="24"/>
          <w:szCs w:val="24"/>
        </w:rPr>
        <w:t xml:space="preserve"> therefore,</w:t>
      </w:r>
      <w:r w:rsidR="00535D2D" w:rsidRPr="5897EC05">
        <w:rPr>
          <w:sz w:val="24"/>
          <w:szCs w:val="24"/>
        </w:rPr>
        <w:t xml:space="preserve"> must be viewed as a seamless story</w:t>
      </w:r>
      <w:r w:rsidR="00535D2D">
        <w:rPr>
          <w:sz w:val="24"/>
          <w:szCs w:val="24"/>
        </w:rPr>
        <w:t>.</w:t>
      </w:r>
      <w:r w:rsidR="004B6108" w:rsidRPr="004B6108">
        <w:rPr>
          <w:sz w:val="24"/>
          <w:szCs w:val="24"/>
        </w:rPr>
        <w:t xml:space="preserve"> </w:t>
      </w:r>
      <w:r w:rsidR="00956F3C">
        <w:rPr>
          <w:sz w:val="24"/>
          <w:szCs w:val="24"/>
        </w:rPr>
        <w:t xml:space="preserve">A useful tool you can use to see the story as it unfolds in sequence is </w:t>
      </w:r>
      <w:r w:rsidR="00BA1AD5">
        <w:rPr>
          <w:sz w:val="24"/>
          <w:szCs w:val="24"/>
        </w:rPr>
        <w:t>t</w:t>
      </w:r>
      <w:r w:rsidR="00BA1AD5" w:rsidRPr="5897EC05">
        <w:rPr>
          <w:sz w:val="24"/>
          <w:szCs w:val="24"/>
        </w:rPr>
        <w:t>he Chronological Bible</w:t>
      </w:r>
      <w:r w:rsidR="00956F3C">
        <w:rPr>
          <w:sz w:val="24"/>
          <w:szCs w:val="24"/>
        </w:rPr>
        <w:t xml:space="preserve">. </w:t>
      </w:r>
    </w:p>
    <w:p w14:paraId="30F4D834" w14:textId="65BC0821" w:rsidR="0073229E" w:rsidRDefault="0073229E" w:rsidP="0073229E">
      <w:pPr>
        <w:ind w:firstLine="720"/>
        <w:jc w:val="both"/>
        <w:rPr>
          <w:sz w:val="24"/>
          <w:szCs w:val="24"/>
        </w:rPr>
      </w:pPr>
      <w:r>
        <w:rPr>
          <w:bCs/>
          <w:iCs/>
          <w:sz w:val="24"/>
          <w:szCs w:val="24"/>
        </w:rPr>
        <w:t>When Christ Jesus is referenced in the Old Testament,</w:t>
      </w:r>
      <w:r w:rsidRPr="00025775">
        <w:rPr>
          <w:bCs/>
          <w:iCs/>
          <w:sz w:val="24"/>
          <w:szCs w:val="24"/>
        </w:rPr>
        <w:t xml:space="preserve"> </w:t>
      </w:r>
      <w:r>
        <w:rPr>
          <w:bCs/>
          <w:iCs/>
          <w:sz w:val="24"/>
          <w:szCs w:val="24"/>
        </w:rPr>
        <w:t xml:space="preserve">before </w:t>
      </w:r>
      <w:r w:rsidRPr="00A864D6">
        <w:rPr>
          <w:bCs/>
          <w:iCs/>
          <w:sz w:val="24"/>
          <w:szCs w:val="24"/>
        </w:rPr>
        <w:t>His incarnation</w:t>
      </w:r>
      <w:r>
        <w:rPr>
          <w:bCs/>
          <w:iCs/>
          <w:sz w:val="24"/>
          <w:szCs w:val="24"/>
        </w:rPr>
        <w:t xml:space="preserve">, </w:t>
      </w:r>
      <w:r w:rsidRPr="00A864D6">
        <w:rPr>
          <w:bCs/>
          <w:iCs/>
          <w:sz w:val="24"/>
          <w:szCs w:val="24"/>
        </w:rPr>
        <w:t>i</w:t>
      </w:r>
      <w:r w:rsidRPr="00A864D6">
        <w:rPr>
          <w:sz w:val="24"/>
          <w:szCs w:val="24"/>
        </w:rPr>
        <w:t>t</w:t>
      </w:r>
      <w:r w:rsidR="00782D41">
        <w:rPr>
          <w:sz w:val="24"/>
          <w:szCs w:val="24"/>
        </w:rPr>
        <w:t xml:space="preserve"> is</w:t>
      </w:r>
      <w:r>
        <w:rPr>
          <w:sz w:val="24"/>
          <w:szCs w:val="24"/>
        </w:rPr>
        <w:t xml:space="preserve"> called a </w:t>
      </w:r>
      <w:r w:rsidRPr="004A031C">
        <w:rPr>
          <w:sz w:val="24"/>
          <w:szCs w:val="24"/>
        </w:rPr>
        <w:t>Christophany</w:t>
      </w:r>
      <w:r w:rsidR="00782D41">
        <w:rPr>
          <w:sz w:val="24"/>
          <w:szCs w:val="24"/>
        </w:rPr>
        <w:t>. R</w:t>
      </w:r>
      <w:r>
        <w:rPr>
          <w:sz w:val="24"/>
          <w:szCs w:val="24"/>
        </w:rPr>
        <w:t xml:space="preserve">emember, the Old Testament was the Bible Jesus quoted from. It was </w:t>
      </w:r>
      <w:r w:rsidR="00956F3C">
        <w:rPr>
          <w:sz w:val="24"/>
          <w:szCs w:val="24"/>
        </w:rPr>
        <w:t>after</w:t>
      </w:r>
      <w:r w:rsidR="007301FA">
        <w:rPr>
          <w:sz w:val="24"/>
          <w:szCs w:val="24"/>
        </w:rPr>
        <w:t xml:space="preserve"> His resurrection </w:t>
      </w:r>
      <w:r w:rsidR="00782D41">
        <w:rPr>
          <w:sz w:val="24"/>
          <w:szCs w:val="24"/>
        </w:rPr>
        <w:t>and</w:t>
      </w:r>
      <w:r w:rsidR="006E691A" w:rsidRPr="007301FA">
        <w:rPr>
          <w:sz w:val="24"/>
          <w:szCs w:val="24"/>
        </w:rPr>
        <w:t xml:space="preserve"> before His ascension </w:t>
      </w:r>
      <w:r w:rsidR="00782D41">
        <w:rPr>
          <w:sz w:val="24"/>
          <w:szCs w:val="24"/>
        </w:rPr>
        <w:t xml:space="preserve">that </w:t>
      </w:r>
      <w:r w:rsidR="006E691A" w:rsidRPr="007301FA">
        <w:rPr>
          <w:sz w:val="24"/>
          <w:szCs w:val="24"/>
        </w:rPr>
        <w:t>Jesus did a</w:t>
      </w:r>
      <w:r w:rsidR="00956F3C">
        <w:rPr>
          <w:sz w:val="24"/>
          <w:szCs w:val="24"/>
        </w:rPr>
        <w:t xml:space="preserve"> chronological Bible study with two men on the road to Emmaus</w:t>
      </w:r>
      <w:r>
        <w:rPr>
          <w:sz w:val="24"/>
          <w:szCs w:val="24"/>
        </w:rPr>
        <w:t xml:space="preserve">, and then </w:t>
      </w:r>
      <w:r w:rsidR="00782D41">
        <w:rPr>
          <w:sz w:val="24"/>
          <w:szCs w:val="24"/>
        </w:rPr>
        <w:t xml:space="preserve">later with </w:t>
      </w:r>
      <w:r>
        <w:rPr>
          <w:sz w:val="24"/>
          <w:szCs w:val="24"/>
        </w:rPr>
        <w:t>His disciples</w:t>
      </w:r>
      <w:r w:rsidR="00956F3C">
        <w:rPr>
          <w:sz w:val="24"/>
          <w:szCs w:val="24"/>
        </w:rPr>
        <w:t>.</w:t>
      </w:r>
    </w:p>
    <w:p w14:paraId="1B8A652F" w14:textId="0B920BD3" w:rsidR="006E691A" w:rsidRPr="007301FA" w:rsidRDefault="00956F3C" w:rsidP="0073229E">
      <w:pPr>
        <w:ind w:firstLine="720"/>
        <w:jc w:val="both"/>
        <w:rPr>
          <w:sz w:val="24"/>
          <w:szCs w:val="24"/>
        </w:rPr>
      </w:pPr>
      <w:r>
        <w:rPr>
          <w:sz w:val="24"/>
          <w:szCs w:val="24"/>
        </w:rPr>
        <w:t xml:space="preserve">It makes perfect sense that Jesus would </w:t>
      </w:r>
      <w:r w:rsidR="006F4DF4">
        <w:rPr>
          <w:sz w:val="24"/>
          <w:szCs w:val="24"/>
        </w:rPr>
        <w:t>wait</w:t>
      </w:r>
      <w:r>
        <w:rPr>
          <w:sz w:val="24"/>
          <w:szCs w:val="24"/>
        </w:rPr>
        <w:t xml:space="preserve"> until He had fulfilled at least 353 specific O</w:t>
      </w:r>
      <w:r w:rsidR="006F4DF4">
        <w:rPr>
          <w:sz w:val="24"/>
          <w:szCs w:val="24"/>
        </w:rPr>
        <w:t>ld</w:t>
      </w:r>
      <w:r>
        <w:rPr>
          <w:sz w:val="24"/>
          <w:szCs w:val="24"/>
        </w:rPr>
        <w:t xml:space="preserve"> Testament passages </w:t>
      </w:r>
      <w:r w:rsidR="0073229E">
        <w:rPr>
          <w:sz w:val="24"/>
          <w:szCs w:val="24"/>
        </w:rPr>
        <w:t>before He</w:t>
      </w:r>
      <w:r w:rsidR="006F4DF4">
        <w:rPr>
          <w:sz w:val="24"/>
          <w:szCs w:val="24"/>
        </w:rPr>
        <w:t xml:space="preserve"> </w:t>
      </w:r>
      <w:r w:rsidR="006F4DF4" w:rsidRPr="007301FA">
        <w:rPr>
          <w:sz w:val="24"/>
          <w:szCs w:val="24"/>
        </w:rPr>
        <w:t xml:space="preserve">laid the Bible open </w:t>
      </w:r>
      <w:r w:rsidR="006F4DF4">
        <w:rPr>
          <w:sz w:val="24"/>
          <w:szCs w:val="24"/>
        </w:rPr>
        <w:t>and</w:t>
      </w:r>
      <w:r w:rsidR="006F4DF4" w:rsidRPr="007301FA">
        <w:rPr>
          <w:sz w:val="24"/>
          <w:szCs w:val="24"/>
        </w:rPr>
        <w:t xml:space="preserve"> revealed the mystery</w:t>
      </w:r>
      <w:r w:rsidR="006F4DF4">
        <w:rPr>
          <w:sz w:val="24"/>
          <w:szCs w:val="24"/>
        </w:rPr>
        <w:t xml:space="preserve"> to His disciples. As the old adage goes, “Hind-sight is twenty -twenty.” </w:t>
      </w:r>
      <w:r w:rsidR="00782D41">
        <w:rPr>
          <w:sz w:val="24"/>
          <w:szCs w:val="24"/>
        </w:rPr>
        <w:t>A</w:t>
      </w:r>
      <w:r w:rsidR="006F4DF4">
        <w:rPr>
          <w:sz w:val="24"/>
          <w:szCs w:val="24"/>
        </w:rPr>
        <w:t>s Jesus went from the Law of Moses</w:t>
      </w:r>
      <w:r w:rsidR="00782D41">
        <w:rPr>
          <w:sz w:val="24"/>
          <w:szCs w:val="24"/>
        </w:rPr>
        <w:t xml:space="preserve"> to</w:t>
      </w:r>
      <w:r w:rsidR="006F4DF4">
        <w:rPr>
          <w:sz w:val="24"/>
          <w:szCs w:val="24"/>
        </w:rPr>
        <w:t xml:space="preserve"> the Prophets and the Psalms, they realized </w:t>
      </w:r>
      <w:r w:rsidR="0073229E">
        <w:rPr>
          <w:sz w:val="24"/>
          <w:szCs w:val="24"/>
        </w:rPr>
        <w:t xml:space="preserve">He was the Lord God Almighty. </w:t>
      </w:r>
      <w:r w:rsidR="006E691A" w:rsidRPr="007301FA">
        <w:rPr>
          <w:sz w:val="24"/>
          <w:szCs w:val="24"/>
        </w:rPr>
        <w:t>Wouldn’t you have loved to be part of that Bible Study?</w:t>
      </w:r>
    </w:p>
    <w:p w14:paraId="6316F260" w14:textId="77777777" w:rsidR="006E691A" w:rsidRPr="001705F2" w:rsidRDefault="006E691A" w:rsidP="006E691A">
      <w:pPr>
        <w:jc w:val="center"/>
        <w:rPr>
          <w:b/>
          <w:i/>
          <w:sz w:val="24"/>
          <w:szCs w:val="24"/>
        </w:rPr>
      </w:pPr>
      <w:r w:rsidRPr="001705F2">
        <w:rPr>
          <w:b/>
          <w:i/>
          <w:sz w:val="24"/>
          <w:szCs w:val="24"/>
        </w:rPr>
        <w:t>Luke 24:25-49 (NASB)</w:t>
      </w:r>
    </w:p>
    <w:p w14:paraId="64DB8896" w14:textId="77777777" w:rsidR="006E691A" w:rsidRPr="001705F2" w:rsidRDefault="006E691A" w:rsidP="006E691A">
      <w:pPr>
        <w:jc w:val="center"/>
        <w:rPr>
          <w:b/>
          <w:i/>
          <w:sz w:val="24"/>
          <w:szCs w:val="24"/>
        </w:rPr>
      </w:pPr>
      <w:r w:rsidRPr="001705F2">
        <w:rPr>
          <w:b/>
          <w:i/>
          <w:sz w:val="24"/>
          <w:szCs w:val="24"/>
        </w:rPr>
        <w:t xml:space="preserve">And He said to them, O foolish men and slow of heart to believe in all that the prophets 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 and He said to them, “Thus it is written, that the Christ would suffer and rise again from the dead the third day, and repentance for the forgiveness of sins would be proclaimed in His name to all nations, beginning from Jerusalem. You are witnesses of these things.  And behold, I am sending forth the promise of My Father upon you: but you are to stay in the city until you are clothed with power from on high.” AMEN.</w:t>
      </w:r>
    </w:p>
    <w:p w14:paraId="6E04D735" w14:textId="0A058D73" w:rsidR="00D23ECC" w:rsidRPr="00D23ECC" w:rsidRDefault="0073229E" w:rsidP="00D23ECC">
      <w:pPr>
        <w:ind w:firstLine="720"/>
        <w:jc w:val="both"/>
        <w:rPr>
          <w:i/>
          <w:sz w:val="24"/>
          <w:szCs w:val="24"/>
        </w:rPr>
      </w:pPr>
      <w:r w:rsidRPr="00D23ECC">
        <w:rPr>
          <w:sz w:val="24"/>
          <w:szCs w:val="24"/>
        </w:rPr>
        <w:t xml:space="preserve">The terms used for the study of </w:t>
      </w:r>
      <w:r w:rsidR="00D23ECC" w:rsidRPr="00D23ECC">
        <w:rPr>
          <w:sz w:val="24"/>
          <w:szCs w:val="24"/>
        </w:rPr>
        <w:t xml:space="preserve">interpretation </w:t>
      </w:r>
      <w:r w:rsidRPr="00D23ECC">
        <w:rPr>
          <w:sz w:val="24"/>
          <w:szCs w:val="24"/>
        </w:rPr>
        <w:t xml:space="preserve">of the </w:t>
      </w:r>
      <w:r w:rsidR="00D23ECC" w:rsidRPr="00D23ECC">
        <w:rPr>
          <w:sz w:val="24"/>
          <w:szCs w:val="24"/>
        </w:rPr>
        <w:t>S</w:t>
      </w:r>
      <w:r w:rsidRPr="00D23ECC">
        <w:rPr>
          <w:sz w:val="24"/>
          <w:szCs w:val="24"/>
        </w:rPr>
        <w:t>criptures</w:t>
      </w:r>
      <w:r w:rsidR="00D23ECC" w:rsidRPr="00D23ECC">
        <w:rPr>
          <w:sz w:val="24"/>
          <w:szCs w:val="24"/>
        </w:rPr>
        <w:t xml:space="preserve"> are </w:t>
      </w:r>
      <w:r w:rsidR="00D23ECC">
        <w:rPr>
          <w:sz w:val="24"/>
          <w:szCs w:val="24"/>
        </w:rPr>
        <w:t>h</w:t>
      </w:r>
      <w:r w:rsidRPr="00D23ECC">
        <w:rPr>
          <w:sz w:val="24"/>
          <w:szCs w:val="24"/>
        </w:rPr>
        <w:t>ermeneutics and exegesis</w:t>
      </w:r>
      <w:r w:rsidR="00D16A22">
        <w:rPr>
          <w:sz w:val="24"/>
          <w:szCs w:val="24"/>
        </w:rPr>
        <w:t>,</w:t>
      </w:r>
      <w:r w:rsidR="00D23ECC">
        <w:rPr>
          <w:sz w:val="24"/>
          <w:szCs w:val="24"/>
        </w:rPr>
        <w:t xml:space="preserve"> and they</w:t>
      </w:r>
      <w:r w:rsidR="00D16A22">
        <w:rPr>
          <w:sz w:val="24"/>
          <w:szCs w:val="24"/>
        </w:rPr>
        <w:t xml:space="preserve"> are</w:t>
      </w:r>
      <w:r w:rsidR="00D23ECC">
        <w:rPr>
          <w:sz w:val="24"/>
          <w:szCs w:val="24"/>
        </w:rPr>
        <w:t xml:space="preserve"> </w:t>
      </w:r>
      <w:r w:rsidR="00D23ECC" w:rsidRPr="00D23ECC">
        <w:rPr>
          <w:sz w:val="24"/>
          <w:szCs w:val="24"/>
        </w:rPr>
        <w:t>frequently used</w:t>
      </w:r>
      <w:r w:rsidRPr="00D23ECC">
        <w:rPr>
          <w:sz w:val="24"/>
          <w:szCs w:val="24"/>
        </w:rPr>
        <w:t xml:space="preserve"> interchangeably.</w:t>
      </w:r>
      <w:r w:rsidR="00D23ECC">
        <w:rPr>
          <w:sz w:val="24"/>
          <w:szCs w:val="24"/>
        </w:rPr>
        <w:t xml:space="preserve"> </w:t>
      </w:r>
      <w:r w:rsidR="00D23ECC" w:rsidRPr="00D23ECC">
        <w:rPr>
          <w:sz w:val="24"/>
          <w:szCs w:val="24"/>
        </w:rPr>
        <w:t xml:space="preserve">The word hermeneutics comes from the Greek word hermeneuo and it means to </w:t>
      </w:r>
      <w:r w:rsidR="00D23ECC" w:rsidRPr="00D23ECC">
        <w:rPr>
          <w:i/>
          <w:sz w:val="24"/>
          <w:szCs w:val="24"/>
        </w:rPr>
        <w:t>translate, interpret, to explain thoroughly, and expound</w:t>
      </w:r>
      <w:r w:rsidR="00D23ECC">
        <w:rPr>
          <w:i/>
          <w:sz w:val="24"/>
          <w:szCs w:val="24"/>
        </w:rPr>
        <w:t xml:space="preserve"> on</w:t>
      </w:r>
      <w:r w:rsidR="00D23ECC" w:rsidRPr="00D23ECC">
        <w:rPr>
          <w:i/>
          <w:sz w:val="24"/>
          <w:szCs w:val="24"/>
        </w:rPr>
        <w:t>.</w:t>
      </w:r>
      <w:r w:rsidR="00D23ECC" w:rsidRPr="00D23ECC">
        <w:rPr>
          <w:sz w:val="24"/>
          <w:szCs w:val="24"/>
        </w:rPr>
        <w:t xml:space="preserve"> </w:t>
      </w:r>
      <w:r w:rsidR="00D23ECC">
        <w:rPr>
          <w:sz w:val="24"/>
          <w:szCs w:val="24"/>
        </w:rPr>
        <w:t xml:space="preserve">Jesus used this word in the above text; </w:t>
      </w:r>
      <w:r w:rsidR="005B4027">
        <w:rPr>
          <w:sz w:val="24"/>
          <w:szCs w:val="24"/>
        </w:rPr>
        <w:t>specifically,</w:t>
      </w:r>
      <w:r w:rsidR="00D23ECC">
        <w:rPr>
          <w:sz w:val="24"/>
          <w:szCs w:val="24"/>
        </w:rPr>
        <w:t xml:space="preserve"> in</w:t>
      </w:r>
      <w:r w:rsidR="00D23ECC" w:rsidRPr="00D23ECC">
        <w:rPr>
          <w:sz w:val="24"/>
          <w:szCs w:val="24"/>
        </w:rPr>
        <w:t xml:space="preserve"> Luke 24:31, 32, 45</w:t>
      </w:r>
      <w:r w:rsidR="00D23ECC">
        <w:rPr>
          <w:sz w:val="24"/>
          <w:szCs w:val="24"/>
        </w:rPr>
        <w:t>.</w:t>
      </w:r>
      <w:r w:rsidR="00D23ECC" w:rsidRPr="00D23ECC">
        <w:rPr>
          <w:sz w:val="24"/>
          <w:szCs w:val="24"/>
        </w:rPr>
        <w:t xml:space="preserve"> </w:t>
      </w:r>
      <w:r w:rsidR="00D23ECC">
        <w:rPr>
          <w:sz w:val="24"/>
          <w:szCs w:val="24"/>
        </w:rPr>
        <w:t>It’s</w:t>
      </w:r>
      <w:r w:rsidR="00D23ECC" w:rsidRPr="00D23ECC">
        <w:rPr>
          <w:sz w:val="24"/>
          <w:szCs w:val="24"/>
        </w:rPr>
        <w:t xml:space="preserve"> translated as: </w:t>
      </w:r>
      <w:r w:rsidR="00D23ECC" w:rsidRPr="00D23ECC">
        <w:rPr>
          <w:i/>
          <w:sz w:val="24"/>
          <w:szCs w:val="24"/>
        </w:rPr>
        <w:t>opened their eyes</w:t>
      </w:r>
      <w:r w:rsidR="00D23ECC" w:rsidRPr="00D23ECC">
        <w:rPr>
          <w:sz w:val="24"/>
          <w:szCs w:val="24"/>
        </w:rPr>
        <w:t xml:space="preserve"> </w:t>
      </w:r>
      <w:r w:rsidR="00D23ECC" w:rsidRPr="00D23ECC">
        <w:rPr>
          <w:i/>
          <w:sz w:val="24"/>
          <w:szCs w:val="24"/>
        </w:rPr>
        <w:t>or minds</w:t>
      </w:r>
      <w:r w:rsidR="00D23ECC" w:rsidRPr="00D23ECC">
        <w:rPr>
          <w:sz w:val="24"/>
          <w:szCs w:val="24"/>
        </w:rPr>
        <w:t xml:space="preserve"> and </w:t>
      </w:r>
      <w:r w:rsidR="00D23ECC" w:rsidRPr="00D23ECC">
        <w:rPr>
          <w:i/>
          <w:sz w:val="24"/>
          <w:szCs w:val="24"/>
        </w:rPr>
        <w:t>explained.</w:t>
      </w:r>
    </w:p>
    <w:p w14:paraId="07BBEDAF" w14:textId="344C2304" w:rsidR="0073229E" w:rsidRDefault="007753C8" w:rsidP="0073229E">
      <w:pPr>
        <w:pStyle w:val="ListParagraph"/>
        <w:ind w:left="0" w:firstLine="720"/>
        <w:jc w:val="both"/>
        <w:rPr>
          <w:sz w:val="24"/>
          <w:szCs w:val="24"/>
        </w:rPr>
      </w:pPr>
      <w:r>
        <w:rPr>
          <w:sz w:val="24"/>
          <w:szCs w:val="24"/>
        </w:rPr>
        <w:t>Herb Hodges, whom I consider a</w:t>
      </w:r>
      <w:r w:rsidR="005B4027">
        <w:rPr>
          <w:sz w:val="24"/>
          <w:szCs w:val="24"/>
        </w:rPr>
        <w:t xml:space="preserve"> spiritual father, </w:t>
      </w:r>
      <w:r>
        <w:rPr>
          <w:sz w:val="24"/>
          <w:szCs w:val="24"/>
        </w:rPr>
        <w:t>is</w:t>
      </w:r>
      <w:r w:rsidR="005B4027">
        <w:rPr>
          <w:sz w:val="24"/>
          <w:szCs w:val="24"/>
        </w:rPr>
        <w:t xml:space="preserve"> the man who </w:t>
      </w:r>
      <w:r>
        <w:rPr>
          <w:sz w:val="24"/>
          <w:szCs w:val="24"/>
        </w:rPr>
        <w:t>was</w:t>
      </w:r>
      <w:r w:rsidR="005B4027">
        <w:rPr>
          <w:sz w:val="24"/>
          <w:szCs w:val="24"/>
        </w:rPr>
        <w:t xml:space="preserve"> instrumental in </w:t>
      </w:r>
      <w:r>
        <w:rPr>
          <w:sz w:val="24"/>
          <w:szCs w:val="24"/>
        </w:rPr>
        <w:t>casting the vision of B</w:t>
      </w:r>
      <w:r w:rsidR="005B4027">
        <w:rPr>
          <w:sz w:val="24"/>
          <w:szCs w:val="24"/>
        </w:rPr>
        <w:t>iblical disciple making</w:t>
      </w:r>
      <w:r>
        <w:rPr>
          <w:sz w:val="24"/>
          <w:szCs w:val="24"/>
        </w:rPr>
        <w:t xml:space="preserve"> for my church.</w:t>
      </w:r>
      <w:r w:rsidR="0073229E">
        <w:rPr>
          <w:sz w:val="24"/>
          <w:szCs w:val="24"/>
        </w:rPr>
        <w:t xml:space="preserve"> </w:t>
      </w:r>
      <w:r w:rsidR="005B4027">
        <w:rPr>
          <w:sz w:val="24"/>
          <w:szCs w:val="24"/>
        </w:rPr>
        <w:t>In my ignorance of the Greek language, I had always assumed that exegesis</w:t>
      </w:r>
      <w:r>
        <w:rPr>
          <w:sz w:val="24"/>
          <w:szCs w:val="24"/>
        </w:rPr>
        <w:t>,</w:t>
      </w:r>
      <w:r w:rsidR="005B4027">
        <w:rPr>
          <w:sz w:val="24"/>
          <w:szCs w:val="24"/>
        </w:rPr>
        <w:t xml:space="preserve"> was referring to “exiting Jesus” from the Scriptures. I always </w:t>
      </w:r>
      <w:r w:rsidR="00201665">
        <w:rPr>
          <w:sz w:val="24"/>
          <w:szCs w:val="24"/>
        </w:rPr>
        <w:t>seize</w:t>
      </w:r>
      <w:r w:rsidR="005B4027">
        <w:rPr>
          <w:sz w:val="24"/>
          <w:szCs w:val="24"/>
        </w:rPr>
        <w:t xml:space="preserve"> the opportunity to learn from Brother Herb</w:t>
      </w:r>
      <w:r w:rsidR="00201665">
        <w:rPr>
          <w:sz w:val="24"/>
          <w:szCs w:val="24"/>
        </w:rPr>
        <w:t>. So, as we were seated next to one another on a</w:t>
      </w:r>
      <w:r w:rsidR="005B4027">
        <w:rPr>
          <w:sz w:val="24"/>
          <w:szCs w:val="24"/>
        </w:rPr>
        <w:t xml:space="preserve"> plane </w:t>
      </w:r>
      <w:r w:rsidR="00201665">
        <w:rPr>
          <w:sz w:val="24"/>
          <w:szCs w:val="24"/>
        </w:rPr>
        <w:t>bound for</w:t>
      </w:r>
      <w:r w:rsidR="005B4027">
        <w:rPr>
          <w:sz w:val="24"/>
          <w:szCs w:val="24"/>
        </w:rPr>
        <w:t xml:space="preserve"> Nicaragua, I ask Brother Herb to explain </w:t>
      </w:r>
      <w:r w:rsidR="00201665">
        <w:rPr>
          <w:sz w:val="24"/>
          <w:szCs w:val="24"/>
        </w:rPr>
        <w:t xml:space="preserve">exegesis </w:t>
      </w:r>
      <w:r w:rsidR="005B4027">
        <w:rPr>
          <w:sz w:val="24"/>
          <w:szCs w:val="24"/>
        </w:rPr>
        <w:t>to me</w:t>
      </w:r>
      <w:r w:rsidR="00201665">
        <w:rPr>
          <w:sz w:val="24"/>
          <w:szCs w:val="24"/>
        </w:rPr>
        <w:t>. T</w:t>
      </w:r>
      <w:r w:rsidR="005B4027">
        <w:rPr>
          <w:sz w:val="24"/>
          <w:szCs w:val="24"/>
        </w:rPr>
        <w:t>his is what He said</w:t>
      </w:r>
      <w:r w:rsidR="0073229E">
        <w:rPr>
          <w:sz w:val="24"/>
          <w:szCs w:val="24"/>
        </w:rPr>
        <w:t>, “Exegesis means to</w:t>
      </w:r>
      <w:r w:rsidR="0073229E" w:rsidRPr="00E04E12">
        <w:rPr>
          <w:sz w:val="24"/>
          <w:szCs w:val="24"/>
        </w:rPr>
        <w:t xml:space="preserve"> take by the hand and lead out from invisibility to visibility</w:t>
      </w:r>
      <w:r>
        <w:rPr>
          <w:sz w:val="24"/>
          <w:szCs w:val="24"/>
        </w:rPr>
        <w:t>.</w:t>
      </w:r>
      <w:r w:rsidR="0073229E" w:rsidRPr="00E04E12">
        <w:rPr>
          <w:sz w:val="24"/>
          <w:szCs w:val="24"/>
        </w:rPr>
        <w:t>”</w:t>
      </w:r>
      <w:r w:rsidR="00201665">
        <w:rPr>
          <w:sz w:val="24"/>
          <w:szCs w:val="24"/>
        </w:rPr>
        <w:t xml:space="preserve"> In reality, I was not too far off base. Jesus took them by the hand and hearts and exited Himself f</w:t>
      </w:r>
      <w:r>
        <w:rPr>
          <w:sz w:val="24"/>
          <w:szCs w:val="24"/>
        </w:rPr>
        <w:t>rom</w:t>
      </w:r>
      <w:r w:rsidR="00201665">
        <w:rPr>
          <w:sz w:val="24"/>
          <w:szCs w:val="24"/>
        </w:rPr>
        <w:t xml:space="preserve"> the Scriptures! </w:t>
      </w:r>
    </w:p>
    <w:p w14:paraId="60A17B05" w14:textId="154D41F1" w:rsidR="0073229E" w:rsidRDefault="0073229E" w:rsidP="0073229E">
      <w:pPr>
        <w:pStyle w:val="ListParagraph"/>
        <w:ind w:left="768"/>
        <w:rPr>
          <w:i/>
          <w:sz w:val="24"/>
          <w:szCs w:val="24"/>
        </w:rPr>
      </w:pPr>
    </w:p>
    <w:p w14:paraId="2BA75EA8" w14:textId="77777777" w:rsidR="0043368D" w:rsidRDefault="0043368D" w:rsidP="0043368D">
      <w:pPr>
        <w:tabs>
          <w:tab w:val="left" w:pos="2925"/>
        </w:tabs>
        <w:jc w:val="center"/>
        <w:rPr>
          <w:b/>
          <w:sz w:val="28"/>
          <w:szCs w:val="28"/>
        </w:rPr>
      </w:pPr>
      <w:r w:rsidRPr="5897EC05">
        <w:rPr>
          <w:b/>
          <w:bCs/>
          <w:sz w:val="28"/>
          <w:szCs w:val="28"/>
        </w:rPr>
        <w:t>His Name is Above Every Name</w:t>
      </w:r>
    </w:p>
    <w:p w14:paraId="4EE70D40" w14:textId="77777777" w:rsidR="0043368D" w:rsidRPr="00C444F1" w:rsidRDefault="0043368D" w:rsidP="0043368D">
      <w:pPr>
        <w:jc w:val="center"/>
        <w:rPr>
          <w:b/>
          <w:i/>
          <w:sz w:val="24"/>
          <w:szCs w:val="24"/>
        </w:rPr>
      </w:pPr>
      <w:r w:rsidRPr="5897EC05">
        <w:rPr>
          <w:b/>
          <w:bCs/>
          <w:i/>
          <w:iCs/>
          <w:sz w:val="24"/>
          <w:szCs w:val="24"/>
        </w:rPr>
        <w:t>Philippians 2:9-11 (NIV)</w:t>
      </w:r>
    </w:p>
    <w:p w14:paraId="10F42F43" w14:textId="77777777" w:rsidR="0043368D" w:rsidRDefault="0043368D" w:rsidP="0043368D">
      <w:pPr>
        <w:pStyle w:val="line1"/>
        <w:ind w:left="360"/>
        <w:jc w:val="center"/>
        <w:rPr>
          <w:rFonts w:ascii="Calibri" w:hAnsi="Calibri" w:cs="Calibri"/>
          <w:b/>
          <w:i/>
        </w:rPr>
      </w:pPr>
      <w:r w:rsidRPr="5897EC05">
        <w:rPr>
          <w:rFonts w:ascii="Calibri" w:eastAsia="Calibri" w:hAnsi="Calibri" w:cs="Calibri"/>
          <w:b/>
          <w:bCs/>
          <w:i/>
          <w:iCs/>
        </w:rPr>
        <w:t>Therefore, God exalted him to the highest place and gave him the name that is above every name, that at the name of Jesus every knee should bow, in heaven and on earth and under the earth, and every tongue acknowledge that Jesus Christ is Lord, to the glory of God the Father.</w:t>
      </w:r>
    </w:p>
    <w:p w14:paraId="02C5DD1C" w14:textId="639BF4BE" w:rsidR="0043368D" w:rsidRDefault="0043368D" w:rsidP="0043368D">
      <w:pPr>
        <w:ind w:firstLine="720"/>
        <w:jc w:val="both"/>
        <w:rPr>
          <w:sz w:val="24"/>
          <w:szCs w:val="24"/>
        </w:rPr>
      </w:pPr>
      <w:r>
        <w:rPr>
          <w:sz w:val="24"/>
          <w:szCs w:val="24"/>
        </w:rPr>
        <w:t>Each name or</w:t>
      </w:r>
      <w:r w:rsidRPr="009D7CDB">
        <w:rPr>
          <w:sz w:val="24"/>
          <w:szCs w:val="24"/>
        </w:rPr>
        <w:t xml:space="preserve"> title for </w:t>
      </w:r>
      <w:r>
        <w:rPr>
          <w:sz w:val="24"/>
          <w:szCs w:val="24"/>
        </w:rPr>
        <w:t>God</w:t>
      </w:r>
      <w:r w:rsidRPr="009D7CDB">
        <w:rPr>
          <w:sz w:val="24"/>
          <w:szCs w:val="24"/>
        </w:rPr>
        <w:t xml:space="preserve"> </w:t>
      </w:r>
      <w:r>
        <w:rPr>
          <w:sz w:val="24"/>
          <w:szCs w:val="24"/>
        </w:rPr>
        <w:t>is a Self-</w:t>
      </w:r>
      <w:r w:rsidR="00A95E04">
        <w:rPr>
          <w:sz w:val="24"/>
          <w:szCs w:val="24"/>
        </w:rPr>
        <w:t>r</w:t>
      </w:r>
      <w:r>
        <w:rPr>
          <w:sz w:val="24"/>
          <w:szCs w:val="24"/>
        </w:rPr>
        <w:t>evelation</w:t>
      </w:r>
      <w:r w:rsidR="00A95E04">
        <w:rPr>
          <w:sz w:val="24"/>
          <w:szCs w:val="24"/>
        </w:rPr>
        <w:t>, and there’s</w:t>
      </w:r>
      <w:r w:rsidR="008C1EE1">
        <w:rPr>
          <w:sz w:val="24"/>
          <w:szCs w:val="24"/>
        </w:rPr>
        <w:t xml:space="preserve"> a </w:t>
      </w:r>
      <w:r>
        <w:rPr>
          <w:sz w:val="24"/>
          <w:szCs w:val="24"/>
        </w:rPr>
        <w:t xml:space="preserve">scarlet thread that ties </w:t>
      </w:r>
      <w:r w:rsidR="008C1EE1">
        <w:rPr>
          <w:sz w:val="24"/>
          <w:szCs w:val="24"/>
        </w:rPr>
        <w:t>each of the name</w:t>
      </w:r>
      <w:r w:rsidR="007753C8">
        <w:rPr>
          <w:sz w:val="24"/>
          <w:szCs w:val="24"/>
        </w:rPr>
        <w:t>s</w:t>
      </w:r>
      <w:r w:rsidR="000302F0">
        <w:rPr>
          <w:sz w:val="24"/>
          <w:szCs w:val="24"/>
        </w:rPr>
        <w:t xml:space="preserve"> of God</w:t>
      </w:r>
      <w:r w:rsidR="008C1EE1">
        <w:rPr>
          <w:sz w:val="24"/>
          <w:szCs w:val="24"/>
        </w:rPr>
        <w:t xml:space="preserve"> </w:t>
      </w:r>
      <w:r w:rsidR="000302F0">
        <w:rPr>
          <w:sz w:val="24"/>
          <w:szCs w:val="24"/>
        </w:rPr>
        <w:t>together</w:t>
      </w:r>
      <w:r w:rsidR="00A95E04">
        <w:rPr>
          <w:sz w:val="24"/>
          <w:szCs w:val="24"/>
        </w:rPr>
        <w:t>. T</w:t>
      </w:r>
      <w:r>
        <w:rPr>
          <w:sz w:val="24"/>
          <w:szCs w:val="24"/>
        </w:rPr>
        <w:t>here</w:t>
      </w:r>
      <w:r w:rsidR="000302F0">
        <w:rPr>
          <w:sz w:val="24"/>
          <w:szCs w:val="24"/>
        </w:rPr>
        <w:t>’s</w:t>
      </w:r>
      <w:r>
        <w:rPr>
          <w:sz w:val="24"/>
          <w:szCs w:val="24"/>
        </w:rPr>
        <w:t xml:space="preserve"> only One who </w:t>
      </w:r>
      <w:r w:rsidR="008C1EE1">
        <w:rPr>
          <w:sz w:val="24"/>
          <w:szCs w:val="24"/>
        </w:rPr>
        <w:t>ever lived</w:t>
      </w:r>
      <w:r>
        <w:rPr>
          <w:sz w:val="24"/>
          <w:szCs w:val="24"/>
        </w:rPr>
        <w:t xml:space="preserve"> up to </w:t>
      </w:r>
      <w:r w:rsidR="000302F0">
        <w:rPr>
          <w:sz w:val="24"/>
          <w:szCs w:val="24"/>
        </w:rPr>
        <w:t>the</w:t>
      </w:r>
      <w:r>
        <w:rPr>
          <w:sz w:val="24"/>
          <w:szCs w:val="24"/>
        </w:rPr>
        <w:t xml:space="preserve"> Name</w:t>
      </w:r>
      <w:r w:rsidR="00A95E04">
        <w:rPr>
          <w:sz w:val="24"/>
          <w:szCs w:val="24"/>
        </w:rPr>
        <w:t>. And it is written</w:t>
      </w:r>
      <w:r w:rsidR="002E0D72">
        <w:rPr>
          <w:sz w:val="24"/>
          <w:szCs w:val="24"/>
        </w:rPr>
        <w:t>: “</w:t>
      </w:r>
      <w:r w:rsidR="008C1EE1">
        <w:rPr>
          <w:sz w:val="24"/>
          <w:szCs w:val="24"/>
        </w:rPr>
        <w:t>Jesus</w:t>
      </w:r>
      <w:r w:rsidR="00A95E04">
        <w:rPr>
          <w:sz w:val="24"/>
          <w:szCs w:val="24"/>
        </w:rPr>
        <w:t xml:space="preserve"> Christ</w:t>
      </w:r>
      <w:r>
        <w:rPr>
          <w:sz w:val="24"/>
          <w:szCs w:val="24"/>
        </w:rPr>
        <w:t xml:space="preserve"> is the</w:t>
      </w:r>
      <w:r w:rsidRPr="5897EC05">
        <w:rPr>
          <w:i/>
          <w:iCs/>
          <w:sz w:val="24"/>
          <w:szCs w:val="24"/>
        </w:rPr>
        <w:t xml:space="preserve"> </w:t>
      </w:r>
      <w:r w:rsidRPr="005718E2">
        <w:rPr>
          <w:sz w:val="24"/>
          <w:szCs w:val="24"/>
        </w:rPr>
        <w:t>same</w:t>
      </w:r>
      <w:r w:rsidRPr="5897EC05">
        <w:rPr>
          <w:i/>
          <w:iCs/>
          <w:sz w:val="24"/>
          <w:szCs w:val="24"/>
        </w:rPr>
        <w:t>, yesterday</w:t>
      </w:r>
      <w:r w:rsidR="002E0D72">
        <w:rPr>
          <w:i/>
          <w:iCs/>
          <w:sz w:val="24"/>
          <w:szCs w:val="24"/>
        </w:rPr>
        <w:t xml:space="preserve"> and</w:t>
      </w:r>
      <w:r w:rsidRPr="5897EC05">
        <w:rPr>
          <w:i/>
          <w:iCs/>
          <w:sz w:val="24"/>
          <w:szCs w:val="24"/>
        </w:rPr>
        <w:t xml:space="preserve"> today and forever</w:t>
      </w:r>
      <w:r w:rsidRPr="5897EC05">
        <w:rPr>
          <w:b/>
          <w:bCs/>
          <w:i/>
          <w:iCs/>
          <w:sz w:val="24"/>
          <w:szCs w:val="24"/>
        </w:rPr>
        <w:t>.</w:t>
      </w:r>
      <w:r w:rsidR="002E0D72">
        <w:rPr>
          <w:sz w:val="24"/>
          <w:szCs w:val="24"/>
        </w:rPr>
        <w:t xml:space="preserve">” </w:t>
      </w:r>
      <w:r>
        <w:rPr>
          <w:sz w:val="24"/>
          <w:szCs w:val="24"/>
        </w:rPr>
        <w:t>(Hebrew</w:t>
      </w:r>
      <w:r w:rsidR="007753C8">
        <w:rPr>
          <w:sz w:val="24"/>
          <w:szCs w:val="24"/>
        </w:rPr>
        <w:t>s</w:t>
      </w:r>
      <w:r>
        <w:rPr>
          <w:sz w:val="24"/>
          <w:szCs w:val="24"/>
        </w:rPr>
        <w:t xml:space="preserve"> 13:8)</w:t>
      </w:r>
      <w:r w:rsidRPr="00B9099E">
        <w:rPr>
          <w:sz w:val="24"/>
          <w:szCs w:val="24"/>
        </w:rPr>
        <w:t xml:space="preserve"> </w:t>
      </w:r>
    </w:p>
    <w:p w14:paraId="4982D1B2" w14:textId="77777777" w:rsidR="002E0D72" w:rsidRPr="001229BC" w:rsidRDefault="002E0D72" w:rsidP="002E0D72">
      <w:pPr>
        <w:jc w:val="center"/>
        <w:rPr>
          <w:b/>
          <w:i/>
          <w:sz w:val="24"/>
          <w:szCs w:val="24"/>
        </w:rPr>
      </w:pPr>
      <w:r w:rsidRPr="5897EC05">
        <w:rPr>
          <w:b/>
          <w:bCs/>
          <w:i/>
          <w:iCs/>
          <w:sz w:val="24"/>
          <w:szCs w:val="24"/>
        </w:rPr>
        <w:t>Acts 4:10-12 (NASB)</w:t>
      </w:r>
    </w:p>
    <w:p w14:paraId="3AB36917" w14:textId="77777777" w:rsidR="002E0D72" w:rsidRDefault="002E0D72" w:rsidP="002E0D72">
      <w:pPr>
        <w:jc w:val="center"/>
        <w:rPr>
          <w:b/>
          <w:bCs/>
          <w:i/>
          <w:iCs/>
          <w:sz w:val="24"/>
          <w:szCs w:val="24"/>
        </w:rPr>
      </w:pPr>
      <w:r w:rsidRPr="5897EC05">
        <w:rPr>
          <w:b/>
          <w:bCs/>
          <w:i/>
          <w:iCs/>
          <w:sz w:val="24"/>
          <w:szCs w:val="24"/>
        </w:rPr>
        <w:t xml:space="preserve">BY THE NAME of JESUS CHRIST, the NAZARENE, who you crucified, whom God raised from the dead- by THIS NAME this man stands here before you in good health. And there is </w:t>
      </w:r>
      <w:r w:rsidRPr="5897EC05">
        <w:rPr>
          <w:b/>
          <w:bCs/>
          <w:i/>
          <w:iCs/>
          <w:sz w:val="24"/>
          <w:szCs w:val="24"/>
          <w:u w:val="single"/>
        </w:rPr>
        <w:t>SALVATION in NO one else</w:t>
      </w:r>
      <w:r w:rsidRPr="5897EC05">
        <w:rPr>
          <w:b/>
          <w:bCs/>
          <w:i/>
          <w:iCs/>
          <w:sz w:val="24"/>
          <w:szCs w:val="24"/>
        </w:rPr>
        <w:t xml:space="preserve">; for there </w:t>
      </w:r>
      <w:r w:rsidRPr="5897EC05">
        <w:rPr>
          <w:b/>
          <w:bCs/>
          <w:i/>
          <w:iCs/>
          <w:sz w:val="24"/>
          <w:szCs w:val="24"/>
          <w:u w:val="single"/>
        </w:rPr>
        <w:t>is NO OTHER NAME</w:t>
      </w:r>
      <w:r w:rsidRPr="5897EC05">
        <w:rPr>
          <w:b/>
          <w:bCs/>
          <w:i/>
          <w:iCs/>
          <w:sz w:val="24"/>
          <w:szCs w:val="24"/>
        </w:rPr>
        <w:t xml:space="preserve"> under heaven that has been given among men BY WHICH WE MUST BE SAVED.</w:t>
      </w:r>
    </w:p>
    <w:p w14:paraId="589FD6F7" w14:textId="70C1BBFE" w:rsidR="008B3815" w:rsidRDefault="002E0D72" w:rsidP="00A95E0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Remember that John was in E</w:t>
      </w:r>
      <w:r w:rsidR="007753C8">
        <w:rPr>
          <w:rFonts w:asciiTheme="minorHAnsi" w:eastAsiaTheme="minorEastAsia" w:hAnsiTheme="minorHAnsi" w:cstheme="minorBidi"/>
        </w:rPr>
        <w:t xml:space="preserve">phesus when he wrote his gospel and </w:t>
      </w:r>
      <w:r>
        <w:rPr>
          <w:rFonts w:asciiTheme="minorHAnsi" w:eastAsiaTheme="minorEastAsia" w:hAnsiTheme="minorHAnsi" w:cstheme="minorBidi"/>
        </w:rPr>
        <w:t>his letters.</w:t>
      </w:r>
      <w:r w:rsidRPr="00650EEF">
        <w:rPr>
          <w:rFonts w:asciiTheme="minorHAnsi" w:eastAsiaTheme="minorEastAsia" w:hAnsiTheme="minorHAnsi" w:cstheme="minorBidi"/>
        </w:rPr>
        <w:t xml:space="preserve"> </w:t>
      </w:r>
      <w:r w:rsidR="00A95E04">
        <w:rPr>
          <w:rFonts w:asciiTheme="minorHAnsi" w:eastAsiaTheme="minorEastAsia" w:hAnsiTheme="minorHAnsi" w:cstheme="minorBidi"/>
        </w:rPr>
        <w:t>John</w:t>
      </w:r>
      <w:r w:rsidR="00A95E04" w:rsidRPr="5897EC05">
        <w:rPr>
          <w:rFonts w:asciiTheme="minorHAnsi" w:eastAsiaTheme="minorEastAsia" w:hAnsiTheme="minorHAnsi" w:cstheme="minorBidi"/>
        </w:rPr>
        <w:t xml:space="preserve"> begins his gospel by stating </w:t>
      </w:r>
      <w:r>
        <w:rPr>
          <w:rFonts w:asciiTheme="minorHAnsi" w:eastAsiaTheme="minorEastAsia" w:hAnsiTheme="minorHAnsi" w:cstheme="minorBidi"/>
        </w:rPr>
        <w:t xml:space="preserve">that </w:t>
      </w:r>
      <w:r w:rsidR="00A95E04" w:rsidRPr="5897EC05">
        <w:rPr>
          <w:rFonts w:asciiTheme="minorHAnsi" w:eastAsiaTheme="minorEastAsia" w:hAnsiTheme="minorHAnsi" w:cstheme="minorBidi"/>
        </w:rPr>
        <w:t xml:space="preserve">Jesus </w:t>
      </w:r>
      <w:r w:rsidR="00A95E04" w:rsidRPr="007753C8">
        <w:rPr>
          <w:rFonts w:asciiTheme="minorHAnsi" w:eastAsiaTheme="minorEastAsia" w:hAnsiTheme="minorHAnsi" w:cstheme="minorBidi"/>
          <w:i/>
        </w:rPr>
        <w:t>is the Word of God</w:t>
      </w:r>
      <w:r w:rsidR="00A95E04" w:rsidRPr="007753C8">
        <w:rPr>
          <w:rFonts w:asciiTheme="minorHAnsi" w:eastAsiaTheme="minorEastAsia" w:hAnsiTheme="minorHAnsi" w:cstheme="minorBidi"/>
        </w:rPr>
        <w:t>.</w:t>
      </w:r>
      <w:r w:rsidR="00A95E04">
        <w:rPr>
          <w:rFonts w:asciiTheme="minorHAnsi" w:eastAsiaTheme="minorEastAsia" w:hAnsiTheme="minorHAnsi" w:cstheme="minorBidi"/>
        </w:rPr>
        <w:t xml:space="preserve"> And in Revelation he said of Jesus, “</w:t>
      </w:r>
      <w:r w:rsidR="00A95E04" w:rsidRPr="5897EC05">
        <w:rPr>
          <w:rFonts w:asciiTheme="minorHAnsi" w:eastAsiaTheme="minorEastAsia" w:hAnsiTheme="minorHAnsi" w:cstheme="minorBidi"/>
        </w:rPr>
        <w:t>His name is the Word of God</w:t>
      </w:r>
      <w:r w:rsidR="00692028">
        <w:rPr>
          <w:rFonts w:asciiTheme="minorHAnsi" w:eastAsiaTheme="minorEastAsia" w:hAnsiTheme="minorHAnsi" w:cstheme="minorBidi"/>
        </w:rPr>
        <w:t>.</w:t>
      </w:r>
      <w:r w:rsidR="00A95E04" w:rsidRPr="5897EC05">
        <w:rPr>
          <w:rFonts w:asciiTheme="minorHAnsi" w:eastAsiaTheme="minorEastAsia" w:hAnsiTheme="minorHAnsi" w:cstheme="minorBidi"/>
        </w:rPr>
        <w:t xml:space="preserve">” </w:t>
      </w:r>
      <w:r w:rsidR="00692028">
        <w:rPr>
          <w:rFonts w:asciiTheme="minorHAnsi" w:eastAsiaTheme="minorEastAsia" w:hAnsiTheme="minorHAnsi" w:cstheme="minorBidi"/>
        </w:rPr>
        <w:t xml:space="preserve">(The Word of God translated in Greek is </w:t>
      </w:r>
      <w:r w:rsidR="00A95E04" w:rsidRPr="5897EC05">
        <w:rPr>
          <w:rFonts w:asciiTheme="minorHAnsi" w:eastAsiaTheme="minorEastAsia" w:hAnsiTheme="minorHAnsi" w:cstheme="minorBidi"/>
        </w:rPr>
        <w:t>Logos.</w:t>
      </w:r>
      <w:r w:rsidR="00692028">
        <w:rPr>
          <w:rFonts w:asciiTheme="minorHAnsi" w:eastAsiaTheme="minorEastAsia" w:hAnsiTheme="minorHAnsi" w:cstheme="minorBidi"/>
        </w:rPr>
        <w:t>)</w:t>
      </w:r>
      <w:r w:rsidR="00A95E04" w:rsidRPr="5897EC05">
        <w:rPr>
          <w:rFonts w:asciiTheme="minorHAnsi" w:eastAsiaTheme="minorEastAsia" w:hAnsiTheme="minorHAnsi" w:cstheme="minorBidi"/>
        </w:rPr>
        <w:t xml:space="preserve"> </w:t>
      </w:r>
    </w:p>
    <w:p w14:paraId="55073530" w14:textId="77777777" w:rsidR="00CF68E5" w:rsidRPr="00A370AC" w:rsidRDefault="00CF68E5" w:rsidP="00CF68E5">
      <w:pPr>
        <w:tabs>
          <w:tab w:val="left" w:pos="2925"/>
        </w:tabs>
        <w:jc w:val="center"/>
        <w:rPr>
          <w:b/>
          <w:i/>
          <w:sz w:val="24"/>
          <w:szCs w:val="24"/>
        </w:rPr>
      </w:pPr>
      <w:r w:rsidRPr="5897EC05">
        <w:rPr>
          <w:b/>
          <w:bCs/>
          <w:i/>
          <w:iCs/>
          <w:sz w:val="24"/>
          <w:szCs w:val="24"/>
        </w:rPr>
        <w:t>John 1:1-4 (NASB)</w:t>
      </w:r>
    </w:p>
    <w:p w14:paraId="10904BE8" w14:textId="77777777" w:rsidR="00CF68E5" w:rsidRDefault="00CF68E5" w:rsidP="00CF68E5">
      <w:pPr>
        <w:tabs>
          <w:tab w:val="left" w:pos="2925"/>
        </w:tabs>
        <w:jc w:val="center"/>
        <w:rPr>
          <w:b/>
          <w:i/>
          <w:sz w:val="24"/>
          <w:szCs w:val="24"/>
        </w:rPr>
      </w:pPr>
      <w:r w:rsidRPr="5897EC05">
        <w:rPr>
          <w:b/>
          <w:bCs/>
          <w:i/>
          <w:iCs/>
          <w:sz w:val="24"/>
          <w:szCs w:val="24"/>
        </w:rPr>
        <w:t>In the beginning was the Word, and the Word was with God, and the Word was God. He was in the beginning with God. All things came into being through Him, and apart from Him nothing came into being that has come into being. In Him was life, and the life was the Light of men. The Light shines in the darkness, and the darkness did not comprehend it.</w:t>
      </w:r>
    </w:p>
    <w:p w14:paraId="623C8450" w14:textId="0277BACC" w:rsidR="00A95E04" w:rsidRDefault="008B3815" w:rsidP="00A95E0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As we’re about to see in the following Word Search, there is</w:t>
      </w:r>
      <w:r w:rsidR="00692028">
        <w:rPr>
          <w:rFonts w:asciiTheme="minorHAnsi" w:eastAsiaTheme="minorEastAsia" w:hAnsiTheme="minorHAnsi" w:cstheme="minorBidi"/>
        </w:rPr>
        <w:t xml:space="preserve"> a word </w:t>
      </w:r>
      <w:r w:rsidR="00A95E04" w:rsidRPr="5897EC05">
        <w:rPr>
          <w:rFonts w:asciiTheme="minorHAnsi" w:eastAsiaTheme="minorEastAsia" w:hAnsiTheme="minorHAnsi" w:cstheme="minorBidi"/>
        </w:rPr>
        <w:t xml:space="preserve">that parallels the </w:t>
      </w:r>
      <w:r w:rsidR="00692028">
        <w:rPr>
          <w:rFonts w:asciiTheme="minorHAnsi" w:eastAsiaTheme="minorEastAsia" w:hAnsiTheme="minorHAnsi" w:cstheme="minorBidi"/>
        </w:rPr>
        <w:t>Greek n</w:t>
      </w:r>
      <w:r w:rsidR="00692028" w:rsidRPr="5897EC05">
        <w:rPr>
          <w:rFonts w:asciiTheme="minorHAnsi" w:eastAsiaTheme="minorEastAsia" w:hAnsiTheme="minorHAnsi" w:cstheme="minorBidi"/>
        </w:rPr>
        <w:t>ame</w:t>
      </w:r>
      <w:r w:rsidR="00692028">
        <w:rPr>
          <w:rFonts w:asciiTheme="minorHAnsi" w:eastAsiaTheme="minorEastAsia" w:hAnsiTheme="minorHAnsi" w:cstheme="minorBidi"/>
        </w:rPr>
        <w:t xml:space="preserve"> </w:t>
      </w:r>
      <w:r>
        <w:rPr>
          <w:rFonts w:asciiTheme="minorHAnsi" w:eastAsiaTheme="minorEastAsia" w:hAnsiTheme="minorHAnsi" w:cstheme="minorBidi"/>
        </w:rPr>
        <w:t>for the Word of God</w:t>
      </w:r>
      <w:r w:rsidR="00D10AC3">
        <w:rPr>
          <w:rFonts w:asciiTheme="minorHAnsi" w:eastAsiaTheme="minorEastAsia" w:hAnsiTheme="minorHAnsi" w:cstheme="minorBidi"/>
        </w:rPr>
        <w:t>,</w:t>
      </w:r>
      <w:r w:rsidR="00692028" w:rsidRPr="00692028">
        <w:rPr>
          <w:rFonts w:asciiTheme="minorHAnsi" w:eastAsiaTheme="minorEastAsia" w:hAnsiTheme="minorHAnsi" w:cstheme="minorBidi"/>
          <w:i/>
        </w:rPr>
        <w:t xml:space="preserve"> </w:t>
      </w:r>
      <w:r w:rsidR="00692028">
        <w:rPr>
          <w:rFonts w:asciiTheme="minorHAnsi" w:eastAsiaTheme="minorEastAsia" w:hAnsiTheme="minorHAnsi" w:cstheme="minorBidi"/>
        </w:rPr>
        <w:t xml:space="preserve">and </w:t>
      </w:r>
      <w:r>
        <w:rPr>
          <w:rFonts w:asciiTheme="minorHAnsi" w:eastAsiaTheme="minorEastAsia" w:hAnsiTheme="minorHAnsi" w:cstheme="minorBidi"/>
        </w:rPr>
        <w:t>in</w:t>
      </w:r>
      <w:r w:rsidR="00692028">
        <w:rPr>
          <w:rFonts w:asciiTheme="minorHAnsi" w:eastAsiaTheme="minorEastAsia" w:hAnsiTheme="minorHAnsi" w:cstheme="minorBidi"/>
        </w:rPr>
        <w:t xml:space="preserve"> </w:t>
      </w:r>
      <w:r w:rsidR="00A95E04" w:rsidRPr="5897EC05">
        <w:rPr>
          <w:rFonts w:asciiTheme="minorHAnsi" w:eastAsiaTheme="minorEastAsia" w:hAnsiTheme="minorHAnsi" w:cstheme="minorBidi"/>
        </w:rPr>
        <w:t xml:space="preserve">Hebrew </w:t>
      </w:r>
      <w:r>
        <w:rPr>
          <w:rFonts w:asciiTheme="minorHAnsi" w:eastAsiaTheme="minorEastAsia" w:hAnsiTheme="minorHAnsi" w:cstheme="minorBidi"/>
        </w:rPr>
        <w:t xml:space="preserve">the </w:t>
      </w:r>
      <w:r w:rsidR="00692028">
        <w:rPr>
          <w:rFonts w:asciiTheme="minorHAnsi" w:eastAsiaTheme="minorEastAsia" w:hAnsiTheme="minorHAnsi" w:cstheme="minorBidi"/>
        </w:rPr>
        <w:t>name is Memra.</w:t>
      </w:r>
      <w:r>
        <w:rPr>
          <w:rFonts w:asciiTheme="minorHAnsi" w:eastAsiaTheme="minorEastAsia" w:hAnsiTheme="minorHAnsi" w:cstheme="minorBidi"/>
        </w:rPr>
        <w:t xml:space="preserve"> Used </w:t>
      </w:r>
      <w:r w:rsidR="00A95E04" w:rsidRPr="5897EC05">
        <w:rPr>
          <w:rFonts w:asciiTheme="minorHAnsi" w:eastAsiaTheme="minorEastAsia" w:hAnsiTheme="minorHAnsi" w:cstheme="minorBidi"/>
        </w:rPr>
        <w:t xml:space="preserve">interchangeably with the name </w:t>
      </w:r>
      <w:r w:rsidR="00A95E04" w:rsidRPr="00C04B0D">
        <w:rPr>
          <w:rFonts w:asciiTheme="minorHAnsi" w:eastAsiaTheme="minorEastAsia" w:hAnsiTheme="minorHAnsi" w:cstheme="minorBidi"/>
          <w:iCs/>
        </w:rPr>
        <w:t>LORD</w:t>
      </w:r>
      <w:r w:rsidRPr="00C04B0D">
        <w:rPr>
          <w:rFonts w:asciiTheme="minorHAnsi" w:eastAsiaTheme="minorEastAsia" w:hAnsiTheme="minorHAnsi" w:cstheme="minorBidi"/>
          <w:iCs/>
        </w:rPr>
        <w:t>,</w:t>
      </w:r>
      <w:r w:rsidR="00A95E04" w:rsidRPr="5897EC05">
        <w:rPr>
          <w:rFonts w:asciiTheme="minorHAnsi" w:eastAsiaTheme="minorEastAsia" w:hAnsiTheme="minorHAnsi" w:cstheme="minorBidi"/>
        </w:rPr>
        <w:t xml:space="preserve"> Memra is synonymous with God Himself</w:t>
      </w:r>
      <w:r>
        <w:rPr>
          <w:rFonts w:asciiTheme="minorHAnsi" w:eastAsiaTheme="minorEastAsia" w:hAnsiTheme="minorHAnsi" w:cstheme="minorBidi"/>
        </w:rPr>
        <w:t>. In other words, there is no disti</w:t>
      </w:r>
      <w:r w:rsidR="00CF68E5">
        <w:rPr>
          <w:rFonts w:asciiTheme="minorHAnsi" w:eastAsiaTheme="minorEastAsia" w:hAnsiTheme="minorHAnsi" w:cstheme="minorBidi"/>
        </w:rPr>
        <w:t>nc</w:t>
      </w:r>
      <w:r>
        <w:rPr>
          <w:rFonts w:asciiTheme="minorHAnsi" w:eastAsiaTheme="minorEastAsia" w:hAnsiTheme="minorHAnsi" w:cstheme="minorBidi"/>
        </w:rPr>
        <w:t xml:space="preserve">tion between the LORD Himself and the </w:t>
      </w:r>
      <w:r w:rsidR="00A95E04" w:rsidRPr="5897EC05">
        <w:rPr>
          <w:rFonts w:asciiTheme="minorHAnsi" w:eastAsiaTheme="minorEastAsia" w:hAnsiTheme="minorHAnsi" w:cstheme="minorBidi"/>
          <w:i/>
          <w:iCs/>
        </w:rPr>
        <w:t>Word of God</w:t>
      </w:r>
      <w:r w:rsidR="00A95E04" w:rsidRPr="5897EC05">
        <w:rPr>
          <w:rFonts w:asciiTheme="minorHAnsi" w:eastAsiaTheme="minorEastAsia" w:hAnsiTheme="minorHAnsi" w:cstheme="minorBidi"/>
        </w:rPr>
        <w:t xml:space="preserve">. </w:t>
      </w:r>
    </w:p>
    <w:p w14:paraId="09549DE5" w14:textId="77777777" w:rsidR="00A95E04" w:rsidRPr="002902CD" w:rsidRDefault="00A95E04" w:rsidP="00A95E04">
      <w:pPr>
        <w:jc w:val="both"/>
        <w:rPr>
          <w:rFonts w:cs="Calibri"/>
          <w:b/>
          <w:sz w:val="28"/>
          <w:szCs w:val="28"/>
        </w:rPr>
      </w:pPr>
      <w:r>
        <w:rPr>
          <w:rFonts w:cs="Calibri"/>
          <w:b/>
          <w:bCs/>
          <w:sz w:val="28"/>
          <w:szCs w:val="28"/>
        </w:rPr>
        <w:t>WORD SEARCH: From Strong’s Concordance</w:t>
      </w:r>
      <w:r w:rsidRPr="5897EC05">
        <w:rPr>
          <w:rFonts w:cs="Calibri"/>
          <w:b/>
          <w:bCs/>
          <w:sz w:val="28"/>
          <w:szCs w:val="28"/>
        </w:rPr>
        <w:t>:</w:t>
      </w:r>
    </w:p>
    <w:p w14:paraId="0E3A1E28" w14:textId="77777777" w:rsidR="00A95E04" w:rsidRPr="002902CD" w:rsidRDefault="00A95E04" w:rsidP="00A95E04">
      <w:pPr>
        <w:pStyle w:val="Heading3"/>
        <w:numPr>
          <w:ilvl w:val="0"/>
          <w:numId w:val="37"/>
        </w:numPr>
        <w:jc w:val="both"/>
        <w:rPr>
          <w:rFonts w:ascii="Calibri" w:eastAsia="Calibri" w:hAnsi="Calibri" w:cs="Calibri"/>
          <w:b w:val="0"/>
          <w:bCs w:val="0"/>
          <w:sz w:val="24"/>
          <w:szCs w:val="24"/>
        </w:rPr>
      </w:pPr>
      <w:r w:rsidRPr="5897EC05">
        <w:rPr>
          <w:rFonts w:ascii="Calibri" w:eastAsia="Calibri" w:hAnsi="Calibri" w:cs="Calibri"/>
          <w:sz w:val="24"/>
          <w:szCs w:val="24"/>
        </w:rPr>
        <w:t>Targum</w:t>
      </w:r>
      <w:r w:rsidRPr="5897EC05">
        <w:rPr>
          <w:rFonts w:ascii="Calibri" w:eastAsia="Calibri" w:hAnsi="Calibri" w:cs="Calibri"/>
          <w:b w:val="0"/>
          <w:bCs w:val="0"/>
          <w:sz w:val="24"/>
          <w:szCs w:val="24"/>
        </w:rPr>
        <w:t xml:space="preserve">: The Aramaic translations of the Hebrew Scriptures for the Jews who came out of captivity in Babylon, possibly translated by Ezra. (Neh. 8:6-7) In Greek the Memra is God, yet is a separate personality from the Father and Holy Spirit. (Source: from the internet:  oneinmessiah.net/TargumMemraTheWordOfGod.htm edited by Malachi Yosef) </w:t>
      </w:r>
    </w:p>
    <w:p w14:paraId="66A38E57" w14:textId="77777777" w:rsidR="00A95E04" w:rsidRPr="002902CD" w:rsidRDefault="00A95E04" w:rsidP="00A95E04">
      <w:pPr>
        <w:pStyle w:val="Heading3"/>
        <w:numPr>
          <w:ilvl w:val="0"/>
          <w:numId w:val="37"/>
        </w:numPr>
        <w:jc w:val="both"/>
        <w:rPr>
          <w:rFonts w:ascii="Calibri" w:eastAsia="Calibri" w:hAnsi="Calibri" w:cs="Calibri"/>
          <w:b w:val="0"/>
          <w:bCs w:val="0"/>
          <w:sz w:val="24"/>
          <w:szCs w:val="24"/>
        </w:rPr>
      </w:pPr>
      <w:r w:rsidRPr="5897EC05">
        <w:rPr>
          <w:rFonts w:ascii="Calibri" w:eastAsia="Calibri" w:hAnsi="Calibri" w:cs="Calibri"/>
          <w:sz w:val="24"/>
          <w:szCs w:val="24"/>
        </w:rPr>
        <w:t>Memra</w:t>
      </w:r>
      <w:r w:rsidRPr="5897EC05">
        <w:rPr>
          <w:rFonts w:ascii="Calibri" w:eastAsia="Calibri" w:hAnsi="Calibri" w:cs="Calibri"/>
          <w:b w:val="0"/>
          <w:bCs w:val="0"/>
          <w:sz w:val="24"/>
          <w:szCs w:val="24"/>
        </w:rPr>
        <w:t xml:space="preserve">/ </w:t>
      </w:r>
      <w:r w:rsidRPr="5897EC05">
        <w:rPr>
          <w:rFonts w:ascii="Calibri" w:eastAsia="Calibri" w:hAnsi="Calibri" w:cs="Calibri"/>
          <w:sz w:val="24"/>
          <w:szCs w:val="24"/>
        </w:rPr>
        <w:t>The Word of the LORD</w:t>
      </w:r>
      <w:r w:rsidRPr="5897EC05">
        <w:rPr>
          <w:rFonts w:ascii="Calibri" w:eastAsia="Calibri" w:hAnsi="Calibri" w:cs="Calibri"/>
          <w:b w:val="0"/>
          <w:bCs w:val="0"/>
          <w:sz w:val="24"/>
          <w:szCs w:val="24"/>
        </w:rPr>
        <w:t xml:space="preserve">: Strong’s #3982 and #3983 an Aramaic word meaning, command, or appointment. It comes from the Aramaic: Strong’s #565 imrah or emrah. It means: </w:t>
      </w:r>
      <w:r w:rsidRPr="5897EC05">
        <w:rPr>
          <w:rFonts w:ascii="Calibri" w:eastAsia="Calibri" w:hAnsi="Calibri" w:cs="Calibri"/>
          <w:b w:val="0"/>
          <w:bCs w:val="0"/>
          <w:i/>
          <w:iCs/>
          <w:sz w:val="24"/>
          <w:szCs w:val="24"/>
        </w:rPr>
        <w:t>commandment, speech, or word</w:t>
      </w:r>
      <w:r w:rsidRPr="5897EC05">
        <w:rPr>
          <w:rFonts w:ascii="Calibri" w:eastAsia="Calibri" w:hAnsi="Calibri" w:cs="Calibri"/>
          <w:b w:val="0"/>
          <w:bCs w:val="0"/>
          <w:sz w:val="24"/>
          <w:szCs w:val="24"/>
        </w:rPr>
        <w:t>.  (Ps. 147:15, Is. 55:10-11) It is the equivalent of Logos/ The Word. (Source: from Bible word.org) John 1:1-3, 10, 14; Psalms 33:6; Gen. 1:27; 9:17; 28:20-21</w:t>
      </w:r>
    </w:p>
    <w:p w14:paraId="2B988715" w14:textId="77777777" w:rsidR="00A95E04" w:rsidRPr="002902CD" w:rsidRDefault="00A95E04" w:rsidP="00A95E04">
      <w:pPr>
        <w:pStyle w:val="Heading3"/>
        <w:numPr>
          <w:ilvl w:val="0"/>
          <w:numId w:val="37"/>
        </w:numPr>
        <w:jc w:val="both"/>
        <w:rPr>
          <w:rFonts w:ascii="Calibri" w:eastAsia="Calibri" w:hAnsi="Calibri" w:cs="Calibri"/>
          <w:b w:val="0"/>
          <w:bCs w:val="0"/>
          <w:i/>
          <w:iCs/>
          <w:sz w:val="24"/>
          <w:szCs w:val="24"/>
        </w:rPr>
      </w:pPr>
      <w:r w:rsidRPr="5897EC05">
        <w:rPr>
          <w:rFonts w:ascii="Calibri" w:eastAsia="Calibri" w:hAnsi="Calibri" w:cs="Calibri"/>
          <w:sz w:val="24"/>
          <w:szCs w:val="24"/>
        </w:rPr>
        <w:t>Word</w:t>
      </w:r>
      <w:r w:rsidRPr="5897EC05">
        <w:rPr>
          <w:rFonts w:ascii="Calibri" w:eastAsia="Calibri" w:hAnsi="Calibri" w:cs="Calibri"/>
          <w:b w:val="0"/>
          <w:bCs w:val="0"/>
          <w:sz w:val="24"/>
          <w:szCs w:val="24"/>
        </w:rPr>
        <w:t xml:space="preserve">: Greek: Strong’s #3056 Logos; </w:t>
      </w:r>
      <w:r w:rsidRPr="5897EC05">
        <w:rPr>
          <w:rFonts w:ascii="Calibri" w:eastAsia="Calibri" w:hAnsi="Calibri" w:cs="Calibri"/>
          <w:b w:val="0"/>
          <w:bCs w:val="0"/>
          <w:i/>
          <w:iCs/>
          <w:sz w:val="24"/>
          <w:szCs w:val="24"/>
        </w:rPr>
        <w:t>something said a topic, subject of discourse, also reasoning, or motive, the Divine Expression (i.e. Christ): - account, cause, communication, doctrine, fame, mouth, utterance, word, work.</w:t>
      </w:r>
    </w:p>
    <w:p w14:paraId="1583048D" w14:textId="77777777" w:rsidR="00A95E04" w:rsidRPr="002902CD" w:rsidRDefault="00A95E04" w:rsidP="00A95E04">
      <w:pPr>
        <w:pStyle w:val="Heading3"/>
        <w:numPr>
          <w:ilvl w:val="0"/>
          <w:numId w:val="37"/>
        </w:numPr>
        <w:rPr>
          <w:rFonts w:ascii="Calibri" w:eastAsia="Calibri" w:hAnsi="Calibri" w:cs="Calibri"/>
          <w:b w:val="0"/>
          <w:bCs w:val="0"/>
          <w:i/>
          <w:iCs/>
          <w:sz w:val="24"/>
          <w:szCs w:val="24"/>
        </w:rPr>
      </w:pPr>
      <w:r w:rsidRPr="5897EC05">
        <w:rPr>
          <w:rFonts w:ascii="Calibri" w:eastAsia="Calibri" w:hAnsi="Calibri" w:cs="Calibri"/>
          <w:sz w:val="24"/>
          <w:szCs w:val="24"/>
        </w:rPr>
        <w:t xml:space="preserve">Word: </w:t>
      </w:r>
      <w:r w:rsidRPr="5897EC05">
        <w:rPr>
          <w:rFonts w:ascii="Calibri" w:eastAsia="Calibri" w:hAnsi="Calibri" w:cs="Calibri"/>
          <w:b w:val="0"/>
          <w:bCs w:val="0"/>
          <w:sz w:val="24"/>
          <w:szCs w:val="24"/>
        </w:rPr>
        <w:t>Hebrew</w:t>
      </w:r>
      <w:r w:rsidRPr="5897EC05">
        <w:rPr>
          <w:rFonts w:ascii="Calibri" w:eastAsia="Calibri" w:hAnsi="Calibri" w:cs="Calibri"/>
          <w:sz w:val="24"/>
          <w:szCs w:val="24"/>
        </w:rPr>
        <w:t xml:space="preserve">: </w:t>
      </w:r>
      <w:r w:rsidRPr="5897EC05">
        <w:rPr>
          <w:rFonts w:ascii="Calibri" w:eastAsia="Calibri" w:hAnsi="Calibri" w:cs="Calibri"/>
          <w:b w:val="0"/>
          <w:bCs w:val="0"/>
          <w:sz w:val="24"/>
          <w:szCs w:val="24"/>
        </w:rPr>
        <w:t>Strong’s #1696 and #1697, Dabar</w:t>
      </w:r>
      <w:r w:rsidRPr="5897EC05">
        <w:rPr>
          <w:rFonts w:ascii="Calibri" w:eastAsia="Calibri" w:hAnsi="Calibri" w:cs="Calibri"/>
          <w:b w:val="0"/>
          <w:bCs w:val="0"/>
          <w:i/>
          <w:iCs/>
          <w:sz w:val="24"/>
          <w:szCs w:val="24"/>
        </w:rPr>
        <w:t xml:space="preserve">; to speak, commune, declare, commune, promise. A word spoken, communication, message, act, answer, counsel, </w:t>
      </w:r>
      <w:r>
        <w:rPr>
          <w:rFonts w:ascii="Calibri" w:eastAsia="Calibri" w:hAnsi="Calibri" w:cs="Calibri"/>
          <w:b w:val="0"/>
          <w:bCs w:val="0"/>
          <w:i/>
          <w:iCs/>
          <w:sz w:val="24"/>
          <w:szCs w:val="24"/>
        </w:rPr>
        <w:t>message, power, word and a work.</w:t>
      </w:r>
    </w:p>
    <w:p w14:paraId="4FCADA90" w14:textId="77777777" w:rsidR="0009543D" w:rsidRPr="007D38D1" w:rsidRDefault="0009543D" w:rsidP="0009543D">
      <w:pPr>
        <w:jc w:val="center"/>
        <w:rPr>
          <w:b/>
          <w:i/>
          <w:sz w:val="24"/>
          <w:szCs w:val="24"/>
        </w:rPr>
      </w:pPr>
      <w:r w:rsidRPr="5897EC05">
        <w:rPr>
          <w:b/>
          <w:bCs/>
          <w:i/>
          <w:iCs/>
          <w:sz w:val="24"/>
          <w:szCs w:val="24"/>
        </w:rPr>
        <w:t>John 11:25 (NASB)</w:t>
      </w:r>
    </w:p>
    <w:p w14:paraId="342F991C" w14:textId="77777777" w:rsidR="0009543D" w:rsidRPr="007D38D1" w:rsidRDefault="0009543D" w:rsidP="0009543D">
      <w:pPr>
        <w:jc w:val="center"/>
        <w:rPr>
          <w:b/>
          <w:i/>
          <w:sz w:val="24"/>
          <w:szCs w:val="24"/>
        </w:rPr>
      </w:pPr>
      <w:r w:rsidRPr="5897EC05">
        <w:rPr>
          <w:b/>
          <w:bCs/>
          <w:i/>
          <w:iCs/>
          <w:sz w:val="24"/>
          <w:szCs w:val="24"/>
        </w:rPr>
        <w:t>Jesus said to her, ‘I am the resurrection and the life; he who believes in Me will live even if he dies, and everyone who lives and believes in Me will never die.’</w:t>
      </w:r>
    </w:p>
    <w:p w14:paraId="59576319" w14:textId="19652E4C" w:rsidR="00650EEF" w:rsidRDefault="000B14CC" w:rsidP="002E0D72">
      <w:pPr>
        <w:pStyle w:val="line1"/>
        <w:ind w:firstLine="720"/>
        <w:jc w:val="both"/>
        <w:rPr>
          <w:rFonts w:asciiTheme="minorHAnsi" w:hAnsiTheme="minorHAnsi"/>
        </w:rPr>
      </w:pPr>
      <w:r>
        <w:rPr>
          <w:rFonts w:asciiTheme="minorHAnsi" w:hAnsiTheme="minorHAnsi"/>
        </w:rPr>
        <w:t xml:space="preserve">When </w:t>
      </w:r>
      <w:r w:rsidR="00460CDF" w:rsidRPr="00460CDF">
        <w:rPr>
          <w:rFonts w:asciiTheme="minorHAnsi" w:hAnsiTheme="minorHAnsi"/>
        </w:rPr>
        <w:t>God introduced Himself to Moses, Abraham, Isaac and Jacob, He said, “</w:t>
      </w:r>
      <w:r w:rsidR="00460CDF" w:rsidRPr="00460CDF">
        <w:rPr>
          <w:rFonts w:asciiTheme="minorHAnsi" w:hAnsiTheme="minorHAnsi"/>
          <w:bCs/>
          <w:i/>
          <w:iCs/>
        </w:rPr>
        <w:t>I Am Who I Am,</w:t>
      </w:r>
      <w:r w:rsidR="00460CDF" w:rsidRPr="00460CDF">
        <w:rPr>
          <w:rFonts w:asciiTheme="minorHAnsi" w:hAnsiTheme="minorHAnsi"/>
        </w:rPr>
        <w:t xml:space="preserve">” </w:t>
      </w:r>
      <w:r w:rsidR="00460CDF" w:rsidRPr="00460CDF">
        <w:rPr>
          <w:rFonts w:asciiTheme="minorHAnsi" w:hAnsiTheme="minorHAnsi"/>
          <w:bCs/>
          <w:i/>
          <w:iCs/>
        </w:rPr>
        <w:t>The LORD God Almighty.</w:t>
      </w:r>
      <w:r w:rsidR="001B726F">
        <w:rPr>
          <w:rFonts w:asciiTheme="minorHAnsi" w:hAnsiTheme="minorHAnsi"/>
          <w:bCs/>
          <w:i/>
          <w:iCs/>
        </w:rPr>
        <w:t xml:space="preserve"> </w:t>
      </w:r>
      <w:r w:rsidR="002E0D72" w:rsidRPr="002E0D72">
        <w:rPr>
          <w:rFonts w:asciiTheme="minorHAnsi" w:hAnsiTheme="minorHAnsi"/>
          <w:bCs/>
          <w:iCs/>
        </w:rPr>
        <w:t>Now compare this</w:t>
      </w:r>
      <w:r w:rsidR="002E0D72">
        <w:rPr>
          <w:rFonts w:asciiTheme="minorHAnsi" w:hAnsiTheme="minorHAnsi"/>
          <w:bCs/>
          <w:iCs/>
        </w:rPr>
        <w:t>,</w:t>
      </w:r>
      <w:r w:rsidR="002E0D72" w:rsidRPr="002E0D72">
        <w:rPr>
          <w:rFonts w:asciiTheme="minorHAnsi" w:hAnsiTheme="minorHAnsi"/>
          <w:bCs/>
          <w:iCs/>
        </w:rPr>
        <w:t xml:space="preserve"> to the</w:t>
      </w:r>
      <w:r w:rsidR="0043368D" w:rsidRPr="002E0D72">
        <w:rPr>
          <w:rFonts w:asciiTheme="minorHAnsi" w:eastAsiaTheme="minorEastAsia" w:hAnsiTheme="minorHAnsi" w:cstheme="minorBidi"/>
        </w:rPr>
        <w:t xml:space="preserve"> preposterous</w:t>
      </w:r>
      <w:r w:rsidR="0043368D" w:rsidRPr="00460CDF">
        <w:rPr>
          <w:rFonts w:asciiTheme="minorHAnsi" w:eastAsiaTheme="minorEastAsia" w:hAnsiTheme="minorHAnsi" w:cstheme="minorBidi"/>
        </w:rPr>
        <w:t xml:space="preserve"> “I Am</w:t>
      </w:r>
      <w:r w:rsidR="0043368D" w:rsidRPr="5897EC05">
        <w:rPr>
          <w:rFonts w:asciiTheme="minorHAnsi" w:eastAsiaTheme="minorEastAsia" w:hAnsiTheme="minorHAnsi" w:cstheme="minorBidi"/>
        </w:rPr>
        <w:t>” statements</w:t>
      </w:r>
      <w:r w:rsidR="001B726F">
        <w:rPr>
          <w:rFonts w:asciiTheme="minorHAnsi" w:eastAsiaTheme="minorEastAsia" w:hAnsiTheme="minorHAnsi" w:cstheme="minorBidi"/>
        </w:rPr>
        <w:t xml:space="preserve"> </w:t>
      </w:r>
      <w:r w:rsidR="002E0D72">
        <w:rPr>
          <w:rFonts w:asciiTheme="minorHAnsi" w:eastAsiaTheme="minorEastAsia" w:hAnsiTheme="minorHAnsi" w:cstheme="minorBidi"/>
        </w:rPr>
        <w:t>of Jesus</w:t>
      </w:r>
      <w:r>
        <w:rPr>
          <w:rFonts w:asciiTheme="minorHAnsi" w:eastAsiaTheme="minorEastAsia" w:hAnsiTheme="minorHAnsi" w:cstheme="minorBidi"/>
        </w:rPr>
        <w:t>, and keep in mind that Jesus Christ is eternal and unchanging.</w:t>
      </w:r>
      <w:r w:rsidR="002E0D72">
        <w:rPr>
          <w:rFonts w:asciiTheme="minorHAnsi" w:eastAsiaTheme="minorEastAsia" w:hAnsiTheme="minorHAnsi" w:cstheme="minorBidi"/>
        </w:rPr>
        <w:t xml:space="preserve"> </w:t>
      </w:r>
      <w:r w:rsidR="00650EEF" w:rsidRPr="00650EEF">
        <w:rPr>
          <w:rFonts w:asciiTheme="minorHAnsi" w:hAnsiTheme="minorHAnsi"/>
        </w:rPr>
        <w:t xml:space="preserve">If </w:t>
      </w:r>
      <w:r w:rsidR="002E0D72">
        <w:rPr>
          <w:rFonts w:asciiTheme="minorHAnsi" w:hAnsiTheme="minorHAnsi"/>
        </w:rPr>
        <w:t>His</w:t>
      </w:r>
      <w:r w:rsidR="00650EEF" w:rsidRPr="00650EEF">
        <w:rPr>
          <w:rFonts w:asciiTheme="minorHAnsi" w:hAnsiTheme="minorHAnsi"/>
        </w:rPr>
        <w:t xml:space="preserve"> claims were not true, </w:t>
      </w:r>
      <w:r w:rsidR="001B726F">
        <w:rPr>
          <w:rFonts w:asciiTheme="minorHAnsi" w:hAnsiTheme="minorHAnsi"/>
        </w:rPr>
        <w:t xml:space="preserve">then </w:t>
      </w:r>
      <w:r w:rsidR="00650EEF" w:rsidRPr="00650EEF">
        <w:rPr>
          <w:rFonts w:asciiTheme="minorHAnsi" w:hAnsiTheme="minorHAnsi"/>
        </w:rPr>
        <w:t>they would sound extremely arrogant wouldn’t they? But</w:t>
      </w:r>
      <w:r w:rsidR="002E0D72">
        <w:rPr>
          <w:rFonts w:asciiTheme="minorHAnsi" w:hAnsiTheme="minorHAnsi"/>
        </w:rPr>
        <w:t>, on the other hand,</w:t>
      </w:r>
      <w:r w:rsidR="00650EEF" w:rsidRPr="00650EEF">
        <w:rPr>
          <w:rFonts w:asciiTheme="minorHAnsi" w:hAnsiTheme="minorHAnsi"/>
        </w:rPr>
        <w:t xml:space="preserve"> </w:t>
      </w:r>
      <w:r w:rsidR="001B726F">
        <w:rPr>
          <w:rFonts w:asciiTheme="minorHAnsi" w:hAnsiTheme="minorHAnsi"/>
        </w:rPr>
        <w:t>if He was and is</w:t>
      </w:r>
      <w:r w:rsidR="00650EEF" w:rsidRPr="00650EEF">
        <w:rPr>
          <w:rFonts w:asciiTheme="minorHAnsi" w:hAnsiTheme="minorHAnsi"/>
        </w:rPr>
        <w:t xml:space="preserve"> the Great I Am, </w:t>
      </w:r>
      <w:r w:rsidR="001B726F">
        <w:rPr>
          <w:rFonts w:asciiTheme="minorHAnsi" w:hAnsiTheme="minorHAnsi"/>
        </w:rPr>
        <w:t xml:space="preserve">then </w:t>
      </w:r>
      <w:r w:rsidR="00650EEF" w:rsidRPr="00650EEF">
        <w:rPr>
          <w:rFonts w:asciiTheme="minorHAnsi" w:hAnsiTheme="minorHAnsi"/>
        </w:rPr>
        <w:t xml:space="preserve">these </w:t>
      </w:r>
      <w:r w:rsidR="001B726F">
        <w:rPr>
          <w:rFonts w:asciiTheme="minorHAnsi" w:hAnsiTheme="minorHAnsi"/>
        </w:rPr>
        <w:t xml:space="preserve">are not the words of one who is narcissistic. Jesus was just speaking the truth. For as He claimed I Am the Way, the Truth, and the Life!”  </w:t>
      </w:r>
      <w:r w:rsidR="00650EEF" w:rsidRPr="00650EEF">
        <w:rPr>
          <w:rFonts w:asciiTheme="minorHAnsi" w:hAnsiTheme="minorHAnsi"/>
        </w:rPr>
        <w:t xml:space="preserve">(John 10:9; 14:6) </w:t>
      </w:r>
    </w:p>
    <w:p w14:paraId="0E260231" w14:textId="4C72B6B9" w:rsidR="00A95E04" w:rsidRDefault="001B726F" w:rsidP="0043368D">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But did Jesus</w:t>
      </w:r>
      <w:r w:rsidR="000B14CC">
        <w:rPr>
          <w:rFonts w:asciiTheme="minorHAnsi" w:eastAsiaTheme="minorEastAsia" w:hAnsiTheme="minorHAnsi" w:cstheme="minorBidi"/>
        </w:rPr>
        <w:t>’</w:t>
      </w:r>
      <w:r>
        <w:rPr>
          <w:rFonts w:asciiTheme="minorHAnsi" w:eastAsiaTheme="minorEastAsia" w:hAnsiTheme="minorHAnsi" w:cstheme="minorBidi"/>
        </w:rPr>
        <w:t xml:space="preserve"> actions speak louder than His words? </w:t>
      </w:r>
      <w:r w:rsidR="00A95E04">
        <w:rPr>
          <w:rFonts w:asciiTheme="minorHAnsi" w:eastAsiaTheme="minorEastAsia" w:hAnsiTheme="minorHAnsi" w:cstheme="minorBidi"/>
        </w:rPr>
        <w:t>Take if you will,</w:t>
      </w:r>
      <w:r>
        <w:rPr>
          <w:rFonts w:asciiTheme="minorHAnsi" w:eastAsiaTheme="minorEastAsia" w:hAnsiTheme="minorHAnsi" w:cstheme="minorBidi"/>
        </w:rPr>
        <w:t xml:space="preserve"> the </w:t>
      </w:r>
      <w:r w:rsidR="0043368D" w:rsidRPr="5897EC05">
        <w:rPr>
          <w:rFonts w:asciiTheme="minorHAnsi" w:eastAsiaTheme="minorEastAsia" w:hAnsiTheme="minorHAnsi" w:cstheme="minorBidi"/>
        </w:rPr>
        <w:t xml:space="preserve">conversation </w:t>
      </w:r>
      <w:r w:rsidR="00A95E04">
        <w:rPr>
          <w:rFonts w:asciiTheme="minorHAnsi" w:eastAsiaTheme="minorEastAsia" w:hAnsiTheme="minorHAnsi" w:cstheme="minorBidi"/>
        </w:rPr>
        <w:t xml:space="preserve">Jesus had </w:t>
      </w:r>
      <w:r w:rsidR="0043368D" w:rsidRPr="5897EC05">
        <w:rPr>
          <w:rFonts w:asciiTheme="minorHAnsi" w:eastAsiaTheme="minorEastAsia" w:hAnsiTheme="minorHAnsi" w:cstheme="minorBidi"/>
        </w:rPr>
        <w:t>with Martha as she was grieving the loss of her brother Lazarus. “</w:t>
      </w:r>
      <w:r w:rsidR="0043368D" w:rsidRPr="5897EC05">
        <w:rPr>
          <w:rFonts w:asciiTheme="minorHAnsi" w:eastAsiaTheme="minorEastAsia" w:hAnsiTheme="minorHAnsi" w:cstheme="minorBidi"/>
          <w:b/>
          <w:bCs/>
          <w:i/>
          <w:iCs/>
        </w:rPr>
        <w:t>I am the resurrection and the life</w:t>
      </w:r>
      <w:r w:rsidR="00F2070F">
        <w:rPr>
          <w:rFonts w:asciiTheme="minorHAnsi" w:eastAsiaTheme="minorEastAsia" w:hAnsiTheme="minorHAnsi" w:cstheme="minorBidi"/>
          <w:b/>
          <w:bCs/>
          <w:i/>
          <w:iCs/>
        </w:rPr>
        <w:t>,</w:t>
      </w:r>
      <w:r w:rsidR="00F2070F">
        <w:rPr>
          <w:rFonts w:asciiTheme="minorHAnsi" w:eastAsiaTheme="minorEastAsia" w:hAnsiTheme="minorHAnsi" w:cstheme="minorBidi"/>
        </w:rPr>
        <w:t>” Jesus sa</w:t>
      </w:r>
      <w:r w:rsidR="00A95E04">
        <w:rPr>
          <w:rFonts w:asciiTheme="minorHAnsi" w:eastAsiaTheme="minorEastAsia" w:hAnsiTheme="minorHAnsi" w:cstheme="minorBidi"/>
        </w:rPr>
        <w:t>id, and th</w:t>
      </w:r>
      <w:r w:rsidR="00F2070F">
        <w:rPr>
          <w:rFonts w:asciiTheme="minorHAnsi" w:eastAsiaTheme="minorEastAsia" w:hAnsiTheme="minorHAnsi" w:cstheme="minorBidi"/>
        </w:rPr>
        <w:t xml:space="preserve">en He proceeds to </w:t>
      </w:r>
      <w:r w:rsidR="002032E3">
        <w:rPr>
          <w:rFonts w:asciiTheme="minorHAnsi" w:eastAsiaTheme="minorEastAsia" w:hAnsiTheme="minorHAnsi" w:cstheme="minorBidi"/>
        </w:rPr>
        <w:t>raise Lazarus</w:t>
      </w:r>
      <w:r w:rsidR="00F2070F">
        <w:rPr>
          <w:rFonts w:asciiTheme="minorHAnsi" w:eastAsiaTheme="minorEastAsia" w:hAnsiTheme="minorHAnsi" w:cstheme="minorBidi"/>
        </w:rPr>
        <w:t xml:space="preserve"> from the grave. </w:t>
      </w:r>
      <w:r w:rsidR="005B7FC6">
        <w:rPr>
          <w:rFonts w:asciiTheme="minorHAnsi" w:eastAsiaTheme="minorEastAsia" w:hAnsiTheme="minorHAnsi" w:cstheme="minorBidi"/>
        </w:rPr>
        <w:t>Now mind you, t</w:t>
      </w:r>
      <w:r w:rsidR="00F2070F">
        <w:rPr>
          <w:rFonts w:asciiTheme="minorHAnsi" w:eastAsiaTheme="minorEastAsia" w:hAnsiTheme="minorHAnsi" w:cstheme="minorBidi"/>
        </w:rPr>
        <w:t xml:space="preserve">his was </w:t>
      </w:r>
      <w:r w:rsidR="00F2070F" w:rsidRPr="005B7FC6">
        <w:rPr>
          <w:rFonts w:asciiTheme="minorHAnsi" w:eastAsiaTheme="minorEastAsia" w:hAnsiTheme="minorHAnsi" w:cstheme="minorBidi"/>
          <w:i/>
        </w:rPr>
        <w:t>not just a resuscitation</w:t>
      </w:r>
      <w:r w:rsidR="00F2070F">
        <w:rPr>
          <w:rFonts w:asciiTheme="minorHAnsi" w:eastAsiaTheme="minorEastAsia" w:hAnsiTheme="minorHAnsi" w:cstheme="minorBidi"/>
        </w:rPr>
        <w:t xml:space="preserve">; Lazarus had been stone cold dead for three days! </w:t>
      </w:r>
      <w:r w:rsidR="00A95E04">
        <w:rPr>
          <w:rFonts w:asciiTheme="minorHAnsi" w:eastAsiaTheme="minorEastAsia" w:hAnsiTheme="minorHAnsi" w:cstheme="minorBidi"/>
        </w:rPr>
        <w:t xml:space="preserve">Jesus hates death, for He stated plainly: “I Am the life!” </w:t>
      </w:r>
      <w:r w:rsidR="005B7FC6">
        <w:rPr>
          <w:rFonts w:asciiTheme="minorHAnsi" w:eastAsiaTheme="minorEastAsia" w:hAnsiTheme="minorHAnsi" w:cstheme="minorBidi"/>
        </w:rPr>
        <w:t xml:space="preserve"> On one occasion he turned a funeral into a party by bring</w:t>
      </w:r>
      <w:r w:rsidR="000B14CC">
        <w:rPr>
          <w:rFonts w:asciiTheme="minorHAnsi" w:eastAsiaTheme="minorEastAsia" w:hAnsiTheme="minorHAnsi" w:cstheme="minorBidi"/>
        </w:rPr>
        <w:t>ing</w:t>
      </w:r>
      <w:r w:rsidR="005B7FC6">
        <w:rPr>
          <w:rFonts w:asciiTheme="minorHAnsi" w:eastAsiaTheme="minorEastAsia" w:hAnsiTheme="minorHAnsi" w:cstheme="minorBidi"/>
        </w:rPr>
        <w:t xml:space="preserve"> a young man back to life, and </w:t>
      </w:r>
      <w:r w:rsidR="000B14CC">
        <w:rPr>
          <w:rFonts w:asciiTheme="minorHAnsi" w:eastAsiaTheme="minorEastAsia" w:hAnsiTheme="minorHAnsi" w:cstheme="minorBidi"/>
        </w:rPr>
        <w:t xml:space="preserve">on another occasion </w:t>
      </w:r>
      <w:r w:rsidR="005B7FC6">
        <w:rPr>
          <w:rFonts w:asciiTheme="minorHAnsi" w:eastAsiaTheme="minorEastAsia" w:hAnsiTheme="minorHAnsi" w:cstheme="minorBidi"/>
        </w:rPr>
        <w:t>gave a 12-year-old gir</w:t>
      </w:r>
      <w:r w:rsidR="00A95E04">
        <w:rPr>
          <w:rFonts w:asciiTheme="minorHAnsi" w:eastAsiaTheme="minorEastAsia" w:hAnsiTheme="minorHAnsi" w:cstheme="minorBidi"/>
        </w:rPr>
        <w:t>l</w:t>
      </w:r>
      <w:r w:rsidR="005B7FC6">
        <w:rPr>
          <w:rFonts w:asciiTheme="minorHAnsi" w:eastAsiaTheme="minorEastAsia" w:hAnsiTheme="minorHAnsi" w:cstheme="minorBidi"/>
        </w:rPr>
        <w:t xml:space="preserve"> back to her parents. </w:t>
      </w:r>
    </w:p>
    <w:p w14:paraId="513531AA" w14:textId="2812D76E" w:rsidR="008A2132" w:rsidRDefault="005B7FC6" w:rsidP="0043368D">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If all of that were not enough, what do you make of all the dead saints who followed Him up out of the grave? It makes one wonder what that must have been like, both for the </w:t>
      </w:r>
      <w:r w:rsidR="008A2132">
        <w:rPr>
          <w:rFonts w:asciiTheme="minorHAnsi" w:eastAsiaTheme="minorEastAsia" w:hAnsiTheme="minorHAnsi" w:cstheme="minorBidi"/>
        </w:rPr>
        <w:t>resurrected</w:t>
      </w:r>
      <w:r>
        <w:rPr>
          <w:rFonts w:asciiTheme="minorHAnsi" w:eastAsiaTheme="minorEastAsia" w:hAnsiTheme="minorHAnsi" w:cstheme="minorBidi"/>
        </w:rPr>
        <w:t xml:space="preserve"> and </w:t>
      </w:r>
      <w:r w:rsidR="000B14CC">
        <w:rPr>
          <w:rFonts w:asciiTheme="minorHAnsi" w:eastAsiaTheme="minorEastAsia" w:hAnsiTheme="minorHAnsi" w:cstheme="minorBidi"/>
        </w:rPr>
        <w:t xml:space="preserve">for </w:t>
      </w:r>
      <w:r>
        <w:rPr>
          <w:rFonts w:asciiTheme="minorHAnsi" w:eastAsiaTheme="minorEastAsia" w:hAnsiTheme="minorHAnsi" w:cstheme="minorBidi"/>
        </w:rPr>
        <w:t xml:space="preserve">those who saw them walking about </w:t>
      </w:r>
      <w:r w:rsidR="000B14CC">
        <w:rPr>
          <w:rFonts w:asciiTheme="minorHAnsi" w:eastAsiaTheme="minorEastAsia" w:hAnsiTheme="minorHAnsi" w:cstheme="minorBidi"/>
        </w:rPr>
        <w:t>wearing</w:t>
      </w:r>
      <w:r>
        <w:rPr>
          <w:rFonts w:asciiTheme="minorHAnsi" w:eastAsiaTheme="minorEastAsia" w:hAnsiTheme="minorHAnsi" w:cstheme="minorBidi"/>
        </w:rPr>
        <w:t xml:space="preserve"> their grave </w:t>
      </w:r>
      <w:r w:rsidR="008A2132">
        <w:rPr>
          <w:rFonts w:asciiTheme="minorHAnsi" w:eastAsiaTheme="minorEastAsia" w:hAnsiTheme="minorHAnsi" w:cstheme="minorBidi"/>
        </w:rPr>
        <w:t>clothes</w:t>
      </w:r>
      <w:r>
        <w:rPr>
          <w:rFonts w:asciiTheme="minorHAnsi" w:eastAsiaTheme="minorEastAsia" w:hAnsiTheme="minorHAnsi" w:cstheme="minorBidi"/>
        </w:rPr>
        <w:t xml:space="preserve">! </w:t>
      </w:r>
      <w:r w:rsidR="00F2070F">
        <w:rPr>
          <w:rFonts w:asciiTheme="minorHAnsi" w:eastAsiaTheme="minorEastAsia" w:hAnsiTheme="minorHAnsi" w:cstheme="minorBidi"/>
        </w:rPr>
        <w:t>It is one thing to claim to be the resurrection and the life, and it’s an altogether different thing when you take authority of a dead body and command it to live. Only God could do that!</w:t>
      </w:r>
      <w:r w:rsidR="008A2132">
        <w:rPr>
          <w:rFonts w:asciiTheme="minorHAnsi" w:eastAsiaTheme="minorEastAsia" w:hAnsiTheme="minorHAnsi" w:cstheme="minorBidi"/>
        </w:rPr>
        <w:t xml:space="preserve"> And you know what? One </w:t>
      </w:r>
      <w:r w:rsidR="00A95E04">
        <w:rPr>
          <w:rFonts w:asciiTheme="minorHAnsi" w:eastAsiaTheme="minorEastAsia" w:hAnsiTheme="minorHAnsi" w:cstheme="minorBidi"/>
        </w:rPr>
        <w:t xml:space="preserve">glorious </w:t>
      </w:r>
      <w:r w:rsidR="008A2132">
        <w:rPr>
          <w:rFonts w:asciiTheme="minorHAnsi" w:eastAsiaTheme="minorEastAsia" w:hAnsiTheme="minorHAnsi" w:cstheme="minorBidi"/>
        </w:rPr>
        <w:t>day</w:t>
      </w:r>
      <w:r w:rsidR="00A95E04">
        <w:rPr>
          <w:rFonts w:asciiTheme="minorHAnsi" w:eastAsiaTheme="minorEastAsia" w:hAnsiTheme="minorHAnsi" w:cstheme="minorBidi"/>
        </w:rPr>
        <w:t xml:space="preserve">, </w:t>
      </w:r>
      <w:r w:rsidR="008A2132">
        <w:rPr>
          <w:rFonts w:asciiTheme="minorHAnsi" w:eastAsiaTheme="minorEastAsia" w:hAnsiTheme="minorHAnsi" w:cstheme="minorBidi"/>
        </w:rPr>
        <w:t xml:space="preserve">He will do away with death all together. </w:t>
      </w:r>
    </w:p>
    <w:p w14:paraId="483BE147" w14:textId="77777777" w:rsidR="008A2132" w:rsidRPr="002902CD" w:rsidRDefault="008A2132" w:rsidP="008A2132">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233C2EC6" w14:textId="5129DED8" w:rsidR="008A2132" w:rsidRDefault="008A2132" w:rsidP="008A2132">
      <w:pPr>
        <w:pStyle w:val="line1"/>
        <w:numPr>
          <w:ilvl w:val="3"/>
          <w:numId w:val="7"/>
        </w:numPr>
        <w:jc w:val="both"/>
        <w:rPr>
          <w:rFonts w:asciiTheme="minorHAnsi" w:eastAsiaTheme="minorEastAsia" w:hAnsiTheme="minorHAnsi" w:cstheme="minorBidi"/>
        </w:rPr>
      </w:pPr>
      <w:r>
        <w:rPr>
          <w:rFonts w:asciiTheme="minorHAnsi" w:eastAsiaTheme="minorEastAsia" w:hAnsiTheme="minorHAnsi" w:cstheme="minorBidi"/>
        </w:rPr>
        <w:t>John11:1-44; Mark 5:21-43; Luke 8:40-56; Matthew 52-53; 1 Corinthians 15:26; Revelation 20: 13-15, 21:1-4</w:t>
      </w:r>
    </w:p>
    <w:p w14:paraId="426DEA1B" w14:textId="77777777" w:rsidR="0043368D" w:rsidRPr="002902CD" w:rsidRDefault="0043368D" w:rsidP="0043368D">
      <w:pPr>
        <w:ind w:left="360"/>
        <w:jc w:val="center"/>
        <w:rPr>
          <w:rFonts w:cs="Calibri"/>
          <w:b/>
          <w:i/>
          <w:sz w:val="24"/>
          <w:szCs w:val="24"/>
        </w:rPr>
      </w:pPr>
      <w:r w:rsidRPr="5897EC05">
        <w:rPr>
          <w:rFonts w:cs="Calibri"/>
          <w:b/>
          <w:bCs/>
          <w:i/>
          <w:iCs/>
          <w:sz w:val="24"/>
          <w:szCs w:val="24"/>
        </w:rPr>
        <w:t>Isaiah 45:21-25 (NIV)</w:t>
      </w:r>
    </w:p>
    <w:p w14:paraId="0DBAD452" w14:textId="77777777" w:rsidR="0043368D" w:rsidRPr="002902CD" w:rsidRDefault="0043368D" w:rsidP="0043368D">
      <w:pPr>
        <w:pStyle w:val="line1"/>
        <w:ind w:left="360"/>
        <w:jc w:val="center"/>
        <w:rPr>
          <w:rFonts w:ascii="Calibri" w:hAnsi="Calibri" w:cs="Calibri"/>
          <w:b/>
          <w:i/>
        </w:rPr>
      </w:pPr>
      <w:r w:rsidRPr="5897EC05">
        <w:rPr>
          <w:rFonts w:ascii="Calibri" w:eastAsia="Calibri" w:hAnsi="Calibri" w:cs="Calibri"/>
          <w:b/>
          <w:bCs/>
          <w:i/>
          <w:iCs/>
        </w:rPr>
        <w:t xml:space="preserve">Declare what is to be, present it—let them take counsel together. Who foretold this long ago, who declared it from the distant past? Was it not I, the </w:t>
      </w:r>
      <w:r w:rsidRPr="5897EC05">
        <w:rPr>
          <w:rStyle w:val="name"/>
          <w:rFonts w:ascii="Calibri" w:eastAsia="Calibri" w:hAnsi="Calibri" w:cs="Calibri"/>
          <w:b/>
          <w:bCs/>
          <w:i/>
          <w:iCs/>
        </w:rPr>
        <w:t>Lord</w:t>
      </w:r>
      <w:r w:rsidRPr="5897EC05">
        <w:rPr>
          <w:rFonts w:ascii="Calibri" w:eastAsia="Calibri" w:hAnsi="Calibri" w:cs="Calibri"/>
          <w:b/>
          <w:bCs/>
          <w:i/>
          <w:iCs/>
        </w:rPr>
        <w:t>? And there is no God apart from me, a righteous God and a Savior; there is none but me. “Turn to me and be saved, all you end of the earth; for I am God, and there is no other.</w:t>
      </w:r>
      <w:r w:rsidRPr="5897EC05">
        <w:rPr>
          <w:rStyle w:val="reftext"/>
          <w:rFonts w:ascii="Calibri" w:eastAsia="Calibri" w:hAnsi="Calibri" w:cs="Calibri"/>
          <w:b/>
          <w:bCs/>
          <w:i/>
          <w:iCs/>
        </w:rPr>
        <w:t xml:space="preserve"> </w:t>
      </w:r>
      <w:r w:rsidRPr="5897EC05">
        <w:rPr>
          <w:rFonts w:ascii="Calibri" w:eastAsia="Calibri" w:hAnsi="Calibri" w:cs="Calibri"/>
          <w:b/>
          <w:bCs/>
          <w:i/>
          <w:iCs/>
        </w:rPr>
        <w:t>By myself I have sworn, my mouth has uttered in all integrity a word that will not be revoked: Before me every knee will bow; by me every tongue will swear.</w:t>
      </w:r>
      <w:r w:rsidRPr="5897EC05">
        <w:rPr>
          <w:rStyle w:val="reftext"/>
          <w:rFonts w:ascii="Calibri" w:eastAsia="Calibri" w:hAnsi="Calibri" w:cs="Calibri"/>
          <w:b/>
          <w:bCs/>
          <w:i/>
          <w:iCs/>
        </w:rPr>
        <w:t xml:space="preserve"> </w:t>
      </w:r>
      <w:r w:rsidRPr="5897EC05">
        <w:rPr>
          <w:rFonts w:ascii="Calibri" w:eastAsia="Calibri" w:hAnsi="Calibri" w:cs="Calibri"/>
          <w:b/>
          <w:bCs/>
          <w:i/>
          <w:iCs/>
        </w:rPr>
        <w:t xml:space="preserve">They will say of me, ‘In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alone are deliverance and strength.’” All who have raged against him will come to him and be put to shame.</w:t>
      </w:r>
    </w:p>
    <w:p w14:paraId="536FFE57" w14:textId="77777777" w:rsidR="0043368D" w:rsidRPr="002902CD" w:rsidRDefault="0043368D" w:rsidP="0043368D">
      <w:pPr>
        <w:pStyle w:val="ListParagraph"/>
        <w:numPr>
          <w:ilvl w:val="0"/>
          <w:numId w:val="37"/>
        </w:numPr>
        <w:jc w:val="center"/>
        <w:rPr>
          <w:rFonts w:cs="Calibri"/>
          <w:b/>
          <w:i/>
          <w:sz w:val="24"/>
          <w:szCs w:val="24"/>
        </w:rPr>
        <w:sectPr w:rsidR="0043368D" w:rsidRPr="002902CD" w:rsidSect="00444B88">
          <w:type w:val="continuous"/>
          <w:pgSz w:w="12240" w:h="15840"/>
          <w:pgMar w:top="720" w:right="1440" w:bottom="720" w:left="1440" w:header="720" w:footer="720" w:gutter="0"/>
          <w:pgBorders w:offsetFrom="page">
            <w:top w:val="dashDotStroked" w:sz="24" w:space="24" w:color="632423" w:themeColor="accent2" w:themeShade="80"/>
            <w:left w:val="dashDotStroked" w:sz="24" w:space="24" w:color="632423" w:themeColor="accent2" w:themeShade="80"/>
            <w:bottom w:val="dashDotStroked" w:sz="24" w:space="24" w:color="632423" w:themeColor="accent2" w:themeShade="80"/>
            <w:right w:val="dashDotStroked" w:sz="24" w:space="24" w:color="632423" w:themeColor="accent2" w:themeShade="80"/>
          </w:pgBorders>
          <w:cols w:space="720"/>
          <w:docGrid w:linePitch="360"/>
        </w:sectPr>
      </w:pPr>
    </w:p>
    <w:p w14:paraId="0A7D446C" w14:textId="77777777" w:rsidR="0043368D" w:rsidRPr="00C444F1" w:rsidRDefault="0043368D" w:rsidP="0043368D">
      <w:pPr>
        <w:ind w:left="360"/>
        <w:jc w:val="center"/>
        <w:rPr>
          <w:b/>
          <w:i/>
          <w:sz w:val="24"/>
          <w:szCs w:val="24"/>
        </w:rPr>
      </w:pPr>
      <w:r w:rsidRPr="5897EC05">
        <w:rPr>
          <w:b/>
          <w:bCs/>
          <w:i/>
          <w:iCs/>
          <w:sz w:val="24"/>
          <w:szCs w:val="24"/>
        </w:rPr>
        <w:t>Isaiah 42:8 (NASB)</w:t>
      </w:r>
    </w:p>
    <w:p w14:paraId="02B69D88" w14:textId="77777777" w:rsidR="0043368D" w:rsidRDefault="0043368D" w:rsidP="0043368D">
      <w:pPr>
        <w:ind w:left="360"/>
        <w:jc w:val="center"/>
        <w:rPr>
          <w:b/>
          <w:i/>
          <w:sz w:val="24"/>
          <w:szCs w:val="24"/>
        </w:rPr>
      </w:pPr>
      <w:r w:rsidRPr="5897EC05">
        <w:rPr>
          <w:b/>
          <w:bCs/>
          <w:i/>
          <w:iCs/>
          <w:sz w:val="24"/>
          <w:szCs w:val="24"/>
        </w:rPr>
        <w:t>I am the LORD, that is MY NAME; I will not give MY GLORY to another, Nor MY praise to graven images.</w:t>
      </w:r>
    </w:p>
    <w:p w14:paraId="32C62A06" w14:textId="77777777" w:rsidR="0043368D" w:rsidRPr="00C444F1" w:rsidRDefault="0043368D" w:rsidP="0043368D">
      <w:pPr>
        <w:ind w:left="360"/>
        <w:jc w:val="center"/>
        <w:rPr>
          <w:b/>
          <w:i/>
          <w:sz w:val="24"/>
          <w:szCs w:val="24"/>
        </w:rPr>
      </w:pPr>
      <w:r w:rsidRPr="5897EC05">
        <w:rPr>
          <w:b/>
          <w:bCs/>
          <w:i/>
          <w:iCs/>
          <w:sz w:val="24"/>
          <w:szCs w:val="24"/>
        </w:rPr>
        <w:t>Acts 10:42-43 (NASB)</w:t>
      </w:r>
    </w:p>
    <w:p w14:paraId="7746E3D2" w14:textId="77777777" w:rsidR="0043368D" w:rsidRPr="00C444F1" w:rsidRDefault="0043368D" w:rsidP="0043368D">
      <w:pPr>
        <w:ind w:left="360"/>
        <w:jc w:val="center"/>
        <w:rPr>
          <w:b/>
          <w:i/>
          <w:sz w:val="24"/>
          <w:szCs w:val="24"/>
        </w:rPr>
      </w:pPr>
      <w:r w:rsidRPr="5897EC05">
        <w:rPr>
          <w:b/>
          <w:bCs/>
          <w:i/>
          <w:iCs/>
          <w:sz w:val="24"/>
          <w:szCs w:val="24"/>
        </w:rPr>
        <w:t xml:space="preserve">And He ordered us to preach to the people, and solemnly to testify that this is </w:t>
      </w:r>
      <w:r w:rsidRPr="5897EC05">
        <w:rPr>
          <w:b/>
          <w:bCs/>
          <w:i/>
          <w:iCs/>
          <w:sz w:val="24"/>
          <w:szCs w:val="24"/>
          <w:u w:val="single"/>
        </w:rPr>
        <w:t>THE ONE</w:t>
      </w:r>
      <w:r w:rsidRPr="5897EC05">
        <w:rPr>
          <w:b/>
          <w:bCs/>
          <w:i/>
          <w:iCs/>
          <w:sz w:val="24"/>
          <w:szCs w:val="24"/>
        </w:rPr>
        <w:t xml:space="preserve"> who has been appointed by God as judge of the living and the dead. Of HIM </w:t>
      </w:r>
      <w:r w:rsidRPr="5897EC05">
        <w:rPr>
          <w:b/>
          <w:bCs/>
          <w:i/>
          <w:iCs/>
          <w:sz w:val="24"/>
          <w:szCs w:val="24"/>
          <w:u w:val="single"/>
        </w:rPr>
        <w:t>ALL</w:t>
      </w:r>
      <w:r w:rsidRPr="5897EC05">
        <w:rPr>
          <w:b/>
          <w:bCs/>
          <w:i/>
          <w:iCs/>
          <w:sz w:val="24"/>
          <w:szCs w:val="24"/>
        </w:rPr>
        <w:t xml:space="preserve"> the prophets bear witness that through </w:t>
      </w:r>
      <w:r w:rsidRPr="5897EC05">
        <w:rPr>
          <w:b/>
          <w:bCs/>
          <w:i/>
          <w:iCs/>
          <w:sz w:val="24"/>
          <w:szCs w:val="24"/>
          <w:u w:val="single"/>
        </w:rPr>
        <w:t>HIS NAME</w:t>
      </w:r>
      <w:r w:rsidRPr="5897EC05">
        <w:rPr>
          <w:b/>
          <w:bCs/>
          <w:i/>
          <w:iCs/>
          <w:sz w:val="24"/>
          <w:szCs w:val="24"/>
        </w:rPr>
        <w:t xml:space="preserve"> everyone who believes IN HIM receives forgiveness of sins.</w:t>
      </w:r>
    </w:p>
    <w:p w14:paraId="759EF69B" w14:textId="77777777" w:rsidR="0043368D" w:rsidRDefault="0043368D" w:rsidP="0043368D">
      <w:pPr>
        <w:jc w:val="both"/>
        <w:rPr>
          <w:b/>
          <w:sz w:val="28"/>
          <w:szCs w:val="28"/>
        </w:rPr>
      </w:pPr>
      <w:r>
        <w:rPr>
          <w:b/>
          <w:bCs/>
          <w:sz w:val="28"/>
          <w:szCs w:val="28"/>
        </w:rPr>
        <w:t>WORD SEARCH: From Strong’s Concordance</w:t>
      </w:r>
      <w:r w:rsidRPr="5897EC05">
        <w:rPr>
          <w:b/>
          <w:bCs/>
          <w:sz w:val="28"/>
          <w:szCs w:val="28"/>
        </w:rPr>
        <w:t>:</w:t>
      </w:r>
    </w:p>
    <w:p w14:paraId="2F5E049B" w14:textId="77777777" w:rsidR="008D6628" w:rsidRDefault="0043368D" w:rsidP="00956EFC">
      <w:pPr>
        <w:pStyle w:val="ListParagraph"/>
        <w:numPr>
          <w:ilvl w:val="0"/>
          <w:numId w:val="41"/>
        </w:numPr>
        <w:ind w:left="720"/>
        <w:jc w:val="both"/>
        <w:rPr>
          <w:sz w:val="24"/>
          <w:szCs w:val="24"/>
        </w:rPr>
      </w:pPr>
      <w:r w:rsidRPr="008D6628">
        <w:rPr>
          <w:b/>
          <w:bCs/>
          <w:sz w:val="24"/>
          <w:szCs w:val="24"/>
          <w:u w:val="single"/>
        </w:rPr>
        <w:t>I AM</w:t>
      </w:r>
      <w:r w:rsidRPr="008D6628">
        <w:rPr>
          <w:sz w:val="24"/>
          <w:szCs w:val="24"/>
        </w:rPr>
        <w:t xml:space="preserve"> in</w:t>
      </w:r>
      <w:r w:rsidRPr="008D6628">
        <w:rPr>
          <w:b/>
          <w:bCs/>
          <w:sz w:val="24"/>
          <w:szCs w:val="24"/>
        </w:rPr>
        <w:t xml:space="preserve"> </w:t>
      </w:r>
      <w:r w:rsidRPr="008D6628">
        <w:rPr>
          <w:sz w:val="24"/>
          <w:szCs w:val="24"/>
        </w:rPr>
        <w:t>Hebrew is Hayah.  It is the root word for the next name LORD.</w:t>
      </w:r>
      <w:r w:rsidR="008D6628" w:rsidRPr="008D6628">
        <w:rPr>
          <w:sz w:val="24"/>
          <w:szCs w:val="24"/>
        </w:rPr>
        <w:t xml:space="preserve"> </w:t>
      </w:r>
    </w:p>
    <w:p w14:paraId="1797A83C" w14:textId="3CA55FEE" w:rsidR="0043368D" w:rsidRPr="008D6628" w:rsidRDefault="0043368D" w:rsidP="00956EFC">
      <w:pPr>
        <w:pStyle w:val="ListParagraph"/>
        <w:numPr>
          <w:ilvl w:val="0"/>
          <w:numId w:val="41"/>
        </w:numPr>
        <w:ind w:left="720"/>
        <w:jc w:val="both"/>
        <w:rPr>
          <w:sz w:val="24"/>
          <w:szCs w:val="24"/>
        </w:rPr>
      </w:pPr>
      <w:r w:rsidRPr="008D6628">
        <w:rPr>
          <w:b/>
          <w:bCs/>
          <w:sz w:val="24"/>
          <w:szCs w:val="24"/>
          <w:u w:val="single"/>
        </w:rPr>
        <w:t>LORD</w:t>
      </w:r>
      <w:r w:rsidRPr="008D6628">
        <w:rPr>
          <w:b/>
          <w:bCs/>
          <w:sz w:val="24"/>
          <w:szCs w:val="24"/>
        </w:rPr>
        <w:t xml:space="preserve"> </w:t>
      </w:r>
      <w:r w:rsidRPr="008D6628">
        <w:rPr>
          <w:sz w:val="24"/>
          <w:szCs w:val="24"/>
        </w:rPr>
        <w:t>in Hebrew is Yehovah-Jehovah:</w:t>
      </w:r>
      <w:r w:rsidRPr="008D6628">
        <w:rPr>
          <w:b/>
          <w:bCs/>
          <w:sz w:val="24"/>
          <w:szCs w:val="24"/>
        </w:rPr>
        <w:t xml:space="preserve"> </w:t>
      </w:r>
      <w:r w:rsidRPr="008D6628">
        <w:rPr>
          <w:b/>
          <w:bCs/>
          <w:i/>
          <w:iCs/>
          <w:sz w:val="24"/>
          <w:szCs w:val="24"/>
        </w:rPr>
        <w:t>T</w:t>
      </w:r>
      <w:r w:rsidRPr="008D6628">
        <w:rPr>
          <w:i/>
          <w:iCs/>
          <w:sz w:val="24"/>
          <w:szCs w:val="24"/>
        </w:rPr>
        <w:t>he LORD-The Self-Existent or Eternal Jehovah, Jewish national name of God.</w:t>
      </w:r>
      <w:r w:rsidRPr="008D6628">
        <w:rPr>
          <w:sz w:val="24"/>
          <w:szCs w:val="24"/>
        </w:rPr>
        <w:t xml:space="preserve"> The root of this word is the name: “</w:t>
      </w:r>
      <w:r w:rsidRPr="008D6628">
        <w:rPr>
          <w:b/>
          <w:bCs/>
          <w:sz w:val="24"/>
          <w:szCs w:val="24"/>
          <w:u w:val="single"/>
        </w:rPr>
        <w:t>I Am</w:t>
      </w:r>
      <w:r w:rsidRPr="008D6628">
        <w:rPr>
          <w:sz w:val="24"/>
          <w:szCs w:val="24"/>
        </w:rPr>
        <w:t>”.</w:t>
      </w:r>
    </w:p>
    <w:p w14:paraId="55E308AB" w14:textId="4BC2AFA3" w:rsidR="008D6628" w:rsidRPr="008D6628" w:rsidRDefault="008D6628" w:rsidP="00956EFC">
      <w:pPr>
        <w:pStyle w:val="ListParagraph"/>
        <w:numPr>
          <w:ilvl w:val="0"/>
          <w:numId w:val="41"/>
        </w:numPr>
        <w:ind w:left="720"/>
        <w:jc w:val="both"/>
        <w:rPr>
          <w:sz w:val="24"/>
          <w:szCs w:val="24"/>
        </w:rPr>
      </w:pPr>
      <w:r>
        <w:rPr>
          <w:b/>
          <w:bCs/>
          <w:sz w:val="24"/>
          <w:szCs w:val="24"/>
          <w:u w:val="single"/>
        </w:rPr>
        <w:t xml:space="preserve"> Jesus or </w:t>
      </w:r>
      <w:r w:rsidR="0043368D" w:rsidRPr="008D6628">
        <w:rPr>
          <w:b/>
          <w:bCs/>
          <w:sz w:val="24"/>
          <w:szCs w:val="24"/>
          <w:u w:val="single"/>
        </w:rPr>
        <w:t>Joshua</w:t>
      </w:r>
      <w:r w:rsidR="0043368D" w:rsidRPr="008D6628">
        <w:rPr>
          <w:b/>
          <w:bCs/>
          <w:sz w:val="24"/>
          <w:szCs w:val="24"/>
        </w:rPr>
        <w:t xml:space="preserve"> </w:t>
      </w:r>
      <w:r w:rsidR="0043368D" w:rsidRPr="008D6628">
        <w:rPr>
          <w:sz w:val="24"/>
          <w:szCs w:val="24"/>
        </w:rPr>
        <w:t xml:space="preserve">in Hebrew is Yehowshuwa.  In Greek this name is </w:t>
      </w:r>
      <w:r w:rsidR="0043368D" w:rsidRPr="008D6628">
        <w:rPr>
          <w:b/>
          <w:bCs/>
          <w:sz w:val="24"/>
          <w:szCs w:val="24"/>
          <w:u w:val="single"/>
        </w:rPr>
        <w:t>Jesus</w:t>
      </w:r>
      <w:r w:rsidR="0043368D" w:rsidRPr="008D6628">
        <w:rPr>
          <w:sz w:val="24"/>
          <w:szCs w:val="24"/>
        </w:rPr>
        <w:t xml:space="preserve">.  This Hebrew name is made up of two words, one we just saw, the </w:t>
      </w:r>
      <w:r w:rsidR="0043368D" w:rsidRPr="008D6628">
        <w:rPr>
          <w:b/>
          <w:bCs/>
          <w:sz w:val="24"/>
          <w:szCs w:val="24"/>
          <w:u w:val="single"/>
        </w:rPr>
        <w:t>LORD-Jehova</w:t>
      </w:r>
      <w:r w:rsidR="0043368D" w:rsidRPr="008D6628">
        <w:rPr>
          <w:sz w:val="24"/>
          <w:szCs w:val="24"/>
        </w:rPr>
        <w:t xml:space="preserve">, from the root word </w:t>
      </w:r>
      <w:r w:rsidR="0043368D" w:rsidRPr="008D6628">
        <w:rPr>
          <w:b/>
          <w:bCs/>
          <w:sz w:val="24"/>
          <w:szCs w:val="24"/>
          <w:u w:val="single"/>
        </w:rPr>
        <w:t>I AM</w:t>
      </w:r>
      <w:r w:rsidR="0043368D" w:rsidRPr="008D6628">
        <w:rPr>
          <w:sz w:val="24"/>
          <w:szCs w:val="24"/>
        </w:rPr>
        <w:t xml:space="preserve">, and the second word that the name </w:t>
      </w:r>
      <w:r w:rsidR="0043368D" w:rsidRPr="008D6628">
        <w:rPr>
          <w:b/>
          <w:bCs/>
          <w:sz w:val="24"/>
          <w:szCs w:val="24"/>
          <w:u w:val="single"/>
        </w:rPr>
        <w:t>Jesus/Joshua</w:t>
      </w:r>
      <w:r w:rsidR="0043368D" w:rsidRPr="008D6628">
        <w:rPr>
          <w:sz w:val="24"/>
          <w:szCs w:val="24"/>
        </w:rPr>
        <w:t xml:space="preserve"> comes from is the word save or </w:t>
      </w:r>
      <w:r w:rsidR="0043368D" w:rsidRPr="008D6628">
        <w:rPr>
          <w:b/>
          <w:bCs/>
          <w:sz w:val="24"/>
          <w:szCs w:val="24"/>
          <w:u w:val="single"/>
        </w:rPr>
        <w:t>Savior.</w:t>
      </w:r>
      <w:r w:rsidRPr="008D6628">
        <w:rPr>
          <w:b/>
          <w:bCs/>
          <w:sz w:val="24"/>
          <w:szCs w:val="24"/>
          <w:u w:val="single"/>
        </w:rPr>
        <w:t xml:space="preserve"> </w:t>
      </w:r>
    </w:p>
    <w:p w14:paraId="23A11245" w14:textId="77777777" w:rsidR="008D6628" w:rsidRPr="008D6628" w:rsidRDefault="0043368D" w:rsidP="00956EFC">
      <w:pPr>
        <w:pStyle w:val="ListParagraph"/>
        <w:numPr>
          <w:ilvl w:val="0"/>
          <w:numId w:val="41"/>
        </w:numPr>
        <w:ind w:left="720"/>
        <w:jc w:val="both"/>
        <w:rPr>
          <w:sz w:val="24"/>
          <w:szCs w:val="24"/>
        </w:rPr>
      </w:pPr>
      <w:r w:rsidRPr="008D6628">
        <w:rPr>
          <w:b/>
          <w:bCs/>
          <w:sz w:val="24"/>
          <w:szCs w:val="24"/>
          <w:u w:val="single"/>
        </w:rPr>
        <w:t>Savior or Save</w:t>
      </w:r>
      <w:r w:rsidRPr="008D6628">
        <w:rPr>
          <w:b/>
          <w:bCs/>
          <w:sz w:val="24"/>
          <w:szCs w:val="24"/>
        </w:rPr>
        <w:t xml:space="preserve"> </w:t>
      </w:r>
      <w:r w:rsidRPr="008D6628">
        <w:rPr>
          <w:sz w:val="24"/>
          <w:szCs w:val="24"/>
        </w:rPr>
        <w:t>in Hebrew is Yasha</w:t>
      </w:r>
      <w:r w:rsidRPr="008D6628">
        <w:rPr>
          <w:b/>
          <w:bCs/>
          <w:sz w:val="24"/>
          <w:szCs w:val="24"/>
        </w:rPr>
        <w:t xml:space="preserve">: </w:t>
      </w:r>
      <w:r w:rsidRPr="008D6628">
        <w:rPr>
          <w:sz w:val="24"/>
          <w:szCs w:val="24"/>
        </w:rPr>
        <w:t>-</w:t>
      </w:r>
      <w:r w:rsidRPr="008D6628">
        <w:rPr>
          <w:i/>
          <w:iCs/>
          <w:sz w:val="24"/>
          <w:szCs w:val="24"/>
        </w:rPr>
        <w:t xml:space="preserve">to be open wide or free-rescue be safe-bringing salvation, save, savoir, get victory.  </w:t>
      </w:r>
      <w:r w:rsidR="008D6628" w:rsidRPr="008D6628">
        <w:rPr>
          <w:i/>
          <w:iCs/>
          <w:sz w:val="24"/>
          <w:szCs w:val="24"/>
        </w:rPr>
        <w:t xml:space="preserve"> </w:t>
      </w:r>
    </w:p>
    <w:p w14:paraId="66D1C79C" w14:textId="6EB151EE" w:rsidR="0043368D" w:rsidRPr="008D6628" w:rsidRDefault="008D6628" w:rsidP="00956EFC">
      <w:pPr>
        <w:pStyle w:val="ListParagraph"/>
        <w:numPr>
          <w:ilvl w:val="0"/>
          <w:numId w:val="41"/>
        </w:numPr>
        <w:ind w:left="720"/>
        <w:jc w:val="both"/>
        <w:rPr>
          <w:sz w:val="24"/>
          <w:szCs w:val="24"/>
        </w:rPr>
      </w:pPr>
      <w:r w:rsidRPr="008D6628">
        <w:rPr>
          <w:b/>
          <w:bCs/>
          <w:sz w:val="24"/>
          <w:szCs w:val="24"/>
          <w:u w:val="single"/>
        </w:rPr>
        <w:t xml:space="preserve"> </w:t>
      </w:r>
      <w:r w:rsidR="0043368D" w:rsidRPr="008D6628">
        <w:rPr>
          <w:b/>
          <w:bCs/>
          <w:sz w:val="24"/>
          <w:szCs w:val="24"/>
          <w:u w:val="single"/>
        </w:rPr>
        <w:t>Isaiah</w:t>
      </w:r>
      <w:r w:rsidR="0043368D" w:rsidRPr="008D6628">
        <w:rPr>
          <w:b/>
          <w:bCs/>
          <w:sz w:val="24"/>
          <w:szCs w:val="24"/>
        </w:rPr>
        <w:t xml:space="preserve"> </w:t>
      </w:r>
      <w:r w:rsidR="0043368D" w:rsidRPr="008D6628">
        <w:rPr>
          <w:sz w:val="24"/>
          <w:szCs w:val="24"/>
        </w:rPr>
        <w:t xml:space="preserve">in Hebrew is Yeshayahuw. This name comes from the word </w:t>
      </w:r>
      <w:r w:rsidR="0043368D" w:rsidRPr="008D6628">
        <w:rPr>
          <w:b/>
          <w:bCs/>
          <w:sz w:val="24"/>
          <w:szCs w:val="24"/>
          <w:u w:val="single"/>
        </w:rPr>
        <w:t>Savior</w:t>
      </w:r>
      <w:r w:rsidR="0043368D" w:rsidRPr="008D6628">
        <w:rPr>
          <w:sz w:val="24"/>
          <w:szCs w:val="24"/>
        </w:rPr>
        <w:t xml:space="preserve">. His name means, </w:t>
      </w:r>
      <w:r w:rsidR="0043368D" w:rsidRPr="008D6628">
        <w:rPr>
          <w:i/>
          <w:iCs/>
          <w:sz w:val="24"/>
          <w:szCs w:val="24"/>
        </w:rPr>
        <w:t>Yesha has saved</w:t>
      </w:r>
      <w:r w:rsidR="0043368D" w:rsidRPr="008D6628">
        <w:rPr>
          <w:sz w:val="24"/>
          <w:szCs w:val="24"/>
        </w:rPr>
        <w:t xml:space="preserve">. </w:t>
      </w:r>
      <w:r w:rsidRPr="008D6628">
        <w:rPr>
          <w:sz w:val="24"/>
          <w:szCs w:val="24"/>
        </w:rPr>
        <w:t>(</w:t>
      </w:r>
      <w:r w:rsidR="0043368D" w:rsidRPr="008D6628">
        <w:rPr>
          <w:sz w:val="24"/>
          <w:szCs w:val="24"/>
        </w:rPr>
        <w:t xml:space="preserve">Did you note that Isaiah’s name means </w:t>
      </w:r>
      <w:r w:rsidR="007C5229" w:rsidRPr="008D6628">
        <w:rPr>
          <w:sz w:val="24"/>
          <w:szCs w:val="24"/>
        </w:rPr>
        <w:t>“</w:t>
      </w:r>
      <w:r w:rsidR="0043368D" w:rsidRPr="008D6628">
        <w:rPr>
          <w:i/>
          <w:iCs/>
          <w:sz w:val="24"/>
          <w:szCs w:val="24"/>
        </w:rPr>
        <w:t>Yesha has saved</w:t>
      </w:r>
      <w:r w:rsidR="007C5229" w:rsidRPr="008D6628">
        <w:rPr>
          <w:i/>
          <w:iCs/>
          <w:sz w:val="24"/>
          <w:szCs w:val="24"/>
        </w:rPr>
        <w:t>”</w:t>
      </w:r>
      <w:r w:rsidR="0043368D" w:rsidRPr="008D6628">
        <w:rPr>
          <w:sz w:val="24"/>
          <w:szCs w:val="24"/>
        </w:rPr>
        <w:t xml:space="preserve"> – in the past tense?</w:t>
      </w:r>
      <w:r w:rsidRPr="008D6628">
        <w:rPr>
          <w:sz w:val="24"/>
          <w:szCs w:val="24"/>
        </w:rPr>
        <w:t>)</w:t>
      </w:r>
    </w:p>
    <w:p w14:paraId="06B95328" w14:textId="3F08BA8B" w:rsidR="00602264" w:rsidRDefault="00602264" w:rsidP="000302F0">
      <w:pPr>
        <w:ind w:firstLine="720"/>
        <w:rPr>
          <w:sz w:val="24"/>
          <w:szCs w:val="24"/>
        </w:rPr>
      </w:pPr>
      <w:r>
        <w:rPr>
          <w:sz w:val="24"/>
          <w:szCs w:val="24"/>
        </w:rPr>
        <w:t>I know this is a lot of Greek and Hebrew, but I hope you will not skip over these Word Searches. I implore you to take a closer look</w:t>
      </w:r>
      <w:r w:rsidR="000302F0">
        <w:rPr>
          <w:sz w:val="24"/>
          <w:szCs w:val="24"/>
        </w:rPr>
        <w:t>. As you look at those words, do you</w:t>
      </w:r>
      <w:r w:rsidR="00625E6D">
        <w:rPr>
          <w:sz w:val="24"/>
          <w:szCs w:val="24"/>
        </w:rPr>
        <w:t xml:space="preserve"> see Jesus</w:t>
      </w:r>
      <w:r w:rsidR="000302F0">
        <w:rPr>
          <w:sz w:val="24"/>
          <w:szCs w:val="24"/>
        </w:rPr>
        <w:t xml:space="preserve">? Do they answer the question of His identity? In case </w:t>
      </w:r>
      <w:r w:rsidR="00A864D6">
        <w:rPr>
          <w:sz w:val="24"/>
          <w:szCs w:val="24"/>
        </w:rPr>
        <w:t>you’re</w:t>
      </w:r>
      <w:r w:rsidR="000302F0">
        <w:rPr>
          <w:sz w:val="24"/>
          <w:szCs w:val="24"/>
        </w:rPr>
        <w:t xml:space="preserve"> not yet convinced, were not done yet.</w:t>
      </w:r>
      <w:r>
        <w:rPr>
          <w:sz w:val="24"/>
          <w:szCs w:val="24"/>
        </w:rPr>
        <w:t xml:space="preserve"> By the way, Jesus’ favorite “Self- title” is - The Son of Man. This is curious because we know that based on the Bible He is The Son of God. So why did He speak of Himself in third person as the </w:t>
      </w:r>
      <w:r w:rsidRPr="000302F0">
        <w:rPr>
          <w:i/>
          <w:sz w:val="24"/>
          <w:szCs w:val="24"/>
        </w:rPr>
        <w:t>Son of Man</w:t>
      </w:r>
      <w:r>
        <w:rPr>
          <w:sz w:val="24"/>
          <w:szCs w:val="24"/>
        </w:rPr>
        <w:t xml:space="preserve">? </w:t>
      </w:r>
      <w:r w:rsidR="00625E6D">
        <w:rPr>
          <w:sz w:val="24"/>
          <w:szCs w:val="24"/>
        </w:rPr>
        <w:t xml:space="preserve">After you read the </w:t>
      </w:r>
      <w:r>
        <w:rPr>
          <w:sz w:val="24"/>
          <w:szCs w:val="24"/>
        </w:rPr>
        <w:t>following passages</w:t>
      </w:r>
      <w:r w:rsidR="00625E6D">
        <w:rPr>
          <w:sz w:val="24"/>
          <w:szCs w:val="24"/>
        </w:rPr>
        <w:t>,</w:t>
      </w:r>
      <w:r>
        <w:rPr>
          <w:sz w:val="24"/>
          <w:szCs w:val="24"/>
        </w:rPr>
        <w:t xml:space="preserve"> give an explanation</w:t>
      </w:r>
      <w:r w:rsidR="00625E6D">
        <w:rPr>
          <w:sz w:val="24"/>
          <w:szCs w:val="24"/>
        </w:rPr>
        <w:t xml:space="preserve"> </w:t>
      </w:r>
      <w:r w:rsidR="000302F0">
        <w:rPr>
          <w:sz w:val="24"/>
          <w:szCs w:val="24"/>
        </w:rPr>
        <w:t xml:space="preserve">as to </w:t>
      </w:r>
      <w:r w:rsidR="00625E6D">
        <w:rPr>
          <w:sz w:val="24"/>
          <w:szCs w:val="24"/>
        </w:rPr>
        <w:t xml:space="preserve">why Jesus called Himself the </w:t>
      </w:r>
      <w:r w:rsidR="00625E6D" w:rsidRPr="000302F0">
        <w:rPr>
          <w:i/>
          <w:sz w:val="24"/>
          <w:szCs w:val="24"/>
        </w:rPr>
        <w:t>Son of Man</w:t>
      </w:r>
      <w:r w:rsidR="00625E6D">
        <w:rPr>
          <w:sz w:val="24"/>
          <w:szCs w:val="24"/>
        </w:rPr>
        <w:t>.</w:t>
      </w:r>
      <w:r>
        <w:rPr>
          <w:sz w:val="24"/>
          <w:szCs w:val="24"/>
        </w:rPr>
        <w:t xml:space="preserve"> </w:t>
      </w:r>
      <w:r w:rsidR="005113E8">
        <w:rPr>
          <w:sz w:val="24"/>
          <w:szCs w:val="24"/>
        </w:rPr>
        <w:t xml:space="preserve">(Revelation 1:13; Mark 8:31) </w:t>
      </w:r>
      <w:r>
        <w:rPr>
          <w:sz w:val="24"/>
          <w:szCs w:val="24"/>
        </w:rPr>
        <w:t>____________________________________________________________________________________________________________________________________________________________</w:t>
      </w:r>
    </w:p>
    <w:p w14:paraId="0EB7C767" w14:textId="77777777" w:rsidR="00602264" w:rsidRPr="0076788C" w:rsidRDefault="00602264" w:rsidP="00602264">
      <w:pPr>
        <w:jc w:val="center"/>
        <w:rPr>
          <w:rFonts w:asciiTheme="minorHAnsi" w:hAnsiTheme="minorHAnsi" w:cstheme="minorHAnsi"/>
          <w:b/>
          <w:i/>
          <w:sz w:val="24"/>
          <w:szCs w:val="24"/>
        </w:rPr>
      </w:pPr>
      <w:r w:rsidRPr="0076788C">
        <w:rPr>
          <w:rFonts w:asciiTheme="minorHAnsi" w:eastAsiaTheme="minorEastAsia" w:hAnsiTheme="minorHAnsi" w:cstheme="minorBidi"/>
          <w:b/>
          <w:bCs/>
          <w:i/>
          <w:iCs/>
          <w:sz w:val="24"/>
          <w:szCs w:val="24"/>
        </w:rPr>
        <w:t>Matthew 24:30 (NASB)</w:t>
      </w:r>
    </w:p>
    <w:p w14:paraId="3B6971CA" w14:textId="77777777" w:rsidR="00602264" w:rsidRDefault="00602264" w:rsidP="0060226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 xml:space="preserve">And then the sign of the Son of Man will appear in the sky, and then all the tribes of the earth will morn, and they will see the SON OF MAN COMING ON THE CLOUDS OF THE SKY with power and great glory.” </w:t>
      </w:r>
    </w:p>
    <w:p w14:paraId="573F3523" w14:textId="77777777" w:rsidR="00602264" w:rsidRDefault="00602264" w:rsidP="0060226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Mark 13:26 (NASB)</w:t>
      </w:r>
    </w:p>
    <w:p w14:paraId="2EE668FE" w14:textId="77777777" w:rsidR="00602264" w:rsidRDefault="00602264" w:rsidP="0060226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Then they will see The Son of Man coming in the clouds with great power and glory.</w:t>
      </w:r>
    </w:p>
    <w:p w14:paraId="5856939E" w14:textId="77777777" w:rsidR="00602264" w:rsidRDefault="00602264" w:rsidP="0060226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 xml:space="preserve">Daniel 7:13-14 (NASB) </w:t>
      </w:r>
    </w:p>
    <w:p w14:paraId="0C69E8D9" w14:textId="146E5858" w:rsidR="00602264" w:rsidRDefault="00602264" w:rsidP="00602264">
      <w:pPr>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I kept looking in the night visions, and behold, with the clouds of heaven ONE LIKE a SON OF MAN was coming, and He came to the Ancient of Days and was presented before Him. And He was given Dominion, GLORY and a kingdom that all the peoples, nations and men of every language might serve HIM. His Dominion is an everlasting Dominion which will not pass away; and His kingdom is one which will not be destroyed.  </w:t>
      </w:r>
    </w:p>
    <w:p w14:paraId="56167524" w14:textId="77777777" w:rsidR="00602264" w:rsidRPr="008442DA" w:rsidRDefault="00602264" w:rsidP="00602264">
      <w:pPr>
        <w:jc w:val="center"/>
        <w:rPr>
          <w:rFonts w:asciiTheme="minorHAnsi" w:hAnsiTheme="minorHAnsi" w:cstheme="minorHAnsi"/>
          <w:b/>
          <w:i/>
          <w:sz w:val="24"/>
          <w:szCs w:val="24"/>
        </w:rPr>
      </w:pPr>
      <w:r w:rsidRPr="008442DA">
        <w:rPr>
          <w:rFonts w:asciiTheme="minorHAnsi" w:eastAsiaTheme="minorEastAsia" w:hAnsiTheme="minorHAnsi" w:cstheme="minorBidi"/>
          <w:b/>
          <w:bCs/>
          <w:i/>
          <w:iCs/>
          <w:sz w:val="24"/>
          <w:szCs w:val="24"/>
        </w:rPr>
        <w:t>Matthew 28:18 (KJV)</w:t>
      </w:r>
    </w:p>
    <w:p w14:paraId="3698DBA4" w14:textId="77777777" w:rsidR="00602264" w:rsidRPr="008442DA" w:rsidRDefault="00602264" w:rsidP="00602264">
      <w:pPr>
        <w:jc w:val="center"/>
        <w:rPr>
          <w:b/>
          <w:i/>
          <w:sz w:val="24"/>
          <w:szCs w:val="24"/>
        </w:rPr>
      </w:pPr>
      <w:r w:rsidRPr="008442DA">
        <w:rPr>
          <w:rFonts w:asciiTheme="minorHAnsi" w:eastAsiaTheme="minorEastAsia" w:hAnsiTheme="minorHAnsi" w:cstheme="minorBidi"/>
          <w:b/>
          <w:bCs/>
          <w:i/>
          <w:iCs/>
          <w:sz w:val="24"/>
          <w:szCs w:val="24"/>
        </w:rPr>
        <w:t xml:space="preserve"> “</w:t>
      </w:r>
      <w:r w:rsidRPr="008442DA">
        <w:rPr>
          <w:rFonts w:asciiTheme="minorHAnsi" w:eastAsiaTheme="minorEastAsia" w:hAnsiTheme="minorHAnsi" w:cstheme="minorBidi"/>
          <w:b/>
          <w:bCs/>
          <w:i/>
          <w:sz w:val="24"/>
          <w:szCs w:val="24"/>
        </w:rPr>
        <w:t xml:space="preserve">And Jesus came and </w:t>
      </w:r>
      <w:r w:rsidRPr="008442DA">
        <w:rPr>
          <w:b/>
          <w:bCs/>
          <w:i/>
          <w:sz w:val="24"/>
          <w:szCs w:val="24"/>
        </w:rPr>
        <w:t>spake unto them, saying, “All power is given unto me in heaven and in earth.”</w:t>
      </w:r>
    </w:p>
    <w:p w14:paraId="212EFC32" w14:textId="77777777" w:rsidR="00602264" w:rsidRPr="002F0F39" w:rsidRDefault="00602264" w:rsidP="0060226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Deuteronomy 4:39 (NIV)</w:t>
      </w:r>
    </w:p>
    <w:p w14:paraId="228DC6EF" w14:textId="77777777" w:rsidR="00602264" w:rsidRDefault="00602264" w:rsidP="00602264">
      <w:pPr>
        <w:jc w:val="center"/>
        <w:rPr>
          <w:b/>
          <w:bCs/>
          <w:i/>
          <w:iCs/>
          <w:sz w:val="24"/>
          <w:szCs w:val="24"/>
        </w:rPr>
      </w:pPr>
      <w:r w:rsidRPr="5897EC05">
        <w:rPr>
          <w:b/>
          <w:bCs/>
          <w:i/>
          <w:iCs/>
          <w:sz w:val="24"/>
          <w:szCs w:val="24"/>
        </w:rPr>
        <w:t>Know therefore today, and lay it to your heart, that the LORD is God in heaven above and on the earth beneath; there is no other.</w:t>
      </w:r>
    </w:p>
    <w:p w14:paraId="2B9FBF16" w14:textId="77777777" w:rsidR="003C681B" w:rsidRPr="008822A3" w:rsidRDefault="003C681B" w:rsidP="003C681B">
      <w:pPr>
        <w:spacing w:before="100" w:beforeAutospacing="1" w:after="100" w:afterAutospacing="1" w:line="240" w:lineRule="auto"/>
        <w:jc w:val="center"/>
        <w:rPr>
          <w:rFonts w:asciiTheme="minorHAnsi" w:eastAsia="Times New Roman" w:hAnsiTheme="minorHAnsi" w:cstheme="minorHAnsi"/>
          <w:b/>
          <w:i/>
          <w:sz w:val="24"/>
          <w:szCs w:val="24"/>
        </w:rPr>
      </w:pPr>
      <w:r w:rsidRPr="5897EC05">
        <w:rPr>
          <w:rFonts w:asciiTheme="minorHAnsi" w:eastAsiaTheme="minorEastAsia" w:hAnsiTheme="minorHAnsi" w:cstheme="minorBidi"/>
          <w:b/>
          <w:bCs/>
          <w:i/>
          <w:iCs/>
          <w:sz w:val="24"/>
          <w:szCs w:val="24"/>
        </w:rPr>
        <w:t>Psalms 103:19 (ESV)</w:t>
      </w:r>
    </w:p>
    <w:p w14:paraId="2A728550" w14:textId="77777777" w:rsidR="003C681B" w:rsidRPr="008822A3" w:rsidRDefault="003C681B" w:rsidP="003C681B">
      <w:pPr>
        <w:spacing w:before="100" w:beforeAutospacing="1" w:after="100" w:afterAutospacing="1" w:line="240" w:lineRule="auto"/>
        <w:jc w:val="center"/>
        <w:rPr>
          <w:rFonts w:asciiTheme="minorHAnsi" w:eastAsia="Times New Roman" w:hAnsiTheme="minorHAnsi" w:cstheme="minorHAnsi"/>
          <w:b/>
          <w:i/>
          <w:sz w:val="24"/>
          <w:szCs w:val="24"/>
        </w:rPr>
      </w:pPr>
      <w:r w:rsidRPr="5897EC05">
        <w:rPr>
          <w:rFonts w:asciiTheme="minorHAnsi" w:eastAsiaTheme="minorEastAsia" w:hAnsiTheme="minorHAnsi" w:cstheme="minorBidi"/>
          <w:b/>
          <w:bCs/>
          <w:i/>
          <w:iCs/>
          <w:sz w:val="24"/>
          <w:szCs w:val="24"/>
        </w:rPr>
        <w:t>The Lord has established his throne in the heavens, and his kingdom rules over all.</w:t>
      </w:r>
    </w:p>
    <w:p w14:paraId="39C4CC40" w14:textId="77777777" w:rsidR="003C681B" w:rsidRPr="00D31BBC" w:rsidRDefault="003C681B" w:rsidP="003C681B">
      <w:pPr>
        <w:jc w:val="center"/>
        <w:rPr>
          <w:rFonts w:cs="Calibri"/>
          <w:b/>
          <w:i/>
          <w:sz w:val="24"/>
          <w:szCs w:val="24"/>
        </w:rPr>
      </w:pPr>
      <w:r w:rsidRPr="5897EC05">
        <w:rPr>
          <w:rFonts w:cs="Calibri"/>
          <w:b/>
          <w:bCs/>
          <w:i/>
          <w:iCs/>
          <w:sz w:val="24"/>
          <w:szCs w:val="24"/>
        </w:rPr>
        <w:t>Isaiah 45:11-12 (NASB)</w:t>
      </w:r>
    </w:p>
    <w:p w14:paraId="4DDC963B" w14:textId="77777777" w:rsidR="003C681B" w:rsidRPr="00D31BBC" w:rsidRDefault="003C681B" w:rsidP="003C681B">
      <w:pPr>
        <w:pStyle w:val="NormalWeb"/>
        <w:jc w:val="center"/>
        <w:rPr>
          <w:rFonts w:ascii="Calibri" w:hAnsi="Calibri" w:cs="Calibri"/>
          <w:b/>
          <w:i/>
        </w:rPr>
      </w:pPr>
      <w:r w:rsidRPr="5897EC05">
        <w:rPr>
          <w:rFonts w:ascii="Calibri" w:eastAsia="Calibri" w:hAnsi="Calibri" w:cs="Calibri"/>
          <w:b/>
          <w:bCs/>
          <w:i/>
          <w:iCs/>
        </w:rPr>
        <w:t>Thus says the LORD, the Holy One of Israel, and his Maker: “Ask Me about the things to come concerning My sons, and you shall commit to Me the work of My hands. “It is I who made the earth, and created man upon it. I stretched out the heavens with My hands. And I ordained all their host.</w:t>
      </w:r>
    </w:p>
    <w:p w14:paraId="227C2D40" w14:textId="77777777" w:rsidR="003C681B" w:rsidRPr="00E66417" w:rsidRDefault="003C681B" w:rsidP="003C681B">
      <w:pPr>
        <w:ind w:left="360"/>
        <w:jc w:val="center"/>
        <w:rPr>
          <w:b/>
          <w:i/>
          <w:sz w:val="24"/>
          <w:szCs w:val="24"/>
        </w:rPr>
      </w:pPr>
      <w:r w:rsidRPr="5897EC05">
        <w:rPr>
          <w:b/>
          <w:bCs/>
          <w:i/>
          <w:iCs/>
          <w:sz w:val="24"/>
          <w:szCs w:val="24"/>
        </w:rPr>
        <w:t>Isaiah 43:10 (NASB)</w:t>
      </w:r>
    </w:p>
    <w:p w14:paraId="10E0C599" w14:textId="77777777" w:rsidR="003C681B" w:rsidRPr="00083761" w:rsidRDefault="003C681B" w:rsidP="003C681B">
      <w:pPr>
        <w:ind w:left="360"/>
        <w:jc w:val="center"/>
        <w:rPr>
          <w:b/>
          <w:i/>
          <w:sz w:val="24"/>
          <w:szCs w:val="24"/>
        </w:rPr>
      </w:pPr>
      <w:r w:rsidRPr="5897EC05">
        <w:rPr>
          <w:sz w:val="24"/>
          <w:szCs w:val="24"/>
        </w:rPr>
        <w:t>“</w:t>
      </w:r>
      <w:r w:rsidRPr="5897EC05">
        <w:rPr>
          <w:b/>
          <w:bCs/>
          <w:i/>
          <w:iCs/>
          <w:sz w:val="24"/>
          <w:szCs w:val="24"/>
        </w:rPr>
        <w:t>So that you may know and believe Me and understand that I AM He. Before Me there was no God formed, and there will be none after me.  I, even I am the LORD, and there is no savior besides Me.”</w:t>
      </w:r>
    </w:p>
    <w:p w14:paraId="1A092DCA" w14:textId="77777777" w:rsidR="003C681B" w:rsidRPr="00097CC6" w:rsidRDefault="003C681B" w:rsidP="003C681B">
      <w:pPr>
        <w:jc w:val="center"/>
        <w:rPr>
          <w:b/>
          <w:i/>
          <w:sz w:val="24"/>
          <w:szCs w:val="24"/>
        </w:rPr>
      </w:pPr>
      <w:r w:rsidRPr="5897EC05">
        <w:rPr>
          <w:b/>
          <w:bCs/>
          <w:i/>
          <w:iCs/>
          <w:sz w:val="24"/>
          <w:szCs w:val="24"/>
        </w:rPr>
        <w:t>Genesis 17:1 (NIV)</w:t>
      </w:r>
    </w:p>
    <w:p w14:paraId="6D2E627D" w14:textId="77777777" w:rsidR="003C681B" w:rsidRDefault="003C681B" w:rsidP="003C681B">
      <w:pPr>
        <w:jc w:val="center"/>
        <w:rPr>
          <w:b/>
          <w:i/>
          <w:sz w:val="24"/>
          <w:szCs w:val="24"/>
        </w:rPr>
      </w:pPr>
      <w:r w:rsidRPr="5897EC05">
        <w:rPr>
          <w:b/>
          <w:bCs/>
          <w:i/>
          <w:iCs/>
          <w:sz w:val="24"/>
          <w:szCs w:val="24"/>
        </w:rPr>
        <w:t xml:space="preserve">When Abram was ninety-nine years old, the </w:t>
      </w:r>
      <w:r w:rsidRPr="5897EC05">
        <w:rPr>
          <w:rStyle w:val="name"/>
          <w:b/>
          <w:bCs/>
          <w:i/>
          <w:iCs/>
          <w:sz w:val="24"/>
          <w:szCs w:val="24"/>
        </w:rPr>
        <w:t>Lord</w:t>
      </w:r>
      <w:r w:rsidRPr="5897EC05">
        <w:rPr>
          <w:b/>
          <w:bCs/>
          <w:i/>
          <w:iCs/>
          <w:sz w:val="24"/>
          <w:szCs w:val="24"/>
        </w:rPr>
        <w:t xml:space="preserve"> appeared to him and said, “I am God Almighty; walk before me faithfully and be blameless.</w:t>
      </w:r>
    </w:p>
    <w:p w14:paraId="278559E3" w14:textId="77777777" w:rsidR="003C681B" w:rsidRDefault="003C681B" w:rsidP="003C681B">
      <w:pPr>
        <w:jc w:val="center"/>
        <w:rPr>
          <w:b/>
          <w:i/>
          <w:sz w:val="24"/>
          <w:szCs w:val="24"/>
        </w:rPr>
      </w:pPr>
      <w:r w:rsidRPr="5897EC05">
        <w:rPr>
          <w:b/>
          <w:bCs/>
          <w:i/>
          <w:iCs/>
          <w:sz w:val="24"/>
          <w:szCs w:val="24"/>
        </w:rPr>
        <w:t>Exodus 6:2-3 (NIV)</w:t>
      </w:r>
    </w:p>
    <w:p w14:paraId="41D61256" w14:textId="592A48BE" w:rsidR="003C681B" w:rsidRDefault="003C681B" w:rsidP="003C681B">
      <w:pPr>
        <w:jc w:val="center"/>
        <w:rPr>
          <w:b/>
          <w:bCs/>
          <w:i/>
          <w:iCs/>
          <w:sz w:val="24"/>
          <w:szCs w:val="24"/>
        </w:rPr>
      </w:pPr>
      <w:r w:rsidRPr="5897EC05">
        <w:rPr>
          <w:b/>
          <w:bCs/>
          <w:i/>
          <w:iCs/>
          <w:sz w:val="24"/>
          <w:szCs w:val="24"/>
        </w:rPr>
        <w:t xml:space="preserve">God also said to Moses, “I am the </w:t>
      </w:r>
      <w:r w:rsidRPr="5897EC05">
        <w:rPr>
          <w:rStyle w:val="name"/>
          <w:b/>
          <w:bCs/>
          <w:i/>
          <w:iCs/>
          <w:sz w:val="24"/>
          <w:szCs w:val="24"/>
        </w:rPr>
        <w:t>Lord</w:t>
      </w:r>
      <w:r w:rsidRPr="5897EC05">
        <w:rPr>
          <w:b/>
          <w:bCs/>
          <w:i/>
          <w:iCs/>
          <w:sz w:val="24"/>
          <w:szCs w:val="24"/>
        </w:rPr>
        <w:t xml:space="preserve">. I appeared to Abraham, to Isaac and to Jacob as God Almighty, but by my name the </w:t>
      </w:r>
      <w:r w:rsidRPr="5897EC05">
        <w:rPr>
          <w:rStyle w:val="name"/>
          <w:b/>
          <w:bCs/>
          <w:i/>
          <w:iCs/>
          <w:sz w:val="24"/>
          <w:szCs w:val="24"/>
        </w:rPr>
        <w:t>Lord</w:t>
      </w:r>
      <w:r w:rsidRPr="5897EC05">
        <w:rPr>
          <w:b/>
          <w:bCs/>
          <w:i/>
          <w:iCs/>
          <w:sz w:val="24"/>
          <w:szCs w:val="24"/>
        </w:rPr>
        <w:t xml:space="preserve"> I did not make myself fully known to them.</w:t>
      </w:r>
    </w:p>
    <w:p w14:paraId="6DDAB207" w14:textId="77777777" w:rsidR="00650EEF" w:rsidRPr="001E5AF7" w:rsidRDefault="00650EEF" w:rsidP="00650EEF">
      <w:pPr>
        <w:jc w:val="center"/>
        <w:rPr>
          <w:b/>
          <w:i/>
          <w:sz w:val="24"/>
          <w:szCs w:val="24"/>
        </w:rPr>
      </w:pPr>
      <w:r w:rsidRPr="5897EC05">
        <w:rPr>
          <w:b/>
          <w:bCs/>
          <w:i/>
          <w:iCs/>
          <w:sz w:val="24"/>
          <w:szCs w:val="24"/>
        </w:rPr>
        <w:t>Isaiah 54:5 (NIV)</w:t>
      </w:r>
    </w:p>
    <w:p w14:paraId="79ECAB6E" w14:textId="77777777" w:rsidR="00650EEF" w:rsidRDefault="00650EEF" w:rsidP="00650EEF">
      <w:pPr>
        <w:jc w:val="center"/>
        <w:rPr>
          <w:b/>
          <w:bCs/>
          <w:i/>
          <w:iCs/>
          <w:sz w:val="24"/>
          <w:szCs w:val="24"/>
        </w:rPr>
      </w:pPr>
      <w:r w:rsidRPr="5897EC05">
        <w:rPr>
          <w:b/>
          <w:bCs/>
          <w:i/>
          <w:iCs/>
          <w:sz w:val="24"/>
          <w:szCs w:val="24"/>
        </w:rPr>
        <w:t>“For your Maker is your husband – the LORD Almighty is his name – the Holy One of Israel is your Redeemer; he is called the God of all the earth.”</w:t>
      </w:r>
    </w:p>
    <w:p w14:paraId="4C8A41E9" w14:textId="77777777" w:rsidR="003C681B" w:rsidRPr="00C5390E" w:rsidRDefault="003C681B" w:rsidP="003C681B">
      <w:pPr>
        <w:jc w:val="center"/>
        <w:rPr>
          <w:b/>
          <w:i/>
          <w:sz w:val="24"/>
          <w:szCs w:val="24"/>
        </w:rPr>
      </w:pPr>
      <w:r w:rsidRPr="5897EC05">
        <w:rPr>
          <w:b/>
          <w:bCs/>
          <w:i/>
          <w:iCs/>
          <w:sz w:val="24"/>
          <w:szCs w:val="24"/>
        </w:rPr>
        <w:t>Exodus 3:13-15 (NIV)</w:t>
      </w:r>
    </w:p>
    <w:p w14:paraId="6F0F6B39" w14:textId="77777777" w:rsidR="003C681B" w:rsidRDefault="003C681B" w:rsidP="003C681B">
      <w:pPr>
        <w:jc w:val="center"/>
      </w:pPr>
      <w:r w:rsidRPr="5897EC05">
        <w:rPr>
          <w:b/>
          <w:bCs/>
          <w:i/>
          <w:iCs/>
          <w:sz w:val="24"/>
          <w:szCs w:val="24"/>
        </w:rPr>
        <w:t>Then Moses said to God, "Behold, I am going to the sons of Israel, and I will say to them, 'The God of your fathers has sent me to you.' Now they may say to me, 'What is His name?' What shall I say to them?" God said to Moses, "I AM WHO I AM"; and He said, "Thus you shall say to the sons of Israel, 'I AM has sent me to you.' God, furthermore, said to Moses, "Thus you shall say to the sons of Israel, 'The LORD, the God of your fathers, the God of Abraham, the God of Isaac, and the God of Jacob, has sent me to you.' This is My name forever, and this is My memorial-name to all generations.…</w:t>
      </w:r>
    </w:p>
    <w:p w14:paraId="3D9152E8" w14:textId="2F653F0A" w:rsidR="003C681B" w:rsidRDefault="003C681B" w:rsidP="003C681B">
      <w:pPr>
        <w:jc w:val="center"/>
        <w:rPr>
          <w:b/>
          <w:bCs/>
          <w:i/>
          <w:iCs/>
          <w:sz w:val="24"/>
          <w:szCs w:val="24"/>
        </w:rPr>
      </w:pPr>
      <w:r w:rsidRPr="5897EC05">
        <w:rPr>
          <w:b/>
          <w:bCs/>
          <w:i/>
          <w:iCs/>
          <w:sz w:val="24"/>
          <w:szCs w:val="24"/>
        </w:rPr>
        <w:t>John 8:58 (</w:t>
      </w:r>
      <w:r w:rsidR="00C04B0D">
        <w:rPr>
          <w:b/>
          <w:bCs/>
          <w:i/>
          <w:iCs/>
          <w:sz w:val="24"/>
          <w:szCs w:val="24"/>
        </w:rPr>
        <w:t>NASB</w:t>
      </w:r>
      <w:r w:rsidRPr="5897EC05">
        <w:rPr>
          <w:b/>
          <w:bCs/>
          <w:i/>
          <w:iCs/>
          <w:sz w:val="24"/>
          <w:szCs w:val="24"/>
        </w:rPr>
        <w:t>)</w:t>
      </w:r>
    </w:p>
    <w:p w14:paraId="3E532842" w14:textId="7FF3ADA3" w:rsidR="00C04B0D" w:rsidRPr="00C04B0D" w:rsidRDefault="00C04B0D" w:rsidP="003C681B">
      <w:pPr>
        <w:jc w:val="center"/>
        <w:rPr>
          <w:b/>
          <w:i/>
          <w:sz w:val="24"/>
          <w:szCs w:val="24"/>
        </w:rPr>
      </w:pPr>
      <w:r w:rsidRPr="00C04B0D">
        <w:rPr>
          <w:b/>
          <w:i/>
          <w:sz w:val="24"/>
          <w:szCs w:val="24"/>
        </w:rPr>
        <w:t>Jesus said to them, “Truly, truly, I say to you, before Abraham was born, I am.”</w:t>
      </w:r>
    </w:p>
    <w:p w14:paraId="5B97BD61" w14:textId="77777777" w:rsidR="003C681B" w:rsidRPr="00D31BBC" w:rsidRDefault="003C681B" w:rsidP="003C681B">
      <w:pPr>
        <w:jc w:val="center"/>
        <w:rPr>
          <w:b/>
          <w:i/>
          <w:sz w:val="24"/>
          <w:szCs w:val="24"/>
        </w:rPr>
      </w:pPr>
      <w:r w:rsidRPr="5897EC05">
        <w:rPr>
          <w:b/>
          <w:bCs/>
          <w:i/>
          <w:iCs/>
          <w:sz w:val="24"/>
          <w:szCs w:val="24"/>
        </w:rPr>
        <w:t>1 John 1:1 (NASB)</w:t>
      </w:r>
    </w:p>
    <w:p w14:paraId="674926E6" w14:textId="77777777" w:rsidR="003C681B" w:rsidRPr="00D31BBC" w:rsidRDefault="003C681B" w:rsidP="003C681B">
      <w:pPr>
        <w:jc w:val="center"/>
        <w:rPr>
          <w:b/>
          <w:i/>
          <w:sz w:val="24"/>
          <w:szCs w:val="24"/>
        </w:rPr>
      </w:pPr>
      <w:r w:rsidRPr="5897EC05">
        <w:rPr>
          <w:b/>
          <w:bCs/>
          <w:i/>
          <w:iCs/>
          <w:sz w:val="24"/>
          <w:szCs w:val="24"/>
        </w:rPr>
        <w:t>“</w:t>
      </w:r>
      <w:r w:rsidRPr="5897EC05">
        <w:rPr>
          <w:b/>
          <w:bCs/>
          <w:i/>
          <w:iCs/>
          <w:sz w:val="24"/>
          <w:szCs w:val="24"/>
          <w:u w:val="single"/>
        </w:rPr>
        <w:t>What was from the beginning</w:t>
      </w:r>
      <w:r w:rsidRPr="5897EC05">
        <w:rPr>
          <w:b/>
          <w:bCs/>
          <w:i/>
          <w:iCs/>
          <w:sz w:val="24"/>
          <w:szCs w:val="24"/>
        </w:rPr>
        <w:t>, what we have heard, what we have seen with our eyes, what we have looked at and touched with our hands, concerning the WORD OF LIFE.”</w:t>
      </w:r>
    </w:p>
    <w:p w14:paraId="7C663EA3" w14:textId="77777777" w:rsidR="003C681B" w:rsidRPr="00D31BBC" w:rsidRDefault="003C681B" w:rsidP="003C681B">
      <w:pPr>
        <w:jc w:val="center"/>
        <w:rPr>
          <w:b/>
          <w:i/>
          <w:sz w:val="24"/>
          <w:szCs w:val="24"/>
        </w:rPr>
      </w:pPr>
      <w:r w:rsidRPr="5897EC05">
        <w:rPr>
          <w:b/>
          <w:bCs/>
          <w:i/>
          <w:iCs/>
          <w:sz w:val="24"/>
          <w:szCs w:val="24"/>
        </w:rPr>
        <w:t>Revelation 2:8 (NASB)</w:t>
      </w:r>
    </w:p>
    <w:p w14:paraId="797DE16E" w14:textId="77777777" w:rsidR="003C681B" w:rsidRPr="00D31BBC" w:rsidRDefault="003C681B" w:rsidP="003C681B">
      <w:pPr>
        <w:jc w:val="center"/>
        <w:rPr>
          <w:b/>
          <w:i/>
          <w:sz w:val="24"/>
          <w:szCs w:val="24"/>
        </w:rPr>
      </w:pPr>
      <w:r w:rsidRPr="5897EC05">
        <w:rPr>
          <w:b/>
          <w:bCs/>
          <w:i/>
          <w:iCs/>
          <w:sz w:val="24"/>
          <w:szCs w:val="24"/>
        </w:rPr>
        <w:t>“</w:t>
      </w:r>
      <w:r w:rsidRPr="5897EC05">
        <w:rPr>
          <w:b/>
          <w:bCs/>
          <w:i/>
          <w:iCs/>
          <w:sz w:val="24"/>
          <w:szCs w:val="24"/>
          <w:u w:val="single"/>
        </w:rPr>
        <w:t>The first and the last</w:t>
      </w:r>
      <w:r w:rsidRPr="5897EC05">
        <w:rPr>
          <w:b/>
          <w:bCs/>
          <w:i/>
          <w:iCs/>
          <w:sz w:val="24"/>
          <w:szCs w:val="24"/>
        </w:rPr>
        <w:t>, who was dead, and has come to life, says this”</w:t>
      </w:r>
    </w:p>
    <w:p w14:paraId="6D3E40A7" w14:textId="77777777" w:rsidR="003C681B" w:rsidRPr="00D31BBC" w:rsidRDefault="003C681B" w:rsidP="003C681B">
      <w:pPr>
        <w:jc w:val="center"/>
        <w:rPr>
          <w:b/>
          <w:i/>
          <w:sz w:val="24"/>
          <w:szCs w:val="24"/>
        </w:rPr>
      </w:pPr>
      <w:r w:rsidRPr="5897EC05">
        <w:rPr>
          <w:b/>
          <w:bCs/>
          <w:i/>
          <w:iCs/>
          <w:sz w:val="24"/>
          <w:szCs w:val="24"/>
        </w:rPr>
        <w:t>Revelation 3:14 (NASB)</w:t>
      </w:r>
    </w:p>
    <w:p w14:paraId="08434513" w14:textId="77777777" w:rsidR="003C681B" w:rsidRPr="00D31BBC" w:rsidRDefault="003C681B" w:rsidP="003C681B">
      <w:pPr>
        <w:jc w:val="center"/>
        <w:rPr>
          <w:b/>
          <w:i/>
          <w:sz w:val="24"/>
          <w:szCs w:val="24"/>
          <w:u w:val="single"/>
        </w:rPr>
      </w:pPr>
      <w:r w:rsidRPr="5897EC05">
        <w:rPr>
          <w:b/>
          <w:bCs/>
          <w:i/>
          <w:iCs/>
          <w:sz w:val="24"/>
          <w:szCs w:val="24"/>
        </w:rPr>
        <w:t>“The AMEN, the faithful and true Witness</w:t>
      </w:r>
      <w:r w:rsidRPr="5897EC05">
        <w:rPr>
          <w:b/>
          <w:bCs/>
          <w:i/>
          <w:iCs/>
          <w:sz w:val="24"/>
          <w:szCs w:val="24"/>
          <w:u w:val="single"/>
        </w:rPr>
        <w:t>, The Beginning of the creation of God”, says This.</w:t>
      </w:r>
    </w:p>
    <w:p w14:paraId="17BDADDD" w14:textId="77777777" w:rsidR="003C681B" w:rsidRPr="00D31BBC" w:rsidRDefault="003C681B" w:rsidP="003C681B">
      <w:pPr>
        <w:jc w:val="center"/>
        <w:rPr>
          <w:b/>
          <w:i/>
          <w:sz w:val="24"/>
          <w:szCs w:val="24"/>
        </w:rPr>
      </w:pPr>
      <w:r w:rsidRPr="5897EC05">
        <w:rPr>
          <w:b/>
          <w:bCs/>
          <w:i/>
          <w:iCs/>
          <w:sz w:val="24"/>
          <w:szCs w:val="24"/>
        </w:rPr>
        <w:t>Revelation 21:6 (NASB)</w:t>
      </w:r>
    </w:p>
    <w:p w14:paraId="62C3C775" w14:textId="77777777" w:rsidR="003C681B" w:rsidRPr="00D31BBC" w:rsidRDefault="003C681B" w:rsidP="003C681B">
      <w:pPr>
        <w:jc w:val="center"/>
        <w:rPr>
          <w:b/>
          <w:i/>
          <w:sz w:val="24"/>
          <w:szCs w:val="24"/>
          <w:u w:val="single"/>
        </w:rPr>
      </w:pPr>
      <w:r w:rsidRPr="5897EC05">
        <w:rPr>
          <w:b/>
          <w:bCs/>
          <w:i/>
          <w:iCs/>
          <w:sz w:val="24"/>
          <w:szCs w:val="24"/>
        </w:rPr>
        <w:t>“Then He said to me, it is done. I am the Alpha and the omega</w:t>
      </w:r>
      <w:r w:rsidRPr="5897EC05">
        <w:rPr>
          <w:b/>
          <w:bCs/>
          <w:i/>
          <w:iCs/>
          <w:sz w:val="24"/>
          <w:szCs w:val="24"/>
          <w:u w:val="single"/>
        </w:rPr>
        <w:t>, the beginning and the end. “</w:t>
      </w:r>
    </w:p>
    <w:p w14:paraId="0BC7BAFC" w14:textId="77777777" w:rsidR="003C681B" w:rsidRPr="00D31BBC" w:rsidRDefault="003C681B" w:rsidP="003C681B">
      <w:pPr>
        <w:jc w:val="center"/>
        <w:rPr>
          <w:b/>
          <w:i/>
          <w:sz w:val="24"/>
          <w:szCs w:val="24"/>
        </w:rPr>
      </w:pPr>
      <w:r w:rsidRPr="5897EC05">
        <w:rPr>
          <w:b/>
          <w:bCs/>
          <w:i/>
          <w:iCs/>
          <w:sz w:val="24"/>
          <w:szCs w:val="24"/>
        </w:rPr>
        <w:t>Revelation 22:13 (NASB)</w:t>
      </w:r>
    </w:p>
    <w:p w14:paraId="085D031B" w14:textId="77777777" w:rsidR="003C681B" w:rsidRPr="00D31BBC" w:rsidRDefault="003C681B" w:rsidP="003C681B">
      <w:pPr>
        <w:jc w:val="center"/>
        <w:rPr>
          <w:b/>
          <w:i/>
          <w:sz w:val="24"/>
          <w:szCs w:val="24"/>
        </w:rPr>
      </w:pPr>
      <w:r w:rsidRPr="5897EC05">
        <w:rPr>
          <w:b/>
          <w:bCs/>
          <w:i/>
          <w:iCs/>
          <w:sz w:val="24"/>
          <w:szCs w:val="24"/>
        </w:rPr>
        <w:t>“I am the Alpha and the Omega, the first and the last, the beginning and the end.”</w:t>
      </w:r>
    </w:p>
    <w:p w14:paraId="734CE711" w14:textId="77777777" w:rsidR="003C681B" w:rsidRPr="00D31BBC" w:rsidRDefault="003C681B" w:rsidP="003C681B">
      <w:pPr>
        <w:pStyle w:val="ListParagraph"/>
        <w:ind w:left="0"/>
        <w:jc w:val="center"/>
        <w:rPr>
          <w:b/>
          <w:i/>
          <w:sz w:val="24"/>
          <w:szCs w:val="24"/>
        </w:rPr>
      </w:pPr>
      <w:r w:rsidRPr="5897EC05">
        <w:rPr>
          <w:b/>
          <w:bCs/>
          <w:i/>
          <w:iCs/>
          <w:sz w:val="24"/>
          <w:szCs w:val="24"/>
        </w:rPr>
        <w:t xml:space="preserve">John 1:10-14 (NASB) </w:t>
      </w:r>
    </w:p>
    <w:p w14:paraId="68496338" w14:textId="77777777" w:rsidR="003C681B" w:rsidRDefault="003C681B" w:rsidP="003C681B">
      <w:pPr>
        <w:pStyle w:val="ListParagraph"/>
        <w:ind w:left="0"/>
        <w:jc w:val="center"/>
        <w:rPr>
          <w:b/>
          <w:i/>
          <w:sz w:val="24"/>
          <w:szCs w:val="24"/>
        </w:rPr>
      </w:pPr>
      <w:r w:rsidRPr="5897EC05">
        <w:rPr>
          <w:b/>
          <w:bCs/>
          <w:i/>
          <w:iCs/>
          <w:sz w:val="24"/>
          <w:szCs w:val="24"/>
        </w:rPr>
        <w:t xml:space="preserve"> He was in the world, and the world was made through Him, and the world did not know Him.  And the Word became flesh, and dwelt among us, and we saw </w:t>
      </w:r>
      <w:r w:rsidRPr="5897EC05">
        <w:rPr>
          <w:b/>
          <w:bCs/>
          <w:i/>
          <w:iCs/>
          <w:sz w:val="24"/>
          <w:szCs w:val="24"/>
          <w:u w:val="single"/>
        </w:rPr>
        <w:t>His glory</w:t>
      </w:r>
      <w:r w:rsidRPr="5897EC05">
        <w:rPr>
          <w:b/>
          <w:bCs/>
          <w:i/>
          <w:iCs/>
          <w:sz w:val="24"/>
          <w:szCs w:val="24"/>
        </w:rPr>
        <w:t xml:space="preserve">, the glory of the only begotten from the Father, full of grace and truth. </w:t>
      </w:r>
    </w:p>
    <w:p w14:paraId="627058D9" w14:textId="77777777" w:rsidR="003C681B" w:rsidRPr="00D31BBC" w:rsidRDefault="003C681B" w:rsidP="003C681B">
      <w:pPr>
        <w:pStyle w:val="ListParagraph"/>
        <w:ind w:left="0"/>
        <w:jc w:val="center"/>
        <w:rPr>
          <w:b/>
          <w:i/>
          <w:sz w:val="24"/>
          <w:szCs w:val="24"/>
        </w:rPr>
      </w:pPr>
    </w:p>
    <w:p w14:paraId="0B0D6031" w14:textId="77777777" w:rsidR="003C681B" w:rsidRPr="002902CD" w:rsidRDefault="003C681B" w:rsidP="003C681B">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1B2FE5BC" w14:textId="623D85E6" w:rsidR="003C681B" w:rsidRDefault="003C681B" w:rsidP="003C681B">
      <w:pPr>
        <w:pStyle w:val="ListParagraph"/>
        <w:numPr>
          <w:ilvl w:val="0"/>
          <w:numId w:val="33"/>
        </w:numPr>
        <w:jc w:val="both"/>
        <w:rPr>
          <w:sz w:val="24"/>
          <w:szCs w:val="24"/>
        </w:rPr>
      </w:pPr>
      <w:r w:rsidRPr="5897EC05">
        <w:rPr>
          <w:sz w:val="24"/>
          <w:szCs w:val="24"/>
        </w:rPr>
        <w:t>Acts 5:31; Romans 9:5; Psalms 2:6-12, 83:18, 86:9-10, 97:7, 45:6-7, 101:1-13; Daniel 7:13-14; Isaiah 42:8, 45:5-6, 52:10; Hebrew 1:1-13; 12:2-3, Acts 5:31, 10:36; Matt. 8:29, 22:41-45, 24:30, 26:64, 28:18</w:t>
      </w:r>
    </w:p>
    <w:p w14:paraId="6D46B26D" w14:textId="77777777" w:rsidR="000B14CC" w:rsidRDefault="000B14CC" w:rsidP="000B14CC">
      <w:pPr>
        <w:pStyle w:val="ListParagraph"/>
        <w:jc w:val="both"/>
        <w:rPr>
          <w:sz w:val="24"/>
          <w:szCs w:val="24"/>
        </w:rPr>
      </w:pPr>
    </w:p>
    <w:p w14:paraId="5173DF9F" w14:textId="77777777" w:rsidR="0047435E" w:rsidRDefault="0047435E" w:rsidP="0047435E">
      <w:pPr>
        <w:jc w:val="center"/>
        <w:rPr>
          <w:b/>
          <w:sz w:val="28"/>
          <w:szCs w:val="28"/>
        </w:rPr>
      </w:pPr>
      <w:r w:rsidRPr="5897EC05">
        <w:rPr>
          <w:b/>
          <w:bCs/>
          <w:sz w:val="28"/>
          <w:szCs w:val="28"/>
        </w:rPr>
        <w:t>He’s Alive</w:t>
      </w:r>
    </w:p>
    <w:p w14:paraId="6556BF6F" w14:textId="77777777" w:rsidR="0047435E" w:rsidRPr="00BA79EB" w:rsidRDefault="0047435E" w:rsidP="0047435E">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1 Peter 1:3-9 (ESV)</w:t>
      </w:r>
    </w:p>
    <w:p w14:paraId="4BFAFC03" w14:textId="0CA67755" w:rsidR="0047435E" w:rsidRDefault="0047435E" w:rsidP="0047435E">
      <w:pPr>
        <w:pStyle w:val="regular"/>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 in the last time. In this you rejoice, though now for a little while, if necessary, you have been grieved by various trials, so that the tested genuineness of your faith—more precious than gold that perishes though it is tested by fire—may be found to result in praise and glory and honor at the revelation of Jesus Christ. Though you have not seen him, you love him. Though you do not now see him, you believe in him and rejoice with joy that is inexpressible and filled with glory, obtaining the outcome of your faith, the salvation of your souls.</w:t>
      </w:r>
    </w:p>
    <w:p w14:paraId="0C6906B4" w14:textId="38164779" w:rsidR="00216F52" w:rsidRDefault="00216F52" w:rsidP="00216F52">
      <w:pPr>
        <w:ind w:firstLine="720"/>
        <w:jc w:val="both"/>
        <w:rPr>
          <w:sz w:val="24"/>
          <w:szCs w:val="24"/>
        </w:rPr>
      </w:pPr>
      <w:r>
        <w:rPr>
          <w:sz w:val="24"/>
          <w:szCs w:val="24"/>
        </w:rPr>
        <w:t>As we have already observed in previous c</w:t>
      </w:r>
      <w:r w:rsidRPr="5897EC05">
        <w:rPr>
          <w:sz w:val="24"/>
          <w:szCs w:val="24"/>
        </w:rPr>
        <w:t>hapter</w:t>
      </w:r>
      <w:r>
        <w:rPr>
          <w:sz w:val="24"/>
          <w:szCs w:val="24"/>
        </w:rPr>
        <w:t>s</w:t>
      </w:r>
      <w:r w:rsidRPr="5897EC05">
        <w:rPr>
          <w:sz w:val="24"/>
          <w:szCs w:val="24"/>
        </w:rPr>
        <w:t xml:space="preserve">, faith and belief must have an object to rest upon. The Christian’s faith rests </w:t>
      </w:r>
      <w:r>
        <w:rPr>
          <w:sz w:val="24"/>
          <w:szCs w:val="24"/>
        </w:rPr>
        <w:t>securely upon the Rock of Ages… the Lord Jesus</w:t>
      </w:r>
      <w:r w:rsidRPr="5897EC05">
        <w:rPr>
          <w:sz w:val="24"/>
          <w:szCs w:val="24"/>
        </w:rPr>
        <w:t xml:space="preserve"> Christ.  </w:t>
      </w:r>
      <w:r>
        <w:rPr>
          <w:sz w:val="24"/>
          <w:szCs w:val="24"/>
        </w:rPr>
        <w:t>(Ephesians 3:20-22) Yet, without a clear understanding of who He truly is, we have no security whatsoever</w:t>
      </w:r>
      <w:r w:rsidR="00CF3CA0">
        <w:rPr>
          <w:sz w:val="24"/>
          <w:szCs w:val="24"/>
        </w:rPr>
        <w:t>,</w:t>
      </w:r>
      <w:r>
        <w:rPr>
          <w:sz w:val="24"/>
          <w:szCs w:val="24"/>
        </w:rPr>
        <w:t xml:space="preserve"> and therefore</w:t>
      </w:r>
      <w:r w:rsidR="00CF3CA0">
        <w:rPr>
          <w:sz w:val="24"/>
          <w:szCs w:val="24"/>
        </w:rPr>
        <w:t>,</w:t>
      </w:r>
      <w:r>
        <w:rPr>
          <w:sz w:val="24"/>
          <w:szCs w:val="24"/>
        </w:rPr>
        <w:t xml:space="preserve"> we are no different than those who worship any other </w:t>
      </w:r>
      <w:r w:rsidR="00D409B8">
        <w:rPr>
          <w:sz w:val="24"/>
          <w:szCs w:val="24"/>
        </w:rPr>
        <w:t>dead</w:t>
      </w:r>
      <w:r>
        <w:rPr>
          <w:sz w:val="24"/>
          <w:szCs w:val="24"/>
        </w:rPr>
        <w:t xml:space="preserve"> god. </w:t>
      </w:r>
    </w:p>
    <w:p w14:paraId="5F3B3A38" w14:textId="725F4B32" w:rsidR="00C7514C" w:rsidRDefault="00D409B8" w:rsidP="00902DBB">
      <w:pPr>
        <w:ind w:firstLine="720"/>
        <w:jc w:val="both"/>
        <w:rPr>
          <w:sz w:val="24"/>
          <w:szCs w:val="24"/>
        </w:rPr>
      </w:pPr>
      <w:r>
        <w:rPr>
          <w:sz w:val="24"/>
          <w:szCs w:val="24"/>
        </w:rPr>
        <w:t>Therefore</w:t>
      </w:r>
      <w:r w:rsidR="0047435E" w:rsidRPr="5897EC05">
        <w:rPr>
          <w:sz w:val="24"/>
          <w:szCs w:val="24"/>
        </w:rPr>
        <w:t xml:space="preserve">, the single most important </w:t>
      </w:r>
      <w:r w:rsidR="00625E6D">
        <w:rPr>
          <w:sz w:val="24"/>
          <w:szCs w:val="24"/>
        </w:rPr>
        <w:t xml:space="preserve">thing </w:t>
      </w:r>
      <w:r w:rsidR="0047435E" w:rsidRPr="5897EC05">
        <w:rPr>
          <w:sz w:val="24"/>
          <w:szCs w:val="24"/>
        </w:rPr>
        <w:t xml:space="preserve">that sets Christianity apart from all other religions is this: our God conquered death…. He is alive! </w:t>
      </w:r>
      <w:r w:rsidR="00650EEF">
        <w:rPr>
          <w:sz w:val="24"/>
          <w:szCs w:val="24"/>
        </w:rPr>
        <w:t>B</w:t>
      </w:r>
      <w:r w:rsidR="0047435E" w:rsidRPr="5897EC05">
        <w:rPr>
          <w:sz w:val="24"/>
          <w:szCs w:val="24"/>
        </w:rPr>
        <w:t>elief in th</w:t>
      </w:r>
      <w:r w:rsidR="00650EEF">
        <w:rPr>
          <w:sz w:val="24"/>
          <w:szCs w:val="24"/>
        </w:rPr>
        <w:t>e</w:t>
      </w:r>
      <w:r w:rsidR="0047435E" w:rsidRPr="5897EC05">
        <w:rPr>
          <w:sz w:val="24"/>
          <w:szCs w:val="24"/>
        </w:rPr>
        <w:t xml:space="preserve"> fact </w:t>
      </w:r>
      <w:r w:rsidR="00650EEF">
        <w:rPr>
          <w:sz w:val="24"/>
          <w:szCs w:val="24"/>
        </w:rPr>
        <w:t xml:space="preserve">of Christ’s resurrection </w:t>
      </w:r>
      <w:r w:rsidR="0047435E" w:rsidRPr="5897EC05">
        <w:rPr>
          <w:sz w:val="24"/>
          <w:szCs w:val="24"/>
        </w:rPr>
        <w:t xml:space="preserve">is foundational to true </w:t>
      </w:r>
      <w:r w:rsidR="0047435E">
        <w:rPr>
          <w:sz w:val="24"/>
          <w:szCs w:val="24"/>
        </w:rPr>
        <w:t xml:space="preserve">saving faith.  </w:t>
      </w:r>
    </w:p>
    <w:p w14:paraId="5ECB06C1" w14:textId="77777777" w:rsidR="0047435E" w:rsidRPr="00A2393A" w:rsidRDefault="0047435E" w:rsidP="0047435E">
      <w:pPr>
        <w:spacing w:line="270" w:lineRule="atLeast"/>
        <w:ind w:left="720" w:right="720"/>
        <w:jc w:val="center"/>
        <w:rPr>
          <w:b/>
          <w:i/>
          <w:sz w:val="24"/>
          <w:szCs w:val="24"/>
        </w:rPr>
      </w:pPr>
      <w:r w:rsidRPr="5897EC05">
        <w:rPr>
          <w:b/>
          <w:bCs/>
          <w:i/>
          <w:iCs/>
          <w:sz w:val="24"/>
          <w:szCs w:val="24"/>
        </w:rPr>
        <w:t>Romans 10:9 (NASB)</w:t>
      </w:r>
    </w:p>
    <w:p w14:paraId="2DCF05A3" w14:textId="77777777" w:rsidR="0047435E" w:rsidRDefault="0047435E" w:rsidP="0047435E">
      <w:pPr>
        <w:jc w:val="center"/>
        <w:rPr>
          <w:b/>
          <w:i/>
          <w:sz w:val="24"/>
          <w:szCs w:val="24"/>
        </w:rPr>
      </w:pPr>
      <w:r w:rsidRPr="5897EC05">
        <w:rPr>
          <w:b/>
          <w:bCs/>
          <w:i/>
          <w:iCs/>
          <w:sz w:val="24"/>
          <w:szCs w:val="24"/>
        </w:rPr>
        <w:t>That if you confess with your mouth Jesus as Lord and believe in your heart that God raised Him from the dead, you will be saved.</w:t>
      </w:r>
    </w:p>
    <w:p w14:paraId="3A4C7625" w14:textId="0B323855" w:rsidR="003B7E5A" w:rsidRDefault="00650EEF" w:rsidP="0047435E">
      <w:pPr>
        <w:ind w:firstLine="720"/>
        <w:jc w:val="both"/>
        <w:rPr>
          <w:sz w:val="24"/>
          <w:szCs w:val="24"/>
        </w:rPr>
      </w:pPr>
      <w:r>
        <w:rPr>
          <w:sz w:val="24"/>
          <w:szCs w:val="24"/>
        </w:rPr>
        <w:t xml:space="preserve">Let’s make some application here. </w:t>
      </w:r>
      <w:r w:rsidR="00EB4E10">
        <w:rPr>
          <w:sz w:val="24"/>
          <w:szCs w:val="24"/>
        </w:rPr>
        <w:t xml:space="preserve">What does </w:t>
      </w:r>
      <w:r w:rsidR="00A864D6">
        <w:rPr>
          <w:sz w:val="24"/>
          <w:szCs w:val="24"/>
        </w:rPr>
        <w:t xml:space="preserve">the </w:t>
      </w:r>
      <w:r w:rsidR="0047435E" w:rsidRPr="5897EC05">
        <w:rPr>
          <w:sz w:val="24"/>
          <w:szCs w:val="24"/>
        </w:rPr>
        <w:t>resurrection</w:t>
      </w:r>
      <w:r w:rsidR="00EB4E10">
        <w:rPr>
          <w:sz w:val="24"/>
          <w:szCs w:val="24"/>
        </w:rPr>
        <w:t xml:space="preserve"> </w:t>
      </w:r>
      <w:r w:rsidR="00A864D6">
        <w:rPr>
          <w:sz w:val="24"/>
          <w:szCs w:val="24"/>
        </w:rPr>
        <w:t xml:space="preserve">of Christ </w:t>
      </w:r>
      <w:r w:rsidR="00EB4E10">
        <w:rPr>
          <w:sz w:val="24"/>
          <w:szCs w:val="24"/>
        </w:rPr>
        <w:t>have to do with your life and mine as believers</w:t>
      </w:r>
      <w:r w:rsidR="0047435E" w:rsidRPr="5897EC05">
        <w:rPr>
          <w:sz w:val="24"/>
          <w:szCs w:val="24"/>
        </w:rPr>
        <w:t xml:space="preserve">? </w:t>
      </w:r>
      <w:r w:rsidR="00902DBB">
        <w:rPr>
          <w:sz w:val="24"/>
          <w:szCs w:val="24"/>
        </w:rPr>
        <w:t xml:space="preserve">The answer is absolutely </w:t>
      </w:r>
      <w:r w:rsidR="00902DBB" w:rsidRPr="00902DBB">
        <w:rPr>
          <w:i/>
          <w:sz w:val="24"/>
          <w:szCs w:val="24"/>
        </w:rPr>
        <w:t>everything</w:t>
      </w:r>
      <w:r w:rsidR="00902DBB">
        <w:rPr>
          <w:sz w:val="24"/>
          <w:szCs w:val="24"/>
        </w:rPr>
        <w:t xml:space="preserve">! </w:t>
      </w:r>
      <w:r w:rsidR="0047435E" w:rsidRPr="5897EC05">
        <w:rPr>
          <w:sz w:val="24"/>
          <w:szCs w:val="24"/>
        </w:rPr>
        <w:t xml:space="preserve">In his book entitled, </w:t>
      </w:r>
      <w:r w:rsidR="0047435E" w:rsidRPr="5897EC05">
        <w:rPr>
          <w:sz w:val="24"/>
          <w:szCs w:val="24"/>
          <w:u w:val="single"/>
        </w:rPr>
        <w:t>Sacred Marriage,</w:t>
      </w:r>
      <w:r w:rsidR="0047435E" w:rsidRPr="5897EC05">
        <w:rPr>
          <w:sz w:val="24"/>
          <w:szCs w:val="24"/>
        </w:rPr>
        <w:t xml:space="preserve"> (page 150) Gary Thomas said, “Christianity doesn’t make much sense without the reality of heaven.” </w:t>
      </w:r>
      <w:r w:rsidR="00296B0C">
        <w:rPr>
          <w:sz w:val="24"/>
          <w:szCs w:val="24"/>
        </w:rPr>
        <w:t xml:space="preserve">Let’s ponder that statement for just a moment. Having recently </w:t>
      </w:r>
      <w:r w:rsidR="00902DBB">
        <w:rPr>
          <w:sz w:val="24"/>
          <w:szCs w:val="24"/>
        </w:rPr>
        <w:t>buried</w:t>
      </w:r>
      <w:r w:rsidR="00296B0C">
        <w:rPr>
          <w:sz w:val="24"/>
          <w:szCs w:val="24"/>
        </w:rPr>
        <w:t xml:space="preserve"> several </w:t>
      </w:r>
      <w:r w:rsidR="00902DBB">
        <w:rPr>
          <w:sz w:val="24"/>
          <w:szCs w:val="24"/>
        </w:rPr>
        <w:t>loved ones, I can attest to the fact that without the prospect of life beyond the grave,</w:t>
      </w:r>
      <w:r w:rsidR="00296B0C">
        <w:rPr>
          <w:sz w:val="24"/>
          <w:szCs w:val="24"/>
        </w:rPr>
        <w:t xml:space="preserve"> </w:t>
      </w:r>
      <w:r w:rsidR="003B7E5A">
        <w:rPr>
          <w:sz w:val="24"/>
          <w:szCs w:val="24"/>
        </w:rPr>
        <w:t>the rest of Jesus</w:t>
      </w:r>
      <w:r w:rsidR="00A864D6">
        <w:rPr>
          <w:sz w:val="24"/>
          <w:szCs w:val="24"/>
        </w:rPr>
        <w:t>’</w:t>
      </w:r>
      <w:r w:rsidR="003B7E5A">
        <w:rPr>
          <w:sz w:val="24"/>
          <w:szCs w:val="24"/>
        </w:rPr>
        <w:t xml:space="preserve"> claims are a moot point.</w:t>
      </w:r>
      <w:r w:rsidR="006D4F19">
        <w:rPr>
          <w:sz w:val="24"/>
          <w:szCs w:val="24"/>
        </w:rPr>
        <w:t xml:space="preserve"> </w:t>
      </w:r>
      <w:r w:rsidR="001E5F61">
        <w:rPr>
          <w:sz w:val="24"/>
          <w:szCs w:val="24"/>
        </w:rPr>
        <w:t>Likewise,</w:t>
      </w:r>
      <w:r w:rsidR="006D4F19">
        <w:rPr>
          <w:sz w:val="24"/>
          <w:szCs w:val="24"/>
        </w:rPr>
        <w:t xml:space="preserve"> the prospect of living in this sin cursed world and then nothing, makes this option pretty bleak</w:t>
      </w:r>
      <w:r w:rsidR="00F20CED">
        <w:rPr>
          <w:sz w:val="24"/>
          <w:szCs w:val="24"/>
        </w:rPr>
        <w:t xml:space="preserve"> wouldn’t you say?</w:t>
      </w:r>
    </w:p>
    <w:p w14:paraId="016A16CD" w14:textId="1FB30577" w:rsidR="00296B0C" w:rsidRDefault="001E5F61" w:rsidP="0047435E">
      <w:pPr>
        <w:ind w:firstLine="720"/>
        <w:jc w:val="both"/>
        <w:rPr>
          <w:sz w:val="24"/>
          <w:szCs w:val="24"/>
        </w:rPr>
      </w:pPr>
      <w:r>
        <w:rPr>
          <w:sz w:val="24"/>
          <w:szCs w:val="24"/>
        </w:rPr>
        <w:t>So here’s some food for thought for the scoffer. F</w:t>
      </w:r>
      <w:r w:rsidR="00296B0C">
        <w:rPr>
          <w:sz w:val="24"/>
          <w:szCs w:val="24"/>
        </w:rPr>
        <w:t>or the sake of the argument, let’s suppose Jesus</w:t>
      </w:r>
      <w:r w:rsidR="0047435E" w:rsidRPr="5897EC05">
        <w:rPr>
          <w:sz w:val="24"/>
          <w:szCs w:val="24"/>
        </w:rPr>
        <w:t xml:space="preserve"> is dead</w:t>
      </w:r>
      <w:r w:rsidR="006D4F19">
        <w:rPr>
          <w:sz w:val="24"/>
          <w:szCs w:val="24"/>
        </w:rPr>
        <w:t xml:space="preserve">. </w:t>
      </w:r>
      <w:r w:rsidR="00296B0C">
        <w:rPr>
          <w:sz w:val="24"/>
          <w:szCs w:val="24"/>
        </w:rPr>
        <w:t>There is no heaven</w:t>
      </w:r>
      <w:r w:rsidR="00A864D6">
        <w:rPr>
          <w:sz w:val="24"/>
          <w:szCs w:val="24"/>
        </w:rPr>
        <w:t>,</w:t>
      </w:r>
      <w:r w:rsidR="00296B0C">
        <w:rPr>
          <w:sz w:val="24"/>
          <w:szCs w:val="24"/>
        </w:rPr>
        <w:t xml:space="preserve"> and there is no hell. If Christians have believed in a lie</w:t>
      </w:r>
      <w:r w:rsidR="006D4F19">
        <w:rPr>
          <w:sz w:val="24"/>
          <w:szCs w:val="24"/>
        </w:rPr>
        <w:t>, then how do you reconcile the</w:t>
      </w:r>
      <w:r w:rsidR="00024E50">
        <w:rPr>
          <w:sz w:val="24"/>
          <w:szCs w:val="24"/>
        </w:rPr>
        <w:t xml:space="preserve"> justice of </w:t>
      </w:r>
      <w:r w:rsidR="006D4F19">
        <w:rPr>
          <w:sz w:val="24"/>
          <w:szCs w:val="24"/>
        </w:rPr>
        <w:t xml:space="preserve">someone, say, </w:t>
      </w:r>
      <w:r w:rsidR="00024E50">
        <w:rPr>
          <w:sz w:val="24"/>
          <w:szCs w:val="24"/>
        </w:rPr>
        <w:t>an Adolf Hitler</w:t>
      </w:r>
      <w:r w:rsidR="006D4F19">
        <w:rPr>
          <w:sz w:val="24"/>
          <w:szCs w:val="24"/>
        </w:rPr>
        <w:t xml:space="preserve">? He certainly did not receive his due penalty on earth did he? </w:t>
      </w:r>
      <w:r w:rsidR="00024E50">
        <w:rPr>
          <w:sz w:val="24"/>
          <w:szCs w:val="24"/>
        </w:rPr>
        <w:t xml:space="preserve"> </w:t>
      </w:r>
      <w:r w:rsidR="006D4F19">
        <w:rPr>
          <w:sz w:val="24"/>
          <w:szCs w:val="24"/>
        </w:rPr>
        <w:t>And what about someone like</w:t>
      </w:r>
      <w:r w:rsidR="00024E50">
        <w:rPr>
          <w:sz w:val="24"/>
          <w:szCs w:val="24"/>
        </w:rPr>
        <w:t xml:space="preserve"> Mother Teresa?</w:t>
      </w:r>
      <w:r w:rsidR="006D4F19">
        <w:rPr>
          <w:sz w:val="24"/>
          <w:szCs w:val="24"/>
        </w:rPr>
        <w:t xml:space="preserve"> </w:t>
      </w:r>
      <w:r w:rsidR="00024E50">
        <w:rPr>
          <w:sz w:val="24"/>
          <w:szCs w:val="24"/>
        </w:rPr>
        <w:t xml:space="preserve"> </w:t>
      </w:r>
      <w:r w:rsidR="006D4F19">
        <w:rPr>
          <w:sz w:val="24"/>
          <w:szCs w:val="24"/>
        </w:rPr>
        <w:t xml:space="preserve">Where’s her reward? </w:t>
      </w:r>
    </w:p>
    <w:p w14:paraId="3BB16C11" w14:textId="4014D13F" w:rsidR="002A432D" w:rsidRDefault="00D409B8" w:rsidP="0047435E">
      <w:pPr>
        <w:ind w:firstLine="720"/>
        <w:jc w:val="both"/>
        <w:rPr>
          <w:sz w:val="24"/>
          <w:szCs w:val="24"/>
        </w:rPr>
      </w:pPr>
      <w:r>
        <w:rPr>
          <w:sz w:val="24"/>
          <w:szCs w:val="24"/>
        </w:rPr>
        <w:t xml:space="preserve">You’ll find an </w:t>
      </w:r>
      <w:r w:rsidRPr="5897EC05">
        <w:rPr>
          <w:sz w:val="24"/>
          <w:szCs w:val="24"/>
        </w:rPr>
        <w:t xml:space="preserve">extensive explanation of this in </w:t>
      </w:r>
      <w:r>
        <w:rPr>
          <w:sz w:val="24"/>
          <w:szCs w:val="24"/>
        </w:rPr>
        <w:t xml:space="preserve">Paul’s first letter to the </w:t>
      </w:r>
      <w:r w:rsidRPr="5897EC05">
        <w:rPr>
          <w:sz w:val="24"/>
          <w:szCs w:val="24"/>
        </w:rPr>
        <w:t xml:space="preserve">Corinthians </w:t>
      </w:r>
      <w:r>
        <w:rPr>
          <w:sz w:val="24"/>
          <w:szCs w:val="24"/>
        </w:rPr>
        <w:t xml:space="preserve">in </w:t>
      </w:r>
      <w:r w:rsidRPr="5897EC05">
        <w:rPr>
          <w:sz w:val="24"/>
          <w:szCs w:val="24"/>
        </w:rPr>
        <w:t>chapter fifteen.</w:t>
      </w:r>
      <w:r w:rsidR="0047435E" w:rsidRPr="5897EC05">
        <w:rPr>
          <w:sz w:val="24"/>
          <w:szCs w:val="24"/>
        </w:rPr>
        <w:t xml:space="preserve"> </w:t>
      </w:r>
      <w:r>
        <w:rPr>
          <w:sz w:val="24"/>
          <w:szCs w:val="24"/>
        </w:rPr>
        <w:t xml:space="preserve"> </w:t>
      </w:r>
      <w:r w:rsidR="00625E6D">
        <w:rPr>
          <w:sz w:val="24"/>
          <w:szCs w:val="24"/>
        </w:rPr>
        <w:t xml:space="preserve">As Paul said, </w:t>
      </w:r>
      <w:r w:rsidR="00A864D6">
        <w:rPr>
          <w:sz w:val="24"/>
          <w:szCs w:val="24"/>
        </w:rPr>
        <w:t>“I</w:t>
      </w:r>
      <w:r w:rsidR="00625E6D">
        <w:rPr>
          <w:sz w:val="24"/>
          <w:szCs w:val="24"/>
        </w:rPr>
        <w:t>f only for this life we have hope in Christ, we are to be pitied more than all men.” (1 Corinthians 15:18</w:t>
      </w:r>
      <w:r w:rsidR="002A432D">
        <w:rPr>
          <w:sz w:val="24"/>
          <w:szCs w:val="24"/>
        </w:rPr>
        <w:t>)</w:t>
      </w:r>
      <w:r w:rsidR="00625E6D">
        <w:rPr>
          <w:sz w:val="24"/>
          <w:szCs w:val="24"/>
        </w:rPr>
        <w:t xml:space="preserve"> (NIV) </w:t>
      </w:r>
      <w:r w:rsidR="001E5F61">
        <w:rPr>
          <w:sz w:val="24"/>
          <w:szCs w:val="24"/>
        </w:rPr>
        <w:t>And besides that</w:t>
      </w:r>
      <w:r w:rsidR="0047435E" w:rsidRPr="5897EC05">
        <w:rPr>
          <w:sz w:val="24"/>
          <w:szCs w:val="24"/>
        </w:rPr>
        <w:t xml:space="preserve">, </w:t>
      </w:r>
      <w:r w:rsidR="0047435E">
        <w:rPr>
          <w:sz w:val="24"/>
          <w:szCs w:val="24"/>
        </w:rPr>
        <w:t>how can we</w:t>
      </w:r>
      <w:r w:rsidR="0047435E" w:rsidRPr="5897EC05">
        <w:rPr>
          <w:sz w:val="24"/>
          <w:szCs w:val="24"/>
        </w:rPr>
        <w:t xml:space="preserve"> endure the trials of this life, much less </w:t>
      </w:r>
      <w:r w:rsidR="0047435E">
        <w:rPr>
          <w:sz w:val="24"/>
          <w:szCs w:val="24"/>
        </w:rPr>
        <w:t xml:space="preserve">have </w:t>
      </w:r>
      <w:r w:rsidR="0047435E" w:rsidRPr="5897EC05">
        <w:rPr>
          <w:sz w:val="24"/>
          <w:szCs w:val="24"/>
        </w:rPr>
        <w:t xml:space="preserve">a hope beyond the grave. </w:t>
      </w:r>
      <w:r>
        <w:rPr>
          <w:sz w:val="24"/>
          <w:szCs w:val="24"/>
        </w:rPr>
        <w:t>(Those who are not “in Christ” are without hope!) (Ephesians 2:1-13)</w:t>
      </w:r>
    </w:p>
    <w:p w14:paraId="5256B3B0" w14:textId="77777777" w:rsidR="002A432D" w:rsidRDefault="002A432D" w:rsidP="002A432D">
      <w:pPr>
        <w:tabs>
          <w:tab w:val="left" w:pos="3840"/>
        </w:tabs>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1 Timothy 4:10-11 (NIV)</w:t>
      </w:r>
    </w:p>
    <w:p w14:paraId="63383F34" w14:textId="77777777" w:rsidR="002A432D" w:rsidRPr="00505DC7" w:rsidRDefault="002A432D" w:rsidP="002A432D">
      <w:pPr>
        <w:pStyle w:val="reg"/>
        <w:jc w:val="center"/>
        <w:rPr>
          <w:rFonts w:asciiTheme="minorHAnsi" w:hAnsiTheme="minorHAnsi" w:cstheme="minorHAnsi"/>
          <w:b/>
          <w:i/>
        </w:rPr>
      </w:pPr>
      <w:r w:rsidRPr="5897EC05">
        <w:rPr>
          <w:rFonts w:asciiTheme="minorHAnsi" w:eastAsiaTheme="minorEastAsia" w:hAnsiTheme="minorHAnsi" w:cstheme="minorBidi"/>
          <w:b/>
          <w:bCs/>
          <w:i/>
          <w:iCs/>
        </w:rPr>
        <w:t>That is why we labor and strive, because we have put our hope in the living God, who is the Savior of all people, and especially of those who believe. Command and teach these things.</w:t>
      </w:r>
    </w:p>
    <w:p w14:paraId="7A180ACA" w14:textId="79DDD89F" w:rsidR="0047435E" w:rsidRDefault="001E5F61" w:rsidP="0047435E">
      <w:pPr>
        <w:ind w:firstLine="720"/>
        <w:jc w:val="both"/>
        <w:rPr>
          <w:sz w:val="24"/>
          <w:szCs w:val="24"/>
        </w:rPr>
      </w:pPr>
      <w:r>
        <w:rPr>
          <w:sz w:val="24"/>
          <w:szCs w:val="24"/>
        </w:rPr>
        <w:t>Yet, Christ has</w:t>
      </w:r>
      <w:r w:rsidR="002A432D">
        <w:rPr>
          <w:sz w:val="24"/>
          <w:szCs w:val="24"/>
        </w:rPr>
        <w:t xml:space="preserve"> risen - just as He said He would! (Matthew 27:63, 28:6; mark 16:6) And we</w:t>
      </w:r>
      <w:r w:rsidR="0047435E" w:rsidRPr="5897EC05">
        <w:rPr>
          <w:sz w:val="24"/>
          <w:szCs w:val="24"/>
        </w:rPr>
        <w:t xml:space="preserve"> are not without hope because </w:t>
      </w:r>
      <w:r w:rsidR="0047435E">
        <w:rPr>
          <w:sz w:val="24"/>
          <w:szCs w:val="24"/>
        </w:rPr>
        <w:t>Jesus conquered death</w:t>
      </w:r>
      <w:r w:rsidR="002A432D">
        <w:rPr>
          <w:sz w:val="24"/>
          <w:szCs w:val="24"/>
        </w:rPr>
        <w:t xml:space="preserve">. </w:t>
      </w:r>
      <w:r w:rsidR="0047435E">
        <w:rPr>
          <w:sz w:val="24"/>
          <w:szCs w:val="24"/>
        </w:rPr>
        <w:t>He walked out of the tomb.</w:t>
      </w:r>
      <w:r w:rsidR="0047435E" w:rsidRPr="5897EC05">
        <w:rPr>
          <w:sz w:val="24"/>
          <w:szCs w:val="24"/>
        </w:rPr>
        <w:t xml:space="preserve"> He is alive, and through faith in Him, we </w:t>
      </w:r>
      <w:r w:rsidR="0047435E">
        <w:rPr>
          <w:sz w:val="24"/>
          <w:szCs w:val="24"/>
        </w:rPr>
        <w:t xml:space="preserve">too </w:t>
      </w:r>
      <w:r w:rsidR="0047435E" w:rsidRPr="5897EC05">
        <w:rPr>
          <w:sz w:val="24"/>
          <w:szCs w:val="24"/>
        </w:rPr>
        <w:t xml:space="preserve">have life </w:t>
      </w:r>
      <w:r w:rsidR="0047435E">
        <w:rPr>
          <w:sz w:val="24"/>
          <w:szCs w:val="24"/>
        </w:rPr>
        <w:t>beyond the grave.</w:t>
      </w:r>
      <w:r w:rsidR="0047435E" w:rsidRPr="5897EC05">
        <w:rPr>
          <w:sz w:val="24"/>
          <w:szCs w:val="24"/>
        </w:rPr>
        <w:t xml:space="preserve"> </w:t>
      </w:r>
      <w:r w:rsidR="002A432D">
        <w:rPr>
          <w:sz w:val="24"/>
          <w:szCs w:val="24"/>
        </w:rPr>
        <w:t xml:space="preserve">We can walk confidently through the valley of the shadow of death with hope </w:t>
      </w:r>
      <w:r w:rsidR="00D04DE9">
        <w:rPr>
          <w:sz w:val="24"/>
          <w:szCs w:val="24"/>
        </w:rPr>
        <w:t xml:space="preserve">and </w:t>
      </w:r>
      <w:r w:rsidR="002A432D">
        <w:rPr>
          <w:sz w:val="24"/>
          <w:szCs w:val="24"/>
        </w:rPr>
        <w:t>without fear. T</w:t>
      </w:r>
      <w:r w:rsidR="002D3211">
        <w:rPr>
          <w:sz w:val="24"/>
          <w:szCs w:val="24"/>
        </w:rPr>
        <w:t>he fact that Jesus is alive has a great deal to do with how we face death.</w:t>
      </w:r>
      <w:r w:rsidR="002A432D">
        <w:rPr>
          <w:sz w:val="24"/>
          <w:szCs w:val="24"/>
        </w:rPr>
        <w:t xml:space="preserve"> We have hope for living and hope for dying, and because He lives, as the hymn says, “I can face tomorrow.”</w:t>
      </w:r>
    </w:p>
    <w:p w14:paraId="705EC009" w14:textId="77777777" w:rsidR="00677025" w:rsidRPr="00CD30B1" w:rsidRDefault="00677025" w:rsidP="00677025">
      <w:pPr>
        <w:ind w:left="360"/>
        <w:jc w:val="center"/>
        <w:rPr>
          <w:b/>
          <w:i/>
          <w:sz w:val="24"/>
          <w:szCs w:val="24"/>
        </w:rPr>
      </w:pPr>
      <w:r w:rsidRPr="5897EC05">
        <w:rPr>
          <w:b/>
          <w:bCs/>
          <w:i/>
          <w:iCs/>
          <w:sz w:val="24"/>
          <w:szCs w:val="24"/>
        </w:rPr>
        <w:t>1 Corinthians 15:25-27 (NASB)</w:t>
      </w:r>
    </w:p>
    <w:p w14:paraId="7DFA1280" w14:textId="2BBD7AB8" w:rsidR="00677025" w:rsidRDefault="00677025" w:rsidP="00677025">
      <w:pPr>
        <w:ind w:left="360"/>
        <w:jc w:val="center"/>
        <w:rPr>
          <w:b/>
          <w:bCs/>
          <w:i/>
          <w:iCs/>
          <w:sz w:val="24"/>
          <w:szCs w:val="24"/>
        </w:rPr>
      </w:pPr>
      <w:r w:rsidRPr="5897EC05">
        <w:rPr>
          <w:b/>
          <w:bCs/>
          <w:i/>
          <w:iCs/>
          <w:sz w:val="24"/>
          <w:szCs w:val="24"/>
        </w:rPr>
        <w:t>For He must reign until He has put all His enemies under His feet. The last enemy that will be abolished is death. For He has put all things in subjection under His feet.</w:t>
      </w:r>
    </w:p>
    <w:p w14:paraId="1EAC280B" w14:textId="77777777" w:rsidR="00677025" w:rsidRPr="002902CD" w:rsidRDefault="00677025" w:rsidP="00677025">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4D88F1BB" w14:textId="06098E70" w:rsidR="00677025" w:rsidRPr="00296B0C" w:rsidRDefault="00661268" w:rsidP="00677025">
      <w:pPr>
        <w:pStyle w:val="ListParagraph"/>
        <w:numPr>
          <w:ilvl w:val="0"/>
          <w:numId w:val="33"/>
        </w:numPr>
        <w:rPr>
          <w:sz w:val="24"/>
          <w:szCs w:val="24"/>
        </w:rPr>
      </w:pPr>
      <w:r>
        <w:rPr>
          <w:sz w:val="24"/>
          <w:szCs w:val="24"/>
        </w:rPr>
        <w:t>2</w:t>
      </w:r>
      <w:r w:rsidR="00677025" w:rsidRPr="00296B0C">
        <w:rPr>
          <w:sz w:val="24"/>
          <w:szCs w:val="24"/>
        </w:rPr>
        <w:t xml:space="preserve"> Corinthians 1:1</w:t>
      </w:r>
      <w:r>
        <w:rPr>
          <w:sz w:val="24"/>
          <w:szCs w:val="24"/>
        </w:rPr>
        <w:t>8-20</w:t>
      </w:r>
      <w:r w:rsidR="00677025" w:rsidRPr="00296B0C">
        <w:rPr>
          <w:sz w:val="24"/>
          <w:szCs w:val="24"/>
        </w:rPr>
        <w:t>; Colossians 1:1-20; John 11:25-26; 10:15-18; Matthew 27:33- 28:20; Revelation 1:5-18</w:t>
      </w:r>
      <w:r>
        <w:rPr>
          <w:sz w:val="24"/>
          <w:szCs w:val="24"/>
        </w:rPr>
        <w:t>, 19:13-16, 22:16-21</w:t>
      </w:r>
      <w:r w:rsidR="00D409B8">
        <w:rPr>
          <w:sz w:val="24"/>
          <w:szCs w:val="24"/>
        </w:rPr>
        <w:t>; Hebrew 6:19-20</w:t>
      </w:r>
      <w:r w:rsidR="00E53107">
        <w:rPr>
          <w:sz w:val="24"/>
          <w:szCs w:val="24"/>
        </w:rPr>
        <w:t>; 2 Timothy 1:10</w:t>
      </w:r>
    </w:p>
    <w:p w14:paraId="751CE3D9" w14:textId="3762423B" w:rsidR="00677025" w:rsidRDefault="00677025" w:rsidP="00677025">
      <w:pPr>
        <w:tabs>
          <w:tab w:val="left" w:pos="2925"/>
        </w:tabs>
        <w:jc w:val="center"/>
        <w:rPr>
          <w:b/>
          <w:bCs/>
          <w:sz w:val="28"/>
          <w:szCs w:val="28"/>
        </w:rPr>
      </w:pPr>
      <w:r w:rsidRPr="5897EC05">
        <w:rPr>
          <w:b/>
          <w:bCs/>
          <w:sz w:val="28"/>
          <w:szCs w:val="28"/>
        </w:rPr>
        <w:t>He is Seated at the Right Hand of God</w:t>
      </w:r>
    </w:p>
    <w:p w14:paraId="5EA868C7" w14:textId="77777777" w:rsidR="000F6570" w:rsidRPr="00315D8D" w:rsidRDefault="000F6570" w:rsidP="000F6570">
      <w:pPr>
        <w:jc w:val="center"/>
        <w:rPr>
          <w:sz w:val="24"/>
          <w:szCs w:val="24"/>
        </w:rPr>
      </w:pPr>
      <w:r w:rsidRPr="5897EC05">
        <w:rPr>
          <w:b/>
          <w:bCs/>
          <w:i/>
          <w:iCs/>
          <w:sz w:val="24"/>
          <w:szCs w:val="24"/>
        </w:rPr>
        <w:t>Hebrews 12:2 (NASB)</w:t>
      </w:r>
    </w:p>
    <w:p w14:paraId="7DC890D3" w14:textId="77777777" w:rsidR="000F6570" w:rsidRDefault="000F6570" w:rsidP="000F6570">
      <w:pPr>
        <w:jc w:val="center"/>
        <w:rPr>
          <w:b/>
          <w:bCs/>
          <w:i/>
          <w:iCs/>
          <w:sz w:val="24"/>
          <w:szCs w:val="24"/>
        </w:rPr>
      </w:pPr>
      <w:r w:rsidRPr="5897EC05">
        <w:rPr>
          <w:b/>
          <w:bCs/>
          <w:i/>
          <w:iCs/>
          <w:sz w:val="24"/>
          <w:szCs w:val="24"/>
        </w:rPr>
        <w:t>Fixing our eyes on Jesus, the author and perfecter of our faith, who for the joy set before Him endured the cross, despising the shame, and sat down at the right hand of the throne of God.</w:t>
      </w:r>
    </w:p>
    <w:p w14:paraId="3DF1411D" w14:textId="08808CB7" w:rsidR="00661268" w:rsidRDefault="00E53107" w:rsidP="00661268">
      <w:pPr>
        <w:ind w:firstLine="720"/>
        <w:jc w:val="both"/>
        <w:rPr>
          <w:sz w:val="24"/>
          <w:szCs w:val="24"/>
        </w:rPr>
      </w:pPr>
      <w:r>
        <w:rPr>
          <w:sz w:val="24"/>
          <w:szCs w:val="24"/>
        </w:rPr>
        <w:t>If you’ll recall,</w:t>
      </w:r>
      <w:r w:rsidR="00084D6A">
        <w:rPr>
          <w:sz w:val="24"/>
          <w:szCs w:val="24"/>
        </w:rPr>
        <w:t xml:space="preserve"> Paul was imprisoned in Rome when he wrote this letter. Nevertheless, i</w:t>
      </w:r>
      <w:r w:rsidR="00084D6A" w:rsidRPr="5897EC05">
        <w:rPr>
          <w:sz w:val="24"/>
          <w:szCs w:val="24"/>
        </w:rPr>
        <w:t xml:space="preserve">n spite of his </w:t>
      </w:r>
      <w:r w:rsidR="00084D6A">
        <w:rPr>
          <w:sz w:val="24"/>
          <w:szCs w:val="24"/>
        </w:rPr>
        <w:t xml:space="preserve">situation, </w:t>
      </w:r>
      <w:r w:rsidR="00084D6A" w:rsidRPr="5897EC05">
        <w:rPr>
          <w:sz w:val="24"/>
          <w:szCs w:val="24"/>
        </w:rPr>
        <w:t xml:space="preserve">Paul reminded the </w:t>
      </w:r>
      <w:r w:rsidR="00084D6A">
        <w:rPr>
          <w:sz w:val="24"/>
          <w:szCs w:val="24"/>
        </w:rPr>
        <w:t>s</w:t>
      </w:r>
      <w:r w:rsidR="00084D6A" w:rsidRPr="5897EC05">
        <w:rPr>
          <w:sz w:val="24"/>
          <w:szCs w:val="24"/>
        </w:rPr>
        <w:t>aints</w:t>
      </w:r>
      <w:r w:rsidR="00084D6A">
        <w:rPr>
          <w:sz w:val="24"/>
          <w:szCs w:val="24"/>
        </w:rPr>
        <w:t xml:space="preserve"> (as well as</w:t>
      </w:r>
      <w:r w:rsidR="00084D6A" w:rsidRPr="5897EC05">
        <w:rPr>
          <w:sz w:val="24"/>
          <w:szCs w:val="24"/>
        </w:rPr>
        <w:t xml:space="preserve"> himself</w:t>
      </w:r>
      <w:r w:rsidR="00084D6A">
        <w:rPr>
          <w:sz w:val="24"/>
          <w:szCs w:val="24"/>
        </w:rPr>
        <w:t xml:space="preserve">) of this life sustaining truth: </w:t>
      </w:r>
      <w:r w:rsidR="00084D6A" w:rsidRPr="00683A80">
        <w:rPr>
          <w:b/>
          <w:i/>
          <w:sz w:val="24"/>
          <w:szCs w:val="24"/>
        </w:rPr>
        <w:t>God is in control</w:t>
      </w:r>
      <w:r w:rsidR="00084D6A">
        <w:rPr>
          <w:b/>
          <w:i/>
          <w:sz w:val="24"/>
          <w:szCs w:val="24"/>
        </w:rPr>
        <w:t>!</w:t>
      </w:r>
      <w:r w:rsidR="00084D6A" w:rsidRPr="5897EC05">
        <w:rPr>
          <w:sz w:val="24"/>
          <w:szCs w:val="24"/>
        </w:rPr>
        <w:t xml:space="preserve"> </w:t>
      </w:r>
      <w:r w:rsidR="00084D6A">
        <w:rPr>
          <w:sz w:val="24"/>
          <w:szCs w:val="24"/>
        </w:rPr>
        <w:t xml:space="preserve">As the Lord God - the Almighty, Jesus Christ rules and reigns over </w:t>
      </w:r>
      <w:r w:rsidR="00084D6A" w:rsidRPr="5897EC05">
        <w:rPr>
          <w:sz w:val="24"/>
          <w:szCs w:val="24"/>
        </w:rPr>
        <w:t>all</w:t>
      </w:r>
      <w:r w:rsidR="00084D6A">
        <w:rPr>
          <w:sz w:val="24"/>
          <w:szCs w:val="24"/>
        </w:rPr>
        <w:t>.</w:t>
      </w:r>
      <w:r w:rsidR="00084D6A" w:rsidRPr="00F1492C">
        <w:rPr>
          <w:sz w:val="24"/>
          <w:szCs w:val="24"/>
        </w:rPr>
        <w:t xml:space="preserve"> </w:t>
      </w:r>
      <w:r w:rsidR="00084D6A">
        <w:rPr>
          <w:sz w:val="24"/>
          <w:szCs w:val="24"/>
        </w:rPr>
        <w:t>Not</w:t>
      </w:r>
      <w:r w:rsidR="00084D6A" w:rsidRPr="5897EC05">
        <w:rPr>
          <w:sz w:val="24"/>
          <w:szCs w:val="24"/>
        </w:rPr>
        <w:t xml:space="preserve"> </w:t>
      </w:r>
      <w:r w:rsidR="00084D6A">
        <w:rPr>
          <w:sz w:val="24"/>
          <w:szCs w:val="24"/>
        </w:rPr>
        <w:t xml:space="preserve">a single minute detail of our lives, nor the tiniest </w:t>
      </w:r>
      <w:r w:rsidR="00084D6A" w:rsidRPr="5897EC05">
        <w:rPr>
          <w:sz w:val="24"/>
          <w:szCs w:val="24"/>
        </w:rPr>
        <w:t xml:space="preserve">molecule in the universe is outside of His sovereign </w:t>
      </w:r>
      <w:r w:rsidR="00084D6A">
        <w:rPr>
          <w:sz w:val="24"/>
          <w:szCs w:val="24"/>
        </w:rPr>
        <w:t>dominion. Beyond a shadow of doubt,</w:t>
      </w:r>
      <w:r w:rsidR="00084D6A" w:rsidRPr="00BD681A">
        <w:rPr>
          <w:sz w:val="24"/>
          <w:szCs w:val="24"/>
        </w:rPr>
        <w:t xml:space="preserve"> </w:t>
      </w:r>
      <w:r w:rsidR="00084D6A">
        <w:rPr>
          <w:sz w:val="24"/>
          <w:szCs w:val="24"/>
        </w:rPr>
        <w:t xml:space="preserve">Paul was convinced of Jesus’ true identity. </w:t>
      </w:r>
      <w:r w:rsidR="00661268">
        <w:rPr>
          <w:sz w:val="24"/>
          <w:szCs w:val="24"/>
        </w:rPr>
        <w:t>So much so that, in reading</w:t>
      </w:r>
      <w:r w:rsidR="00084D6A">
        <w:rPr>
          <w:sz w:val="24"/>
          <w:szCs w:val="24"/>
        </w:rPr>
        <w:t xml:space="preserve"> the end of chapter one, you might even think Paul</w:t>
      </w:r>
      <w:r w:rsidR="00084D6A" w:rsidRPr="5897EC05">
        <w:rPr>
          <w:sz w:val="24"/>
          <w:szCs w:val="24"/>
        </w:rPr>
        <w:t xml:space="preserve"> got a little carried away</w:t>
      </w:r>
      <w:r w:rsidR="00084D6A">
        <w:rPr>
          <w:sz w:val="24"/>
          <w:szCs w:val="24"/>
        </w:rPr>
        <w:t xml:space="preserve"> with adjectives. Now, if he was</w:t>
      </w:r>
      <w:r w:rsidR="00084D6A" w:rsidRPr="5897EC05">
        <w:rPr>
          <w:sz w:val="24"/>
          <w:szCs w:val="24"/>
        </w:rPr>
        <w:t xml:space="preserve"> describing anyone else, </w:t>
      </w:r>
      <w:r w:rsidR="00084D6A">
        <w:rPr>
          <w:sz w:val="24"/>
          <w:szCs w:val="24"/>
        </w:rPr>
        <w:t xml:space="preserve">the chapter could </w:t>
      </w:r>
      <w:r w:rsidR="00084D6A" w:rsidRPr="5897EC05">
        <w:rPr>
          <w:sz w:val="24"/>
          <w:szCs w:val="24"/>
        </w:rPr>
        <w:t xml:space="preserve">have ended </w:t>
      </w:r>
      <w:r w:rsidR="00084D6A">
        <w:rPr>
          <w:sz w:val="24"/>
          <w:szCs w:val="24"/>
        </w:rPr>
        <w:t>something like this:</w:t>
      </w:r>
      <w:r w:rsidR="00084D6A" w:rsidRPr="5897EC05">
        <w:rPr>
          <w:sz w:val="24"/>
          <w:szCs w:val="24"/>
        </w:rPr>
        <w:t xml:space="preserve"> “Well, that about sums him up</w:t>
      </w:r>
      <w:r w:rsidR="00084D6A">
        <w:rPr>
          <w:sz w:val="24"/>
          <w:szCs w:val="24"/>
        </w:rPr>
        <w:t>.</w:t>
      </w:r>
      <w:r w:rsidR="00084D6A" w:rsidRPr="5897EC05">
        <w:rPr>
          <w:sz w:val="24"/>
          <w:szCs w:val="24"/>
        </w:rPr>
        <w:t xml:space="preserve">” </w:t>
      </w:r>
      <w:r w:rsidR="00084D6A">
        <w:rPr>
          <w:sz w:val="24"/>
          <w:szCs w:val="24"/>
        </w:rPr>
        <w:t xml:space="preserve"> But</w:t>
      </w:r>
      <w:r w:rsidR="00084D6A" w:rsidRPr="5897EC05">
        <w:rPr>
          <w:sz w:val="24"/>
          <w:szCs w:val="24"/>
        </w:rPr>
        <w:t xml:space="preserve"> </w:t>
      </w:r>
      <w:r w:rsidR="00084D6A">
        <w:rPr>
          <w:sz w:val="24"/>
          <w:szCs w:val="24"/>
        </w:rPr>
        <w:t xml:space="preserve">Jesus is not like anyone else; He has no equal. You can’t simply “sum Him up” with words! The fact is: one day </w:t>
      </w:r>
      <w:r w:rsidR="00084D6A" w:rsidRPr="000C2355">
        <w:rPr>
          <w:i/>
          <w:sz w:val="24"/>
          <w:szCs w:val="24"/>
        </w:rPr>
        <w:t xml:space="preserve">all things </w:t>
      </w:r>
      <w:r w:rsidR="00084D6A" w:rsidRPr="002026A4">
        <w:rPr>
          <w:sz w:val="24"/>
          <w:szCs w:val="24"/>
        </w:rPr>
        <w:t>will be</w:t>
      </w:r>
      <w:r w:rsidR="00084D6A">
        <w:rPr>
          <w:sz w:val="24"/>
          <w:szCs w:val="24"/>
        </w:rPr>
        <w:t xml:space="preserve"> </w:t>
      </w:r>
      <w:r w:rsidR="00084D6A" w:rsidRPr="002026A4">
        <w:rPr>
          <w:i/>
          <w:sz w:val="24"/>
          <w:szCs w:val="24"/>
        </w:rPr>
        <w:t>summed up</w:t>
      </w:r>
      <w:r w:rsidR="00084D6A">
        <w:rPr>
          <w:sz w:val="24"/>
          <w:szCs w:val="24"/>
        </w:rPr>
        <w:t xml:space="preserve"> and </w:t>
      </w:r>
      <w:r w:rsidR="00084D6A" w:rsidRPr="002026A4">
        <w:rPr>
          <w:i/>
          <w:sz w:val="24"/>
          <w:szCs w:val="24"/>
        </w:rPr>
        <w:t>filled up</w:t>
      </w:r>
      <w:r w:rsidR="00084D6A">
        <w:rPr>
          <w:sz w:val="24"/>
          <w:szCs w:val="24"/>
        </w:rPr>
        <w:t xml:space="preserve">… </w:t>
      </w:r>
      <w:r w:rsidR="00084D6A" w:rsidRPr="00295263">
        <w:rPr>
          <w:i/>
          <w:sz w:val="24"/>
          <w:szCs w:val="24"/>
        </w:rPr>
        <w:t>in</w:t>
      </w:r>
      <w:r w:rsidR="00084D6A">
        <w:rPr>
          <w:sz w:val="24"/>
          <w:szCs w:val="24"/>
        </w:rPr>
        <w:t xml:space="preserve"> Jesus! </w:t>
      </w:r>
      <w:r w:rsidR="00661268">
        <w:rPr>
          <w:sz w:val="24"/>
          <w:szCs w:val="24"/>
        </w:rPr>
        <w:t>But what about the here and now -where is Jesus?</w:t>
      </w:r>
      <w:r w:rsidR="00661268" w:rsidRPr="00661268">
        <w:rPr>
          <w:sz w:val="24"/>
          <w:szCs w:val="24"/>
        </w:rPr>
        <w:t xml:space="preserve"> </w:t>
      </w:r>
      <w:r w:rsidR="00661268" w:rsidRPr="00677025">
        <w:rPr>
          <w:sz w:val="24"/>
          <w:szCs w:val="24"/>
        </w:rPr>
        <w:t xml:space="preserve">Just where He said He would be </w:t>
      </w:r>
      <w:r w:rsidR="00661268">
        <w:rPr>
          <w:sz w:val="24"/>
          <w:szCs w:val="24"/>
        </w:rPr>
        <w:t xml:space="preserve">– on His throne </w:t>
      </w:r>
      <w:r w:rsidR="00661268" w:rsidRPr="00677025">
        <w:rPr>
          <w:sz w:val="24"/>
          <w:szCs w:val="24"/>
        </w:rPr>
        <w:t xml:space="preserve">at the Right hand of </w:t>
      </w:r>
      <w:r w:rsidR="00661268">
        <w:rPr>
          <w:sz w:val="24"/>
          <w:szCs w:val="24"/>
        </w:rPr>
        <w:t xml:space="preserve">His </w:t>
      </w:r>
      <w:r w:rsidR="00661268" w:rsidRPr="00677025">
        <w:rPr>
          <w:sz w:val="24"/>
          <w:szCs w:val="24"/>
        </w:rPr>
        <w:t>Father</w:t>
      </w:r>
      <w:r w:rsidR="00661268">
        <w:rPr>
          <w:sz w:val="24"/>
          <w:szCs w:val="24"/>
        </w:rPr>
        <w:t xml:space="preserve"> with all the power and authority in all of heaven and all of earth under His feet. </w:t>
      </w:r>
    </w:p>
    <w:p w14:paraId="1530BC64" w14:textId="57B259B0" w:rsidR="001661BE" w:rsidRDefault="001661BE" w:rsidP="001661BE">
      <w:pPr>
        <w:spacing w:before="100" w:beforeAutospacing="1" w:after="100" w:afterAutospacing="1" w:line="240" w:lineRule="auto"/>
        <w:jc w:val="both"/>
        <w:rPr>
          <w:rFonts w:asciiTheme="minorHAnsi" w:hAnsiTheme="minorHAnsi"/>
          <w:sz w:val="24"/>
          <w:szCs w:val="24"/>
        </w:rPr>
      </w:pPr>
      <w:r>
        <w:rPr>
          <w:rFonts w:asciiTheme="minorHAnsi" w:hAnsiTheme="minorHAnsi"/>
          <w:sz w:val="24"/>
          <w:szCs w:val="24"/>
        </w:rPr>
        <w:t xml:space="preserve">          </w:t>
      </w:r>
      <w:r w:rsidRPr="0095375D">
        <w:rPr>
          <w:rFonts w:asciiTheme="minorHAnsi" w:hAnsiTheme="minorHAnsi"/>
          <w:sz w:val="24"/>
          <w:szCs w:val="24"/>
        </w:rPr>
        <w:t xml:space="preserve">The writer of the book of Hebrews </w:t>
      </w:r>
      <w:r w:rsidR="008F31FC">
        <w:rPr>
          <w:rFonts w:asciiTheme="minorHAnsi" w:hAnsiTheme="minorHAnsi"/>
          <w:sz w:val="24"/>
          <w:szCs w:val="24"/>
        </w:rPr>
        <w:t xml:space="preserve">(Paul) </w:t>
      </w:r>
      <w:r w:rsidRPr="0095375D">
        <w:rPr>
          <w:rFonts w:asciiTheme="minorHAnsi" w:hAnsiTheme="minorHAnsi"/>
          <w:sz w:val="24"/>
          <w:szCs w:val="24"/>
        </w:rPr>
        <w:t xml:space="preserve">collected no less than seventeen Old Testament passages to shine the spotlight on the One who is </w:t>
      </w:r>
      <w:r w:rsidR="008F31FC">
        <w:rPr>
          <w:rFonts w:asciiTheme="minorHAnsi" w:hAnsiTheme="minorHAnsi"/>
          <w:sz w:val="24"/>
          <w:szCs w:val="24"/>
        </w:rPr>
        <w:t>seated at the right hand of God – King Jesus</w:t>
      </w:r>
      <w:r w:rsidRPr="0095375D">
        <w:rPr>
          <w:rFonts w:asciiTheme="minorHAnsi" w:hAnsiTheme="minorHAnsi"/>
          <w:sz w:val="24"/>
          <w:szCs w:val="24"/>
        </w:rPr>
        <w:t>!</w:t>
      </w:r>
    </w:p>
    <w:p w14:paraId="09B810F0" w14:textId="71B65015" w:rsidR="001661BE" w:rsidRDefault="001661BE" w:rsidP="001661BE">
      <w:pPr>
        <w:pStyle w:val="txt-sm"/>
        <w:jc w:val="center"/>
        <w:rPr>
          <w:rFonts w:asciiTheme="minorHAnsi" w:eastAsiaTheme="minorEastAsia" w:hAnsiTheme="minorHAnsi" w:cstheme="minorBidi"/>
          <w:b/>
          <w:bCs/>
          <w:i/>
          <w:iCs/>
        </w:rPr>
      </w:pPr>
      <w:r w:rsidRPr="008F31FC">
        <w:rPr>
          <w:rFonts w:asciiTheme="minorHAnsi" w:eastAsiaTheme="minorEastAsia" w:hAnsiTheme="minorHAnsi" w:cstheme="minorBidi"/>
          <w:b/>
          <w:bCs/>
          <w:i/>
          <w:iCs/>
        </w:rPr>
        <w:t>Hebrews 1:1-1</w:t>
      </w:r>
      <w:r w:rsidR="008F31FC" w:rsidRPr="008F31FC">
        <w:rPr>
          <w:rFonts w:asciiTheme="minorHAnsi" w:eastAsiaTheme="minorEastAsia" w:hAnsiTheme="minorHAnsi" w:cstheme="minorBidi"/>
          <w:b/>
          <w:bCs/>
          <w:i/>
          <w:iCs/>
        </w:rPr>
        <w:t>3</w:t>
      </w:r>
      <w:r w:rsidRPr="008F31FC">
        <w:rPr>
          <w:rFonts w:asciiTheme="minorHAnsi" w:eastAsiaTheme="minorEastAsia" w:hAnsiTheme="minorHAnsi" w:cstheme="minorBidi"/>
          <w:b/>
          <w:bCs/>
          <w:i/>
          <w:iCs/>
        </w:rPr>
        <w:t xml:space="preserve"> (</w:t>
      </w:r>
      <w:r w:rsidR="00050A76">
        <w:rPr>
          <w:rFonts w:asciiTheme="minorHAnsi" w:eastAsiaTheme="minorEastAsia" w:hAnsiTheme="minorHAnsi" w:cstheme="minorBidi"/>
          <w:b/>
          <w:bCs/>
          <w:i/>
          <w:iCs/>
        </w:rPr>
        <w:t>ESV</w:t>
      </w:r>
      <w:r w:rsidRPr="008F31FC">
        <w:rPr>
          <w:rFonts w:asciiTheme="minorHAnsi" w:eastAsiaTheme="minorEastAsia" w:hAnsiTheme="minorHAnsi" w:cstheme="minorBidi"/>
          <w:b/>
          <w:bCs/>
          <w:i/>
          <w:iCs/>
        </w:rPr>
        <w:t>)</w:t>
      </w:r>
    </w:p>
    <w:p w14:paraId="7D5A7856" w14:textId="436E3C35" w:rsidR="00050A76" w:rsidRPr="00050A76" w:rsidRDefault="00050A76" w:rsidP="00050A76">
      <w:pPr>
        <w:pStyle w:val="regular"/>
        <w:jc w:val="center"/>
        <w:rPr>
          <w:rFonts w:asciiTheme="minorHAnsi" w:hAnsiTheme="minorHAnsi"/>
          <w:b/>
          <w:i/>
        </w:rPr>
      </w:pPr>
      <w:r w:rsidRPr="00050A76">
        <w:rPr>
          <w:rFonts w:asciiTheme="minorHAnsi" w:hAnsiTheme="minorHAnsi"/>
          <w:b/>
          <w:i/>
        </w:rPr>
        <w:t xml:space="preserve">Long ago, at many times and in many ways, God spoke to our fathers by the prophets, but in these last days he has spoken to us by his Son, whom he appointed the heir of all things, through whom also he created the world. He is the radiance of the glory of God and the exact imprint of his nature, and he upholds the universe by the word of his power. After making purification for sins, he sat down at the right hand of the Majesty on high, having become as much superior to angels as the name he has inherited is more excellent than theirs. For to which of the angels did God ever say, </w:t>
      </w:r>
      <w:r w:rsidRPr="00050A76">
        <w:rPr>
          <w:rStyle w:val="ln-group"/>
          <w:rFonts w:asciiTheme="minorHAnsi" w:hAnsiTheme="minorHAnsi"/>
          <w:b/>
          <w:i/>
        </w:rPr>
        <w:t xml:space="preserve">“You are my Son, </w:t>
      </w:r>
      <w:r w:rsidRPr="00050A76">
        <w:rPr>
          <w:rStyle w:val="indent"/>
          <w:rFonts w:asciiTheme="minorHAnsi" w:hAnsiTheme="minorHAnsi"/>
          <w:b/>
          <w:i/>
        </w:rPr>
        <w:t xml:space="preserve">today I have begotten you”? </w:t>
      </w:r>
      <w:r w:rsidRPr="00050A76">
        <w:rPr>
          <w:rFonts w:asciiTheme="minorHAnsi" w:hAnsiTheme="minorHAnsi"/>
          <w:b/>
          <w:i/>
        </w:rPr>
        <w:t xml:space="preserve">Or again, </w:t>
      </w:r>
      <w:r w:rsidRPr="00050A76">
        <w:rPr>
          <w:rStyle w:val="ln-group"/>
          <w:rFonts w:asciiTheme="minorHAnsi" w:hAnsiTheme="minorHAnsi"/>
          <w:b/>
          <w:i/>
        </w:rPr>
        <w:t>“I will be to him a father,</w:t>
      </w:r>
      <w:r w:rsidRPr="00050A76">
        <w:rPr>
          <w:rFonts w:asciiTheme="minorHAnsi" w:hAnsiTheme="minorHAnsi"/>
          <w:b/>
          <w:i/>
        </w:rPr>
        <w:br/>
      </w:r>
      <w:r w:rsidRPr="00050A76">
        <w:rPr>
          <w:rStyle w:val="indent"/>
          <w:rFonts w:asciiTheme="minorHAnsi" w:hAnsiTheme="minorHAnsi"/>
          <w:b/>
          <w:i/>
        </w:rPr>
        <w:t xml:space="preserve">and he shall be to me a son”? </w:t>
      </w:r>
      <w:r w:rsidRPr="00050A76">
        <w:rPr>
          <w:rFonts w:asciiTheme="minorHAnsi" w:hAnsiTheme="minorHAnsi"/>
          <w:b/>
          <w:i/>
        </w:rPr>
        <w:t>And again, when he brings the firstborn into the world, he says,</w:t>
      </w:r>
    </w:p>
    <w:p w14:paraId="7A2B22DF" w14:textId="73396752" w:rsidR="00050A76" w:rsidRPr="00D04DE9" w:rsidRDefault="00050A76" w:rsidP="00050A76">
      <w:pPr>
        <w:pStyle w:val="line-group"/>
        <w:jc w:val="center"/>
        <w:rPr>
          <w:rFonts w:asciiTheme="minorHAnsi" w:eastAsiaTheme="minorEastAsia" w:hAnsiTheme="minorHAnsi" w:cstheme="minorBidi"/>
          <w:b/>
          <w:bCs/>
          <w:i/>
          <w:iCs/>
        </w:rPr>
      </w:pPr>
      <w:r w:rsidRPr="00D04DE9">
        <w:rPr>
          <w:rStyle w:val="ln-group"/>
          <w:rFonts w:asciiTheme="minorHAnsi" w:hAnsiTheme="minorHAnsi"/>
          <w:b/>
          <w:i/>
        </w:rPr>
        <w:t>“Let all God’s angels worship him.”</w:t>
      </w:r>
      <w:hyperlink r:id="rId18" w:history="1"/>
      <w:r w:rsidRPr="00D04DE9">
        <w:rPr>
          <w:rStyle w:val="reftext"/>
          <w:rFonts w:asciiTheme="minorHAnsi" w:hAnsiTheme="minorHAnsi"/>
          <w:b/>
          <w:i/>
        </w:rPr>
        <w:t xml:space="preserve"> </w:t>
      </w:r>
      <w:r w:rsidRPr="00D04DE9">
        <w:rPr>
          <w:rFonts w:asciiTheme="minorHAnsi" w:hAnsiTheme="minorHAnsi"/>
          <w:b/>
          <w:i/>
        </w:rPr>
        <w:t xml:space="preserve">Of the angels he says, </w:t>
      </w:r>
      <w:r w:rsidRPr="00D04DE9">
        <w:rPr>
          <w:rStyle w:val="ln-group"/>
          <w:rFonts w:asciiTheme="minorHAnsi" w:hAnsiTheme="minorHAnsi"/>
          <w:b/>
          <w:i/>
        </w:rPr>
        <w:t>“He makes his angels winds,</w:t>
      </w:r>
      <w:r w:rsidRPr="00D04DE9">
        <w:rPr>
          <w:rFonts w:asciiTheme="minorHAnsi" w:hAnsiTheme="minorHAnsi"/>
          <w:b/>
          <w:i/>
        </w:rPr>
        <w:br/>
      </w:r>
      <w:r w:rsidRPr="00D04DE9">
        <w:rPr>
          <w:rStyle w:val="indent"/>
          <w:rFonts w:asciiTheme="minorHAnsi" w:hAnsiTheme="minorHAnsi"/>
          <w:b/>
          <w:i/>
        </w:rPr>
        <w:t xml:space="preserve">and his ministers a flame of fire.” </w:t>
      </w:r>
      <w:r w:rsidRPr="00D04DE9">
        <w:rPr>
          <w:rFonts w:asciiTheme="minorHAnsi" w:hAnsiTheme="minorHAnsi"/>
          <w:b/>
          <w:i/>
        </w:rPr>
        <w:t xml:space="preserve">But of the Son he says, </w:t>
      </w:r>
      <w:r w:rsidRPr="00D04DE9">
        <w:rPr>
          <w:rStyle w:val="ln-group"/>
          <w:rFonts w:asciiTheme="minorHAnsi" w:hAnsiTheme="minorHAnsi"/>
          <w:b/>
          <w:i/>
        </w:rPr>
        <w:t xml:space="preserve">“Your throne, O God, is forever and ever, </w:t>
      </w:r>
      <w:r w:rsidRPr="00D04DE9">
        <w:rPr>
          <w:rStyle w:val="indent"/>
          <w:rFonts w:asciiTheme="minorHAnsi" w:hAnsiTheme="minorHAnsi"/>
          <w:b/>
          <w:i/>
        </w:rPr>
        <w:t xml:space="preserve">the scepter of uprightness is the scepter of your kingdom. </w:t>
      </w:r>
      <w:r w:rsidRPr="00D04DE9">
        <w:rPr>
          <w:rStyle w:val="ln-group"/>
          <w:rFonts w:asciiTheme="minorHAnsi" w:hAnsiTheme="minorHAnsi"/>
          <w:b/>
          <w:i/>
        </w:rPr>
        <w:t xml:space="preserve">You have loved righteousness and hated wickedness; </w:t>
      </w:r>
      <w:r w:rsidRPr="00D04DE9">
        <w:rPr>
          <w:rStyle w:val="br-ln-group"/>
          <w:rFonts w:asciiTheme="minorHAnsi" w:hAnsiTheme="minorHAnsi"/>
          <w:b/>
          <w:i/>
        </w:rPr>
        <w:t xml:space="preserve">therefore, God, your God, has anointed you </w:t>
      </w:r>
      <w:r w:rsidRPr="00D04DE9">
        <w:rPr>
          <w:rStyle w:val="indent"/>
          <w:rFonts w:asciiTheme="minorHAnsi" w:hAnsiTheme="minorHAnsi"/>
          <w:b/>
          <w:i/>
        </w:rPr>
        <w:t xml:space="preserve">with the oil of gladness beyond your companions.” </w:t>
      </w:r>
      <w:r w:rsidRPr="00D04DE9">
        <w:rPr>
          <w:rFonts w:asciiTheme="minorHAnsi" w:hAnsiTheme="minorHAnsi"/>
          <w:b/>
          <w:i/>
        </w:rPr>
        <w:t xml:space="preserve">And, </w:t>
      </w:r>
      <w:r w:rsidRPr="00D04DE9">
        <w:rPr>
          <w:rStyle w:val="ln-group"/>
          <w:rFonts w:asciiTheme="minorHAnsi" w:hAnsiTheme="minorHAnsi"/>
          <w:b/>
          <w:i/>
        </w:rPr>
        <w:t>“You, Lord, laid the foundation of the earth in the beginning,</w:t>
      </w:r>
      <w:r w:rsidRPr="00D04DE9">
        <w:rPr>
          <w:rFonts w:asciiTheme="minorHAnsi" w:hAnsiTheme="minorHAnsi"/>
          <w:b/>
          <w:i/>
        </w:rPr>
        <w:br/>
      </w:r>
      <w:r w:rsidRPr="00D04DE9">
        <w:rPr>
          <w:rStyle w:val="indent"/>
          <w:rFonts w:asciiTheme="minorHAnsi" w:hAnsiTheme="minorHAnsi"/>
          <w:b/>
          <w:i/>
        </w:rPr>
        <w:t>and the heavens are the work of your hands;</w:t>
      </w:r>
      <w:r w:rsidRPr="00D04DE9">
        <w:rPr>
          <w:rStyle w:val="ln-group"/>
          <w:rFonts w:asciiTheme="minorHAnsi" w:hAnsiTheme="minorHAnsi"/>
          <w:b/>
          <w:i/>
        </w:rPr>
        <w:t xml:space="preserve"> they will perish, but you remain; </w:t>
      </w:r>
      <w:r w:rsidRPr="00D04DE9">
        <w:rPr>
          <w:rStyle w:val="indent"/>
          <w:rFonts w:asciiTheme="minorHAnsi" w:hAnsiTheme="minorHAnsi"/>
          <w:b/>
          <w:i/>
        </w:rPr>
        <w:t xml:space="preserve">they will all wear out like a garment, </w:t>
      </w:r>
      <w:r w:rsidRPr="00D04DE9">
        <w:rPr>
          <w:rStyle w:val="ln-group"/>
          <w:rFonts w:asciiTheme="minorHAnsi" w:hAnsiTheme="minorHAnsi"/>
          <w:b/>
          <w:i/>
        </w:rPr>
        <w:t xml:space="preserve">like a robe you will roll them up, </w:t>
      </w:r>
      <w:r w:rsidRPr="00D04DE9">
        <w:rPr>
          <w:rStyle w:val="indent"/>
          <w:rFonts w:asciiTheme="minorHAnsi" w:hAnsiTheme="minorHAnsi"/>
          <w:b/>
          <w:i/>
        </w:rPr>
        <w:t>like a garment they will be changed.</w:t>
      </w:r>
      <w:r w:rsidRPr="00D04DE9">
        <w:rPr>
          <w:rFonts w:asciiTheme="minorHAnsi" w:hAnsiTheme="minorHAnsi"/>
          <w:b/>
          <w:i/>
        </w:rPr>
        <w:t xml:space="preserve"> </w:t>
      </w:r>
      <w:r w:rsidRPr="00D04DE9">
        <w:rPr>
          <w:rFonts w:asciiTheme="minorHAnsi" w:hAnsiTheme="minorHAnsi"/>
          <w:b/>
          <w:i/>
        </w:rPr>
        <w:br/>
      </w:r>
      <w:r w:rsidRPr="00D04DE9">
        <w:rPr>
          <w:rStyle w:val="br-ln-group-10"/>
          <w:rFonts w:asciiTheme="minorHAnsi" w:hAnsiTheme="minorHAnsi"/>
          <w:b/>
          <w:i/>
        </w:rPr>
        <w:t xml:space="preserve">But you are the same, </w:t>
      </w:r>
      <w:r w:rsidRPr="00D04DE9">
        <w:rPr>
          <w:rStyle w:val="indent"/>
          <w:rFonts w:asciiTheme="minorHAnsi" w:hAnsiTheme="minorHAnsi"/>
          <w:b/>
          <w:i/>
        </w:rPr>
        <w:t xml:space="preserve">and your years will have no end.” </w:t>
      </w:r>
      <w:r w:rsidRPr="00D04DE9">
        <w:rPr>
          <w:rFonts w:asciiTheme="minorHAnsi" w:hAnsiTheme="minorHAnsi"/>
          <w:b/>
          <w:i/>
        </w:rPr>
        <w:t xml:space="preserve">And to which of the angels has he ever said, </w:t>
      </w:r>
      <w:r w:rsidRPr="00D04DE9">
        <w:rPr>
          <w:rStyle w:val="ln-group"/>
          <w:rFonts w:asciiTheme="minorHAnsi" w:hAnsiTheme="minorHAnsi"/>
          <w:b/>
          <w:i/>
        </w:rPr>
        <w:t>“Sit at my right hand</w:t>
      </w:r>
      <w:r w:rsidRPr="00D04DE9">
        <w:rPr>
          <w:rFonts w:asciiTheme="minorHAnsi" w:hAnsiTheme="minorHAnsi"/>
          <w:b/>
          <w:i/>
        </w:rPr>
        <w:br/>
      </w:r>
      <w:r w:rsidRPr="00D04DE9">
        <w:rPr>
          <w:rStyle w:val="indent"/>
          <w:rFonts w:asciiTheme="minorHAnsi" w:hAnsiTheme="minorHAnsi"/>
          <w:b/>
          <w:i/>
        </w:rPr>
        <w:t>until I make your enemies a footstool for your feet”?</w:t>
      </w:r>
    </w:p>
    <w:p w14:paraId="0A1A518D" w14:textId="77777777" w:rsidR="0047435E" w:rsidRPr="002902CD" w:rsidRDefault="0047435E" w:rsidP="0047435E">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2EB73590" w14:textId="5154F134" w:rsidR="0047435E" w:rsidRPr="00C04B0D" w:rsidRDefault="0047435E" w:rsidP="00244EAB">
      <w:pPr>
        <w:pStyle w:val="ListParagraph"/>
        <w:numPr>
          <w:ilvl w:val="0"/>
          <w:numId w:val="33"/>
        </w:numPr>
        <w:tabs>
          <w:tab w:val="left" w:pos="945"/>
          <w:tab w:val="center" w:pos="5040"/>
        </w:tabs>
        <w:jc w:val="both"/>
        <w:rPr>
          <w:b/>
          <w:bCs/>
          <w:sz w:val="28"/>
          <w:szCs w:val="28"/>
        </w:rPr>
      </w:pPr>
      <w:r w:rsidRPr="5897EC05">
        <w:rPr>
          <w:sz w:val="24"/>
          <w:szCs w:val="24"/>
        </w:rPr>
        <w:t>John 1:14, 3:17, 4:24-26, 42, 5:39-46, 8:29,58; 10:26-30; 14:6, 17:1-3, 20:26-28; Luke 24:25-27; Mark 12:29-37; Matthew 1:21; 16:13-16; Isaiah 5:16, 9:6-7, 40:1-31, 42:1-12, 45:15-22, 43:11, 49:26; 60:16; Exodus 3:6-18; Revelation 1:8;11;17-18; 2:23; 22:13-16; Titus 2:10-13; Jude 25; Acts 2:33-38, 4:8; 1 John 4:14; 1 Peter 2:9, 2 Peter 1:11; Romans 10:7-18</w:t>
      </w:r>
    </w:p>
    <w:p w14:paraId="4EA24624" w14:textId="449181DA" w:rsidR="00281CE2" w:rsidRPr="000E10CB" w:rsidRDefault="00281CE2" w:rsidP="00281CE2">
      <w:pPr>
        <w:jc w:val="center"/>
        <w:rPr>
          <w:i/>
          <w:sz w:val="24"/>
          <w:szCs w:val="24"/>
        </w:rPr>
      </w:pPr>
      <w:r w:rsidRPr="5897EC05">
        <w:rPr>
          <w:b/>
          <w:bCs/>
          <w:i/>
          <w:iCs/>
          <w:sz w:val="24"/>
          <w:szCs w:val="24"/>
        </w:rPr>
        <w:t>Revelation 1:8 (NASB)</w:t>
      </w:r>
    </w:p>
    <w:p w14:paraId="4269C485" w14:textId="77777777" w:rsidR="00281CE2" w:rsidRDefault="00281CE2" w:rsidP="00281CE2">
      <w:pPr>
        <w:jc w:val="center"/>
        <w:rPr>
          <w:b/>
          <w:i/>
          <w:sz w:val="24"/>
          <w:szCs w:val="24"/>
        </w:rPr>
      </w:pPr>
      <w:r w:rsidRPr="5897EC05">
        <w:rPr>
          <w:b/>
          <w:bCs/>
          <w:i/>
          <w:iCs/>
          <w:sz w:val="24"/>
          <w:szCs w:val="24"/>
        </w:rPr>
        <w:t xml:space="preserve">I am the Alpha and the Omega,” says the </w:t>
      </w:r>
      <w:r w:rsidRPr="5897EC05">
        <w:rPr>
          <w:b/>
          <w:bCs/>
          <w:i/>
          <w:iCs/>
          <w:sz w:val="24"/>
          <w:szCs w:val="24"/>
          <w:u w:val="single"/>
        </w:rPr>
        <w:t>Lord God</w:t>
      </w:r>
      <w:r w:rsidRPr="5897EC05">
        <w:rPr>
          <w:b/>
          <w:bCs/>
          <w:i/>
          <w:iCs/>
          <w:sz w:val="24"/>
          <w:szCs w:val="24"/>
        </w:rPr>
        <w:t xml:space="preserve">, “who is and who was and who is to come, </w:t>
      </w:r>
      <w:r w:rsidRPr="5897EC05">
        <w:rPr>
          <w:b/>
          <w:bCs/>
          <w:i/>
          <w:iCs/>
          <w:sz w:val="24"/>
          <w:szCs w:val="24"/>
          <w:u w:val="single"/>
        </w:rPr>
        <w:t>The Almighty</w:t>
      </w:r>
      <w:r w:rsidRPr="5897EC05">
        <w:rPr>
          <w:b/>
          <w:bCs/>
          <w:i/>
          <w:iCs/>
          <w:sz w:val="24"/>
          <w:szCs w:val="24"/>
        </w:rPr>
        <w:t>.”</w:t>
      </w:r>
    </w:p>
    <w:p w14:paraId="4A701BF2" w14:textId="77777777" w:rsidR="00281CE2" w:rsidRPr="002902CD" w:rsidRDefault="00281CE2" w:rsidP="00281CE2">
      <w:pPr>
        <w:pStyle w:val="ListParagraph"/>
        <w:ind w:left="0"/>
        <w:jc w:val="center"/>
        <w:rPr>
          <w:rFonts w:cs="Calibri"/>
          <w:b/>
          <w:i/>
          <w:sz w:val="24"/>
          <w:szCs w:val="24"/>
        </w:rPr>
      </w:pPr>
      <w:r w:rsidRPr="5897EC05">
        <w:rPr>
          <w:rFonts w:cs="Calibri"/>
          <w:b/>
          <w:bCs/>
          <w:i/>
          <w:iCs/>
          <w:sz w:val="24"/>
          <w:szCs w:val="24"/>
        </w:rPr>
        <w:t>Colossians 1:15-20 (NIV)</w:t>
      </w:r>
    </w:p>
    <w:p w14:paraId="49ECE410" w14:textId="221E6963" w:rsidR="00281CE2" w:rsidRDefault="00281CE2" w:rsidP="00281CE2">
      <w:pPr>
        <w:pStyle w:val="reg"/>
        <w:jc w:val="center"/>
        <w:rPr>
          <w:rFonts w:ascii="Calibri" w:eastAsia="Calibri" w:hAnsi="Calibri" w:cs="Calibri"/>
          <w:b/>
          <w:bCs/>
          <w:i/>
          <w:iCs/>
        </w:rPr>
      </w:pPr>
      <w:r w:rsidRPr="5897EC05">
        <w:rPr>
          <w:rFonts w:ascii="Calibri" w:eastAsia="Calibri" w:hAnsi="Calibri" w:cs="Calibri"/>
          <w:b/>
          <w:bCs/>
          <w:i/>
          <w:iCs/>
        </w:rPr>
        <w:t>The Son is the image of the invisible God, the firstborn over all creation. For in him all things were created: things in heaven and on earth, visible and invisible, whether thrones or powers or rulers or authorities; all things have been created through him and for him. He is before all things, and in him all things hold together. And he is the head of the body, the church; he is the beginning and the firstborn from among the dead, so that in everything he might have the supremacy. For God was pleased to have all his fullness dwell in him, and through him to reconcile to himself all things, whether things on earth or things in heaven, by making peace through his blood, shed on the cross.</w:t>
      </w:r>
    </w:p>
    <w:p w14:paraId="03BDCDB1" w14:textId="77777777" w:rsidR="00C04B0D" w:rsidRDefault="00C04B0D" w:rsidP="00281CE2">
      <w:pPr>
        <w:pStyle w:val="reg"/>
        <w:jc w:val="center"/>
        <w:rPr>
          <w:rFonts w:ascii="Calibri" w:eastAsia="Calibri" w:hAnsi="Calibri" w:cs="Calibri"/>
          <w:b/>
          <w:bCs/>
          <w:i/>
          <w:iCs/>
        </w:rPr>
      </w:pPr>
    </w:p>
    <w:p w14:paraId="1FF608CA" w14:textId="022AF543" w:rsidR="00281CE2" w:rsidRDefault="00281CE2" w:rsidP="00281CE2">
      <w:pPr>
        <w:rPr>
          <w:b/>
          <w:bCs/>
          <w:sz w:val="28"/>
          <w:szCs w:val="28"/>
        </w:rPr>
      </w:pPr>
      <w:r>
        <w:rPr>
          <w:b/>
          <w:bCs/>
          <w:sz w:val="28"/>
          <w:szCs w:val="28"/>
        </w:rPr>
        <w:t>WORD SEARCH: FROM STRONG’S CONCORDANCE</w:t>
      </w:r>
      <w:r w:rsidRPr="5897EC05">
        <w:rPr>
          <w:b/>
          <w:bCs/>
          <w:sz w:val="28"/>
          <w:szCs w:val="28"/>
        </w:rPr>
        <w:t>:</w:t>
      </w:r>
    </w:p>
    <w:p w14:paraId="7057CE82" w14:textId="77777777" w:rsidR="00C04B0D" w:rsidRPr="00BD0054" w:rsidRDefault="00C04B0D" w:rsidP="00C04B0D">
      <w:pPr>
        <w:ind w:left="720"/>
        <w:jc w:val="center"/>
        <w:rPr>
          <w:b/>
          <w:i/>
          <w:sz w:val="24"/>
          <w:szCs w:val="24"/>
        </w:rPr>
      </w:pPr>
      <w:r w:rsidRPr="5897EC05">
        <w:rPr>
          <w:b/>
          <w:bCs/>
          <w:i/>
          <w:iCs/>
          <w:sz w:val="24"/>
          <w:szCs w:val="24"/>
        </w:rPr>
        <w:t>Acts 3:15 (NIV)</w:t>
      </w:r>
    </w:p>
    <w:p w14:paraId="739A41FE" w14:textId="77777777" w:rsidR="00C04B0D" w:rsidRPr="00BD0054" w:rsidRDefault="00C04B0D" w:rsidP="00C04B0D">
      <w:pPr>
        <w:ind w:left="720"/>
        <w:jc w:val="center"/>
        <w:rPr>
          <w:b/>
          <w:i/>
          <w:sz w:val="24"/>
          <w:szCs w:val="24"/>
        </w:rPr>
      </w:pPr>
      <w:r w:rsidRPr="5897EC05">
        <w:rPr>
          <w:b/>
          <w:bCs/>
          <w:i/>
          <w:iCs/>
          <w:sz w:val="24"/>
          <w:szCs w:val="24"/>
        </w:rPr>
        <w:t>“But you put to death the author of life, the one whom God raised from the dead, a fact to which we are witnesses.”</w:t>
      </w:r>
    </w:p>
    <w:p w14:paraId="14EC7D1D" w14:textId="77777777" w:rsidR="00C04B0D" w:rsidRDefault="00C04B0D" w:rsidP="00C04B0D">
      <w:pPr>
        <w:pStyle w:val="ListParagraph"/>
        <w:numPr>
          <w:ilvl w:val="0"/>
          <w:numId w:val="42"/>
        </w:numPr>
        <w:rPr>
          <w:sz w:val="24"/>
          <w:szCs w:val="24"/>
        </w:rPr>
      </w:pPr>
      <w:r w:rsidRPr="5897EC05">
        <w:rPr>
          <w:b/>
          <w:bCs/>
          <w:sz w:val="24"/>
          <w:szCs w:val="24"/>
          <w:u w:val="single"/>
        </w:rPr>
        <w:t>Author</w:t>
      </w:r>
      <w:r w:rsidRPr="5897EC05">
        <w:rPr>
          <w:b/>
          <w:bCs/>
          <w:i/>
          <w:iCs/>
          <w:sz w:val="24"/>
          <w:szCs w:val="24"/>
          <w:u w:val="single"/>
        </w:rPr>
        <w:t xml:space="preserve">/ </w:t>
      </w:r>
      <w:r w:rsidRPr="5897EC05">
        <w:rPr>
          <w:b/>
          <w:bCs/>
          <w:sz w:val="24"/>
          <w:szCs w:val="24"/>
          <w:u w:val="single"/>
        </w:rPr>
        <w:t>Prince Strong’s</w:t>
      </w:r>
      <w:r w:rsidRPr="5897EC05">
        <w:rPr>
          <w:sz w:val="24"/>
          <w:szCs w:val="24"/>
        </w:rPr>
        <w:t xml:space="preserve"> #747 in Greek is Archegos- arkhay-gos </w:t>
      </w:r>
      <w:r w:rsidRPr="5897EC05">
        <w:rPr>
          <w:i/>
          <w:iCs/>
          <w:sz w:val="24"/>
          <w:szCs w:val="24"/>
        </w:rPr>
        <w:t>a chief leader</w:t>
      </w:r>
      <w:r w:rsidRPr="5897EC05">
        <w:rPr>
          <w:sz w:val="24"/>
          <w:szCs w:val="24"/>
        </w:rPr>
        <w:t xml:space="preserve">: - </w:t>
      </w:r>
      <w:r w:rsidRPr="5897EC05">
        <w:rPr>
          <w:i/>
          <w:iCs/>
          <w:sz w:val="24"/>
          <w:szCs w:val="24"/>
        </w:rPr>
        <w:t>author, captain, prince</w:t>
      </w:r>
      <w:r w:rsidRPr="5897EC05">
        <w:rPr>
          <w:sz w:val="24"/>
          <w:szCs w:val="24"/>
        </w:rPr>
        <w:t xml:space="preserve">. See this word translated </w:t>
      </w:r>
      <w:r w:rsidRPr="5897EC05">
        <w:rPr>
          <w:i/>
          <w:iCs/>
          <w:sz w:val="24"/>
          <w:szCs w:val="24"/>
        </w:rPr>
        <w:t>prince or Author</w:t>
      </w:r>
      <w:r>
        <w:rPr>
          <w:sz w:val="24"/>
          <w:szCs w:val="24"/>
        </w:rPr>
        <w:t xml:space="preserve"> in the following verse.</w:t>
      </w:r>
    </w:p>
    <w:p w14:paraId="3CBBF218" w14:textId="77777777" w:rsidR="00281CE2" w:rsidRPr="008538DD" w:rsidRDefault="00281CE2" w:rsidP="00281CE2">
      <w:pPr>
        <w:pStyle w:val="ListParagraph"/>
        <w:numPr>
          <w:ilvl w:val="0"/>
          <w:numId w:val="42"/>
        </w:numPr>
        <w:jc w:val="both"/>
        <w:rPr>
          <w:rFonts w:cs="Calibri"/>
          <w:b/>
          <w:bCs/>
          <w:sz w:val="24"/>
          <w:szCs w:val="24"/>
        </w:rPr>
      </w:pPr>
      <w:r w:rsidRPr="5897EC05">
        <w:rPr>
          <w:rFonts w:cs="Calibri"/>
          <w:b/>
          <w:bCs/>
          <w:sz w:val="24"/>
          <w:szCs w:val="24"/>
          <w:u w:val="single"/>
        </w:rPr>
        <w:t>Beginning</w:t>
      </w:r>
      <w:r w:rsidRPr="5897EC05">
        <w:rPr>
          <w:rFonts w:cs="Calibri"/>
          <w:sz w:val="24"/>
          <w:szCs w:val="24"/>
        </w:rPr>
        <w:t>: Strong’s # 746 in Greek is Arche: commencement, or chief, in order, time, place or rank, beginning, at the first, magistrate, power, principality, principle, and rule. (Colossians 1:15-18, John 1:1-2, 1 John 1:1, Revelations, 1:8,3:14,21:6,22:13)</w:t>
      </w:r>
    </w:p>
    <w:p w14:paraId="6B30E52D" w14:textId="58B6AECF" w:rsidR="00281CE2" w:rsidRPr="002902CD" w:rsidRDefault="00281CE2" w:rsidP="00281CE2">
      <w:pPr>
        <w:pStyle w:val="ListParagraph"/>
        <w:numPr>
          <w:ilvl w:val="0"/>
          <w:numId w:val="42"/>
        </w:numPr>
        <w:jc w:val="both"/>
        <w:rPr>
          <w:rFonts w:cs="Calibri"/>
          <w:b/>
          <w:bCs/>
          <w:sz w:val="24"/>
          <w:szCs w:val="24"/>
        </w:rPr>
      </w:pPr>
      <w:r w:rsidRPr="5897EC05">
        <w:rPr>
          <w:rFonts w:cs="Calibri"/>
          <w:b/>
          <w:bCs/>
          <w:sz w:val="24"/>
          <w:szCs w:val="24"/>
          <w:u w:val="single"/>
        </w:rPr>
        <w:t>First</w:t>
      </w:r>
      <w:r w:rsidRPr="5897EC05">
        <w:rPr>
          <w:rFonts w:cs="Calibri"/>
          <w:sz w:val="24"/>
          <w:szCs w:val="24"/>
          <w:u w:val="single"/>
        </w:rPr>
        <w:t xml:space="preserve"> </w:t>
      </w:r>
      <w:r w:rsidRPr="5897EC05">
        <w:rPr>
          <w:rFonts w:cs="Calibri"/>
          <w:b/>
          <w:bCs/>
          <w:sz w:val="24"/>
          <w:szCs w:val="24"/>
          <w:u w:val="single"/>
        </w:rPr>
        <w:t>Begotten</w:t>
      </w:r>
      <w:r w:rsidRPr="5897EC05">
        <w:rPr>
          <w:rFonts w:cs="Calibri"/>
          <w:sz w:val="24"/>
          <w:szCs w:val="24"/>
          <w:u w:val="single"/>
        </w:rPr>
        <w:t>/</w:t>
      </w:r>
      <w:r w:rsidRPr="5897EC05">
        <w:rPr>
          <w:rFonts w:cs="Calibri"/>
          <w:b/>
          <w:bCs/>
          <w:sz w:val="24"/>
          <w:szCs w:val="24"/>
          <w:u w:val="single"/>
        </w:rPr>
        <w:t>Born</w:t>
      </w:r>
      <w:r w:rsidRPr="5897EC05">
        <w:rPr>
          <w:rFonts w:cs="Calibri"/>
          <w:sz w:val="24"/>
          <w:szCs w:val="24"/>
        </w:rPr>
        <w:t xml:space="preserve"> Strong’s #4416 in Greek is Prototokos, and #4413 Protos: </w:t>
      </w:r>
      <w:r w:rsidRPr="5897EC05">
        <w:rPr>
          <w:rFonts w:cs="Calibri"/>
          <w:i/>
          <w:iCs/>
          <w:sz w:val="24"/>
          <w:szCs w:val="24"/>
        </w:rPr>
        <w:t>foremost (first place in time, place or importance) before, beginning, best, chief, first, of all, former.</w:t>
      </w:r>
      <w:r w:rsidRPr="5897EC05">
        <w:rPr>
          <w:rFonts w:cs="Calibri"/>
          <w:sz w:val="24"/>
          <w:szCs w:val="24"/>
        </w:rPr>
        <w:t xml:space="preserve"> From #4253 Pro: fore, i.e. in front of, prior, superior to above ago before or ever. # 4250 Prin: prior, sooner before that era. (John 8:58) #4386: prorteron: previously-before, at the first, former. (John 6:62, 17:5, 24; Colossians 1:15,17,18; Hebrew 1:6, 11:28-12:23; Matthew 1:25; Romans 8:29; Rev. 1:5)  </w:t>
      </w:r>
    </w:p>
    <w:p w14:paraId="35AB8B30" w14:textId="77777777" w:rsidR="00281CE2" w:rsidRDefault="00281CE2" w:rsidP="00956EFC">
      <w:pPr>
        <w:pStyle w:val="ListParagraph"/>
        <w:numPr>
          <w:ilvl w:val="0"/>
          <w:numId w:val="42"/>
        </w:numPr>
        <w:jc w:val="both"/>
        <w:rPr>
          <w:rFonts w:cs="Calibri"/>
          <w:sz w:val="24"/>
          <w:szCs w:val="24"/>
        </w:rPr>
      </w:pPr>
      <w:r w:rsidRPr="00281CE2">
        <w:rPr>
          <w:rFonts w:cs="Calibri"/>
          <w:b/>
          <w:bCs/>
          <w:sz w:val="24"/>
          <w:szCs w:val="24"/>
          <w:u w:val="single"/>
        </w:rPr>
        <w:t>Begotten</w:t>
      </w:r>
      <w:r w:rsidRPr="00281CE2">
        <w:rPr>
          <w:rFonts w:cs="Calibri"/>
          <w:sz w:val="24"/>
          <w:szCs w:val="24"/>
        </w:rPr>
        <w:t xml:space="preserve"> Strong’s #1088 in Greek is Genos: kin, born, generation, and offs</w:t>
      </w:r>
      <w:r>
        <w:rPr>
          <w:rFonts w:cs="Calibri"/>
          <w:sz w:val="24"/>
          <w:szCs w:val="24"/>
        </w:rPr>
        <w:t>pring. (Hebrews 1:5, Acts 13:33</w:t>
      </w:r>
    </w:p>
    <w:p w14:paraId="77CF6141" w14:textId="19CAD734" w:rsidR="00281CE2" w:rsidRDefault="00281CE2" w:rsidP="00956EFC">
      <w:pPr>
        <w:pStyle w:val="ListParagraph"/>
        <w:numPr>
          <w:ilvl w:val="0"/>
          <w:numId w:val="42"/>
        </w:numPr>
        <w:jc w:val="both"/>
        <w:rPr>
          <w:rFonts w:cs="Calibri"/>
          <w:sz w:val="24"/>
          <w:szCs w:val="24"/>
        </w:rPr>
      </w:pPr>
      <w:r w:rsidRPr="00281CE2">
        <w:rPr>
          <w:rFonts w:cs="Calibri"/>
          <w:b/>
          <w:bCs/>
          <w:sz w:val="24"/>
          <w:szCs w:val="24"/>
          <w:u w:val="single"/>
        </w:rPr>
        <w:t>Only</w:t>
      </w:r>
      <w:r w:rsidRPr="00281CE2">
        <w:rPr>
          <w:rFonts w:cs="Calibri"/>
          <w:sz w:val="24"/>
          <w:szCs w:val="24"/>
        </w:rPr>
        <w:t xml:space="preserve"> </w:t>
      </w:r>
      <w:r w:rsidRPr="00281CE2">
        <w:rPr>
          <w:rFonts w:cs="Calibri"/>
          <w:b/>
          <w:bCs/>
          <w:sz w:val="24"/>
          <w:szCs w:val="24"/>
          <w:u w:val="single"/>
        </w:rPr>
        <w:t>begotten</w:t>
      </w:r>
      <w:r w:rsidRPr="00281CE2">
        <w:rPr>
          <w:rFonts w:cs="Calibri"/>
          <w:sz w:val="24"/>
          <w:szCs w:val="24"/>
        </w:rPr>
        <w:t xml:space="preserve">: Strong’s # 3438 in Greek is Monogenes: only born, sole-only begotten child.; John 1:14,1; 3:16,18, 36; Hebrew 11:17; 1 John 4:9; John 8:24; 28; 12:32-34; 19:37 Please make note of the fact that the titles “only begotten” or “firstborn” are </w:t>
      </w:r>
      <w:r w:rsidRPr="00281CE2">
        <w:rPr>
          <w:rFonts w:cs="Calibri"/>
          <w:i/>
          <w:sz w:val="24"/>
          <w:szCs w:val="24"/>
        </w:rPr>
        <w:t>only used in reference to Jesus</w:t>
      </w:r>
      <w:r w:rsidRPr="00281CE2">
        <w:rPr>
          <w:rFonts w:cs="Calibri"/>
          <w:sz w:val="24"/>
          <w:szCs w:val="24"/>
        </w:rPr>
        <w:t>.</w:t>
      </w:r>
    </w:p>
    <w:p w14:paraId="15AE9D6A" w14:textId="1841D079" w:rsidR="00F16C84" w:rsidRPr="00281CE2" w:rsidRDefault="000C723B" w:rsidP="000C723B">
      <w:pPr>
        <w:ind w:firstLine="720"/>
        <w:jc w:val="both"/>
        <w:rPr>
          <w:rFonts w:cs="Calibri"/>
          <w:sz w:val="24"/>
          <w:szCs w:val="24"/>
        </w:rPr>
      </w:pPr>
      <w:r w:rsidRPr="000C723B">
        <w:rPr>
          <w:sz w:val="24"/>
          <w:szCs w:val="24"/>
        </w:rPr>
        <w:t>As we conclude this long chapter, I want to end with some very practical</w:t>
      </w:r>
      <w:r>
        <w:rPr>
          <w:sz w:val="24"/>
          <w:szCs w:val="24"/>
        </w:rPr>
        <w:t>, yet personal</w:t>
      </w:r>
      <w:r w:rsidRPr="000C723B">
        <w:rPr>
          <w:sz w:val="24"/>
          <w:szCs w:val="24"/>
        </w:rPr>
        <w:t xml:space="preserve"> application</w:t>
      </w:r>
      <w:r w:rsidR="00D04DE9">
        <w:rPr>
          <w:sz w:val="24"/>
          <w:szCs w:val="24"/>
        </w:rPr>
        <w:t>s</w:t>
      </w:r>
      <w:r w:rsidRPr="000C723B">
        <w:rPr>
          <w:sz w:val="24"/>
          <w:szCs w:val="24"/>
        </w:rPr>
        <w:t xml:space="preserve">. </w:t>
      </w:r>
      <w:r>
        <w:rPr>
          <w:sz w:val="24"/>
          <w:szCs w:val="24"/>
        </w:rPr>
        <w:t xml:space="preserve">I’m curious to learn what might be going on in your life at this moment. What are the situations that </w:t>
      </w:r>
      <w:r w:rsidR="001661BE">
        <w:rPr>
          <w:sz w:val="24"/>
          <w:szCs w:val="24"/>
        </w:rPr>
        <w:t>weigh</w:t>
      </w:r>
      <w:r>
        <w:rPr>
          <w:sz w:val="24"/>
          <w:szCs w:val="24"/>
        </w:rPr>
        <w:t xml:space="preserve"> you down </w:t>
      </w:r>
      <w:r w:rsidR="001661BE">
        <w:rPr>
          <w:sz w:val="24"/>
          <w:szCs w:val="24"/>
        </w:rPr>
        <w:t>emotionally</w:t>
      </w:r>
      <w:r>
        <w:rPr>
          <w:sz w:val="24"/>
          <w:szCs w:val="24"/>
        </w:rPr>
        <w:t xml:space="preserve">, physically and </w:t>
      </w:r>
      <w:r w:rsidR="001661BE">
        <w:rPr>
          <w:sz w:val="24"/>
          <w:szCs w:val="24"/>
        </w:rPr>
        <w:t xml:space="preserve">mentally? I hope this lesson has given you an arsenal full of uplifting passages to meditate on. </w:t>
      </w:r>
    </w:p>
    <w:p w14:paraId="0AB5353D" w14:textId="1C6BF6BC" w:rsidR="004947F8" w:rsidRDefault="001661BE" w:rsidP="004947F8">
      <w:pPr>
        <w:ind w:firstLine="720"/>
        <w:jc w:val="both"/>
        <w:rPr>
          <w:sz w:val="24"/>
          <w:szCs w:val="24"/>
        </w:rPr>
      </w:pPr>
      <w:r>
        <w:rPr>
          <w:sz w:val="24"/>
          <w:szCs w:val="24"/>
        </w:rPr>
        <w:t xml:space="preserve">For me, </w:t>
      </w:r>
      <w:r w:rsidR="004947F8">
        <w:rPr>
          <w:sz w:val="24"/>
          <w:szCs w:val="24"/>
        </w:rPr>
        <w:t>I suppose there is nothing that rocks my world quite like knowing that someone I love deeply does not really know or believe in Jesus. I get a lump in my throat just thinking about a recent conversation with a person who is very dear to my heart. The topic of discussion was “what is truth” and “who is Jesus Christ.</w:t>
      </w:r>
      <w:r w:rsidR="00AB3C58">
        <w:rPr>
          <w:sz w:val="24"/>
          <w:szCs w:val="24"/>
        </w:rPr>
        <w:t xml:space="preserve">” </w:t>
      </w:r>
      <w:r w:rsidR="004947F8">
        <w:rPr>
          <w:sz w:val="24"/>
          <w:szCs w:val="24"/>
        </w:rPr>
        <w:t xml:space="preserve">It was not so difficult to open the Bible and show </w:t>
      </w:r>
      <w:r w:rsidR="00AB3C58">
        <w:rPr>
          <w:sz w:val="24"/>
          <w:szCs w:val="24"/>
        </w:rPr>
        <w:t>them</w:t>
      </w:r>
      <w:r w:rsidR="004947F8">
        <w:rPr>
          <w:sz w:val="24"/>
          <w:szCs w:val="24"/>
        </w:rPr>
        <w:t xml:space="preserve"> who Jesus is, but when it comes to answering the more personal question of, “Who is Jesus to me?” I’m at a loss for words, because when you come right down to it… I don’t quite know how to articulate </w:t>
      </w:r>
      <w:r w:rsidR="005113E8">
        <w:rPr>
          <w:sz w:val="24"/>
          <w:szCs w:val="24"/>
        </w:rPr>
        <w:t>Him.  But I can</w:t>
      </w:r>
      <w:r w:rsidR="00AB3C58">
        <w:rPr>
          <w:sz w:val="24"/>
          <w:szCs w:val="24"/>
        </w:rPr>
        <w:t xml:space="preserve"> </w:t>
      </w:r>
      <w:r w:rsidR="005113E8">
        <w:rPr>
          <w:sz w:val="24"/>
          <w:szCs w:val="24"/>
        </w:rPr>
        <w:t xml:space="preserve">honestly, unashamedly and unequivocally tell </w:t>
      </w:r>
      <w:r w:rsidR="00DB0E6F">
        <w:rPr>
          <w:sz w:val="24"/>
          <w:szCs w:val="24"/>
        </w:rPr>
        <w:t xml:space="preserve">you this: The Lord Jesus Christ is my Savior and my God! </w:t>
      </w:r>
      <w:r w:rsidR="004947F8">
        <w:rPr>
          <w:sz w:val="24"/>
          <w:szCs w:val="24"/>
        </w:rPr>
        <w:t xml:space="preserve">He is </w:t>
      </w:r>
      <w:r w:rsidR="00AB3C58">
        <w:rPr>
          <w:sz w:val="24"/>
          <w:szCs w:val="24"/>
        </w:rPr>
        <w:t xml:space="preserve">not only </w:t>
      </w:r>
      <w:r w:rsidR="00DB0E6F">
        <w:rPr>
          <w:sz w:val="24"/>
          <w:szCs w:val="24"/>
        </w:rPr>
        <w:t>the love of my life</w:t>
      </w:r>
      <w:r w:rsidR="00AB3C58">
        <w:rPr>
          <w:sz w:val="24"/>
          <w:szCs w:val="24"/>
        </w:rPr>
        <w:t xml:space="preserve">, </w:t>
      </w:r>
      <w:r w:rsidR="00DB0E6F">
        <w:rPr>
          <w:sz w:val="24"/>
          <w:szCs w:val="24"/>
        </w:rPr>
        <w:t xml:space="preserve">He is </w:t>
      </w:r>
      <w:r w:rsidR="004947F8">
        <w:rPr>
          <w:sz w:val="24"/>
          <w:szCs w:val="24"/>
        </w:rPr>
        <w:t>my life! So the question was posed: “What if you are wrong about Jesus?”  Here was my response: “I know Him personally</w:t>
      </w:r>
      <w:r w:rsidR="00D04DE9">
        <w:rPr>
          <w:sz w:val="24"/>
          <w:szCs w:val="24"/>
        </w:rPr>
        <w:t>,</w:t>
      </w:r>
      <w:r w:rsidR="004947F8">
        <w:rPr>
          <w:sz w:val="24"/>
          <w:szCs w:val="24"/>
        </w:rPr>
        <w:t xml:space="preserve"> and I’m not wrong about Jesus. But to answer the question, if I were wrong, I will live and die with love, joy, purpose and peace</w:t>
      </w:r>
      <w:r w:rsidR="00D04DE9">
        <w:rPr>
          <w:sz w:val="24"/>
          <w:szCs w:val="24"/>
        </w:rPr>
        <w:t>,</w:t>
      </w:r>
      <w:r w:rsidR="004947F8">
        <w:rPr>
          <w:sz w:val="24"/>
          <w:szCs w:val="24"/>
        </w:rPr>
        <w:t xml:space="preserve"> and then I’ll die </w:t>
      </w:r>
      <w:r w:rsidR="004947F8" w:rsidRPr="00EB692A">
        <w:rPr>
          <w:i/>
          <w:sz w:val="24"/>
          <w:szCs w:val="24"/>
        </w:rPr>
        <w:t>a very happy fool</w:t>
      </w:r>
      <w:r w:rsidR="004947F8">
        <w:rPr>
          <w:sz w:val="24"/>
          <w:szCs w:val="24"/>
        </w:rPr>
        <w:t xml:space="preserve">!”  </w:t>
      </w:r>
    </w:p>
    <w:p w14:paraId="0DEB5EC9" w14:textId="1848A89F" w:rsidR="00290085" w:rsidRDefault="004947F8" w:rsidP="004947F8">
      <w:pPr>
        <w:ind w:firstLine="720"/>
        <w:jc w:val="both"/>
        <w:rPr>
          <w:sz w:val="24"/>
          <w:szCs w:val="24"/>
        </w:rPr>
      </w:pPr>
      <w:r>
        <w:rPr>
          <w:sz w:val="24"/>
          <w:szCs w:val="24"/>
        </w:rPr>
        <w:t xml:space="preserve">This person knows quite well my sorrows, pains and tears. So this removes any delusion that I only believe in Jesus because He has blessed me. But make no mistake about it, He has blessed me… some of these blessings come disguised as life crushing sorrows. Is Jesus worth it?  Oh, </w:t>
      </w:r>
      <w:r w:rsidRPr="00C3439C">
        <w:rPr>
          <w:i/>
          <w:sz w:val="24"/>
          <w:szCs w:val="24"/>
        </w:rPr>
        <w:t>yes He is</w:t>
      </w:r>
      <w:r>
        <w:rPr>
          <w:sz w:val="24"/>
          <w:szCs w:val="24"/>
        </w:rPr>
        <w:t xml:space="preserve">… a thousand times - </w:t>
      </w:r>
      <w:r w:rsidRPr="00C3439C">
        <w:rPr>
          <w:i/>
          <w:sz w:val="24"/>
          <w:szCs w:val="24"/>
        </w:rPr>
        <w:t>yes He is</w:t>
      </w:r>
      <w:r>
        <w:rPr>
          <w:sz w:val="24"/>
          <w:szCs w:val="24"/>
        </w:rPr>
        <w:t xml:space="preserve">! </w:t>
      </w:r>
      <w:r w:rsidR="004F2474">
        <w:rPr>
          <w:sz w:val="24"/>
          <w:szCs w:val="24"/>
        </w:rPr>
        <w:t xml:space="preserve"> And I’m living for the day, when I behold Him face</w:t>
      </w:r>
      <w:r w:rsidR="00CF3CA0">
        <w:rPr>
          <w:sz w:val="24"/>
          <w:szCs w:val="24"/>
        </w:rPr>
        <w:t>-</w:t>
      </w:r>
      <w:r w:rsidR="004F2474">
        <w:rPr>
          <w:sz w:val="24"/>
          <w:szCs w:val="24"/>
        </w:rPr>
        <w:t xml:space="preserve"> to</w:t>
      </w:r>
      <w:r w:rsidR="00CF3CA0">
        <w:rPr>
          <w:sz w:val="24"/>
          <w:szCs w:val="24"/>
        </w:rPr>
        <w:t>-</w:t>
      </w:r>
      <w:r w:rsidR="004F2474">
        <w:rPr>
          <w:sz w:val="24"/>
          <w:szCs w:val="24"/>
        </w:rPr>
        <w:t>face at the wedding</w:t>
      </w:r>
      <w:r w:rsidR="00CF3CA0">
        <w:rPr>
          <w:sz w:val="24"/>
          <w:szCs w:val="24"/>
        </w:rPr>
        <w:t>,</w:t>
      </w:r>
      <w:r w:rsidR="004F2474">
        <w:rPr>
          <w:sz w:val="24"/>
          <w:szCs w:val="24"/>
        </w:rPr>
        <w:t xml:space="preserve"> and I can hardly wait! (Revelation 1:7, 21:1-7)</w:t>
      </w:r>
    </w:p>
    <w:p w14:paraId="5E3A9DFD" w14:textId="355B62BF" w:rsidR="00EB76AA" w:rsidRPr="002A3D74" w:rsidRDefault="00EB76AA" w:rsidP="00EB76AA">
      <w:pPr>
        <w:shd w:val="clear" w:color="auto" w:fill="FFFFFF" w:themeFill="background1"/>
        <w:spacing w:before="100" w:beforeAutospacing="1" w:line="240" w:lineRule="auto"/>
        <w:ind w:firstLine="720"/>
        <w:rPr>
          <w:sz w:val="24"/>
          <w:szCs w:val="24"/>
        </w:rPr>
      </w:pPr>
      <w:r w:rsidRPr="5897EC05">
        <w:rPr>
          <w:sz w:val="24"/>
          <w:szCs w:val="24"/>
        </w:rPr>
        <w:t xml:space="preserve">In every generation, </w:t>
      </w:r>
      <w:r>
        <w:rPr>
          <w:sz w:val="24"/>
          <w:szCs w:val="24"/>
        </w:rPr>
        <w:t>there is a song inspired by Scripture, a spiritual song that resonates within the hearts of believers. Th</w:t>
      </w:r>
      <w:r w:rsidR="00D04DE9">
        <w:rPr>
          <w:sz w:val="24"/>
          <w:szCs w:val="24"/>
        </w:rPr>
        <w:t>ese</w:t>
      </w:r>
      <w:r>
        <w:rPr>
          <w:sz w:val="24"/>
          <w:szCs w:val="24"/>
        </w:rPr>
        <w:t xml:space="preserve"> kind</w:t>
      </w:r>
      <w:r w:rsidR="00D04DE9">
        <w:rPr>
          <w:sz w:val="24"/>
          <w:szCs w:val="24"/>
        </w:rPr>
        <w:t>s</w:t>
      </w:r>
      <w:r>
        <w:rPr>
          <w:sz w:val="24"/>
          <w:szCs w:val="24"/>
        </w:rPr>
        <w:t xml:space="preserve"> of songs become anthems of praise that will endure the test of time. In my estimation, t</w:t>
      </w:r>
      <w:r w:rsidRPr="5897EC05">
        <w:rPr>
          <w:sz w:val="24"/>
          <w:szCs w:val="24"/>
        </w:rPr>
        <w:t>his song written by</w:t>
      </w:r>
      <w:r w:rsidRPr="5897EC05">
        <w:rPr>
          <w:rFonts w:asciiTheme="minorHAnsi" w:eastAsiaTheme="minorEastAsia" w:hAnsiTheme="minorHAnsi" w:cstheme="minorBidi"/>
          <w:sz w:val="24"/>
          <w:szCs w:val="24"/>
        </w:rPr>
        <w:t xml:space="preserve"> Donald A. Koch and Andrew Shawn Craig,</w:t>
      </w:r>
      <w:r>
        <w:rPr>
          <w:rFonts w:asciiTheme="minorHAnsi" w:eastAsiaTheme="minorEastAsia" w:hAnsiTheme="minorHAnsi" w:cstheme="minorBidi"/>
          <w:sz w:val="24"/>
          <w:szCs w:val="24"/>
        </w:rPr>
        <w:t xml:space="preserve"> is one of those songs. It is the gospel, put to music.</w:t>
      </w:r>
      <w:r w:rsidRPr="5897EC05">
        <w:rPr>
          <w:sz w:val="24"/>
          <w:szCs w:val="24"/>
        </w:rPr>
        <w:t xml:space="preserve"> </w:t>
      </w:r>
    </w:p>
    <w:p w14:paraId="09CBD2BF" w14:textId="77777777" w:rsidR="00EB76AA" w:rsidRPr="00FF34CA" w:rsidRDefault="00EB76AA" w:rsidP="00EB76AA">
      <w:pPr>
        <w:shd w:val="clear" w:color="auto" w:fill="FFFFFF" w:themeFill="background1"/>
        <w:spacing w:before="100" w:beforeAutospacing="1" w:line="240" w:lineRule="auto"/>
        <w:jc w:val="center"/>
        <w:rPr>
          <w:b/>
          <w:sz w:val="24"/>
          <w:szCs w:val="24"/>
        </w:rPr>
      </w:pPr>
      <w:r w:rsidRPr="5897EC05">
        <w:rPr>
          <w:b/>
          <w:bCs/>
          <w:sz w:val="24"/>
          <w:szCs w:val="24"/>
        </w:rPr>
        <w:t>In Christ Alone</w:t>
      </w:r>
    </w:p>
    <w:p w14:paraId="6B60A913" w14:textId="77777777" w:rsidR="00EB76AA" w:rsidRPr="00CF3CA0" w:rsidRDefault="00EB76AA" w:rsidP="00EB76AA">
      <w:pPr>
        <w:shd w:val="clear" w:color="auto" w:fill="FFFFFF" w:themeFill="background1"/>
        <w:spacing w:before="100" w:beforeAutospacing="1" w:after="180" w:line="240" w:lineRule="auto"/>
        <w:jc w:val="center"/>
        <w:rPr>
          <w:rFonts w:asciiTheme="minorHAnsi" w:eastAsia="Arial,Times New Roman" w:hAnsiTheme="minorHAnsi" w:cs="Arial,Times New Roman"/>
          <w:color w:val="222222"/>
          <w:sz w:val="24"/>
          <w:szCs w:val="24"/>
        </w:rPr>
      </w:pPr>
      <w:r w:rsidRPr="00CF3CA0">
        <w:rPr>
          <w:rFonts w:asciiTheme="minorHAnsi" w:eastAsia="Arial,Times New Roman" w:hAnsiTheme="minorHAnsi" w:cs="Arial,Times New Roman"/>
          <w:color w:val="222222"/>
          <w:sz w:val="24"/>
          <w:szCs w:val="24"/>
        </w:rPr>
        <w:t>In Christ alone my hope is found</w:t>
      </w:r>
      <w:r w:rsidRPr="00CF3CA0">
        <w:rPr>
          <w:rFonts w:asciiTheme="minorHAnsi" w:hAnsiTheme="minorHAnsi"/>
        </w:rPr>
        <w:br/>
      </w:r>
      <w:r w:rsidRPr="00CF3CA0">
        <w:rPr>
          <w:rFonts w:asciiTheme="minorHAnsi" w:eastAsia="Arial,Times New Roman" w:hAnsiTheme="minorHAnsi" w:cs="Arial,Times New Roman"/>
          <w:color w:val="222222"/>
          <w:sz w:val="24"/>
          <w:szCs w:val="24"/>
        </w:rPr>
        <w:t>He is my light, my strength, my song</w:t>
      </w:r>
      <w:r w:rsidRPr="00CF3CA0">
        <w:rPr>
          <w:rFonts w:asciiTheme="minorHAnsi" w:hAnsiTheme="minorHAnsi"/>
        </w:rPr>
        <w:br/>
      </w:r>
      <w:r w:rsidRPr="00CF3CA0">
        <w:rPr>
          <w:rFonts w:asciiTheme="minorHAnsi" w:eastAsia="Arial,Times New Roman" w:hAnsiTheme="minorHAnsi" w:cs="Arial,Times New Roman"/>
          <w:color w:val="222222"/>
          <w:sz w:val="24"/>
          <w:szCs w:val="24"/>
        </w:rPr>
        <w:t>This cornerstone, this solid ground</w:t>
      </w:r>
      <w:r w:rsidRPr="00CF3CA0">
        <w:rPr>
          <w:rFonts w:asciiTheme="minorHAnsi" w:hAnsiTheme="minorHAnsi"/>
        </w:rPr>
        <w:br/>
      </w:r>
      <w:r w:rsidRPr="00CF3CA0">
        <w:rPr>
          <w:rFonts w:asciiTheme="minorHAnsi" w:eastAsia="Arial,Times New Roman" w:hAnsiTheme="minorHAnsi" w:cs="Arial,Times New Roman"/>
          <w:color w:val="222222"/>
          <w:sz w:val="24"/>
          <w:szCs w:val="24"/>
        </w:rPr>
        <w:t>Firm through the fiercest drought and storm</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What heights of love, what depths of peace</w:t>
      </w:r>
      <w:r w:rsidRPr="00CF3CA0">
        <w:rPr>
          <w:rFonts w:asciiTheme="minorHAnsi" w:hAnsiTheme="minorHAnsi"/>
        </w:rPr>
        <w:br/>
      </w:r>
      <w:r w:rsidRPr="00CF3CA0">
        <w:rPr>
          <w:rFonts w:asciiTheme="minorHAnsi" w:eastAsia="Arial,Times New Roman" w:hAnsiTheme="minorHAnsi" w:cs="Arial,Times New Roman"/>
          <w:color w:val="222222"/>
          <w:sz w:val="24"/>
          <w:szCs w:val="24"/>
        </w:rPr>
        <w:t>When fears are stilled, when strivings cease</w:t>
      </w:r>
      <w:r w:rsidRPr="00CF3CA0">
        <w:rPr>
          <w:rFonts w:asciiTheme="minorHAnsi" w:hAnsiTheme="minorHAnsi"/>
        </w:rPr>
        <w:br/>
      </w:r>
      <w:r w:rsidRPr="00CF3CA0">
        <w:rPr>
          <w:rFonts w:asciiTheme="minorHAnsi" w:eastAsia="Arial,Times New Roman" w:hAnsiTheme="minorHAnsi" w:cs="Arial,Times New Roman"/>
          <w:color w:val="222222"/>
          <w:sz w:val="24"/>
          <w:szCs w:val="24"/>
        </w:rPr>
        <w:t>My Comforter, my All in All</w:t>
      </w:r>
      <w:r w:rsidRPr="00CF3CA0">
        <w:rPr>
          <w:rFonts w:asciiTheme="minorHAnsi" w:hAnsiTheme="minorHAnsi"/>
        </w:rPr>
        <w:br/>
      </w:r>
      <w:r w:rsidRPr="00CF3CA0">
        <w:rPr>
          <w:rFonts w:asciiTheme="minorHAnsi" w:eastAsia="Arial,Times New Roman" w:hAnsiTheme="minorHAnsi" w:cs="Arial,Times New Roman"/>
          <w:color w:val="222222"/>
          <w:sz w:val="24"/>
          <w:szCs w:val="24"/>
        </w:rPr>
        <w:t>Here in the love of Christ I stand</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In Christ alone, who took on flesh</w:t>
      </w:r>
      <w:r w:rsidRPr="00CF3CA0">
        <w:rPr>
          <w:rFonts w:asciiTheme="minorHAnsi" w:hAnsiTheme="minorHAnsi"/>
        </w:rPr>
        <w:br/>
      </w:r>
      <w:r w:rsidRPr="00CF3CA0">
        <w:rPr>
          <w:rFonts w:asciiTheme="minorHAnsi" w:eastAsia="Arial,Times New Roman" w:hAnsiTheme="minorHAnsi" w:cs="Arial,Times New Roman"/>
          <w:color w:val="222222"/>
          <w:sz w:val="24"/>
          <w:szCs w:val="24"/>
        </w:rPr>
        <w:t>Fullness of God in helpless babe</w:t>
      </w:r>
      <w:r w:rsidRPr="00CF3CA0">
        <w:rPr>
          <w:rFonts w:asciiTheme="minorHAnsi" w:hAnsiTheme="minorHAnsi"/>
        </w:rPr>
        <w:br/>
      </w:r>
      <w:r w:rsidRPr="00CF3CA0">
        <w:rPr>
          <w:rFonts w:asciiTheme="minorHAnsi" w:eastAsia="Arial,Times New Roman" w:hAnsiTheme="minorHAnsi" w:cs="Arial,Times New Roman"/>
          <w:color w:val="222222"/>
          <w:sz w:val="24"/>
          <w:szCs w:val="24"/>
        </w:rPr>
        <w:t>This gift of love and righteousness</w:t>
      </w:r>
      <w:r w:rsidRPr="00CF3CA0">
        <w:rPr>
          <w:rFonts w:asciiTheme="minorHAnsi" w:hAnsiTheme="minorHAnsi"/>
        </w:rPr>
        <w:br/>
      </w:r>
      <w:r w:rsidRPr="00CF3CA0">
        <w:rPr>
          <w:rFonts w:asciiTheme="minorHAnsi" w:eastAsia="Arial,Times New Roman" w:hAnsiTheme="minorHAnsi" w:cs="Arial,Times New Roman"/>
          <w:color w:val="222222"/>
          <w:sz w:val="24"/>
          <w:szCs w:val="24"/>
        </w:rPr>
        <w:t>Scorned by the ones He came to save</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Till on that cross as Jesus died</w:t>
      </w:r>
      <w:r w:rsidRPr="00CF3CA0">
        <w:rPr>
          <w:rFonts w:asciiTheme="minorHAnsi" w:hAnsiTheme="minorHAnsi"/>
        </w:rPr>
        <w:br/>
      </w:r>
      <w:r w:rsidRPr="00CF3CA0">
        <w:rPr>
          <w:rFonts w:asciiTheme="minorHAnsi" w:eastAsia="Arial,Times New Roman" w:hAnsiTheme="minorHAnsi" w:cs="Arial,Times New Roman"/>
          <w:color w:val="222222"/>
          <w:sz w:val="24"/>
          <w:szCs w:val="24"/>
        </w:rPr>
        <w:t>The wrath of God was satisfied</w:t>
      </w:r>
      <w:r w:rsidRPr="00CF3CA0">
        <w:rPr>
          <w:rFonts w:asciiTheme="minorHAnsi" w:hAnsiTheme="minorHAnsi"/>
        </w:rPr>
        <w:br/>
      </w:r>
      <w:r w:rsidRPr="00CF3CA0">
        <w:rPr>
          <w:rFonts w:asciiTheme="minorHAnsi" w:eastAsia="Arial,Times New Roman" w:hAnsiTheme="minorHAnsi" w:cs="Arial,Times New Roman"/>
          <w:color w:val="222222"/>
          <w:sz w:val="24"/>
          <w:szCs w:val="24"/>
        </w:rPr>
        <w:t>For every sin on Him was laid</w:t>
      </w:r>
      <w:r w:rsidRPr="00CF3CA0">
        <w:rPr>
          <w:rFonts w:asciiTheme="minorHAnsi" w:hAnsiTheme="minorHAnsi"/>
        </w:rPr>
        <w:br/>
      </w:r>
      <w:r w:rsidRPr="00CF3CA0">
        <w:rPr>
          <w:rFonts w:asciiTheme="minorHAnsi" w:eastAsia="Arial,Times New Roman" w:hAnsiTheme="minorHAnsi" w:cs="Arial,Times New Roman"/>
          <w:color w:val="222222"/>
          <w:sz w:val="24"/>
          <w:szCs w:val="24"/>
        </w:rPr>
        <w:t>Here in the death of Christ I live</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There in the ground His body lay</w:t>
      </w:r>
      <w:r w:rsidRPr="00CF3CA0">
        <w:rPr>
          <w:rFonts w:asciiTheme="minorHAnsi" w:hAnsiTheme="minorHAnsi"/>
        </w:rPr>
        <w:br/>
      </w:r>
      <w:r w:rsidRPr="00CF3CA0">
        <w:rPr>
          <w:rFonts w:asciiTheme="minorHAnsi" w:eastAsia="Arial,Times New Roman" w:hAnsiTheme="minorHAnsi" w:cs="Arial,Times New Roman"/>
          <w:color w:val="222222"/>
          <w:sz w:val="24"/>
          <w:szCs w:val="24"/>
        </w:rPr>
        <w:t>Light of the world by darkness slain</w:t>
      </w:r>
      <w:r w:rsidRPr="00CF3CA0">
        <w:rPr>
          <w:rFonts w:asciiTheme="minorHAnsi" w:hAnsiTheme="minorHAnsi"/>
        </w:rPr>
        <w:br/>
      </w:r>
      <w:r w:rsidRPr="00CF3CA0">
        <w:rPr>
          <w:rFonts w:asciiTheme="minorHAnsi" w:eastAsia="Arial,Times New Roman" w:hAnsiTheme="minorHAnsi" w:cs="Arial,Times New Roman"/>
          <w:color w:val="222222"/>
          <w:sz w:val="24"/>
          <w:szCs w:val="24"/>
        </w:rPr>
        <w:t>Then bursting forth in glorious Day</w:t>
      </w:r>
      <w:r w:rsidRPr="00CF3CA0">
        <w:rPr>
          <w:rFonts w:asciiTheme="minorHAnsi" w:hAnsiTheme="minorHAnsi"/>
        </w:rPr>
        <w:br/>
      </w:r>
      <w:r w:rsidRPr="00CF3CA0">
        <w:rPr>
          <w:rFonts w:asciiTheme="minorHAnsi" w:eastAsia="Arial,Times New Roman" w:hAnsiTheme="minorHAnsi" w:cs="Arial,Times New Roman"/>
          <w:color w:val="222222"/>
          <w:sz w:val="24"/>
          <w:szCs w:val="24"/>
        </w:rPr>
        <w:t>Up from the grave he rose again</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And as He stands in victory</w:t>
      </w:r>
      <w:r w:rsidRPr="00CF3CA0">
        <w:rPr>
          <w:rFonts w:asciiTheme="minorHAnsi" w:hAnsiTheme="minorHAnsi"/>
        </w:rPr>
        <w:br/>
      </w:r>
      <w:r w:rsidRPr="00CF3CA0">
        <w:rPr>
          <w:rFonts w:asciiTheme="minorHAnsi" w:eastAsia="Arial,Times New Roman" w:hAnsiTheme="minorHAnsi" w:cs="Arial,Times New Roman"/>
          <w:color w:val="222222"/>
          <w:sz w:val="24"/>
          <w:szCs w:val="24"/>
        </w:rPr>
        <w:t>Sin's curse has lost its grip on me</w:t>
      </w:r>
      <w:r w:rsidRPr="00CF3CA0">
        <w:rPr>
          <w:rFonts w:asciiTheme="minorHAnsi" w:hAnsiTheme="minorHAnsi"/>
        </w:rPr>
        <w:br/>
      </w:r>
      <w:r w:rsidRPr="00CF3CA0">
        <w:rPr>
          <w:rFonts w:asciiTheme="minorHAnsi" w:eastAsia="Arial,Times New Roman" w:hAnsiTheme="minorHAnsi" w:cs="Arial,Times New Roman"/>
          <w:color w:val="222222"/>
          <w:sz w:val="24"/>
          <w:szCs w:val="24"/>
        </w:rPr>
        <w:t>For I am His and He is mine</w:t>
      </w:r>
      <w:r w:rsidRPr="00CF3CA0">
        <w:rPr>
          <w:rFonts w:asciiTheme="minorHAnsi" w:hAnsiTheme="minorHAnsi"/>
        </w:rPr>
        <w:br/>
      </w:r>
      <w:r w:rsidRPr="00CF3CA0">
        <w:rPr>
          <w:rFonts w:asciiTheme="minorHAnsi" w:eastAsia="Arial,Times New Roman" w:hAnsiTheme="minorHAnsi" w:cs="Arial,Times New Roman"/>
          <w:color w:val="222222"/>
          <w:sz w:val="24"/>
          <w:szCs w:val="24"/>
        </w:rPr>
        <w:t>Bought with the precious blood of Christ</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No guilt in life, no fear in death</w:t>
      </w:r>
      <w:r w:rsidRPr="00CF3CA0">
        <w:rPr>
          <w:rFonts w:asciiTheme="minorHAnsi" w:hAnsiTheme="minorHAnsi"/>
        </w:rPr>
        <w:br/>
      </w:r>
      <w:r w:rsidRPr="00CF3CA0">
        <w:rPr>
          <w:rFonts w:asciiTheme="minorHAnsi" w:eastAsia="Arial,Times New Roman" w:hAnsiTheme="minorHAnsi" w:cs="Arial,Times New Roman"/>
          <w:color w:val="222222"/>
          <w:sz w:val="24"/>
          <w:szCs w:val="24"/>
        </w:rPr>
        <w:t>This is the power of Christ in me</w:t>
      </w:r>
      <w:r w:rsidRPr="00CF3CA0">
        <w:rPr>
          <w:rFonts w:asciiTheme="minorHAnsi" w:hAnsiTheme="minorHAnsi"/>
        </w:rPr>
        <w:br/>
      </w:r>
      <w:r w:rsidRPr="00CF3CA0">
        <w:rPr>
          <w:rFonts w:asciiTheme="minorHAnsi" w:eastAsia="Arial,Times New Roman" w:hAnsiTheme="minorHAnsi" w:cs="Arial,Times New Roman"/>
          <w:color w:val="222222"/>
          <w:sz w:val="24"/>
          <w:szCs w:val="24"/>
        </w:rPr>
        <w:t>From life's first cry to final breath</w:t>
      </w:r>
      <w:r w:rsidRPr="00CF3CA0">
        <w:rPr>
          <w:rFonts w:asciiTheme="minorHAnsi" w:hAnsiTheme="minorHAnsi"/>
        </w:rPr>
        <w:br/>
      </w:r>
      <w:r w:rsidRPr="00CF3CA0">
        <w:rPr>
          <w:rFonts w:asciiTheme="minorHAnsi" w:eastAsia="Arial,Times New Roman" w:hAnsiTheme="minorHAnsi" w:cs="Arial,Times New Roman"/>
          <w:color w:val="222222"/>
          <w:sz w:val="24"/>
          <w:szCs w:val="24"/>
        </w:rPr>
        <w:t>Jesus commands my destiny</w:t>
      </w:r>
      <w:r w:rsidRPr="00CF3CA0">
        <w:rPr>
          <w:rFonts w:asciiTheme="minorHAnsi" w:hAnsiTheme="minorHAnsi"/>
        </w:rPr>
        <w:br/>
      </w:r>
      <w:r w:rsidRPr="00CF3CA0">
        <w:rPr>
          <w:rFonts w:asciiTheme="minorHAnsi" w:hAnsiTheme="minorHAnsi"/>
        </w:rPr>
        <w:br/>
      </w:r>
      <w:r w:rsidRPr="00CF3CA0">
        <w:rPr>
          <w:rFonts w:asciiTheme="minorHAnsi" w:eastAsia="Arial,Times New Roman" w:hAnsiTheme="minorHAnsi" w:cs="Arial,Times New Roman"/>
          <w:color w:val="222222"/>
          <w:sz w:val="24"/>
          <w:szCs w:val="24"/>
        </w:rPr>
        <w:t>No power of hell, no scheme of man</w:t>
      </w:r>
      <w:r w:rsidRPr="00CF3CA0">
        <w:rPr>
          <w:rFonts w:asciiTheme="minorHAnsi" w:hAnsiTheme="minorHAnsi"/>
        </w:rPr>
        <w:br/>
      </w:r>
      <w:r w:rsidRPr="00CF3CA0">
        <w:rPr>
          <w:rFonts w:asciiTheme="minorHAnsi" w:eastAsia="Arial,Times New Roman" w:hAnsiTheme="minorHAnsi" w:cs="Arial,Times New Roman"/>
          <w:color w:val="222222"/>
          <w:sz w:val="24"/>
          <w:szCs w:val="24"/>
        </w:rPr>
        <w:t>Can ever pluck me from His hand</w:t>
      </w:r>
      <w:r w:rsidRPr="00CF3CA0">
        <w:rPr>
          <w:rFonts w:asciiTheme="minorHAnsi" w:hAnsiTheme="minorHAnsi"/>
        </w:rPr>
        <w:br/>
      </w:r>
      <w:r w:rsidRPr="00CF3CA0">
        <w:rPr>
          <w:rFonts w:asciiTheme="minorHAnsi" w:eastAsia="Arial,Times New Roman" w:hAnsiTheme="minorHAnsi" w:cs="Arial,Times New Roman"/>
          <w:color w:val="222222"/>
          <w:sz w:val="24"/>
          <w:szCs w:val="24"/>
        </w:rPr>
        <w:t>Till He returns or calls me home</w:t>
      </w:r>
      <w:r w:rsidRPr="00CF3CA0">
        <w:rPr>
          <w:rFonts w:asciiTheme="minorHAnsi" w:hAnsiTheme="minorHAnsi"/>
        </w:rPr>
        <w:br/>
      </w:r>
      <w:r w:rsidRPr="00CF3CA0">
        <w:rPr>
          <w:rFonts w:asciiTheme="minorHAnsi" w:eastAsia="Arial,Times New Roman" w:hAnsiTheme="minorHAnsi" w:cs="Arial,Times New Roman"/>
          <w:color w:val="222222"/>
          <w:sz w:val="24"/>
          <w:szCs w:val="24"/>
        </w:rPr>
        <w:t>Here in the power of Christ I'll stand</w:t>
      </w:r>
    </w:p>
    <w:p w14:paraId="458E96A6" w14:textId="77777777" w:rsidR="0047435E" w:rsidRPr="001303C7" w:rsidRDefault="0047435E" w:rsidP="0047435E">
      <w:pPr>
        <w:tabs>
          <w:tab w:val="left" w:pos="945"/>
          <w:tab w:val="center" w:pos="5040"/>
        </w:tabs>
        <w:jc w:val="both"/>
        <w:rPr>
          <w:b/>
          <w:sz w:val="28"/>
          <w:szCs w:val="28"/>
        </w:rPr>
      </w:pPr>
      <w:r w:rsidRPr="5897EC05">
        <w:rPr>
          <w:b/>
          <w:bCs/>
          <w:sz w:val="28"/>
          <w:szCs w:val="28"/>
        </w:rPr>
        <w:t xml:space="preserve">DISCUSSION QUESTIONS: </w:t>
      </w:r>
      <w:r>
        <w:rPr>
          <w:b/>
          <w:bCs/>
          <w:sz w:val="28"/>
          <w:szCs w:val="28"/>
        </w:rPr>
        <w:t>Let’s talk about it.</w:t>
      </w:r>
    </w:p>
    <w:p w14:paraId="5F539B3F" w14:textId="763790B2" w:rsidR="0047435E" w:rsidRDefault="00661268" w:rsidP="00F54314">
      <w:pPr>
        <w:pStyle w:val="ListParagraph"/>
        <w:numPr>
          <w:ilvl w:val="0"/>
          <w:numId w:val="46"/>
        </w:numPr>
        <w:rPr>
          <w:sz w:val="24"/>
          <w:szCs w:val="24"/>
        </w:rPr>
      </w:pPr>
      <w:r>
        <w:rPr>
          <w:sz w:val="24"/>
          <w:szCs w:val="24"/>
        </w:rPr>
        <w:t xml:space="preserve">Why </w:t>
      </w:r>
      <w:r w:rsidR="00D04DE9">
        <w:rPr>
          <w:sz w:val="24"/>
          <w:szCs w:val="24"/>
        </w:rPr>
        <w:t>is</w:t>
      </w:r>
      <w:r>
        <w:rPr>
          <w:sz w:val="24"/>
          <w:szCs w:val="24"/>
        </w:rPr>
        <w:t xml:space="preserve"> the fact of Christ’s resurrection </w:t>
      </w:r>
      <w:r w:rsidR="00F54314">
        <w:rPr>
          <w:sz w:val="24"/>
          <w:szCs w:val="24"/>
        </w:rPr>
        <w:t>so important to b</w:t>
      </w:r>
      <w:r>
        <w:rPr>
          <w:sz w:val="24"/>
          <w:szCs w:val="24"/>
        </w:rPr>
        <w:t>elievers?</w:t>
      </w:r>
      <w:r w:rsidR="00F54314">
        <w:rPr>
          <w:sz w:val="24"/>
          <w:szCs w:val="24"/>
        </w:rPr>
        <w:t xml:space="preserve"> ________________________________________________________________________</w:t>
      </w:r>
    </w:p>
    <w:p w14:paraId="2577AD0F" w14:textId="6A612832" w:rsidR="0047435E" w:rsidRDefault="0047435E" w:rsidP="00D04DE9">
      <w:pPr>
        <w:pStyle w:val="ListParagraph"/>
        <w:numPr>
          <w:ilvl w:val="0"/>
          <w:numId w:val="46"/>
        </w:numPr>
        <w:rPr>
          <w:sz w:val="24"/>
          <w:szCs w:val="24"/>
        </w:rPr>
      </w:pPr>
      <w:r w:rsidRPr="5897EC05">
        <w:rPr>
          <w:sz w:val="24"/>
          <w:szCs w:val="24"/>
        </w:rPr>
        <w:t xml:space="preserve">If you were told today that you had a terminal illness, would you face death with fear </w:t>
      </w:r>
      <w:r w:rsidR="00D04DE9">
        <w:rPr>
          <w:sz w:val="24"/>
          <w:szCs w:val="24"/>
        </w:rPr>
        <w:t xml:space="preserve">or with </w:t>
      </w:r>
      <w:r w:rsidRPr="5897EC05">
        <w:rPr>
          <w:sz w:val="24"/>
          <w:szCs w:val="24"/>
        </w:rPr>
        <w:t>faith?</w:t>
      </w:r>
      <w:r w:rsidR="00D04DE9">
        <w:rPr>
          <w:sz w:val="24"/>
          <w:szCs w:val="24"/>
        </w:rPr>
        <w:t xml:space="preserve"> Explain your answer.</w:t>
      </w:r>
      <w:r w:rsidR="00F54314">
        <w:rPr>
          <w:sz w:val="24"/>
          <w:szCs w:val="24"/>
        </w:rPr>
        <w:t xml:space="preserve"> ___________________________________________________________________</w:t>
      </w:r>
    </w:p>
    <w:p w14:paraId="40D3609F" w14:textId="4CC49CD6" w:rsidR="0047435E" w:rsidRDefault="0047435E" w:rsidP="00F54314">
      <w:pPr>
        <w:pStyle w:val="ListParagraph"/>
        <w:numPr>
          <w:ilvl w:val="0"/>
          <w:numId w:val="46"/>
        </w:numPr>
        <w:rPr>
          <w:sz w:val="24"/>
          <w:szCs w:val="24"/>
        </w:rPr>
      </w:pPr>
      <w:r w:rsidRPr="5897EC05">
        <w:rPr>
          <w:sz w:val="24"/>
          <w:szCs w:val="24"/>
        </w:rPr>
        <w:t>In C</w:t>
      </w:r>
      <w:r w:rsidR="00F54314">
        <w:rPr>
          <w:sz w:val="24"/>
          <w:szCs w:val="24"/>
        </w:rPr>
        <w:t>.S. Lewis’ quote, what are the three</w:t>
      </w:r>
      <w:r w:rsidRPr="5897EC05">
        <w:rPr>
          <w:sz w:val="24"/>
          <w:szCs w:val="24"/>
        </w:rPr>
        <w:t xml:space="preserve"> conclusions he came to about Jesus? </w:t>
      </w:r>
      <w:r w:rsidR="00F54314">
        <w:rPr>
          <w:sz w:val="24"/>
          <w:szCs w:val="24"/>
        </w:rPr>
        <w:t>________________________________________________________________________</w:t>
      </w:r>
    </w:p>
    <w:p w14:paraId="19865CEE" w14:textId="28A65EBF" w:rsidR="0047435E" w:rsidRDefault="00F54314" w:rsidP="00F54314">
      <w:pPr>
        <w:pStyle w:val="ListParagraph"/>
        <w:numPr>
          <w:ilvl w:val="0"/>
          <w:numId w:val="43"/>
        </w:numPr>
        <w:rPr>
          <w:sz w:val="24"/>
          <w:szCs w:val="24"/>
        </w:rPr>
      </w:pPr>
      <w:r>
        <w:rPr>
          <w:sz w:val="24"/>
          <w:szCs w:val="24"/>
        </w:rPr>
        <w:t xml:space="preserve">Read the following passages: </w:t>
      </w:r>
      <w:r w:rsidR="0047435E" w:rsidRPr="5897EC05">
        <w:rPr>
          <w:sz w:val="24"/>
          <w:szCs w:val="24"/>
        </w:rPr>
        <w:t>John: 9:35-38 20:27-28; Matthew 4:11, 28:16-18; Luke 2:9-14; Deut. 6:13, 10:20; Ex. 34:14; Psalms 2:6-12</w:t>
      </w:r>
      <w:r>
        <w:rPr>
          <w:sz w:val="24"/>
          <w:szCs w:val="24"/>
        </w:rPr>
        <w:t xml:space="preserve"> </w:t>
      </w:r>
      <w:r w:rsidRPr="5897EC05">
        <w:rPr>
          <w:sz w:val="24"/>
          <w:szCs w:val="24"/>
        </w:rPr>
        <w:t>Did Jesus receive worship?</w:t>
      </w:r>
      <w:r>
        <w:rPr>
          <w:sz w:val="24"/>
          <w:szCs w:val="24"/>
        </w:rPr>
        <w:t xml:space="preserve"> _______________________________________________________________________</w:t>
      </w:r>
    </w:p>
    <w:p w14:paraId="52A7CD62" w14:textId="0761DF7D" w:rsidR="0047435E" w:rsidRDefault="0047435E" w:rsidP="00244EAB">
      <w:pPr>
        <w:pStyle w:val="ListParagraph"/>
        <w:numPr>
          <w:ilvl w:val="0"/>
          <w:numId w:val="43"/>
        </w:numPr>
        <w:jc w:val="both"/>
        <w:rPr>
          <w:sz w:val="24"/>
          <w:szCs w:val="24"/>
        </w:rPr>
      </w:pPr>
      <w:r w:rsidRPr="5897EC05">
        <w:rPr>
          <w:sz w:val="24"/>
          <w:szCs w:val="24"/>
        </w:rPr>
        <w:t>If so, who was He declaring Himself to be?</w:t>
      </w:r>
      <w:r w:rsidR="00F54314">
        <w:rPr>
          <w:sz w:val="24"/>
          <w:szCs w:val="24"/>
        </w:rPr>
        <w:t xml:space="preserve"> Read</w:t>
      </w:r>
      <w:r w:rsidRPr="5897EC05">
        <w:rPr>
          <w:sz w:val="24"/>
          <w:szCs w:val="24"/>
        </w:rPr>
        <w:t xml:space="preserve"> Hebrew</w:t>
      </w:r>
      <w:r w:rsidR="00F54314">
        <w:rPr>
          <w:sz w:val="24"/>
          <w:szCs w:val="24"/>
        </w:rPr>
        <w:t>s</w:t>
      </w:r>
      <w:r w:rsidRPr="5897EC05">
        <w:rPr>
          <w:sz w:val="24"/>
          <w:szCs w:val="24"/>
        </w:rPr>
        <w:t xml:space="preserve"> 1:6; Luke 2:9-14</w:t>
      </w:r>
      <w:r w:rsidR="00F54314">
        <w:rPr>
          <w:sz w:val="24"/>
          <w:szCs w:val="24"/>
        </w:rPr>
        <w:t>. ___________</w:t>
      </w:r>
    </w:p>
    <w:p w14:paraId="0A7F07EA" w14:textId="77F2ACCC" w:rsidR="0047435E" w:rsidRPr="00054D19" w:rsidRDefault="00F54314" w:rsidP="00F54314">
      <w:pPr>
        <w:pStyle w:val="ListParagraph"/>
        <w:numPr>
          <w:ilvl w:val="0"/>
          <w:numId w:val="43"/>
        </w:numPr>
        <w:rPr>
          <w:sz w:val="24"/>
          <w:szCs w:val="24"/>
        </w:rPr>
      </w:pPr>
      <w:r>
        <w:rPr>
          <w:sz w:val="24"/>
          <w:szCs w:val="24"/>
        </w:rPr>
        <w:t xml:space="preserve">Read the following passages:  </w:t>
      </w:r>
      <w:r w:rsidR="0047435E" w:rsidRPr="5897EC05">
        <w:rPr>
          <w:sz w:val="24"/>
          <w:szCs w:val="24"/>
        </w:rPr>
        <w:t>Psalms 2:2-7, 83:18; John 1:14-18, 12:15; Heb.1:3; 2 Corinthians 4:3-6; Zechariah 9:9; Daniel 7:13-14; Hebrews 12:2; Revelation 19:16</w:t>
      </w:r>
      <w:r>
        <w:rPr>
          <w:sz w:val="24"/>
          <w:szCs w:val="24"/>
        </w:rPr>
        <w:t xml:space="preserve"> </w:t>
      </w:r>
      <w:r w:rsidRPr="5897EC05">
        <w:rPr>
          <w:sz w:val="24"/>
          <w:szCs w:val="24"/>
        </w:rPr>
        <w:t>Since God will not give His Glory to another, why is Jesus full of Glory?</w:t>
      </w:r>
      <w:r>
        <w:rPr>
          <w:sz w:val="24"/>
          <w:szCs w:val="24"/>
        </w:rPr>
        <w:t xml:space="preserve"> _______________________________________________________________________</w:t>
      </w:r>
    </w:p>
    <w:p w14:paraId="465F5148" w14:textId="0308AC86" w:rsidR="0047435E" w:rsidRPr="00722852" w:rsidRDefault="00F54314" w:rsidP="00F54314">
      <w:pPr>
        <w:pStyle w:val="ListParagraph"/>
        <w:numPr>
          <w:ilvl w:val="0"/>
          <w:numId w:val="43"/>
        </w:numPr>
        <w:rPr>
          <w:sz w:val="24"/>
          <w:szCs w:val="24"/>
        </w:rPr>
      </w:pPr>
      <w:r>
        <w:rPr>
          <w:sz w:val="24"/>
          <w:szCs w:val="24"/>
        </w:rPr>
        <w:t>As you read these passage</w:t>
      </w:r>
      <w:r w:rsidR="00D04DE9">
        <w:rPr>
          <w:sz w:val="24"/>
          <w:szCs w:val="24"/>
        </w:rPr>
        <w:t>s</w:t>
      </w:r>
      <w:r>
        <w:rPr>
          <w:sz w:val="24"/>
          <w:szCs w:val="24"/>
        </w:rPr>
        <w:t>, can you determine w</w:t>
      </w:r>
      <w:r w:rsidR="0047435E" w:rsidRPr="5897EC05">
        <w:rPr>
          <w:sz w:val="24"/>
          <w:szCs w:val="24"/>
        </w:rPr>
        <w:t>ho will ultimate</w:t>
      </w:r>
      <w:r>
        <w:rPr>
          <w:sz w:val="24"/>
          <w:szCs w:val="24"/>
        </w:rPr>
        <w:t>ly</w:t>
      </w:r>
      <w:r w:rsidR="0047435E" w:rsidRPr="5897EC05">
        <w:rPr>
          <w:sz w:val="24"/>
          <w:szCs w:val="24"/>
        </w:rPr>
        <w:t xml:space="preserve"> Judge of the world? Isaiah 33:22; Revelation 19:11; Matt. 10:28, 16:21</w:t>
      </w:r>
      <w:r w:rsidR="0047435E">
        <w:rPr>
          <w:sz w:val="24"/>
          <w:szCs w:val="24"/>
        </w:rPr>
        <w:t>; Romans 1:18-32</w:t>
      </w:r>
      <w:r>
        <w:rPr>
          <w:sz w:val="24"/>
          <w:szCs w:val="24"/>
        </w:rPr>
        <w:t xml:space="preserve"> _______________________________________________________________________</w:t>
      </w:r>
    </w:p>
    <w:p w14:paraId="51BE169D" w14:textId="6423E381" w:rsidR="0047435E" w:rsidRPr="00A773CC" w:rsidRDefault="0047435E" w:rsidP="00244EAB">
      <w:pPr>
        <w:pStyle w:val="ListParagraph"/>
        <w:numPr>
          <w:ilvl w:val="0"/>
          <w:numId w:val="43"/>
        </w:numPr>
        <w:rPr>
          <w:sz w:val="28"/>
          <w:szCs w:val="28"/>
        </w:rPr>
      </w:pPr>
      <w:r w:rsidRPr="5897EC05">
        <w:rPr>
          <w:sz w:val="24"/>
          <w:szCs w:val="24"/>
        </w:rPr>
        <w:t xml:space="preserve">Do those who believe in Jesus worship a different God than the one in the Old Testament? </w:t>
      </w:r>
      <w:r w:rsidR="00DB283A">
        <w:rPr>
          <w:sz w:val="24"/>
          <w:szCs w:val="24"/>
        </w:rPr>
        <w:t>_____________________________________________________________</w:t>
      </w:r>
    </w:p>
    <w:p w14:paraId="04766E9D" w14:textId="00C287E4" w:rsidR="0047435E" w:rsidRDefault="0047435E" w:rsidP="00DB283A">
      <w:pPr>
        <w:pStyle w:val="ListParagraph"/>
        <w:numPr>
          <w:ilvl w:val="0"/>
          <w:numId w:val="43"/>
        </w:numPr>
        <w:rPr>
          <w:sz w:val="24"/>
          <w:szCs w:val="24"/>
        </w:rPr>
      </w:pPr>
      <w:r w:rsidRPr="5897EC05">
        <w:rPr>
          <w:sz w:val="24"/>
          <w:szCs w:val="24"/>
        </w:rPr>
        <w:t>In light of everything we have discovered</w:t>
      </w:r>
      <w:r w:rsidR="00DB283A">
        <w:rPr>
          <w:sz w:val="24"/>
          <w:szCs w:val="24"/>
        </w:rPr>
        <w:t>,</w:t>
      </w:r>
      <w:r w:rsidRPr="5897EC05">
        <w:rPr>
          <w:sz w:val="24"/>
          <w:szCs w:val="24"/>
        </w:rPr>
        <w:t xml:space="preserve"> what in this world is not under the </w:t>
      </w:r>
      <w:r w:rsidR="00DB283A">
        <w:rPr>
          <w:sz w:val="24"/>
          <w:szCs w:val="24"/>
        </w:rPr>
        <w:t>sovereign control and rule of the Lord Jesus? _______________________________________________________________________</w:t>
      </w:r>
    </w:p>
    <w:p w14:paraId="4E7E2DE3" w14:textId="7AA482A0" w:rsidR="0047435E" w:rsidRPr="002F3124" w:rsidRDefault="0047435E" w:rsidP="00244EAB">
      <w:pPr>
        <w:pStyle w:val="ListParagraph"/>
        <w:numPr>
          <w:ilvl w:val="0"/>
          <w:numId w:val="43"/>
        </w:numPr>
        <w:rPr>
          <w:sz w:val="28"/>
          <w:szCs w:val="28"/>
        </w:rPr>
      </w:pPr>
      <w:r w:rsidRPr="5897EC05">
        <w:rPr>
          <w:sz w:val="24"/>
          <w:szCs w:val="24"/>
        </w:rPr>
        <w:t xml:space="preserve">What </w:t>
      </w:r>
      <w:r w:rsidR="00CF3CA0">
        <w:rPr>
          <w:sz w:val="24"/>
          <w:szCs w:val="24"/>
        </w:rPr>
        <w:t xml:space="preserve">situation </w:t>
      </w:r>
      <w:r w:rsidRPr="5897EC05">
        <w:rPr>
          <w:sz w:val="24"/>
          <w:szCs w:val="24"/>
        </w:rPr>
        <w:t xml:space="preserve">in your life </w:t>
      </w:r>
      <w:r w:rsidR="00F158D1">
        <w:rPr>
          <w:sz w:val="24"/>
          <w:szCs w:val="24"/>
        </w:rPr>
        <w:t>that seen to be</w:t>
      </w:r>
      <w:r w:rsidRPr="5897EC05">
        <w:rPr>
          <w:sz w:val="24"/>
          <w:szCs w:val="24"/>
        </w:rPr>
        <w:t xml:space="preserve"> over your head</w:t>
      </w:r>
      <w:r w:rsidR="00F158D1">
        <w:rPr>
          <w:sz w:val="24"/>
          <w:szCs w:val="24"/>
        </w:rPr>
        <w:t>? To you feel that you could be overwhelmed by it?</w:t>
      </w:r>
      <w:r w:rsidRPr="5897EC05">
        <w:rPr>
          <w:sz w:val="24"/>
          <w:szCs w:val="24"/>
        </w:rPr>
        <w:t xml:space="preserve"> that </w:t>
      </w:r>
      <w:r w:rsidR="00CF3CA0">
        <w:rPr>
          <w:sz w:val="24"/>
          <w:szCs w:val="24"/>
        </w:rPr>
        <w:t xml:space="preserve">you </w:t>
      </w:r>
      <w:r w:rsidRPr="5897EC05">
        <w:rPr>
          <w:sz w:val="24"/>
          <w:szCs w:val="24"/>
        </w:rPr>
        <w:t xml:space="preserve">could </w:t>
      </w:r>
      <w:r w:rsidR="00CF3CA0">
        <w:rPr>
          <w:sz w:val="24"/>
          <w:szCs w:val="24"/>
        </w:rPr>
        <w:t xml:space="preserve">be </w:t>
      </w:r>
      <w:r w:rsidRPr="5897EC05">
        <w:rPr>
          <w:sz w:val="24"/>
          <w:szCs w:val="24"/>
        </w:rPr>
        <w:t>easily overwhelm</w:t>
      </w:r>
      <w:r w:rsidR="00CF3CA0">
        <w:rPr>
          <w:sz w:val="24"/>
          <w:szCs w:val="24"/>
        </w:rPr>
        <w:t>ed</w:t>
      </w:r>
      <w:r w:rsidRPr="5897EC05">
        <w:rPr>
          <w:sz w:val="24"/>
          <w:szCs w:val="24"/>
        </w:rPr>
        <w:t xml:space="preserve"> </w:t>
      </w:r>
      <w:r w:rsidR="00CF3CA0">
        <w:rPr>
          <w:sz w:val="24"/>
          <w:szCs w:val="24"/>
        </w:rPr>
        <w:t>by it</w:t>
      </w:r>
      <w:r w:rsidRPr="5897EC05">
        <w:rPr>
          <w:sz w:val="24"/>
          <w:szCs w:val="24"/>
        </w:rPr>
        <w:t xml:space="preserve">? Make a list. When you are done, take every situation and find several passages to apply to your situation. </w:t>
      </w:r>
      <w:r w:rsidR="00DB283A">
        <w:rPr>
          <w:sz w:val="24"/>
          <w:szCs w:val="24"/>
        </w:rPr>
        <w:t xml:space="preserve"> ______________________________________________________________________________________________________________________________________________</w:t>
      </w:r>
      <w:r w:rsidRPr="5897EC05">
        <w:rPr>
          <w:sz w:val="24"/>
          <w:szCs w:val="24"/>
        </w:rPr>
        <w:t xml:space="preserve"> </w:t>
      </w:r>
    </w:p>
    <w:p w14:paraId="59B347C9" w14:textId="7A6BF179" w:rsidR="0047435E" w:rsidRPr="006B4F98" w:rsidRDefault="0047435E" w:rsidP="00244EAB">
      <w:pPr>
        <w:pStyle w:val="ListParagraph"/>
        <w:numPr>
          <w:ilvl w:val="0"/>
          <w:numId w:val="43"/>
        </w:numPr>
        <w:rPr>
          <w:sz w:val="28"/>
          <w:szCs w:val="28"/>
        </w:rPr>
      </w:pPr>
      <w:r w:rsidRPr="5897EC05">
        <w:rPr>
          <w:sz w:val="24"/>
          <w:szCs w:val="24"/>
        </w:rPr>
        <w:t xml:space="preserve">Jesus our Lord is the Great I AM. What </w:t>
      </w:r>
      <w:r w:rsidR="00F54314">
        <w:rPr>
          <w:sz w:val="24"/>
          <w:szCs w:val="24"/>
        </w:rPr>
        <w:t>are</w:t>
      </w:r>
      <w:r w:rsidRPr="5897EC05">
        <w:rPr>
          <w:sz w:val="24"/>
          <w:szCs w:val="24"/>
        </w:rPr>
        <w:t xml:space="preserve"> the greatest need</w:t>
      </w:r>
      <w:r w:rsidR="00F54314">
        <w:rPr>
          <w:sz w:val="24"/>
          <w:szCs w:val="24"/>
        </w:rPr>
        <w:t>s in</w:t>
      </w:r>
      <w:r w:rsidRPr="5897EC05">
        <w:rPr>
          <w:sz w:val="24"/>
          <w:szCs w:val="24"/>
        </w:rPr>
        <w:t xml:space="preserve"> your life at this moment? </w:t>
      </w:r>
      <w:r w:rsidR="00D04DE9">
        <w:rPr>
          <w:sz w:val="24"/>
          <w:szCs w:val="24"/>
        </w:rPr>
        <w:t xml:space="preserve">Can you apply any of the many passages about Him to these situations? </w:t>
      </w:r>
      <w:r w:rsidR="00DB283A">
        <w:rPr>
          <w:sz w:val="24"/>
          <w:szCs w:val="24"/>
        </w:rPr>
        <w:t>_______________________________________________________________________</w:t>
      </w:r>
      <w:r w:rsidR="00D04DE9">
        <w:rPr>
          <w:sz w:val="24"/>
          <w:szCs w:val="24"/>
        </w:rPr>
        <w:t>_______________________________________________________________________</w:t>
      </w:r>
    </w:p>
    <w:p w14:paraId="03867759" w14:textId="05790EAF" w:rsidR="00290085" w:rsidRPr="00290085" w:rsidRDefault="0047435E" w:rsidP="00E30A8F">
      <w:pPr>
        <w:pStyle w:val="ListParagraph"/>
        <w:numPr>
          <w:ilvl w:val="0"/>
          <w:numId w:val="43"/>
        </w:numPr>
        <w:rPr>
          <w:sz w:val="28"/>
          <w:szCs w:val="28"/>
        </w:rPr>
      </w:pPr>
      <w:r w:rsidRPr="00290085">
        <w:rPr>
          <w:sz w:val="24"/>
          <w:szCs w:val="24"/>
        </w:rPr>
        <w:t xml:space="preserve">How does </w:t>
      </w:r>
      <w:r w:rsidR="00DB283A" w:rsidRPr="00290085">
        <w:rPr>
          <w:sz w:val="24"/>
          <w:szCs w:val="24"/>
        </w:rPr>
        <w:t>Jesus</w:t>
      </w:r>
      <w:r w:rsidR="00D04DE9" w:rsidRPr="00290085">
        <w:rPr>
          <w:sz w:val="24"/>
          <w:szCs w:val="24"/>
        </w:rPr>
        <w:t>’</w:t>
      </w:r>
      <w:r w:rsidRPr="00290085">
        <w:rPr>
          <w:sz w:val="24"/>
          <w:szCs w:val="24"/>
        </w:rPr>
        <w:t xml:space="preserve"> position in Heaven relate to our position? (Eph</w:t>
      </w:r>
      <w:r w:rsidR="00DB283A" w:rsidRPr="00290085">
        <w:rPr>
          <w:sz w:val="24"/>
          <w:szCs w:val="24"/>
        </w:rPr>
        <w:t>esians</w:t>
      </w:r>
      <w:r w:rsidRPr="00290085">
        <w:rPr>
          <w:sz w:val="24"/>
          <w:szCs w:val="24"/>
        </w:rPr>
        <w:t xml:space="preserve"> 2:5-6)</w:t>
      </w:r>
      <w:r w:rsidR="00DB283A" w:rsidRPr="00290085">
        <w:rPr>
          <w:sz w:val="24"/>
          <w:szCs w:val="24"/>
        </w:rPr>
        <w:t xml:space="preserve"> </w:t>
      </w:r>
      <w:r w:rsidR="00290085" w:rsidRPr="00290085">
        <w:rPr>
          <w:sz w:val="24"/>
          <w:szCs w:val="24"/>
        </w:rPr>
        <w:t>_________________________________________</w:t>
      </w:r>
      <w:r w:rsidR="00290085">
        <w:rPr>
          <w:sz w:val="24"/>
          <w:szCs w:val="24"/>
        </w:rPr>
        <w:t>______________________________</w:t>
      </w:r>
    </w:p>
    <w:p w14:paraId="18104E31" w14:textId="071AA96B" w:rsidR="00DB283A" w:rsidRPr="00290085" w:rsidRDefault="00290085" w:rsidP="00E30A8F">
      <w:pPr>
        <w:pStyle w:val="ListParagraph"/>
        <w:numPr>
          <w:ilvl w:val="0"/>
          <w:numId w:val="43"/>
        </w:numPr>
        <w:rPr>
          <w:sz w:val="28"/>
          <w:szCs w:val="28"/>
        </w:rPr>
      </w:pPr>
      <w:r w:rsidRPr="00290085">
        <w:rPr>
          <w:sz w:val="24"/>
          <w:szCs w:val="24"/>
        </w:rPr>
        <w:t xml:space="preserve"> Now it’s </w:t>
      </w:r>
      <w:r w:rsidRPr="00290085">
        <w:rPr>
          <w:i/>
          <w:sz w:val="24"/>
          <w:szCs w:val="24"/>
        </w:rPr>
        <w:t xml:space="preserve">your </w:t>
      </w:r>
      <w:r w:rsidRPr="00290085">
        <w:rPr>
          <w:sz w:val="24"/>
          <w:szCs w:val="24"/>
        </w:rPr>
        <w:t>turn, who do you say J</w:t>
      </w:r>
      <w:r w:rsidR="00DB283A" w:rsidRPr="00290085">
        <w:rPr>
          <w:sz w:val="24"/>
          <w:szCs w:val="24"/>
        </w:rPr>
        <w:t xml:space="preserve">esus is? </w:t>
      </w:r>
      <w:r w:rsidRPr="00290085">
        <w:rPr>
          <w:sz w:val="24"/>
          <w:szCs w:val="24"/>
        </w:rPr>
        <w:t xml:space="preserve">But more importantly, </w:t>
      </w:r>
      <w:r>
        <w:rPr>
          <w:sz w:val="24"/>
          <w:szCs w:val="24"/>
        </w:rPr>
        <w:t>w</w:t>
      </w:r>
      <w:r w:rsidR="00DB283A" w:rsidRPr="00290085">
        <w:rPr>
          <w:sz w:val="24"/>
          <w:szCs w:val="24"/>
        </w:rPr>
        <w:t>ho is He to you? _____________________________________________________________________________________________________________________________________________________________________________________________________________________</w:t>
      </w:r>
    </w:p>
    <w:p w14:paraId="21C8EFA2" w14:textId="12EF8497" w:rsidR="0047435E" w:rsidRDefault="0047435E" w:rsidP="0047435E">
      <w:pPr>
        <w:contextualSpacing/>
        <w:jc w:val="center"/>
        <w:rPr>
          <w:b/>
          <w:bCs/>
          <w:sz w:val="28"/>
          <w:szCs w:val="28"/>
        </w:rPr>
      </w:pPr>
      <w:r w:rsidRPr="5897EC05">
        <w:rPr>
          <w:b/>
          <w:bCs/>
          <w:sz w:val="28"/>
          <w:szCs w:val="28"/>
        </w:rPr>
        <w:t>Think On These Things</w:t>
      </w:r>
    </w:p>
    <w:p w14:paraId="3D75032A" w14:textId="4B817B43" w:rsidR="00E97087" w:rsidRDefault="00E97087" w:rsidP="00E9708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1D6D4D09" w14:textId="2296014D" w:rsidR="0047435E" w:rsidRPr="00C5390E" w:rsidRDefault="0047435E" w:rsidP="0047435E">
      <w:pPr>
        <w:ind w:left="360"/>
        <w:contextualSpacing/>
        <w:jc w:val="center"/>
        <w:rPr>
          <w:b/>
          <w:sz w:val="28"/>
          <w:szCs w:val="28"/>
        </w:rPr>
      </w:pPr>
      <w:r>
        <w:rPr>
          <w:b/>
          <w:bCs/>
          <w:sz w:val="28"/>
          <w:szCs w:val="28"/>
        </w:rPr>
        <w:t>Memory Verses</w:t>
      </w:r>
    </w:p>
    <w:p w14:paraId="053119FB" w14:textId="77777777" w:rsidR="0047435E" w:rsidRPr="00C5390E" w:rsidRDefault="0047435E" w:rsidP="0047435E">
      <w:pPr>
        <w:ind w:left="360"/>
        <w:contextualSpacing/>
        <w:jc w:val="center"/>
        <w:rPr>
          <w:b/>
          <w:i/>
          <w:sz w:val="24"/>
          <w:szCs w:val="24"/>
        </w:rPr>
      </w:pPr>
      <w:r w:rsidRPr="5897EC05">
        <w:rPr>
          <w:b/>
          <w:bCs/>
          <w:i/>
          <w:iCs/>
          <w:sz w:val="24"/>
          <w:szCs w:val="24"/>
        </w:rPr>
        <w:t>Colossians 3:1-4</w:t>
      </w:r>
    </w:p>
    <w:p w14:paraId="47BE5F24" w14:textId="77777777" w:rsidR="0047435E" w:rsidRPr="00C5390E" w:rsidRDefault="0047435E" w:rsidP="0047435E">
      <w:pPr>
        <w:ind w:left="360"/>
        <w:contextualSpacing/>
        <w:jc w:val="center"/>
        <w:rPr>
          <w:b/>
          <w:i/>
          <w:sz w:val="24"/>
          <w:szCs w:val="24"/>
        </w:rPr>
      </w:pPr>
      <w:r w:rsidRPr="5897EC05">
        <w:rPr>
          <w:b/>
          <w:bCs/>
          <w:i/>
          <w:iCs/>
          <w:sz w:val="24"/>
          <w:szCs w:val="24"/>
        </w:rPr>
        <w:t>Therefore, if you have been raised up with Christ, keep seeking the things above, where Christ is, seated at the right hand of God. Set your mind on the things above, not on the things that are on earth. For you have died and your life is hidden with Christ in God. When Christ, who is your life, is revealed, then you also will be revealed with Him in glory.</w:t>
      </w:r>
    </w:p>
    <w:p w14:paraId="6D54C151" w14:textId="7E762309" w:rsidR="0047435E" w:rsidRDefault="0047435E" w:rsidP="0047435E">
      <w:pPr>
        <w:ind w:left="720"/>
        <w:contextualSpacing/>
        <w:jc w:val="center"/>
        <w:rPr>
          <w:b/>
          <w:sz w:val="28"/>
          <w:szCs w:val="28"/>
        </w:rPr>
      </w:pPr>
    </w:p>
    <w:p w14:paraId="152B1D5D" w14:textId="0F50C250" w:rsidR="00704A49" w:rsidRDefault="00704A49" w:rsidP="0047435E">
      <w:pPr>
        <w:ind w:left="720"/>
        <w:contextualSpacing/>
        <w:jc w:val="center"/>
        <w:rPr>
          <w:b/>
          <w:sz w:val="28"/>
          <w:szCs w:val="28"/>
        </w:rPr>
      </w:pPr>
    </w:p>
    <w:p w14:paraId="042528E3" w14:textId="299049D8" w:rsidR="00704A49" w:rsidRDefault="00704A49" w:rsidP="0047435E">
      <w:pPr>
        <w:ind w:left="720"/>
        <w:contextualSpacing/>
        <w:jc w:val="center"/>
        <w:rPr>
          <w:b/>
          <w:sz w:val="28"/>
          <w:szCs w:val="28"/>
        </w:rPr>
      </w:pPr>
    </w:p>
    <w:p w14:paraId="1F6DBF7C" w14:textId="577CE62D" w:rsidR="00704A49" w:rsidRDefault="00704A49" w:rsidP="0047435E">
      <w:pPr>
        <w:ind w:left="720"/>
        <w:contextualSpacing/>
        <w:jc w:val="center"/>
        <w:rPr>
          <w:b/>
          <w:sz w:val="28"/>
          <w:szCs w:val="28"/>
        </w:rPr>
      </w:pPr>
    </w:p>
    <w:p w14:paraId="6D9721D7" w14:textId="762A1A37" w:rsidR="000C0D21" w:rsidRDefault="000C0D21" w:rsidP="0047435E">
      <w:pPr>
        <w:ind w:left="720"/>
        <w:contextualSpacing/>
        <w:jc w:val="center"/>
        <w:rPr>
          <w:b/>
          <w:sz w:val="28"/>
          <w:szCs w:val="28"/>
        </w:rPr>
      </w:pPr>
    </w:p>
    <w:p w14:paraId="483C96EF" w14:textId="016B73A2" w:rsidR="000C0D21" w:rsidRDefault="000C0D21" w:rsidP="0047435E">
      <w:pPr>
        <w:ind w:left="720"/>
        <w:contextualSpacing/>
        <w:jc w:val="center"/>
        <w:rPr>
          <w:b/>
          <w:sz w:val="28"/>
          <w:szCs w:val="28"/>
        </w:rPr>
      </w:pPr>
    </w:p>
    <w:p w14:paraId="123FC753" w14:textId="3436AE1B" w:rsidR="000C0D21" w:rsidRDefault="000C0D21" w:rsidP="0047435E">
      <w:pPr>
        <w:ind w:left="720"/>
        <w:contextualSpacing/>
        <w:jc w:val="center"/>
        <w:rPr>
          <w:b/>
          <w:sz w:val="28"/>
          <w:szCs w:val="28"/>
        </w:rPr>
      </w:pPr>
    </w:p>
    <w:p w14:paraId="30C200D3" w14:textId="3F2FE52E" w:rsidR="000C0D21" w:rsidRDefault="000C0D21" w:rsidP="0047435E">
      <w:pPr>
        <w:ind w:left="720"/>
        <w:contextualSpacing/>
        <w:jc w:val="center"/>
        <w:rPr>
          <w:b/>
          <w:sz w:val="28"/>
          <w:szCs w:val="28"/>
        </w:rPr>
      </w:pPr>
    </w:p>
    <w:p w14:paraId="2B77E42A" w14:textId="2067813A" w:rsidR="000C0D21" w:rsidRDefault="000C0D21" w:rsidP="0047435E">
      <w:pPr>
        <w:ind w:left="720"/>
        <w:contextualSpacing/>
        <w:jc w:val="center"/>
        <w:rPr>
          <w:b/>
          <w:sz w:val="28"/>
          <w:szCs w:val="28"/>
        </w:rPr>
      </w:pPr>
    </w:p>
    <w:p w14:paraId="3DD5618A" w14:textId="7F2C0A4E" w:rsidR="000C0D21" w:rsidRDefault="000C0D21" w:rsidP="0047435E">
      <w:pPr>
        <w:ind w:left="720"/>
        <w:contextualSpacing/>
        <w:jc w:val="center"/>
        <w:rPr>
          <w:b/>
          <w:sz w:val="28"/>
          <w:szCs w:val="28"/>
        </w:rPr>
      </w:pPr>
    </w:p>
    <w:p w14:paraId="579460EC" w14:textId="31F58FF3" w:rsidR="000C0D21" w:rsidRDefault="000C0D21" w:rsidP="0047435E">
      <w:pPr>
        <w:ind w:left="720"/>
        <w:contextualSpacing/>
        <w:jc w:val="center"/>
        <w:rPr>
          <w:b/>
          <w:sz w:val="28"/>
          <w:szCs w:val="28"/>
        </w:rPr>
      </w:pPr>
    </w:p>
    <w:p w14:paraId="34A038B1" w14:textId="4662F91C" w:rsidR="000C0D21" w:rsidRDefault="000C0D21" w:rsidP="0047435E">
      <w:pPr>
        <w:ind w:left="720"/>
        <w:contextualSpacing/>
        <w:jc w:val="center"/>
        <w:rPr>
          <w:b/>
          <w:sz w:val="28"/>
          <w:szCs w:val="28"/>
        </w:rPr>
      </w:pPr>
    </w:p>
    <w:p w14:paraId="5DFB89DA" w14:textId="1AF062D1" w:rsidR="000C0D21" w:rsidRDefault="000C0D21" w:rsidP="0047435E">
      <w:pPr>
        <w:ind w:left="720"/>
        <w:contextualSpacing/>
        <w:jc w:val="center"/>
        <w:rPr>
          <w:b/>
          <w:sz w:val="28"/>
          <w:szCs w:val="28"/>
        </w:rPr>
      </w:pPr>
    </w:p>
    <w:p w14:paraId="130BA925" w14:textId="2330949F" w:rsidR="000C0D21" w:rsidRDefault="000C0D21" w:rsidP="0047435E">
      <w:pPr>
        <w:ind w:left="720"/>
        <w:contextualSpacing/>
        <w:jc w:val="center"/>
        <w:rPr>
          <w:b/>
          <w:sz w:val="28"/>
          <w:szCs w:val="28"/>
        </w:rPr>
      </w:pPr>
    </w:p>
    <w:p w14:paraId="19C25FFF" w14:textId="54F03559" w:rsidR="000C0D21" w:rsidRDefault="000C0D21" w:rsidP="0047435E">
      <w:pPr>
        <w:ind w:left="720"/>
        <w:contextualSpacing/>
        <w:jc w:val="center"/>
        <w:rPr>
          <w:b/>
          <w:sz w:val="28"/>
          <w:szCs w:val="28"/>
        </w:rPr>
      </w:pPr>
    </w:p>
    <w:p w14:paraId="1E3B6A5B" w14:textId="6A6490C8" w:rsidR="000C0D21" w:rsidRDefault="000C0D21" w:rsidP="0047435E">
      <w:pPr>
        <w:ind w:left="720"/>
        <w:contextualSpacing/>
        <w:jc w:val="center"/>
        <w:rPr>
          <w:b/>
          <w:sz w:val="28"/>
          <w:szCs w:val="28"/>
        </w:rPr>
      </w:pPr>
    </w:p>
    <w:p w14:paraId="2F1327BE" w14:textId="4F4AA3FB" w:rsidR="000C0D21" w:rsidRDefault="000C0D21" w:rsidP="0047435E">
      <w:pPr>
        <w:ind w:left="720"/>
        <w:contextualSpacing/>
        <w:jc w:val="center"/>
        <w:rPr>
          <w:b/>
          <w:sz w:val="28"/>
          <w:szCs w:val="28"/>
        </w:rPr>
      </w:pPr>
    </w:p>
    <w:p w14:paraId="7D81B942" w14:textId="43FF30E1" w:rsidR="000C0D21" w:rsidRDefault="000C0D21" w:rsidP="0047435E">
      <w:pPr>
        <w:ind w:left="720"/>
        <w:contextualSpacing/>
        <w:jc w:val="center"/>
        <w:rPr>
          <w:b/>
          <w:sz w:val="28"/>
          <w:szCs w:val="28"/>
        </w:rPr>
      </w:pPr>
    </w:p>
    <w:p w14:paraId="3002F91D" w14:textId="2DFC0F60" w:rsidR="000C0D21" w:rsidRDefault="000C0D21" w:rsidP="0047435E">
      <w:pPr>
        <w:ind w:left="720"/>
        <w:contextualSpacing/>
        <w:jc w:val="center"/>
        <w:rPr>
          <w:b/>
          <w:sz w:val="28"/>
          <w:szCs w:val="28"/>
        </w:rPr>
      </w:pPr>
    </w:p>
    <w:p w14:paraId="39E6AA3F" w14:textId="2B38BAF5" w:rsidR="000C0D21" w:rsidRDefault="000C0D21" w:rsidP="0047435E">
      <w:pPr>
        <w:ind w:left="720"/>
        <w:contextualSpacing/>
        <w:jc w:val="center"/>
        <w:rPr>
          <w:b/>
          <w:sz w:val="28"/>
          <w:szCs w:val="28"/>
        </w:rPr>
      </w:pPr>
    </w:p>
    <w:p w14:paraId="3A691369" w14:textId="2261A22E" w:rsidR="000C0D21" w:rsidRDefault="000C0D21" w:rsidP="0047435E">
      <w:pPr>
        <w:ind w:left="720"/>
        <w:contextualSpacing/>
        <w:jc w:val="center"/>
        <w:rPr>
          <w:b/>
          <w:sz w:val="28"/>
          <w:szCs w:val="28"/>
        </w:rPr>
      </w:pPr>
    </w:p>
    <w:p w14:paraId="169795DB" w14:textId="59AD080F" w:rsidR="000C0D21" w:rsidRDefault="000C0D21" w:rsidP="0047435E">
      <w:pPr>
        <w:ind w:left="720"/>
        <w:contextualSpacing/>
        <w:jc w:val="center"/>
        <w:rPr>
          <w:b/>
          <w:sz w:val="28"/>
          <w:szCs w:val="28"/>
        </w:rPr>
      </w:pPr>
    </w:p>
    <w:p w14:paraId="5E1B12F8" w14:textId="1986D129" w:rsidR="000C0D21" w:rsidRDefault="000C0D21" w:rsidP="0047435E">
      <w:pPr>
        <w:ind w:left="720"/>
        <w:contextualSpacing/>
        <w:jc w:val="center"/>
        <w:rPr>
          <w:b/>
          <w:sz w:val="28"/>
          <w:szCs w:val="28"/>
        </w:rPr>
      </w:pPr>
    </w:p>
    <w:p w14:paraId="6412E344" w14:textId="0EE44DBE" w:rsidR="000C0D21" w:rsidRDefault="000C0D21" w:rsidP="0047435E">
      <w:pPr>
        <w:ind w:left="720"/>
        <w:contextualSpacing/>
        <w:jc w:val="center"/>
        <w:rPr>
          <w:b/>
          <w:sz w:val="28"/>
          <w:szCs w:val="28"/>
        </w:rPr>
      </w:pPr>
    </w:p>
    <w:p w14:paraId="67873622" w14:textId="6C5E130A" w:rsidR="000C0D21" w:rsidRDefault="000C0D21" w:rsidP="0047435E">
      <w:pPr>
        <w:ind w:left="720"/>
        <w:contextualSpacing/>
        <w:jc w:val="center"/>
        <w:rPr>
          <w:b/>
          <w:sz w:val="28"/>
          <w:szCs w:val="28"/>
        </w:rPr>
      </w:pPr>
    </w:p>
    <w:p w14:paraId="700D5CB8" w14:textId="77777777" w:rsidR="000C0D21" w:rsidRDefault="000C0D21" w:rsidP="0047435E">
      <w:pPr>
        <w:ind w:left="720"/>
        <w:contextualSpacing/>
        <w:jc w:val="center"/>
        <w:rPr>
          <w:b/>
          <w:sz w:val="28"/>
          <w:szCs w:val="28"/>
        </w:rPr>
      </w:pPr>
    </w:p>
    <w:p w14:paraId="2107AFE4" w14:textId="10C1913A" w:rsidR="00034BC1" w:rsidRDefault="00034BC1" w:rsidP="0047435E">
      <w:pPr>
        <w:ind w:left="720"/>
        <w:contextualSpacing/>
        <w:jc w:val="center"/>
        <w:rPr>
          <w:b/>
          <w:sz w:val="28"/>
          <w:szCs w:val="28"/>
        </w:rPr>
      </w:pPr>
    </w:p>
    <w:p w14:paraId="6CED1391" w14:textId="77777777" w:rsidR="00034BC1" w:rsidRDefault="00034BC1" w:rsidP="0047435E">
      <w:pPr>
        <w:ind w:left="720"/>
        <w:contextualSpacing/>
        <w:jc w:val="center"/>
        <w:rPr>
          <w:b/>
          <w:sz w:val="28"/>
          <w:szCs w:val="28"/>
        </w:rPr>
      </w:pPr>
    </w:p>
    <w:p w14:paraId="3F1CF477" w14:textId="77777777" w:rsidR="00704A49" w:rsidRDefault="00704A49" w:rsidP="0047435E">
      <w:pPr>
        <w:ind w:left="720"/>
        <w:contextualSpacing/>
        <w:jc w:val="center"/>
        <w:rPr>
          <w:b/>
          <w:sz w:val="28"/>
          <w:szCs w:val="28"/>
        </w:rPr>
      </w:pPr>
    </w:p>
    <w:p w14:paraId="103C984E" w14:textId="7D68DE44" w:rsidR="00D91DB5" w:rsidRDefault="5897EC05" w:rsidP="00D91DB5">
      <w:pPr>
        <w:pStyle w:val="ListParagraph"/>
        <w:ind w:left="0"/>
        <w:jc w:val="center"/>
        <w:rPr>
          <w:b/>
          <w:sz w:val="40"/>
          <w:szCs w:val="40"/>
        </w:rPr>
      </w:pPr>
      <w:r w:rsidRPr="5897EC05">
        <w:rPr>
          <w:b/>
          <w:bCs/>
          <w:sz w:val="40"/>
          <w:szCs w:val="40"/>
        </w:rPr>
        <w:t xml:space="preserve">Chapter # </w:t>
      </w:r>
      <w:r w:rsidR="00246A0A">
        <w:rPr>
          <w:b/>
          <w:bCs/>
          <w:sz w:val="40"/>
          <w:szCs w:val="40"/>
        </w:rPr>
        <w:t>14</w:t>
      </w:r>
    </w:p>
    <w:p w14:paraId="16F78942" w14:textId="77777777" w:rsidR="00D91DB5" w:rsidRDefault="00D91DB5" w:rsidP="001F25F2">
      <w:pPr>
        <w:pStyle w:val="ListParagraph"/>
        <w:ind w:left="0"/>
        <w:jc w:val="center"/>
        <w:rPr>
          <w:b/>
          <w:i/>
          <w:sz w:val="24"/>
          <w:szCs w:val="24"/>
        </w:rPr>
      </w:pPr>
    </w:p>
    <w:p w14:paraId="359650EF" w14:textId="3087A318" w:rsidR="001B0A5D" w:rsidRDefault="5897EC05" w:rsidP="001B0A5D">
      <w:pPr>
        <w:pStyle w:val="ListParagraph"/>
        <w:ind w:left="0"/>
        <w:jc w:val="center"/>
        <w:rPr>
          <w:rFonts w:ascii="Edwardian Script ITC" w:hAnsi="Edwardian Script ITC"/>
          <w:b/>
          <w:bCs/>
          <w:sz w:val="72"/>
          <w:szCs w:val="72"/>
        </w:rPr>
      </w:pPr>
      <w:r w:rsidRPr="00034BC1">
        <w:rPr>
          <w:rFonts w:ascii="Edwardian Script ITC" w:hAnsi="Edwardian Script ITC"/>
          <w:b/>
          <w:bCs/>
          <w:sz w:val="72"/>
          <w:szCs w:val="72"/>
        </w:rPr>
        <w:t>God Within Her</w:t>
      </w:r>
    </w:p>
    <w:p w14:paraId="4D8BBB53" w14:textId="77777777" w:rsidR="00E6337A" w:rsidRPr="00034BC1" w:rsidRDefault="00E6337A" w:rsidP="00E6337A">
      <w:pPr>
        <w:pStyle w:val="ListParagraph"/>
        <w:numPr>
          <w:ilvl w:val="0"/>
          <w:numId w:val="101"/>
        </w:numPr>
        <w:jc w:val="center"/>
        <w:rPr>
          <w:rFonts w:ascii="Edwardian Script ITC" w:hAnsi="Edwardian Script ITC"/>
          <w:b/>
          <w:sz w:val="72"/>
          <w:szCs w:val="72"/>
        </w:rPr>
      </w:pPr>
    </w:p>
    <w:p w14:paraId="6F3C336A" w14:textId="66F8C639" w:rsidR="001B0A5D" w:rsidRPr="00E6337A" w:rsidRDefault="5897EC05" w:rsidP="00E6337A">
      <w:pPr>
        <w:jc w:val="center"/>
        <w:rPr>
          <w:b/>
          <w:bCs/>
          <w:sz w:val="28"/>
          <w:szCs w:val="28"/>
        </w:rPr>
      </w:pPr>
      <w:r w:rsidRPr="00E6337A">
        <w:rPr>
          <w:b/>
          <w:bCs/>
          <w:sz w:val="28"/>
          <w:szCs w:val="28"/>
        </w:rPr>
        <w:t>Key Passage</w:t>
      </w:r>
      <w:r w:rsidR="00E56D67" w:rsidRPr="00E6337A">
        <w:rPr>
          <w:b/>
          <w:bCs/>
          <w:sz w:val="28"/>
          <w:szCs w:val="28"/>
        </w:rPr>
        <w:t>s</w:t>
      </w:r>
    </w:p>
    <w:p w14:paraId="3561C35E" w14:textId="17D87224" w:rsidR="000E4B64" w:rsidRDefault="000E4B64" w:rsidP="000E4B64">
      <w:pPr>
        <w:pStyle w:val="ListParagraph"/>
        <w:ind w:left="0"/>
        <w:jc w:val="center"/>
        <w:rPr>
          <w:b/>
          <w:bCs/>
          <w:i/>
          <w:iCs/>
          <w:sz w:val="24"/>
          <w:szCs w:val="24"/>
        </w:rPr>
      </w:pPr>
      <w:r w:rsidRPr="5897EC05">
        <w:rPr>
          <w:b/>
          <w:bCs/>
          <w:i/>
          <w:iCs/>
          <w:sz w:val="24"/>
          <w:szCs w:val="24"/>
        </w:rPr>
        <w:t>Ephesians 1:6-1</w:t>
      </w:r>
      <w:r>
        <w:rPr>
          <w:b/>
          <w:bCs/>
          <w:i/>
          <w:iCs/>
          <w:sz w:val="24"/>
          <w:szCs w:val="24"/>
        </w:rPr>
        <w:t>4 (ESV</w:t>
      </w:r>
      <w:r w:rsidRPr="5897EC05">
        <w:rPr>
          <w:b/>
          <w:bCs/>
          <w:i/>
          <w:iCs/>
          <w:sz w:val="24"/>
          <w:szCs w:val="24"/>
        </w:rPr>
        <w:t>)</w:t>
      </w:r>
    </w:p>
    <w:p w14:paraId="6D5A729D" w14:textId="47E798FF" w:rsidR="000E4B64" w:rsidRPr="000E4B64" w:rsidRDefault="000E4B64" w:rsidP="000E4B64">
      <w:pPr>
        <w:pStyle w:val="regular"/>
        <w:jc w:val="center"/>
        <w:rPr>
          <w:rFonts w:asciiTheme="minorHAnsi" w:hAnsiTheme="minorHAnsi"/>
          <w:b/>
          <w:i/>
        </w:rPr>
      </w:pPr>
      <w:r w:rsidRPr="000E4B64">
        <w:rPr>
          <w:rFonts w:asciiTheme="minorHAnsi" w:hAnsiTheme="minorHAnsi"/>
          <w:b/>
          <w:i/>
        </w:rPr>
        <w:t>To the praise of his glorious grace, with which he has blessed us in the Beloved. In him we have redemption through his blood, the forgiveness of our trespasses, according to the riches of his grace, which he lavished upon us, in all wisdom and insight making known to us the mystery of his will, according to his purpose, which he set forth in Christ as a plan for the fullness of time, to unite all things in him, things in heaven and things on earth.</w:t>
      </w:r>
    </w:p>
    <w:p w14:paraId="659F7E48" w14:textId="65E8F719" w:rsidR="000E4B64" w:rsidRPr="000E4B64" w:rsidRDefault="000E4B64" w:rsidP="000E4B64">
      <w:pPr>
        <w:pStyle w:val="ListParagraph"/>
        <w:ind w:left="0"/>
        <w:jc w:val="center"/>
        <w:rPr>
          <w:rFonts w:asciiTheme="minorHAnsi" w:hAnsiTheme="minorHAnsi"/>
          <w:b/>
          <w:i/>
          <w:sz w:val="24"/>
          <w:szCs w:val="24"/>
        </w:rPr>
      </w:pPr>
      <w:r w:rsidRPr="000E4B64">
        <w:rPr>
          <w:rFonts w:asciiTheme="minorHAnsi" w:hAnsiTheme="minorHAnsi"/>
          <w:b/>
          <w:i/>
          <w:sz w:val="24"/>
          <w:szCs w:val="24"/>
        </w:rPr>
        <w:t>In him we have obtained an inheritance, having been predestined according to the purpose of him who works all things according to the counsel of his will, so that we who were the first to hope in Christ might be to the praise of his glory. In him you also, when you heard the word of truth, the gospel of your salvation, and believed in him, were sealed with the promised Holy Spirit, who is the guarantee of our inheritance until we acquire possession of it, to the praise of his glory.</w:t>
      </w:r>
    </w:p>
    <w:p w14:paraId="6B752FD1" w14:textId="0C23052E" w:rsidR="000E4B64" w:rsidRDefault="000E4B64" w:rsidP="000E4B64">
      <w:pPr>
        <w:pStyle w:val="ListParagraph"/>
        <w:ind w:left="0"/>
        <w:jc w:val="center"/>
        <w:rPr>
          <w:sz w:val="24"/>
          <w:szCs w:val="24"/>
        </w:rPr>
      </w:pPr>
    </w:p>
    <w:p w14:paraId="368A6C2F" w14:textId="77777777" w:rsidR="00E6337A" w:rsidRPr="006C40BC" w:rsidRDefault="00E6337A" w:rsidP="000E4B64">
      <w:pPr>
        <w:pStyle w:val="ListParagraph"/>
        <w:ind w:left="0"/>
        <w:jc w:val="center"/>
        <w:rPr>
          <w:sz w:val="24"/>
          <w:szCs w:val="24"/>
        </w:rPr>
      </w:pPr>
    </w:p>
    <w:p w14:paraId="754712B7" w14:textId="0ED55573" w:rsidR="00470C98" w:rsidRDefault="00470C98" w:rsidP="00470C98">
      <w:pPr>
        <w:pStyle w:val="ListParagraph"/>
        <w:ind w:left="0"/>
        <w:jc w:val="center"/>
        <w:rPr>
          <w:b/>
          <w:bCs/>
          <w:sz w:val="28"/>
          <w:szCs w:val="28"/>
        </w:rPr>
      </w:pPr>
      <w:r w:rsidRPr="5897EC05">
        <w:rPr>
          <w:b/>
          <w:bCs/>
          <w:sz w:val="28"/>
          <w:szCs w:val="28"/>
        </w:rPr>
        <w:t>Introduction</w:t>
      </w:r>
    </w:p>
    <w:p w14:paraId="6F82F19C" w14:textId="27613481" w:rsidR="00764363" w:rsidRDefault="00AC6577" w:rsidP="000C0D21">
      <w:pPr>
        <w:ind w:firstLine="720"/>
        <w:jc w:val="both"/>
        <w:rPr>
          <w:sz w:val="24"/>
          <w:szCs w:val="24"/>
        </w:rPr>
      </w:pPr>
      <w:r>
        <w:rPr>
          <w:sz w:val="24"/>
          <w:szCs w:val="24"/>
        </w:rPr>
        <w:t>In</w:t>
      </w:r>
      <w:r w:rsidRPr="5897EC05">
        <w:rPr>
          <w:sz w:val="24"/>
          <w:szCs w:val="24"/>
        </w:rPr>
        <w:t xml:space="preserve"> summ</w:t>
      </w:r>
      <w:r>
        <w:rPr>
          <w:sz w:val="24"/>
          <w:szCs w:val="24"/>
        </w:rPr>
        <w:t>ing</w:t>
      </w:r>
      <w:r w:rsidRPr="5897EC05">
        <w:rPr>
          <w:sz w:val="24"/>
          <w:szCs w:val="24"/>
        </w:rPr>
        <w:t xml:space="preserve"> up man’s attempt to write about God</w:t>
      </w:r>
      <w:r>
        <w:rPr>
          <w:sz w:val="24"/>
          <w:szCs w:val="24"/>
        </w:rPr>
        <w:t xml:space="preserve">, the great theologian, </w:t>
      </w:r>
      <w:r w:rsidRPr="5897EC05">
        <w:rPr>
          <w:sz w:val="24"/>
          <w:szCs w:val="24"/>
        </w:rPr>
        <w:t>Thomas Aquinas</w:t>
      </w:r>
      <w:r>
        <w:rPr>
          <w:sz w:val="24"/>
          <w:szCs w:val="24"/>
        </w:rPr>
        <w:t xml:space="preserve"> </w:t>
      </w:r>
      <w:r w:rsidRPr="5897EC05">
        <w:rPr>
          <w:sz w:val="24"/>
          <w:szCs w:val="24"/>
        </w:rPr>
        <w:t xml:space="preserve">said, “It feels like straw.” </w:t>
      </w:r>
      <w:r>
        <w:rPr>
          <w:sz w:val="24"/>
          <w:szCs w:val="24"/>
        </w:rPr>
        <w:t xml:space="preserve"> And it does indeed. How can one explain or define the invisible God?</w:t>
      </w:r>
      <w:r w:rsidR="00972B32">
        <w:rPr>
          <w:sz w:val="24"/>
          <w:szCs w:val="24"/>
        </w:rPr>
        <w:t xml:space="preserve"> Well, we can’t. Besides that, th</w:t>
      </w:r>
      <w:r w:rsidR="000C0D21">
        <w:rPr>
          <w:sz w:val="24"/>
          <w:szCs w:val="24"/>
        </w:rPr>
        <w:t xml:space="preserve">e goal of Bible study is not to define or </w:t>
      </w:r>
      <w:r w:rsidR="00972B32">
        <w:rPr>
          <w:sz w:val="24"/>
          <w:szCs w:val="24"/>
        </w:rPr>
        <w:t>explain</w:t>
      </w:r>
      <w:r w:rsidR="000C0D21">
        <w:rPr>
          <w:sz w:val="24"/>
          <w:szCs w:val="24"/>
        </w:rPr>
        <w:t xml:space="preserve"> God. The goal is to know Him </w:t>
      </w:r>
      <w:r w:rsidR="00972B32">
        <w:rPr>
          <w:sz w:val="24"/>
          <w:szCs w:val="24"/>
        </w:rPr>
        <w:t>intimately</w:t>
      </w:r>
      <w:r w:rsidR="000C0D21">
        <w:rPr>
          <w:sz w:val="24"/>
          <w:szCs w:val="24"/>
        </w:rPr>
        <w:t xml:space="preserve"> and personally.</w:t>
      </w:r>
      <w:r w:rsidR="00972B32">
        <w:rPr>
          <w:sz w:val="24"/>
          <w:szCs w:val="24"/>
        </w:rPr>
        <w:t xml:space="preserve"> But you see, that is impossible without the illumination of the Holy Spirit. It’s no wonder </w:t>
      </w:r>
      <w:r w:rsidR="000C0D21">
        <w:rPr>
          <w:sz w:val="24"/>
          <w:szCs w:val="24"/>
        </w:rPr>
        <w:t xml:space="preserve">Paul </w:t>
      </w:r>
      <w:r w:rsidR="00972B32">
        <w:rPr>
          <w:sz w:val="24"/>
          <w:szCs w:val="24"/>
        </w:rPr>
        <w:t>included this prayer in his letter to the saints</w:t>
      </w:r>
      <w:r w:rsidR="00764363">
        <w:rPr>
          <w:sz w:val="24"/>
          <w:szCs w:val="24"/>
        </w:rPr>
        <w:t>:</w:t>
      </w:r>
      <w:r w:rsidR="00972B32">
        <w:rPr>
          <w:sz w:val="24"/>
          <w:szCs w:val="24"/>
        </w:rPr>
        <w:t xml:space="preserve"> </w:t>
      </w:r>
      <w:r w:rsidR="00764363">
        <w:rPr>
          <w:sz w:val="24"/>
          <w:szCs w:val="24"/>
        </w:rPr>
        <w:t>“</w:t>
      </w:r>
      <w:r w:rsidR="00972B32">
        <w:rPr>
          <w:sz w:val="24"/>
          <w:szCs w:val="24"/>
        </w:rPr>
        <w:t xml:space="preserve">I do not cease giving thanks for you, while making mention of you in my prayers; that </w:t>
      </w:r>
      <w:r w:rsidR="00764363">
        <w:rPr>
          <w:sz w:val="24"/>
          <w:szCs w:val="24"/>
        </w:rPr>
        <w:t xml:space="preserve">the God of our Lord Jesus Christ, the Father of glory, may give to you a spirit of wisdom and of revelation in the knowledge of Him.” </w:t>
      </w:r>
      <w:r w:rsidR="000C0D21">
        <w:rPr>
          <w:sz w:val="24"/>
          <w:szCs w:val="24"/>
        </w:rPr>
        <w:t>(Ephesians 1:</w:t>
      </w:r>
      <w:r w:rsidR="00764363">
        <w:rPr>
          <w:sz w:val="24"/>
          <w:szCs w:val="24"/>
        </w:rPr>
        <w:t>16-</w:t>
      </w:r>
      <w:r w:rsidR="000C0D21">
        <w:rPr>
          <w:sz w:val="24"/>
          <w:szCs w:val="24"/>
        </w:rPr>
        <w:t>17)</w:t>
      </w:r>
      <w:r w:rsidR="00764363">
        <w:rPr>
          <w:sz w:val="24"/>
          <w:szCs w:val="24"/>
        </w:rPr>
        <w:t xml:space="preserve"> (NIV)</w:t>
      </w:r>
      <w:r w:rsidR="000C0D21">
        <w:rPr>
          <w:sz w:val="24"/>
          <w:szCs w:val="24"/>
        </w:rPr>
        <w:t xml:space="preserve"> </w:t>
      </w:r>
    </w:p>
    <w:p w14:paraId="58B9A8CA" w14:textId="77777777" w:rsidR="009F562C" w:rsidRDefault="00764363" w:rsidP="000C0D21">
      <w:pPr>
        <w:ind w:firstLine="720"/>
        <w:jc w:val="both"/>
        <w:rPr>
          <w:sz w:val="24"/>
          <w:szCs w:val="24"/>
        </w:rPr>
      </w:pPr>
      <w:r>
        <w:rPr>
          <w:sz w:val="24"/>
          <w:szCs w:val="24"/>
        </w:rPr>
        <w:t xml:space="preserve">You </w:t>
      </w:r>
      <w:r w:rsidR="000C0D21" w:rsidRPr="60AC06A7">
        <w:rPr>
          <w:sz w:val="24"/>
          <w:szCs w:val="24"/>
        </w:rPr>
        <w:t>will not find th</w:t>
      </w:r>
      <w:r w:rsidR="000C0D21">
        <w:rPr>
          <w:sz w:val="24"/>
          <w:szCs w:val="24"/>
        </w:rPr>
        <w:t>e</w:t>
      </w:r>
      <w:r w:rsidR="000C0D21" w:rsidRPr="60AC06A7">
        <w:rPr>
          <w:sz w:val="24"/>
          <w:szCs w:val="24"/>
        </w:rPr>
        <w:t xml:space="preserve"> word</w:t>
      </w:r>
      <w:r w:rsidR="000C0D21">
        <w:rPr>
          <w:sz w:val="24"/>
          <w:szCs w:val="24"/>
        </w:rPr>
        <w:t xml:space="preserve"> Trinity in the Scriptures,</w:t>
      </w:r>
      <w:r>
        <w:rPr>
          <w:sz w:val="24"/>
          <w:szCs w:val="24"/>
        </w:rPr>
        <w:t xml:space="preserve"> although</w:t>
      </w:r>
      <w:r w:rsidR="000C0D21">
        <w:rPr>
          <w:sz w:val="24"/>
          <w:szCs w:val="24"/>
        </w:rPr>
        <w:t xml:space="preserve"> this foundational doctrine is found throughout the Bible.</w:t>
      </w:r>
      <w:r w:rsidR="000C0D21" w:rsidRPr="00E70EB2">
        <w:rPr>
          <w:sz w:val="24"/>
          <w:szCs w:val="24"/>
        </w:rPr>
        <w:t xml:space="preserve"> </w:t>
      </w:r>
      <w:r w:rsidR="000C0D21">
        <w:rPr>
          <w:sz w:val="24"/>
          <w:szCs w:val="24"/>
        </w:rPr>
        <w:t>It’s a difficult concept to grasp, much less explain, even for Biblical scholars. It’s not surprising that there has been some confusion surrounding this doctrine. So, I broach this subject with a little trepidation. Yet, nonetheless, we would be amiss to overlook this crucial doctrine</w:t>
      </w:r>
      <w:r w:rsidR="00E738CD">
        <w:rPr>
          <w:sz w:val="24"/>
          <w:szCs w:val="24"/>
        </w:rPr>
        <w:t xml:space="preserve">. </w:t>
      </w:r>
    </w:p>
    <w:p w14:paraId="1E921903" w14:textId="61BD85C1" w:rsidR="000C0D21" w:rsidRDefault="000C0D21" w:rsidP="000C0D21">
      <w:pPr>
        <w:ind w:firstLine="720"/>
        <w:jc w:val="both"/>
        <w:rPr>
          <w:sz w:val="24"/>
          <w:szCs w:val="24"/>
        </w:rPr>
      </w:pPr>
      <w:r>
        <w:rPr>
          <w:sz w:val="24"/>
          <w:szCs w:val="24"/>
        </w:rPr>
        <w:t>E</w:t>
      </w:r>
      <w:r w:rsidRPr="5897EC05">
        <w:rPr>
          <w:sz w:val="24"/>
          <w:szCs w:val="24"/>
        </w:rPr>
        <w:t xml:space="preserve">ach </w:t>
      </w:r>
      <w:r>
        <w:rPr>
          <w:sz w:val="24"/>
          <w:szCs w:val="24"/>
        </w:rPr>
        <w:t xml:space="preserve">person of the trinity </w:t>
      </w:r>
      <w:r w:rsidRPr="5897EC05">
        <w:rPr>
          <w:sz w:val="24"/>
          <w:szCs w:val="24"/>
        </w:rPr>
        <w:t>ha</w:t>
      </w:r>
      <w:r>
        <w:rPr>
          <w:sz w:val="24"/>
          <w:szCs w:val="24"/>
        </w:rPr>
        <w:t>s</w:t>
      </w:r>
      <w:r w:rsidRPr="5897EC05">
        <w:rPr>
          <w:sz w:val="24"/>
          <w:szCs w:val="24"/>
        </w:rPr>
        <w:t xml:space="preserve"> different, yet unique rolls</w:t>
      </w:r>
      <w:r>
        <w:rPr>
          <w:sz w:val="24"/>
          <w:szCs w:val="24"/>
        </w:rPr>
        <w:t xml:space="preserve">. To the degree that we understand each of their roles, </w:t>
      </w:r>
      <w:r w:rsidRPr="5897EC05">
        <w:rPr>
          <w:sz w:val="24"/>
          <w:szCs w:val="24"/>
        </w:rPr>
        <w:t xml:space="preserve">will </w:t>
      </w:r>
      <w:r>
        <w:rPr>
          <w:sz w:val="24"/>
          <w:szCs w:val="24"/>
        </w:rPr>
        <w:t xml:space="preserve">greatly </w:t>
      </w:r>
      <w:r w:rsidRPr="5897EC05">
        <w:rPr>
          <w:sz w:val="24"/>
          <w:szCs w:val="24"/>
        </w:rPr>
        <w:t>affect our view of God</w:t>
      </w:r>
      <w:r w:rsidR="00764363">
        <w:rPr>
          <w:sz w:val="24"/>
          <w:szCs w:val="24"/>
        </w:rPr>
        <w:t>. And so we have met God the Father and then God the Son so now we will turn our attention to God the Holy Spirit.</w:t>
      </w:r>
      <w:r w:rsidR="00A36D13">
        <w:rPr>
          <w:sz w:val="24"/>
          <w:szCs w:val="24"/>
        </w:rPr>
        <w:t xml:space="preserve"> </w:t>
      </w:r>
      <w:r w:rsidR="009F562C">
        <w:rPr>
          <w:sz w:val="24"/>
          <w:szCs w:val="24"/>
        </w:rPr>
        <w:t>T</w:t>
      </w:r>
      <w:r w:rsidR="00A36D13">
        <w:rPr>
          <w:sz w:val="24"/>
          <w:szCs w:val="24"/>
        </w:rPr>
        <w:t>his will not be an exhaustive study of the Holy Spirit, but hopefully we will learn enough to make some real life application and begin to recognize His work in our lives.</w:t>
      </w:r>
    </w:p>
    <w:p w14:paraId="144C1B1D" w14:textId="77777777" w:rsidR="00764363" w:rsidRPr="009336D0" w:rsidRDefault="00764363" w:rsidP="00764363">
      <w:pPr>
        <w:jc w:val="center"/>
        <w:rPr>
          <w:b/>
          <w:sz w:val="28"/>
          <w:szCs w:val="28"/>
        </w:rPr>
      </w:pPr>
      <w:r w:rsidRPr="009336D0">
        <w:rPr>
          <w:b/>
          <w:sz w:val="28"/>
          <w:szCs w:val="28"/>
        </w:rPr>
        <w:t xml:space="preserve">Three </w:t>
      </w:r>
      <w:r>
        <w:rPr>
          <w:b/>
          <w:sz w:val="28"/>
          <w:szCs w:val="28"/>
        </w:rPr>
        <w:t>i</w:t>
      </w:r>
      <w:r w:rsidRPr="009336D0">
        <w:rPr>
          <w:b/>
          <w:sz w:val="28"/>
          <w:szCs w:val="28"/>
        </w:rPr>
        <w:t>n One</w:t>
      </w:r>
    </w:p>
    <w:p w14:paraId="46B8F370" w14:textId="77777777" w:rsidR="00764363" w:rsidRPr="004F0B22" w:rsidRDefault="00764363" w:rsidP="00764363">
      <w:pPr>
        <w:jc w:val="center"/>
        <w:rPr>
          <w:b/>
          <w:i/>
          <w:sz w:val="24"/>
          <w:szCs w:val="24"/>
        </w:rPr>
      </w:pPr>
      <w:r w:rsidRPr="004F0B22">
        <w:rPr>
          <w:b/>
          <w:i/>
          <w:sz w:val="24"/>
          <w:szCs w:val="24"/>
        </w:rPr>
        <w:t>Genesis 1:1-2 (NIV)</w:t>
      </w:r>
    </w:p>
    <w:p w14:paraId="405FE99A" w14:textId="77777777" w:rsidR="00764363" w:rsidRPr="004F0B22" w:rsidRDefault="00764363" w:rsidP="00764363">
      <w:pPr>
        <w:jc w:val="center"/>
        <w:rPr>
          <w:b/>
          <w:i/>
          <w:sz w:val="24"/>
          <w:szCs w:val="24"/>
        </w:rPr>
      </w:pPr>
      <w:r w:rsidRPr="004F0B22">
        <w:rPr>
          <w:b/>
          <w:i/>
          <w:sz w:val="24"/>
          <w:szCs w:val="24"/>
        </w:rPr>
        <w:t>In the beginning God created the heavens and the earth. Now the earth was formless and empty, darkness was over the surface of the deep, and the Spirit of God was hovering over the waters.</w:t>
      </w:r>
    </w:p>
    <w:p w14:paraId="000066E4" w14:textId="77777777" w:rsidR="009F562C" w:rsidRDefault="00764363" w:rsidP="00764363">
      <w:pPr>
        <w:ind w:firstLine="720"/>
        <w:jc w:val="both"/>
        <w:rPr>
          <w:iCs/>
          <w:sz w:val="24"/>
          <w:szCs w:val="24"/>
        </w:rPr>
      </w:pPr>
      <w:r>
        <w:rPr>
          <w:sz w:val="24"/>
          <w:szCs w:val="24"/>
        </w:rPr>
        <w:t xml:space="preserve">In the last chapter, we learned that Jesus is “God the Beginning.” Would you like to see the first sign of the Trinity in the Bible? They are right there in Genesis: God the Father, God the Son and the Holy Spirit. But, unless you have some knowledge of Hebrew grammar, they will not be so recognizable. Let me explain. In Genesis one, the Hebrew for God is </w:t>
      </w:r>
      <w:r w:rsidRPr="00B543B6">
        <w:rPr>
          <w:sz w:val="24"/>
          <w:szCs w:val="24"/>
        </w:rPr>
        <w:t>Elohim</w:t>
      </w:r>
      <w:r>
        <w:rPr>
          <w:sz w:val="24"/>
          <w:szCs w:val="24"/>
        </w:rPr>
        <w:t>, and it’s used here in the</w:t>
      </w:r>
      <w:r w:rsidRPr="60AC06A7">
        <w:rPr>
          <w:sz w:val="24"/>
          <w:szCs w:val="24"/>
        </w:rPr>
        <w:t xml:space="preserve"> </w:t>
      </w:r>
      <w:r w:rsidRPr="00B543B6">
        <w:rPr>
          <w:sz w:val="24"/>
          <w:szCs w:val="24"/>
        </w:rPr>
        <w:t>plur</w:t>
      </w:r>
      <w:r w:rsidRPr="60AC06A7">
        <w:rPr>
          <w:sz w:val="24"/>
          <w:szCs w:val="24"/>
        </w:rPr>
        <w:t>al</w:t>
      </w:r>
      <w:r>
        <w:rPr>
          <w:sz w:val="24"/>
          <w:szCs w:val="24"/>
        </w:rPr>
        <w:t xml:space="preserve"> form. Obviously</w:t>
      </w:r>
      <w:r w:rsidRPr="60AC06A7">
        <w:rPr>
          <w:sz w:val="24"/>
          <w:szCs w:val="24"/>
        </w:rPr>
        <w:t xml:space="preserve"> </w:t>
      </w:r>
      <w:r>
        <w:rPr>
          <w:sz w:val="24"/>
          <w:szCs w:val="24"/>
        </w:rPr>
        <w:t xml:space="preserve">this is </w:t>
      </w:r>
      <w:r w:rsidRPr="60AC06A7">
        <w:rPr>
          <w:sz w:val="24"/>
          <w:szCs w:val="24"/>
        </w:rPr>
        <w:t>referring to</w:t>
      </w:r>
      <w:r w:rsidRPr="5897EC05">
        <w:rPr>
          <w:i/>
          <w:iCs/>
          <w:sz w:val="24"/>
          <w:szCs w:val="24"/>
        </w:rPr>
        <w:t xml:space="preserve"> God the Father and God the Son</w:t>
      </w:r>
      <w:r w:rsidRPr="00687BFE">
        <w:rPr>
          <w:iCs/>
          <w:sz w:val="24"/>
          <w:szCs w:val="24"/>
        </w:rPr>
        <w:t>.</w:t>
      </w:r>
      <w:r w:rsidRPr="009843AD">
        <w:rPr>
          <w:iCs/>
          <w:sz w:val="24"/>
          <w:szCs w:val="24"/>
        </w:rPr>
        <w:t xml:space="preserve"> </w:t>
      </w:r>
      <w:r w:rsidRPr="00B64CF3">
        <w:rPr>
          <w:iCs/>
          <w:sz w:val="24"/>
          <w:szCs w:val="24"/>
        </w:rPr>
        <w:t>Now</w:t>
      </w:r>
      <w:r w:rsidRPr="00687BFE">
        <w:rPr>
          <w:iCs/>
          <w:sz w:val="24"/>
          <w:szCs w:val="24"/>
        </w:rPr>
        <w:t xml:space="preserve"> </w:t>
      </w:r>
      <w:r>
        <w:rPr>
          <w:iCs/>
          <w:sz w:val="24"/>
          <w:szCs w:val="24"/>
        </w:rPr>
        <w:t>the puzzling thing is this -</w:t>
      </w:r>
      <w:r w:rsidRPr="00687BFE">
        <w:rPr>
          <w:iCs/>
          <w:sz w:val="24"/>
          <w:szCs w:val="24"/>
        </w:rPr>
        <w:t xml:space="preserve"> t</w:t>
      </w:r>
      <w:r w:rsidRPr="00687BFE">
        <w:rPr>
          <w:sz w:val="24"/>
          <w:szCs w:val="24"/>
        </w:rPr>
        <w:t>he</w:t>
      </w:r>
      <w:r w:rsidRPr="60AC06A7">
        <w:rPr>
          <w:sz w:val="24"/>
          <w:szCs w:val="24"/>
        </w:rPr>
        <w:t xml:space="preserve"> verb </w:t>
      </w:r>
      <w:r w:rsidRPr="00BD375E">
        <w:rPr>
          <w:i/>
          <w:sz w:val="24"/>
          <w:szCs w:val="24"/>
        </w:rPr>
        <w:t>created</w:t>
      </w:r>
      <w:r w:rsidRPr="00B543B6">
        <w:rPr>
          <w:sz w:val="24"/>
          <w:szCs w:val="24"/>
        </w:rPr>
        <w:t xml:space="preserve"> </w:t>
      </w:r>
      <w:r w:rsidRPr="60AC06A7">
        <w:rPr>
          <w:sz w:val="24"/>
          <w:szCs w:val="24"/>
        </w:rPr>
        <w:t xml:space="preserve">is </w:t>
      </w:r>
      <w:r w:rsidRPr="00B543B6">
        <w:rPr>
          <w:sz w:val="24"/>
          <w:szCs w:val="24"/>
        </w:rPr>
        <w:t>singular</w:t>
      </w:r>
      <w:r w:rsidRPr="00512C6E">
        <w:rPr>
          <w:iCs/>
          <w:sz w:val="24"/>
          <w:szCs w:val="24"/>
        </w:rPr>
        <w:t xml:space="preserve">. </w:t>
      </w:r>
      <w:r w:rsidR="00E738CD">
        <w:rPr>
          <w:iCs/>
          <w:sz w:val="24"/>
          <w:szCs w:val="24"/>
        </w:rPr>
        <w:t>Based on the following passages w</w:t>
      </w:r>
      <w:r>
        <w:rPr>
          <w:iCs/>
          <w:sz w:val="24"/>
          <w:szCs w:val="24"/>
        </w:rPr>
        <w:t xml:space="preserve">e know that Jesus is creator God. </w:t>
      </w:r>
      <w:r w:rsidR="00E738CD">
        <w:rPr>
          <w:iCs/>
          <w:sz w:val="24"/>
          <w:szCs w:val="24"/>
        </w:rPr>
        <w:t>(</w:t>
      </w:r>
      <w:r>
        <w:rPr>
          <w:iCs/>
          <w:sz w:val="24"/>
          <w:szCs w:val="24"/>
        </w:rPr>
        <w:t>John 1:1-10; Colossians 1:13-20 and Hebrews 1:1-10</w:t>
      </w:r>
      <w:r w:rsidR="00E738CD">
        <w:rPr>
          <w:iCs/>
          <w:sz w:val="24"/>
          <w:szCs w:val="24"/>
        </w:rPr>
        <w:t>).</w:t>
      </w:r>
    </w:p>
    <w:p w14:paraId="3A919196" w14:textId="05089810" w:rsidR="00764363" w:rsidRDefault="00E738CD" w:rsidP="00764363">
      <w:pPr>
        <w:ind w:firstLine="720"/>
        <w:jc w:val="both"/>
        <w:rPr>
          <w:sz w:val="24"/>
          <w:szCs w:val="24"/>
        </w:rPr>
      </w:pPr>
      <w:r>
        <w:rPr>
          <w:iCs/>
          <w:sz w:val="24"/>
          <w:szCs w:val="24"/>
        </w:rPr>
        <w:t xml:space="preserve"> The Holy </w:t>
      </w:r>
      <w:r w:rsidR="009F562C">
        <w:rPr>
          <w:iCs/>
          <w:sz w:val="24"/>
          <w:szCs w:val="24"/>
        </w:rPr>
        <w:t>S</w:t>
      </w:r>
      <w:r>
        <w:rPr>
          <w:iCs/>
          <w:sz w:val="24"/>
          <w:szCs w:val="24"/>
        </w:rPr>
        <w:t>pirit is there in the second verse of the Bible.</w:t>
      </w:r>
      <w:r w:rsidR="00764363">
        <w:rPr>
          <w:sz w:val="24"/>
          <w:szCs w:val="24"/>
        </w:rPr>
        <w:t xml:space="preserve"> we see the third person of the Trinity -God the Holy Spirit. He was there, “Hovering over the waters.” The question begs to be asked, s</w:t>
      </w:r>
      <w:r w:rsidR="00764363">
        <w:rPr>
          <w:iCs/>
          <w:sz w:val="24"/>
          <w:szCs w:val="24"/>
        </w:rPr>
        <w:t xml:space="preserve">ince the Bible states that </w:t>
      </w:r>
      <w:r w:rsidR="00764363" w:rsidRPr="001404B8">
        <w:rPr>
          <w:sz w:val="24"/>
          <w:szCs w:val="24"/>
        </w:rPr>
        <w:t>God is One</w:t>
      </w:r>
      <w:r w:rsidR="00764363">
        <w:rPr>
          <w:sz w:val="24"/>
          <w:szCs w:val="24"/>
        </w:rPr>
        <w:t xml:space="preserve">, then </w:t>
      </w:r>
      <w:r w:rsidR="00764363" w:rsidRPr="001404B8">
        <w:rPr>
          <w:sz w:val="24"/>
          <w:szCs w:val="24"/>
        </w:rPr>
        <w:t xml:space="preserve">why </w:t>
      </w:r>
      <w:r w:rsidR="00764363">
        <w:rPr>
          <w:sz w:val="24"/>
          <w:szCs w:val="24"/>
        </w:rPr>
        <w:t>is</w:t>
      </w:r>
      <w:r w:rsidR="00764363" w:rsidRPr="001404B8">
        <w:rPr>
          <w:sz w:val="24"/>
          <w:szCs w:val="24"/>
        </w:rPr>
        <w:t xml:space="preserve"> the name Elohim</w:t>
      </w:r>
      <w:r w:rsidR="00764363">
        <w:rPr>
          <w:sz w:val="24"/>
          <w:szCs w:val="24"/>
        </w:rPr>
        <w:t xml:space="preserve"> plural? Clearly, God is both Father, Son and Spirit! And a</w:t>
      </w:r>
      <w:r w:rsidR="00764363" w:rsidRPr="00E70EB2">
        <w:rPr>
          <w:sz w:val="24"/>
          <w:szCs w:val="24"/>
        </w:rPr>
        <w:t>ll three</w:t>
      </w:r>
      <w:r w:rsidR="00764363">
        <w:rPr>
          <w:sz w:val="24"/>
          <w:szCs w:val="24"/>
        </w:rPr>
        <w:t xml:space="preserve"> persons</w:t>
      </w:r>
      <w:r w:rsidR="00764363" w:rsidRPr="00B543B6">
        <w:rPr>
          <w:sz w:val="24"/>
          <w:szCs w:val="24"/>
        </w:rPr>
        <w:t xml:space="preserve"> </w:t>
      </w:r>
      <w:r w:rsidR="00764363" w:rsidRPr="60AC06A7">
        <w:rPr>
          <w:sz w:val="24"/>
          <w:szCs w:val="24"/>
        </w:rPr>
        <w:t>of the Trinity took part in creation, including the</w:t>
      </w:r>
      <w:r w:rsidR="00764363">
        <w:rPr>
          <w:sz w:val="24"/>
          <w:szCs w:val="24"/>
        </w:rPr>
        <w:t xml:space="preserve"> creation of</w:t>
      </w:r>
      <w:r w:rsidR="00764363" w:rsidRPr="00B543B6">
        <w:rPr>
          <w:sz w:val="24"/>
          <w:szCs w:val="24"/>
        </w:rPr>
        <w:t xml:space="preserve"> man</w:t>
      </w:r>
      <w:r w:rsidR="00764363">
        <w:rPr>
          <w:sz w:val="24"/>
          <w:szCs w:val="24"/>
        </w:rPr>
        <w:t>. This is evident in Genesis 1:26 where they said:</w:t>
      </w:r>
      <w:r w:rsidR="00764363" w:rsidRPr="00B543B6">
        <w:rPr>
          <w:sz w:val="24"/>
          <w:szCs w:val="24"/>
        </w:rPr>
        <w:t xml:space="preserve"> </w:t>
      </w:r>
      <w:r w:rsidR="00764363" w:rsidRPr="00B543B6">
        <w:rPr>
          <w:i/>
          <w:iCs/>
          <w:sz w:val="24"/>
          <w:szCs w:val="24"/>
        </w:rPr>
        <w:t>“Let</w:t>
      </w:r>
      <w:r w:rsidR="00764363" w:rsidRPr="00B543B6">
        <w:rPr>
          <w:sz w:val="24"/>
          <w:szCs w:val="24"/>
        </w:rPr>
        <w:t xml:space="preserve"> </w:t>
      </w:r>
      <w:r w:rsidR="00764363" w:rsidRPr="00B543B6">
        <w:rPr>
          <w:i/>
          <w:iCs/>
          <w:sz w:val="24"/>
          <w:szCs w:val="24"/>
          <w:u w:val="single"/>
        </w:rPr>
        <w:t>us</w:t>
      </w:r>
      <w:r w:rsidR="00764363" w:rsidRPr="00B543B6">
        <w:rPr>
          <w:i/>
          <w:iCs/>
          <w:sz w:val="24"/>
          <w:szCs w:val="24"/>
        </w:rPr>
        <w:t xml:space="preserve"> make man in our image.”</w:t>
      </w:r>
      <w:r w:rsidR="00764363" w:rsidRPr="00B543B6">
        <w:rPr>
          <w:sz w:val="24"/>
          <w:szCs w:val="24"/>
        </w:rPr>
        <w:t xml:space="preserve"> </w:t>
      </w:r>
      <w:r w:rsidR="00764363">
        <w:rPr>
          <w:sz w:val="24"/>
          <w:szCs w:val="24"/>
        </w:rPr>
        <w:t xml:space="preserve">In </w:t>
      </w:r>
      <w:r w:rsidR="00764363" w:rsidRPr="00B543B6">
        <w:rPr>
          <w:sz w:val="24"/>
          <w:szCs w:val="24"/>
        </w:rPr>
        <w:t>Isaiah 6:8</w:t>
      </w:r>
      <w:r w:rsidR="00764363">
        <w:rPr>
          <w:sz w:val="24"/>
          <w:szCs w:val="24"/>
        </w:rPr>
        <w:t xml:space="preserve"> at Isaiah’s commission they asked,</w:t>
      </w:r>
      <w:r w:rsidR="00764363" w:rsidRPr="00B543B6">
        <w:rPr>
          <w:sz w:val="24"/>
          <w:szCs w:val="24"/>
        </w:rPr>
        <w:t xml:space="preserve"> “Who will go for </w:t>
      </w:r>
      <w:r w:rsidR="00764363" w:rsidRPr="00B543B6">
        <w:rPr>
          <w:i/>
          <w:iCs/>
          <w:sz w:val="24"/>
          <w:szCs w:val="24"/>
        </w:rPr>
        <w:t>us</w:t>
      </w:r>
      <w:r w:rsidR="00764363">
        <w:rPr>
          <w:i/>
          <w:iCs/>
          <w:sz w:val="24"/>
          <w:szCs w:val="24"/>
        </w:rPr>
        <w:t>?”</w:t>
      </w:r>
      <w:r w:rsidR="00764363" w:rsidRPr="00B543B6">
        <w:rPr>
          <w:sz w:val="24"/>
          <w:szCs w:val="24"/>
        </w:rPr>
        <w:t xml:space="preserve"> </w:t>
      </w:r>
      <w:r w:rsidR="00764363">
        <w:rPr>
          <w:sz w:val="24"/>
          <w:szCs w:val="24"/>
        </w:rPr>
        <w:t xml:space="preserve">  We will look at this, and other essential doctrines, in detail in another chapter. (Genesis 3:22)</w:t>
      </w:r>
    </w:p>
    <w:p w14:paraId="580F9370" w14:textId="32CC2C75" w:rsidR="00764363" w:rsidRDefault="00DD5C6B" w:rsidP="00764363">
      <w:pPr>
        <w:ind w:firstLine="720"/>
        <w:jc w:val="both"/>
        <w:rPr>
          <w:sz w:val="24"/>
          <w:szCs w:val="24"/>
        </w:rPr>
      </w:pPr>
      <w:r>
        <w:rPr>
          <w:sz w:val="24"/>
          <w:szCs w:val="24"/>
        </w:rPr>
        <w:t xml:space="preserve">Many analogies have been used in an attempt to </w:t>
      </w:r>
      <w:r w:rsidR="00764363">
        <w:rPr>
          <w:sz w:val="24"/>
          <w:szCs w:val="24"/>
        </w:rPr>
        <w:t>explain the Trinity</w:t>
      </w:r>
      <w:r>
        <w:rPr>
          <w:sz w:val="24"/>
          <w:szCs w:val="24"/>
        </w:rPr>
        <w:t xml:space="preserve">. </w:t>
      </w:r>
      <w:r w:rsidR="00764363">
        <w:rPr>
          <w:sz w:val="24"/>
          <w:szCs w:val="24"/>
        </w:rPr>
        <w:t xml:space="preserve"> Perhaps you’ve heard this comparison: The Trinity is like H2O, no matter if it’s steam, ice or liquid -- it’s still water. And then there is this analogy: He is like the sun, fire, light and heat. Yet analogy that we can think of seems to fall short doesn’t it? Perhaps that’s why some</w:t>
      </w:r>
      <w:r w:rsidR="00764363" w:rsidRPr="5897EC05">
        <w:rPr>
          <w:sz w:val="24"/>
          <w:szCs w:val="24"/>
        </w:rPr>
        <w:t xml:space="preserve"> have erroneously </w:t>
      </w:r>
      <w:r w:rsidR="00764363">
        <w:rPr>
          <w:sz w:val="24"/>
          <w:szCs w:val="24"/>
        </w:rPr>
        <w:t>d</w:t>
      </w:r>
      <w:r w:rsidR="00764363" w:rsidRPr="5897EC05">
        <w:rPr>
          <w:sz w:val="24"/>
          <w:szCs w:val="24"/>
        </w:rPr>
        <w:t>en</w:t>
      </w:r>
      <w:r w:rsidR="00764363">
        <w:rPr>
          <w:sz w:val="24"/>
          <w:szCs w:val="24"/>
        </w:rPr>
        <w:t>ied</w:t>
      </w:r>
      <w:r w:rsidR="00764363" w:rsidRPr="5897EC05">
        <w:rPr>
          <w:sz w:val="24"/>
          <w:szCs w:val="24"/>
        </w:rPr>
        <w:t xml:space="preserve"> His very existence. </w:t>
      </w:r>
      <w:r w:rsidR="00764363">
        <w:rPr>
          <w:sz w:val="24"/>
          <w:szCs w:val="24"/>
        </w:rPr>
        <w:t>Still others, out of ignorance or the fear of</w:t>
      </w:r>
      <w:r w:rsidR="00764363" w:rsidRPr="5897EC05">
        <w:rPr>
          <w:sz w:val="24"/>
          <w:szCs w:val="24"/>
        </w:rPr>
        <w:t xml:space="preserve"> being labeled too extreme</w:t>
      </w:r>
      <w:r w:rsidR="00764363">
        <w:rPr>
          <w:sz w:val="24"/>
          <w:szCs w:val="24"/>
        </w:rPr>
        <w:t xml:space="preserve">, refuse to even broach the subject of the Holy Spirit. To </w:t>
      </w:r>
      <w:r w:rsidR="00764363" w:rsidRPr="5897EC05">
        <w:rPr>
          <w:sz w:val="24"/>
          <w:szCs w:val="24"/>
        </w:rPr>
        <w:t>follow this line of thinking</w:t>
      </w:r>
      <w:r w:rsidR="00764363">
        <w:rPr>
          <w:sz w:val="24"/>
          <w:szCs w:val="24"/>
        </w:rPr>
        <w:t>,</w:t>
      </w:r>
      <w:r w:rsidR="00764363" w:rsidRPr="5897EC05">
        <w:rPr>
          <w:sz w:val="24"/>
          <w:szCs w:val="24"/>
        </w:rPr>
        <w:t xml:space="preserve"> </w:t>
      </w:r>
      <w:r w:rsidR="00764363">
        <w:rPr>
          <w:sz w:val="24"/>
          <w:szCs w:val="24"/>
        </w:rPr>
        <w:t>would be to miss the most intimate part of our</w:t>
      </w:r>
      <w:r w:rsidR="00764363" w:rsidRPr="5897EC05">
        <w:rPr>
          <w:sz w:val="24"/>
          <w:szCs w:val="24"/>
        </w:rPr>
        <w:t xml:space="preserve"> relationship with the </w:t>
      </w:r>
      <w:r w:rsidR="00764363">
        <w:rPr>
          <w:sz w:val="24"/>
          <w:szCs w:val="24"/>
        </w:rPr>
        <w:t>Lord… and that we most certainly do not want to do.</w:t>
      </w:r>
      <w:r w:rsidR="00764363" w:rsidRPr="5897EC05">
        <w:rPr>
          <w:sz w:val="24"/>
          <w:szCs w:val="24"/>
        </w:rPr>
        <w:t xml:space="preserve"> </w:t>
      </w:r>
    </w:p>
    <w:p w14:paraId="654C2381" w14:textId="76152F2F" w:rsidR="00764363" w:rsidRDefault="00764363" w:rsidP="00764363">
      <w:pPr>
        <w:ind w:firstLine="720"/>
        <w:jc w:val="both"/>
        <w:rPr>
          <w:sz w:val="24"/>
          <w:szCs w:val="24"/>
        </w:rPr>
      </w:pPr>
    </w:p>
    <w:p w14:paraId="25C02685" w14:textId="77777777" w:rsidR="00E738CD" w:rsidRDefault="00E738CD" w:rsidP="00764363">
      <w:pPr>
        <w:ind w:firstLine="720"/>
        <w:jc w:val="both"/>
        <w:rPr>
          <w:sz w:val="24"/>
          <w:szCs w:val="24"/>
        </w:rPr>
      </w:pPr>
    </w:p>
    <w:p w14:paraId="7256BBDB" w14:textId="77777777" w:rsidR="00764363" w:rsidRDefault="00764363" w:rsidP="00764363">
      <w:pPr>
        <w:ind w:firstLine="720"/>
        <w:jc w:val="both"/>
        <w:rPr>
          <w:sz w:val="24"/>
          <w:szCs w:val="24"/>
        </w:rPr>
      </w:pPr>
    </w:p>
    <w:p w14:paraId="68981E5B" w14:textId="77777777" w:rsidR="00764363" w:rsidRDefault="00764363" w:rsidP="00764363">
      <w:pPr>
        <w:pStyle w:val="ListParagraph"/>
        <w:ind w:left="0"/>
        <w:jc w:val="center"/>
        <w:rPr>
          <w:b/>
          <w:bCs/>
          <w:i/>
          <w:iCs/>
          <w:sz w:val="24"/>
          <w:szCs w:val="24"/>
        </w:rPr>
      </w:pPr>
      <w:r w:rsidRPr="5897EC05">
        <w:rPr>
          <w:b/>
          <w:bCs/>
          <w:i/>
          <w:iCs/>
          <w:sz w:val="24"/>
          <w:szCs w:val="24"/>
        </w:rPr>
        <w:t>1 John 4:13-16 (NIV)</w:t>
      </w:r>
    </w:p>
    <w:p w14:paraId="2ED16DC3" w14:textId="77777777" w:rsidR="00764363" w:rsidRDefault="00764363" w:rsidP="00764363">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This is how we know that we live in him and he in us: He has given us of his Spirit. And we have seen and testify that the Father has sent his Son to be the Savior of the world. If anyone acknowledges that Jesus is the Son of God, God lives in them and they in God. And so we know and rely on the love God has for us. God is love. Whoever lives in love lives in God, and God in them. </w:t>
      </w:r>
    </w:p>
    <w:p w14:paraId="336CB07A" w14:textId="77777777" w:rsidR="00764363" w:rsidRDefault="00764363" w:rsidP="00764363">
      <w:pPr>
        <w:pStyle w:val="ListParagraph"/>
        <w:ind w:left="0"/>
        <w:jc w:val="center"/>
        <w:rPr>
          <w:rFonts w:asciiTheme="minorHAnsi" w:eastAsiaTheme="minorEastAsia" w:hAnsiTheme="minorHAnsi" w:cstheme="minorBidi"/>
          <w:b/>
          <w:bCs/>
          <w:i/>
          <w:iCs/>
          <w:sz w:val="24"/>
          <w:szCs w:val="24"/>
        </w:rPr>
      </w:pPr>
    </w:p>
    <w:p w14:paraId="6BBAFB9B" w14:textId="77777777" w:rsidR="00764363" w:rsidRPr="00A93486" w:rsidRDefault="00764363" w:rsidP="00764363">
      <w:pPr>
        <w:rPr>
          <w:sz w:val="28"/>
          <w:szCs w:val="28"/>
        </w:rPr>
      </w:pPr>
      <w:r w:rsidRPr="5897EC05">
        <w:rPr>
          <w:b/>
          <w:bCs/>
          <w:sz w:val="28"/>
          <w:szCs w:val="28"/>
        </w:rPr>
        <w:t>DIGGGING DEEPER</w:t>
      </w:r>
      <w:r w:rsidRPr="5897EC05">
        <w:rPr>
          <w:sz w:val="28"/>
          <w:szCs w:val="28"/>
        </w:rPr>
        <w:t xml:space="preserve">: </w:t>
      </w:r>
      <w:r w:rsidRPr="5897EC05">
        <w:rPr>
          <w:b/>
          <w:bCs/>
          <w:sz w:val="28"/>
          <w:szCs w:val="28"/>
        </w:rPr>
        <w:t xml:space="preserve">Read the following passages and make note of any insights and </w:t>
      </w:r>
      <w:r>
        <w:rPr>
          <w:b/>
          <w:bCs/>
          <w:sz w:val="28"/>
          <w:szCs w:val="28"/>
        </w:rPr>
        <w:t>personal applications.</w:t>
      </w:r>
    </w:p>
    <w:p w14:paraId="7F53477D" w14:textId="77777777" w:rsidR="00764363" w:rsidRPr="000B2149" w:rsidRDefault="00764363" w:rsidP="00764363">
      <w:pPr>
        <w:pStyle w:val="ListParagraph"/>
        <w:numPr>
          <w:ilvl w:val="0"/>
          <w:numId w:val="93"/>
        </w:numPr>
        <w:rPr>
          <w:rFonts w:asciiTheme="minorHAnsi" w:eastAsiaTheme="minorEastAsia" w:hAnsiTheme="minorHAnsi" w:cstheme="minorBidi"/>
          <w:bCs/>
          <w:iCs/>
          <w:sz w:val="24"/>
          <w:szCs w:val="24"/>
        </w:rPr>
      </w:pPr>
      <w:r w:rsidRPr="000B2149">
        <w:rPr>
          <w:rFonts w:asciiTheme="minorHAnsi" w:eastAsiaTheme="minorEastAsia" w:hAnsiTheme="minorHAnsi" w:cstheme="minorBidi"/>
          <w:bCs/>
          <w:iCs/>
          <w:sz w:val="24"/>
          <w:szCs w:val="24"/>
        </w:rPr>
        <w:t>John 1:29-34</w:t>
      </w:r>
      <w:r>
        <w:rPr>
          <w:rFonts w:asciiTheme="minorHAnsi" w:eastAsiaTheme="minorEastAsia" w:hAnsiTheme="minorHAnsi" w:cstheme="minorBidi"/>
          <w:bCs/>
          <w:iCs/>
          <w:sz w:val="24"/>
          <w:szCs w:val="24"/>
        </w:rPr>
        <w:t>; Luke 3:21-22, 9:28-36; Mark 1:19-11, 9:2-13; Matthew 3:13-17, 17:1-13</w:t>
      </w:r>
    </w:p>
    <w:p w14:paraId="38EA930D" w14:textId="77777777" w:rsidR="00764363" w:rsidRDefault="00764363" w:rsidP="00764363">
      <w:pPr>
        <w:pStyle w:val="ListParagraph"/>
        <w:ind w:left="0"/>
        <w:jc w:val="center"/>
        <w:rPr>
          <w:rFonts w:asciiTheme="minorHAnsi" w:eastAsiaTheme="minorEastAsia" w:hAnsiTheme="minorHAnsi" w:cstheme="minorBidi"/>
          <w:b/>
          <w:bCs/>
          <w:i/>
          <w:iCs/>
          <w:sz w:val="24"/>
          <w:szCs w:val="24"/>
        </w:rPr>
      </w:pPr>
    </w:p>
    <w:p w14:paraId="1A183151" w14:textId="77777777" w:rsidR="00764363" w:rsidRDefault="00764363" w:rsidP="00764363">
      <w:pPr>
        <w:ind w:firstLine="720"/>
        <w:jc w:val="both"/>
        <w:rPr>
          <w:sz w:val="24"/>
          <w:szCs w:val="24"/>
        </w:rPr>
      </w:pPr>
    </w:p>
    <w:p w14:paraId="0F5ABC5C" w14:textId="0C30C073" w:rsidR="00764363" w:rsidRDefault="00764363" w:rsidP="000C0D21">
      <w:pPr>
        <w:ind w:firstLine="720"/>
        <w:jc w:val="both"/>
        <w:rPr>
          <w:sz w:val="24"/>
          <w:szCs w:val="24"/>
        </w:rPr>
      </w:pPr>
    </w:p>
    <w:p w14:paraId="2C7B37CC" w14:textId="77777777" w:rsidR="000C0D21" w:rsidRDefault="000C0D21" w:rsidP="00FD7359">
      <w:pPr>
        <w:ind w:firstLine="720"/>
        <w:jc w:val="both"/>
        <w:rPr>
          <w:sz w:val="24"/>
          <w:szCs w:val="24"/>
        </w:rPr>
      </w:pPr>
    </w:p>
    <w:p w14:paraId="10E7D822" w14:textId="77777777" w:rsidR="000C0D21" w:rsidRPr="00D025C3" w:rsidRDefault="000C0D21" w:rsidP="000C0D21">
      <w:pPr>
        <w:pStyle w:val="ListParagraph"/>
        <w:ind w:left="0"/>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Psalm 46:4-7 (NIV)</w:t>
      </w:r>
    </w:p>
    <w:p w14:paraId="295B4C25" w14:textId="77777777" w:rsidR="000C0D21" w:rsidRDefault="000C0D21" w:rsidP="000C0D21">
      <w:pPr>
        <w:pStyle w:val="line1"/>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There is a river whose streams make glad the city of God, the holy place where the Highest dwells. God is within her, she will not fall; God will help her </w:t>
      </w:r>
      <w:r>
        <w:rPr>
          <w:rFonts w:asciiTheme="minorHAnsi" w:eastAsiaTheme="minorEastAsia" w:hAnsiTheme="minorHAnsi" w:cstheme="minorBidi"/>
          <w:b/>
          <w:bCs/>
          <w:i/>
          <w:iCs/>
        </w:rPr>
        <w:t>at break of day. Nations are in</w:t>
      </w:r>
    </w:p>
    <w:p w14:paraId="2E84FF55" w14:textId="77777777" w:rsidR="000C0D21" w:rsidRDefault="000C0D21" w:rsidP="000C0D21">
      <w:pPr>
        <w:pStyle w:val="line1"/>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uproar, kingdoms fall; he lifts his voice, the earth melts.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xml:space="preserve"> Almighty is with us; the God of Jacob is our fortress.</w:t>
      </w:r>
    </w:p>
    <w:p w14:paraId="5E254355" w14:textId="1D26DFEA" w:rsidR="000C0D21" w:rsidRDefault="000C0D21" w:rsidP="00FD7359">
      <w:pPr>
        <w:ind w:firstLine="720"/>
        <w:jc w:val="both"/>
        <w:rPr>
          <w:sz w:val="24"/>
          <w:szCs w:val="24"/>
        </w:rPr>
      </w:pPr>
    </w:p>
    <w:p w14:paraId="52D71E35" w14:textId="77777777" w:rsidR="00ED2155" w:rsidRDefault="00E6337A" w:rsidP="0021086A">
      <w:pPr>
        <w:ind w:firstLine="720"/>
        <w:jc w:val="both"/>
        <w:rPr>
          <w:sz w:val="24"/>
          <w:szCs w:val="24"/>
        </w:rPr>
      </w:pPr>
      <w:r>
        <w:rPr>
          <w:sz w:val="24"/>
          <w:szCs w:val="24"/>
        </w:rPr>
        <w:t>T</w:t>
      </w:r>
      <w:r w:rsidR="00FD7359">
        <w:rPr>
          <w:sz w:val="24"/>
          <w:szCs w:val="24"/>
        </w:rPr>
        <w:t>he Lord Jesus is “</w:t>
      </w:r>
      <w:r w:rsidR="00FD7359" w:rsidRPr="00991555">
        <w:rPr>
          <w:i/>
          <w:sz w:val="24"/>
          <w:szCs w:val="24"/>
        </w:rPr>
        <w:t>God with us</w:t>
      </w:r>
      <w:r w:rsidR="00FD7359">
        <w:rPr>
          <w:sz w:val="24"/>
          <w:szCs w:val="24"/>
        </w:rPr>
        <w:t>,” and the Holy Spirit is “</w:t>
      </w:r>
      <w:r w:rsidR="00FD7359" w:rsidRPr="00991555">
        <w:rPr>
          <w:i/>
          <w:sz w:val="24"/>
          <w:szCs w:val="24"/>
        </w:rPr>
        <w:t>God within us</w:t>
      </w:r>
      <w:r w:rsidR="00FD7359">
        <w:rPr>
          <w:sz w:val="24"/>
          <w:szCs w:val="24"/>
        </w:rPr>
        <w:t xml:space="preserve">!” </w:t>
      </w:r>
      <w:r w:rsidR="00704A49">
        <w:rPr>
          <w:sz w:val="24"/>
          <w:szCs w:val="24"/>
        </w:rPr>
        <w:t xml:space="preserve">Even as I begin to write about </w:t>
      </w:r>
      <w:r w:rsidR="006E59BF">
        <w:rPr>
          <w:sz w:val="24"/>
          <w:szCs w:val="24"/>
        </w:rPr>
        <w:t xml:space="preserve">God </w:t>
      </w:r>
      <w:r w:rsidR="00ED2155">
        <w:rPr>
          <w:sz w:val="24"/>
          <w:szCs w:val="24"/>
        </w:rPr>
        <w:t xml:space="preserve">who lives </w:t>
      </w:r>
      <w:r w:rsidR="006E59BF">
        <w:rPr>
          <w:sz w:val="24"/>
          <w:szCs w:val="24"/>
        </w:rPr>
        <w:t xml:space="preserve">“within me,” </w:t>
      </w:r>
      <w:r w:rsidR="00AC6577">
        <w:rPr>
          <w:sz w:val="24"/>
          <w:szCs w:val="24"/>
        </w:rPr>
        <w:t xml:space="preserve">I am </w:t>
      </w:r>
      <w:r w:rsidR="00ED2155">
        <w:rPr>
          <w:sz w:val="24"/>
          <w:szCs w:val="24"/>
        </w:rPr>
        <w:t xml:space="preserve">more than </w:t>
      </w:r>
      <w:r w:rsidR="00AC6577">
        <w:rPr>
          <w:sz w:val="24"/>
          <w:szCs w:val="24"/>
        </w:rPr>
        <w:t xml:space="preserve">a bit overwhelmed </w:t>
      </w:r>
      <w:r w:rsidR="005741E4">
        <w:rPr>
          <w:sz w:val="24"/>
          <w:szCs w:val="24"/>
        </w:rPr>
        <w:t>at the task</w:t>
      </w:r>
      <w:r w:rsidR="00704A49">
        <w:rPr>
          <w:sz w:val="24"/>
          <w:szCs w:val="24"/>
        </w:rPr>
        <w:t xml:space="preserve">. </w:t>
      </w:r>
      <w:r w:rsidR="00ED2155">
        <w:rPr>
          <w:sz w:val="24"/>
          <w:szCs w:val="24"/>
        </w:rPr>
        <w:t>In fact,</w:t>
      </w:r>
      <w:r w:rsidR="00704A49">
        <w:rPr>
          <w:sz w:val="24"/>
          <w:szCs w:val="24"/>
        </w:rPr>
        <w:t xml:space="preserve"> I can’t do this without Him! </w:t>
      </w:r>
      <w:r w:rsidR="00ED2155">
        <w:rPr>
          <w:sz w:val="24"/>
          <w:szCs w:val="24"/>
        </w:rPr>
        <w:t xml:space="preserve">And so </w:t>
      </w:r>
      <w:r w:rsidR="00704A49">
        <w:rPr>
          <w:sz w:val="24"/>
          <w:szCs w:val="24"/>
        </w:rPr>
        <w:t xml:space="preserve">I am pleading with Him to </w:t>
      </w:r>
      <w:r w:rsidR="00ED2155">
        <w:rPr>
          <w:sz w:val="24"/>
          <w:szCs w:val="24"/>
        </w:rPr>
        <w:t xml:space="preserve">open our minds and bring illumination to this book He wrote! </w:t>
      </w:r>
    </w:p>
    <w:p w14:paraId="51E137FF" w14:textId="5C44EAC7" w:rsidR="005741E4" w:rsidRDefault="005741E4" w:rsidP="00AC6577">
      <w:pPr>
        <w:ind w:firstLine="720"/>
        <w:jc w:val="both"/>
        <w:rPr>
          <w:sz w:val="24"/>
          <w:szCs w:val="24"/>
        </w:rPr>
      </w:pPr>
      <w:r>
        <w:rPr>
          <w:sz w:val="24"/>
          <w:szCs w:val="24"/>
        </w:rPr>
        <w:t xml:space="preserve">First of all, when you talk about studying the Bible, you realize that He - the Holy Spirit - is the Arthur! </w:t>
      </w:r>
      <w:r w:rsidR="00184DBD">
        <w:rPr>
          <w:sz w:val="24"/>
          <w:szCs w:val="24"/>
        </w:rPr>
        <w:t xml:space="preserve"> (2 Timothy 2:15) </w:t>
      </w:r>
      <w:r>
        <w:rPr>
          <w:sz w:val="24"/>
          <w:szCs w:val="24"/>
        </w:rPr>
        <w:t xml:space="preserve">How do we know this? Well, He inspired both, Peter and Paul to </w:t>
      </w:r>
      <w:r w:rsidR="00184DBD">
        <w:rPr>
          <w:sz w:val="24"/>
          <w:szCs w:val="24"/>
        </w:rPr>
        <w:t>tell us.</w:t>
      </w:r>
      <w:r w:rsidR="002C3EB9">
        <w:rPr>
          <w:sz w:val="24"/>
          <w:szCs w:val="24"/>
        </w:rPr>
        <w:t xml:space="preserve"> Have you ever heard of a ghost writer? In this case, we are talking about the Holy Ghost writer! So you may be wondering, how this ties back to the church at Ephesus. I am glad you ask. If you’ll </w:t>
      </w:r>
      <w:r w:rsidR="00184DBD">
        <w:rPr>
          <w:sz w:val="24"/>
          <w:szCs w:val="24"/>
        </w:rPr>
        <w:t>recall</w:t>
      </w:r>
      <w:r w:rsidR="002C3EB9">
        <w:rPr>
          <w:sz w:val="24"/>
          <w:szCs w:val="24"/>
        </w:rPr>
        <w:t xml:space="preserve">, Timothy was the pastor of the church at Ephesus, when Paul wrote the following letter to him. So it is safe to </w:t>
      </w:r>
      <w:r w:rsidR="00184DBD">
        <w:rPr>
          <w:sz w:val="24"/>
          <w:szCs w:val="24"/>
        </w:rPr>
        <w:t>assume</w:t>
      </w:r>
      <w:r w:rsidR="002C3EB9">
        <w:rPr>
          <w:sz w:val="24"/>
          <w:szCs w:val="24"/>
        </w:rPr>
        <w:t xml:space="preserve"> that </w:t>
      </w:r>
      <w:r w:rsidR="00184DBD">
        <w:rPr>
          <w:sz w:val="24"/>
          <w:szCs w:val="24"/>
        </w:rPr>
        <w:t>the saints at Ephesus were privy to this fact first.</w:t>
      </w:r>
    </w:p>
    <w:p w14:paraId="212E17DA" w14:textId="77777777" w:rsidR="005741E4" w:rsidRPr="00137902" w:rsidRDefault="005741E4" w:rsidP="005741E4">
      <w:pPr>
        <w:pStyle w:val="Heading1"/>
        <w:shd w:val="clear" w:color="auto" w:fill="FFFFFF"/>
        <w:spacing w:before="0"/>
        <w:jc w:val="center"/>
        <w:rPr>
          <w:rFonts w:asciiTheme="minorHAnsi" w:hAnsiTheme="minorHAnsi" w:cstheme="minorHAnsi"/>
          <w:bCs w:val="0"/>
          <w:i/>
          <w:color w:val="000000"/>
          <w:sz w:val="24"/>
          <w:szCs w:val="24"/>
        </w:rPr>
      </w:pPr>
      <w:r w:rsidRPr="00137902">
        <w:rPr>
          <w:rStyle w:val="passage-display-bcv"/>
          <w:rFonts w:asciiTheme="minorHAnsi" w:hAnsiTheme="minorHAnsi" w:cstheme="minorHAnsi"/>
          <w:bCs w:val="0"/>
          <w:i/>
          <w:color w:val="000000"/>
          <w:sz w:val="24"/>
          <w:szCs w:val="24"/>
        </w:rPr>
        <w:t>2 Timothy 3:16-17</w:t>
      </w:r>
      <w:r w:rsidRPr="00137902">
        <w:rPr>
          <w:rStyle w:val="passage-display-version"/>
          <w:rFonts w:asciiTheme="minorHAnsi" w:hAnsiTheme="minorHAnsi" w:cstheme="minorHAnsi"/>
          <w:bCs w:val="0"/>
          <w:i/>
          <w:color w:val="000000"/>
          <w:sz w:val="24"/>
          <w:szCs w:val="24"/>
        </w:rPr>
        <w:t xml:space="preserve"> (NIV)</w:t>
      </w:r>
    </w:p>
    <w:p w14:paraId="0055D866" w14:textId="77777777" w:rsidR="005741E4" w:rsidRPr="00137902" w:rsidRDefault="005741E4" w:rsidP="005741E4">
      <w:pPr>
        <w:pStyle w:val="NormalWeb"/>
        <w:shd w:val="clear" w:color="auto" w:fill="FFFFFF"/>
        <w:spacing w:before="0" w:beforeAutospacing="0" w:after="150" w:afterAutospacing="0" w:line="360" w:lineRule="atLeast"/>
        <w:jc w:val="center"/>
        <w:rPr>
          <w:rFonts w:asciiTheme="minorHAnsi" w:hAnsiTheme="minorHAnsi" w:cstheme="minorHAnsi"/>
          <w:b/>
          <w:i/>
          <w:color w:val="000000"/>
        </w:rPr>
      </w:pPr>
      <w:r w:rsidRPr="00137902">
        <w:rPr>
          <w:rStyle w:val="text"/>
          <w:rFonts w:asciiTheme="minorHAnsi" w:hAnsiTheme="minorHAnsi" w:cstheme="minorHAnsi"/>
          <w:b/>
          <w:bCs/>
          <w:i/>
          <w:color w:val="000000"/>
          <w:vertAlign w:val="superscript"/>
        </w:rPr>
        <w:t> </w:t>
      </w:r>
      <w:r w:rsidRPr="00137902">
        <w:rPr>
          <w:rStyle w:val="text"/>
          <w:rFonts w:asciiTheme="minorHAnsi" w:hAnsiTheme="minorHAnsi" w:cstheme="minorHAnsi"/>
          <w:b/>
          <w:i/>
          <w:color w:val="000000"/>
        </w:rPr>
        <w:t>All Scripture is God-breathed</w:t>
      </w:r>
      <w:r w:rsidRPr="00137902">
        <w:rPr>
          <w:rStyle w:val="apple-converted-space"/>
          <w:rFonts w:asciiTheme="minorHAnsi" w:hAnsiTheme="minorHAnsi" w:cstheme="minorHAnsi"/>
          <w:b/>
          <w:i/>
          <w:color w:val="000000"/>
        </w:rPr>
        <w:t> </w:t>
      </w:r>
      <w:r w:rsidRPr="00137902">
        <w:rPr>
          <w:rStyle w:val="text"/>
          <w:rFonts w:asciiTheme="minorHAnsi" w:hAnsiTheme="minorHAnsi" w:cstheme="minorHAnsi"/>
          <w:b/>
          <w:i/>
          <w:color w:val="000000"/>
        </w:rPr>
        <w:t>and is useful for teaching,</w:t>
      </w:r>
      <w:r w:rsidRPr="00137902">
        <w:rPr>
          <w:rStyle w:val="apple-converted-space"/>
          <w:rFonts w:asciiTheme="minorHAnsi" w:hAnsiTheme="minorHAnsi" w:cstheme="minorHAnsi"/>
          <w:b/>
          <w:i/>
          <w:color w:val="000000"/>
        </w:rPr>
        <w:t> </w:t>
      </w:r>
      <w:r w:rsidRPr="00137902">
        <w:rPr>
          <w:rStyle w:val="text"/>
          <w:rFonts w:asciiTheme="minorHAnsi" w:hAnsiTheme="minorHAnsi" w:cstheme="minorHAnsi"/>
          <w:b/>
          <w:i/>
          <w:color w:val="000000"/>
        </w:rPr>
        <w:t>rebuking, correcting and training in righteousness,</w:t>
      </w:r>
      <w:r>
        <w:rPr>
          <w:rStyle w:val="text"/>
          <w:rFonts w:asciiTheme="minorHAnsi" w:hAnsiTheme="minorHAnsi" w:cstheme="minorHAnsi"/>
          <w:b/>
          <w:i/>
          <w:color w:val="000000"/>
        </w:rPr>
        <w:t xml:space="preserve"> so</w:t>
      </w:r>
      <w:r w:rsidRPr="00137902">
        <w:rPr>
          <w:rStyle w:val="text"/>
          <w:rFonts w:asciiTheme="minorHAnsi" w:hAnsiTheme="minorHAnsi" w:cstheme="minorHAnsi"/>
          <w:b/>
          <w:i/>
          <w:color w:val="000000"/>
        </w:rPr>
        <w:t xml:space="preserve"> that the servant of Go</w:t>
      </w:r>
      <w:r>
        <w:rPr>
          <w:rStyle w:val="text"/>
          <w:rFonts w:asciiTheme="minorHAnsi" w:hAnsiTheme="minorHAnsi" w:cstheme="minorHAnsi"/>
          <w:b/>
          <w:i/>
          <w:color w:val="000000"/>
        </w:rPr>
        <w:t>d</w:t>
      </w:r>
      <w:r w:rsidRPr="00137902">
        <w:rPr>
          <w:rStyle w:val="apple-converted-space"/>
          <w:rFonts w:asciiTheme="minorHAnsi" w:hAnsiTheme="minorHAnsi" w:cstheme="minorHAnsi"/>
          <w:b/>
          <w:i/>
          <w:color w:val="000000"/>
        </w:rPr>
        <w:t> </w:t>
      </w:r>
      <w:r w:rsidRPr="00137902">
        <w:rPr>
          <w:rStyle w:val="text"/>
          <w:rFonts w:asciiTheme="minorHAnsi" w:hAnsiTheme="minorHAnsi" w:cstheme="minorHAnsi"/>
          <w:b/>
          <w:i/>
          <w:color w:val="000000"/>
        </w:rPr>
        <w:t>may be thoroughly equipped for every good work.</w:t>
      </w:r>
    </w:p>
    <w:p w14:paraId="647C4056" w14:textId="77777777" w:rsidR="002C3EB9" w:rsidRPr="003F2DDC" w:rsidRDefault="002C3EB9" w:rsidP="002C3EB9">
      <w:pPr>
        <w:ind w:left="360"/>
        <w:jc w:val="center"/>
        <w:rPr>
          <w:rFonts w:cstheme="minorHAnsi"/>
          <w:b/>
          <w:i/>
          <w:sz w:val="24"/>
          <w:szCs w:val="24"/>
        </w:rPr>
      </w:pPr>
      <w:r w:rsidRPr="003F2DDC">
        <w:rPr>
          <w:rFonts w:cstheme="minorHAnsi"/>
          <w:b/>
          <w:i/>
          <w:sz w:val="24"/>
          <w:szCs w:val="24"/>
        </w:rPr>
        <w:t>2 Peter 1:19-21 (NASB)</w:t>
      </w:r>
    </w:p>
    <w:p w14:paraId="0DBD113E" w14:textId="77777777" w:rsidR="002C3EB9" w:rsidRPr="003F2DDC" w:rsidRDefault="002C3EB9" w:rsidP="002C3EB9">
      <w:pPr>
        <w:ind w:left="360"/>
        <w:jc w:val="center"/>
        <w:rPr>
          <w:rFonts w:cstheme="minorHAnsi"/>
          <w:b/>
          <w:i/>
          <w:sz w:val="24"/>
          <w:szCs w:val="24"/>
        </w:rPr>
      </w:pPr>
      <w:r w:rsidRPr="003F2DDC">
        <w:rPr>
          <w:rFonts w:cstheme="minorHAnsi"/>
          <w:b/>
          <w:i/>
          <w:sz w:val="24"/>
          <w:szCs w:val="24"/>
        </w:rPr>
        <w:t>So we have the prophetic word made more sure, to which you do well to pay attention as to a lamp shining in a dark place,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6C66FC55" w14:textId="77777777" w:rsidR="00AC6577" w:rsidRDefault="00AC6577" w:rsidP="00AC6577">
      <w:pPr>
        <w:pStyle w:val="ListParagraph"/>
        <w:ind w:left="0"/>
        <w:rPr>
          <w:b/>
          <w:bCs/>
          <w:sz w:val="28"/>
          <w:szCs w:val="28"/>
        </w:rPr>
      </w:pPr>
    </w:p>
    <w:p w14:paraId="1D6322B6" w14:textId="77777777" w:rsidR="003067AF" w:rsidRDefault="003067AF" w:rsidP="003067AF">
      <w:pPr>
        <w:ind w:firstLine="720"/>
        <w:jc w:val="both"/>
        <w:rPr>
          <w:sz w:val="24"/>
          <w:szCs w:val="24"/>
        </w:rPr>
      </w:pPr>
      <w:r>
        <w:rPr>
          <w:sz w:val="24"/>
          <w:szCs w:val="24"/>
        </w:rPr>
        <w:t>For many people, the Bible is just another book written by men. However, if anyone will take the time to learn the historical facts, they will learn that this is no ordinary book. 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t</w:t>
      </w:r>
      <w:r w:rsidRPr="005026D9">
        <w:rPr>
          <w:sz w:val="24"/>
          <w:szCs w:val="24"/>
        </w:rPr>
        <w:t xml:space="preserve">he </w:t>
      </w:r>
      <w:r>
        <w:rPr>
          <w:sz w:val="24"/>
          <w:szCs w:val="24"/>
        </w:rPr>
        <w:t>sixty-six</w:t>
      </w:r>
      <w:r w:rsidRPr="005026D9">
        <w:rPr>
          <w:sz w:val="24"/>
          <w:szCs w:val="24"/>
        </w:rPr>
        <w:t xml:space="preserve"> books of the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49 different writers</w:t>
      </w:r>
      <w:r w:rsidRPr="005026D9">
        <w:rPr>
          <w:sz w:val="24"/>
          <w:szCs w:val="24"/>
        </w:rPr>
        <w:t>. Each one</w:t>
      </w:r>
      <w:r>
        <w:rPr>
          <w:sz w:val="24"/>
          <w:szCs w:val="24"/>
        </w:rPr>
        <w:t xml:space="preserve"> of these men, being inspired by God, took</w:t>
      </w:r>
      <w:r w:rsidRPr="00675324">
        <w:rPr>
          <w:sz w:val="24"/>
          <w:szCs w:val="24"/>
        </w:rPr>
        <w:t xml:space="preserve"> scrolls</w:t>
      </w:r>
      <w:r>
        <w:rPr>
          <w:sz w:val="24"/>
          <w:szCs w:val="24"/>
        </w:rPr>
        <w:t>, most likely made out</w:t>
      </w:r>
      <w:r w:rsidRPr="00675324">
        <w:rPr>
          <w:sz w:val="24"/>
          <w:szCs w:val="24"/>
        </w:rPr>
        <w:t xml:space="preserve"> of papyrus paper</w:t>
      </w:r>
      <w:r>
        <w:rPr>
          <w:sz w:val="24"/>
          <w:szCs w:val="24"/>
        </w:rPr>
        <w:t>,</w:t>
      </w:r>
      <w:r w:rsidRPr="00675324">
        <w:rPr>
          <w:sz w:val="24"/>
          <w:szCs w:val="24"/>
        </w:rPr>
        <w:t xml:space="preserve"> and ink in hand and meticulously begin to write.</w:t>
      </w:r>
      <w:r>
        <w:rPr>
          <w:sz w:val="24"/>
          <w:szCs w:val="24"/>
        </w:rPr>
        <w:t xml:space="preserve"> (Luke 1:1-4) Throughout the ages God has preserved His Holy Book, and because of this, w</w:t>
      </w:r>
      <w:r w:rsidRPr="00675324">
        <w:rPr>
          <w:sz w:val="24"/>
          <w:szCs w:val="24"/>
        </w:rPr>
        <w:t xml:space="preserve">e can hold in our hands the very </w:t>
      </w:r>
      <w:r w:rsidRPr="00675324">
        <w:rPr>
          <w:b/>
          <w:i/>
          <w:sz w:val="24"/>
          <w:szCs w:val="24"/>
        </w:rPr>
        <w:t>WORD</w:t>
      </w:r>
      <w:r>
        <w:rPr>
          <w:b/>
          <w:i/>
          <w:sz w:val="24"/>
          <w:szCs w:val="24"/>
        </w:rPr>
        <w:t>S</w:t>
      </w:r>
      <w:r w:rsidRPr="00675324">
        <w:rPr>
          <w:b/>
          <w:i/>
          <w:sz w:val="24"/>
          <w:szCs w:val="24"/>
        </w:rPr>
        <w:t xml:space="preserve"> </w:t>
      </w:r>
      <w:r w:rsidRPr="00675324">
        <w:rPr>
          <w:sz w:val="24"/>
          <w:szCs w:val="24"/>
        </w:rPr>
        <w:t xml:space="preserve">of </w:t>
      </w:r>
      <w:r w:rsidRPr="00675324">
        <w:rPr>
          <w:b/>
          <w:i/>
          <w:sz w:val="24"/>
          <w:szCs w:val="24"/>
        </w:rPr>
        <w:t>GOD</w:t>
      </w:r>
      <w:r>
        <w:rPr>
          <w:b/>
          <w:i/>
          <w:sz w:val="24"/>
          <w:szCs w:val="24"/>
        </w:rPr>
        <w:t>.</w:t>
      </w:r>
    </w:p>
    <w:p w14:paraId="7F375982" w14:textId="77777777" w:rsidR="003067AF" w:rsidRPr="001D6F69" w:rsidRDefault="003067AF" w:rsidP="003067AF">
      <w:pPr>
        <w:rPr>
          <w:b/>
          <w:sz w:val="28"/>
          <w:szCs w:val="28"/>
        </w:rPr>
      </w:pPr>
      <w:r w:rsidRPr="001D6F69">
        <w:rPr>
          <w:b/>
          <w:sz w:val="28"/>
          <w:szCs w:val="28"/>
        </w:rPr>
        <w:t>W</w:t>
      </w:r>
      <w:r>
        <w:rPr>
          <w:b/>
          <w:sz w:val="28"/>
          <w:szCs w:val="28"/>
        </w:rPr>
        <w:t>ord Search</w:t>
      </w:r>
      <w:r w:rsidRPr="001D6F69">
        <w:rPr>
          <w:b/>
          <w:sz w:val="28"/>
          <w:szCs w:val="28"/>
        </w:rPr>
        <w:t>:</w:t>
      </w:r>
    </w:p>
    <w:p w14:paraId="5B4D04E7" w14:textId="0DFD238F" w:rsidR="00AC6577" w:rsidRPr="00AC6577" w:rsidRDefault="00AC6577" w:rsidP="00AC6577">
      <w:pPr>
        <w:pStyle w:val="ListParagraph"/>
        <w:numPr>
          <w:ilvl w:val="0"/>
          <w:numId w:val="100"/>
        </w:numPr>
        <w:jc w:val="both"/>
        <w:rPr>
          <w:sz w:val="24"/>
          <w:szCs w:val="24"/>
        </w:rPr>
      </w:pPr>
      <w:r w:rsidRPr="00AC6577">
        <w:rPr>
          <w:b/>
          <w:sz w:val="24"/>
          <w:szCs w:val="24"/>
          <w:u w:val="single"/>
        </w:rPr>
        <w:t>G</w:t>
      </w:r>
      <w:r w:rsidR="003067AF" w:rsidRPr="00AC6577">
        <w:rPr>
          <w:b/>
          <w:sz w:val="24"/>
          <w:szCs w:val="24"/>
          <w:u w:val="single"/>
        </w:rPr>
        <w:t>od breathed</w:t>
      </w:r>
      <w:r w:rsidR="002C3EB9">
        <w:rPr>
          <w:b/>
          <w:sz w:val="24"/>
          <w:szCs w:val="24"/>
          <w:u w:val="single"/>
        </w:rPr>
        <w:t>/ inspired</w:t>
      </w:r>
      <w:r w:rsidR="003067AF" w:rsidRPr="00AC6577">
        <w:rPr>
          <w:sz w:val="24"/>
          <w:szCs w:val="24"/>
        </w:rPr>
        <w:t xml:space="preserve"> Greek word Theopneustos</w:t>
      </w:r>
      <w:r w:rsidRPr="00AC6577">
        <w:rPr>
          <w:sz w:val="24"/>
          <w:szCs w:val="24"/>
        </w:rPr>
        <w:t xml:space="preserve">: </w:t>
      </w:r>
      <w:r w:rsidR="003067AF" w:rsidRPr="00AC6577">
        <w:rPr>
          <w:sz w:val="24"/>
          <w:szCs w:val="24"/>
        </w:rPr>
        <w:t xml:space="preserve"> </w:t>
      </w:r>
      <w:r w:rsidR="003067AF" w:rsidRPr="00AC6577">
        <w:rPr>
          <w:i/>
          <w:sz w:val="24"/>
          <w:szCs w:val="24"/>
        </w:rPr>
        <w:t xml:space="preserve">divine breathed in, given by inspiration of God. </w:t>
      </w:r>
      <w:r w:rsidR="003067AF" w:rsidRPr="00AC6577">
        <w:rPr>
          <w:sz w:val="24"/>
          <w:szCs w:val="24"/>
        </w:rPr>
        <w:t xml:space="preserve">This word comes from the word </w:t>
      </w:r>
      <w:r>
        <w:rPr>
          <w:sz w:val="24"/>
          <w:szCs w:val="24"/>
        </w:rPr>
        <w:t>for Spirit.</w:t>
      </w:r>
      <w:r w:rsidR="002C3EB9">
        <w:rPr>
          <w:sz w:val="24"/>
          <w:szCs w:val="24"/>
        </w:rPr>
        <w:t xml:space="preserve"> 2 Timothy 3:16</w:t>
      </w:r>
    </w:p>
    <w:p w14:paraId="0971D5AD" w14:textId="4E9D296C" w:rsidR="003067AF" w:rsidRPr="00044772" w:rsidRDefault="003067AF" w:rsidP="00AC6577">
      <w:pPr>
        <w:pStyle w:val="ListParagraph"/>
        <w:numPr>
          <w:ilvl w:val="0"/>
          <w:numId w:val="100"/>
        </w:numPr>
        <w:jc w:val="both"/>
        <w:rPr>
          <w:b/>
          <w:sz w:val="28"/>
          <w:szCs w:val="28"/>
        </w:rPr>
      </w:pPr>
      <w:r w:rsidRPr="00AC6577">
        <w:rPr>
          <w:b/>
          <w:sz w:val="24"/>
          <w:szCs w:val="24"/>
          <w:u w:val="single"/>
        </w:rPr>
        <w:t>Spirit</w:t>
      </w:r>
      <w:r w:rsidRPr="00AC6577">
        <w:rPr>
          <w:sz w:val="24"/>
          <w:szCs w:val="24"/>
        </w:rPr>
        <w:t xml:space="preserve">: # 4151 </w:t>
      </w:r>
      <w:r w:rsidR="00AC6577" w:rsidRPr="00AC6577">
        <w:rPr>
          <w:sz w:val="24"/>
          <w:szCs w:val="24"/>
        </w:rPr>
        <w:t>P</w:t>
      </w:r>
      <w:r w:rsidRPr="00AC6577">
        <w:rPr>
          <w:sz w:val="24"/>
          <w:szCs w:val="24"/>
        </w:rPr>
        <w:t>neuma</w:t>
      </w:r>
      <w:r w:rsidR="00AC6577" w:rsidRPr="00AC6577">
        <w:rPr>
          <w:sz w:val="24"/>
          <w:szCs w:val="24"/>
        </w:rPr>
        <w:t xml:space="preserve">: </w:t>
      </w:r>
      <w:r w:rsidRPr="00AC6577">
        <w:rPr>
          <w:i/>
          <w:sz w:val="24"/>
          <w:szCs w:val="24"/>
        </w:rPr>
        <w:t>to breathe, to blow, Holy Spirit, Christ’s Spirit, life, Spirit, Mind, and breath</w:t>
      </w:r>
      <w:r w:rsidRPr="00AC6577">
        <w:rPr>
          <w:sz w:val="24"/>
          <w:szCs w:val="24"/>
        </w:rPr>
        <w:t xml:space="preserve">. </w:t>
      </w:r>
    </w:p>
    <w:p w14:paraId="7E4AE78D" w14:textId="2D621EA0" w:rsidR="00044772" w:rsidRPr="005F6D17" w:rsidRDefault="00044772" w:rsidP="00AC6577">
      <w:pPr>
        <w:pStyle w:val="ListParagraph"/>
        <w:numPr>
          <w:ilvl w:val="0"/>
          <w:numId w:val="100"/>
        </w:numPr>
        <w:jc w:val="both"/>
        <w:rPr>
          <w:b/>
          <w:sz w:val="28"/>
          <w:szCs w:val="28"/>
        </w:rPr>
      </w:pPr>
      <w:r>
        <w:rPr>
          <w:b/>
          <w:sz w:val="24"/>
          <w:szCs w:val="24"/>
          <w:u w:val="single"/>
        </w:rPr>
        <w:t>Comforter Strong’s Cordance  #3875 Greek parakletos</w:t>
      </w:r>
      <w:r w:rsidRPr="00044772">
        <w:rPr>
          <w:b/>
          <w:sz w:val="28"/>
          <w:szCs w:val="28"/>
        </w:rPr>
        <w:t>:</w:t>
      </w:r>
      <w:r>
        <w:rPr>
          <w:b/>
          <w:sz w:val="28"/>
          <w:szCs w:val="28"/>
        </w:rPr>
        <w:t xml:space="preserve"> an intercessor, consoler, advocate, comforter.</w:t>
      </w:r>
    </w:p>
    <w:p w14:paraId="7FADC7C9" w14:textId="495967BD" w:rsidR="005F6D17" w:rsidRPr="00044772" w:rsidRDefault="005F6D17" w:rsidP="00AC6577">
      <w:pPr>
        <w:pStyle w:val="ListParagraph"/>
        <w:numPr>
          <w:ilvl w:val="0"/>
          <w:numId w:val="100"/>
        </w:numPr>
        <w:jc w:val="both"/>
        <w:rPr>
          <w:b/>
          <w:sz w:val="28"/>
          <w:szCs w:val="28"/>
        </w:rPr>
      </w:pPr>
      <w:r w:rsidRPr="00044772">
        <w:rPr>
          <w:b/>
          <w:sz w:val="28"/>
          <w:szCs w:val="28"/>
          <w:u w:val="single"/>
        </w:rPr>
        <w:t>Holy Spirit in Ephesians 15 times</w:t>
      </w:r>
    </w:p>
    <w:p w14:paraId="05ED970E" w14:textId="630CE600" w:rsidR="005F6D17" w:rsidRPr="00044772" w:rsidRDefault="005F6D17" w:rsidP="00AC6577">
      <w:pPr>
        <w:pStyle w:val="ListParagraph"/>
        <w:numPr>
          <w:ilvl w:val="0"/>
          <w:numId w:val="100"/>
        </w:numPr>
        <w:jc w:val="both"/>
        <w:rPr>
          <w:b/>
          <w:sz w:val="28"/>
          <w:szCs w:val="28"/>
        </w:rPr>
      </w:pPr>
      <w:r w:rsidRPr="00044772">
        <w:rPr>
          <w:b/>
          <w:sz w:val="28"/>
          <w:szCs w:val="28"/>
        </w:rPr>
        <w:t>53 times in 1 Corinthians  and 2 Corinthians</w:t>
      </w:r>
    </w:p>
    <w:p w14:paraId="1CE9B44A" w14:textId="6FD4AFB1" w:rsidR="006E59BF" w:rsidRPr="00044772" w:rsidRDefault="006E59BF" w:rsidP="00AC6577">
      <w:pPr>
        <w:pStyle w:val="ListParagraph"/>
        <w:numPr>
          <w:ilvl w:val="0"/>
          <w:numId w:val="100"/>
        </w:numPr>
        <w:jc w:val="both"/>
        <w:rPr>
          <w:b/>
          <w:sz w:val="28"/>
          <w:szCs w:val="28"/>
        </w:rPr>
      </w:pPr>
      <w:r w:rsidRPr="00044772">
        <w:rPr>
          <w:b/>
          <w:sz w:val="28"/>
          <w:szCs w:val="28"/>
          <w:u w:val="single"/>
        </w:rPr>
        <w:t>16 times holy Spirit lives in me</w:t>
      </w:r>
    </w:p>
    <w:p w14:paraId="4D64FD68" w14:textId="6A040B55" w:rsidR="006E59BF" w:rsidRPr="00044772" w:rsidRDefault="006E59BF" w:rsidP="00AC6577">
      <w:pPr>
        <w:pStyle w:val="ListParagraph"/>
        <w:numPr>
          <w:ilvl w:val="0"/>
          <w:numId w:val="100"/>
        </w:numPr>
        <w:jc w:val="both"/>
        <w:rPr>
          <w:b/>
          <w:sz w:val="28"/>
          <w:szCs w:val="28"/>
        </w:rPr>
      </w:pPr>
      <w:r w:rsidRPr="00044772">
        <w:rPr>
          <w:b/>
          <w:sz w:val="28"/>
          <w:szCs w:val="28"/>
        </w:rPr>
        <w:t>8 times Jesus lives in me</w:t>
      </w:r>
    </w:p>
    <w:p w14:paraId="495799F0" w14:textId="0F531494" w:rsidR="005F6D17" w:rsidRPr="00044772" w:rsidRDefault="006E59BF" w:rsidP="006E59BF">
      <w:pPr>
        <w:pStyle w:val="ListParagraph"/>
        <w:ind w:left="1440"/>
        <w:jc w:val="both"/>
        <w:rPr>
          <w:b/>
          <w:sz w:val="28"/>
          <w:szCs w:val="28"/>
        </w:rPr>
      </w:pPr>
      <w:r w:rsidRPr="00044772">
        <w:rPr>
          <w:b/>
          <w:sz w:val="28"/>
          <w:szCs w:val="28"/>
        </w:rPr>
        <w:t>John</w:t>
      </w:r>
      <w:r w:rsidR="005F6D17" w:rsidRPr="00044772">
        <w:rPr>
          <w:b/>
          <w:sz w:val="28"/>
          <w:szCs w:val="28"/>
        </w:rPr>
        <w:t xml:space="preserve"> 3:5-8; 4:</w:t>
      </w:r>
      <w:r w:rsidRPr="00044772">
        <w:rPr>
          <w:b/>
          <w:sz w:val="28"/>
          <w:szCs w:val="28"/>
        </w:rPr>
        <w:t xml:space="preserve"> </w:t>
      </w:r>
      <w:r w:rsidR="005F6D17" w:rsidRPr="00044772">
        <w:rPr>
          <w:b/>
          <w:sz w:val="28"/>
          <w:szCs w:val="28"/>
        </w:rPr>
        <w:t xml:space="preserve">6:63, 7:39; </w:t>
      </w:r>
      <w:r w:rsidRPr="00044772">
        <w:rPr>
          <w:b/>
          <w:sz w:val="28"/>
          <w:szCs w:val="28"/>
        </w:rPr>
        <w:t>14:2,6,10,</w:t>
      </w:r>
      <w:r w:rsidR="005F6D17" w:rsidRPr="00044772">
        <w:rPr>
          <w:b/>
          <w:sz w:val="28"/>
          <w:szCs w:val="28"/>
        </w:rPr>
        <w:t xml:space="preserve">16- </w:t>
      </w:r>
      <w:r w:rsidRPr="00044772">
        <w:rPr>
          <w:b/>
          <w:sz w:val="28"/>
          <w:szCs w:val="28"/>
        </w:rPr>
        <w:t>17, 23,</w:t>
      </w:r>
      <w:r w:rsidR="005F6D17" w:rsidRPr="00044772">
        <w:rPr>
          <w:b/>
          <w:sz w:val="28"/>
          <w:szCs w:val="28"/>
        </w:rPr>
        <w:t xml:space="preserve"> 25-26; </w:t>
      </w:r>
      <w:r w:rsidRPr="00044772">
        <w:rPr>
          <w:b/>
          <w:sz w:val="28"/>
          <w:szCs w:val="28"/>
        </w:rPr>
        <w:t>15:4-10,</w:t>
      </w:r>
      <w:r w:rsidR="005F6D17" w:rsidRPr="00044772">
        <w:rPr>
          <w:b/>
          <w:sz w:val="28"/>
          <w:szCs w:val="28"/>
        </w:rPr>
        <w:t>26; 16:7, 13</w:t>
      </w:r>
      <w:r w:rsidR="00044772" w:rsidRPr="00044772">
        <w:rPr>
          <w:b/>
          <w:sz w:val="28"/>
          <w:szCs w:val="28"/>
        </w:rPr>
        <w:t>-15;</w:t>
      </w:r>
      <w:r w:rsidRPr="00044772">
        <w:rPr>
          <w:b/>
          <w:sz w:val="28"/>
          <w:szCs w:val="28"/>
        </w:rPr>
        <w:t xml:space="preserve"> 17:</w:t>
      </w:r>
      <w:r w:rsidR="00044772" w:rsidRPr="00044772">
        <w:rPr>
          <w:b/>
          <w:sz w:val="28"/>
          <w:szCs w:val="28"/>
        </w:rPr>
        <w:t xml:space="preserve">17, 19, </w:t>
      </w:r>
      <w:r w:rsidR="005F6D17" w:rsidRPr="00044772">
        <w:rPr>
          <w:b/>
          <w:sz w:val="28"/>
          <w:szCs w:val="28"/>
        </w:rPr>
        <w:t>21,23;</w:t>
      </w:r>
    </w:p>
    <w:p w14:paraId="7E2F55BB" w14:textId="549289AE" w:rsidR="00044772" w:rsidRDefault="00044772" w:rsidP="006E59BF">
      <w:pPr>
        <w:pStyle w:val="ListParagraph"/>
        <w:ind w:left="1440"/>
        <w:jc w:val="both"/>
        <w:rPr>
          <w:b/>
          <w:sz w:val="28"/>
          <w:szCs w:val="28"/>
        </w:rPr>
      </w:pPr>
      <w:r w:rsidRPr="00044772">
        <w:rPr>
          <w:b/>
          <w:sz w:val="28"/>
          <w:szCs w:val="28"/>
        </w:rPr>
        <w:t>1 John 5:6-8</w:t>
      </w:r>
    </w:p>
    <w:p w14:paraId="14B8B619" w14:textId="1B730FAE" w:rsidR="00044772" w:rsidRDefault="00044772" w:rsidP="006E59BF">
      <w:pPr>
        <w:pStyle w:val="ListParagraph"/>
        <w:ind w:left="1440"/>
        <w:jc w:val="both"/>
        <w:rPr>
          <w:b/>
          <w:sz w:val="28"/>
          <w:szCs w:val="28"/>
        </w:rPr>
      </w:pPr>
      <w:r>
        <w:rPr>
          <w:b/>
          <w:sz w:val="28"/>
          <w:szCs w:val="28"/>
        </w:rPr>
        <w:t>Galatians 1:15-16; 2:20 ;4:19</w:t>
      </w:r>
    </w:p>
    <w:p w14:paraId="282D509E" w14:textId="4C0A218C" w:rsidR="00044772" w:rsidRDefault="00044772" w:rsidP="006E59BF">
      <w:pPr>
        <w:pStyle w:val="ListParagraph"/>
        <w:ind w:left="1440"/>
        <w:jc w:val="both"/>
        <w:rPr>
          <w:b/>
          <w:sz w:val="28"/>
          <w:szCs w:val="28"/>
        </w:rPr>
      </w:pPr>
      <w:r>
        <w:rPr>
          <w:b/>
          <w:sz w:val="28"/>
          <w:szCs w:val="28"/>
        </w:rPr>
        <w:t>Ephesians 3:17</w:t>
      </w:r>
    </w:p>
    <w:p w14:paraId="3BB5E46E" w14:textId="14E7A41B" w:rsidR="00044772" w:rsidRDefault="00044772" w:rsidP="006E59BF">
      <w:pPr>
        <w:pStyle w:val="ListParagraph"/>
        <w:ind w:left="1440"/>
        <w:jc w:val="both"/>
        <w:rPr>
          <w:b/>
          <w:sz w:val="28"/>
          <w:szCs w:val="28"/>
        </w:rPr>
      </w:pPr>
      <w:r>
        <w:rPr>
          <w:b/>
          <w:sz w:val="28"/>
          <w:szCs w:val="28"/>
        </w:rPr>
        <w:t>Colossians 1:27</w:t>
      </w:r>
    </w:p>
    <w:p w14:paraId="158F6771" w14:textId="74D01097" w:rsidR="00044772" w:rsidRPr="00044772" w:rsidRDefault="00044772" w:rsidP="006E59BF">
      <w:pPr>
        <w:pStyle w:val="ListParagraph"/>
        <w:ind w:left="1440"/>
        <w:jc w:val="both"/>
        <w:rPr>
          <w:b/>
          <w:sz w:val="28"/>
          <w:szCs w:val="28"/>
        </w:rPr>
      </w:pPr>
      <w:r>
        <w:rPr>
          <w:b/>
          <w:sz w:val="28"/>
          <w:szCs w:val="28"/>
        </w:rPr>
        <w:t>2 Thess. 1:10</w:t>
      </w:r>
    </w:p>
    <w:p w14:paraId="58B462CC" w14:textId="05ED28EF" w:rsidR="006E59BF" w:rsidRPr="00044772" w:rsidRDefault="005F6D17" w:rsidP="006E59BF">
      <w:pPr>
        <w:pStyle w:val="ListParagraph"/>
        <w:ind w:left="1440"/>
        <w:jc w:val="both"/>
        <w:rPr>
          <w:b/>
          <w:sz w:val="28"/>
          <w:szCs w:val="28"/>
        </w:rPr>
      </w:pPr>
      <w:r w:rsidRPr="00044772">
        <w:rPr>
          <w:b/>
          <w:sz w:val="28"/>
          <w:szCs w:val="28"/>
        </w:rPr>
        <w:t xml:space="preserve">1 Cor. 2:13, </w:t>
      </w:r>
      <w:r w:rsidR="00044772">
        <w:rPr>
          <w:b/>
          <w:sz w:val="28"/>
          <w:szCs w:val="28"/>
        </w:rPr>
        <w:t xml:space="preserve">4:6-7; </w:t>
      </w:r>
      <w:r w:rsidRPr="00044772">
        <w:rPr>
          <w:b/>
          <w:sz w:val="28"/>
          <w:szCs w:val="28"/>
        </w:rPr>
        <w:t>6:19, 12:3;  2 Cor. 6:6; 13:5,14</w:t>
      </w:r>
    </w:p>
    <w:p w14:paraId="6BD24DA7" w14:textId="0C11C663" w:rsidR="00044772" w:rsidRPr="00044772" w:rsidRDefault="00044772" w:rsidP="006E59BF">
      <w:pPr>
        <w:pStyle w:val="ListParagraph"/>
        <w:ind w:left="1440"/>
        <w:jc w:val="both"/>
        <w:rPr>
          <w:b/>
          <w:sz w:val="28"/>
          <w:szCs w:val="28"/>
        </w:rPr>
      </w:pPr>
      <w:r w:rsidRPr="00044772">
        <w:rPr>
          <w:b/>
          <w:sz w:val="28"/>
          <w:szCs w:val="28"/>
        </w:rPr>
        <w:t>Revelation 2:7,11,17,29, 3:6, 13, 22,</w:t>
      </w:r>
    </w:p>
    <w:p w14:paraId="20F46FCD" w14:textId="67865EB5" w:rsidR="00044772" w:rsidRDefault="00044772" w:rsidP="006E59BF">
      <w:pPr>
        <w:pStyle w:val="ListParagraph"/>
        <w:ind w:left="1440"/>
        <w:jc w:val="both"/>
        <w:rPr>
          <w:b/>
          <w:sz w:val="28"/>
          <w:szCs w:val="28"/>
        </w:rPr>
      </w:pPr>
      <w:r w:rsidRPr="00044772">
        <w:rPr>
          <w:b/>
          <w:sz w:val="28"/>
          <w:szCs w:val="28"/>
        </w:rPr>
        <w:t xml:space="preserve">Romans 5:5, 8:10, </w:t>
      </w:r>
    </w:p>
    <w:p w14:paraId="28EC3506" w14:textId="637358F5" w:rsidR="00044772" w:rsidRPr="00044772" w:rsidRDefault="00044772" w:rsidP="006E59BF">
      <w:pPr>
        <w:pStyle w:val="ListParagraph"/>
        <w:ind w:left="1440"/>
        <w:jc w:val="both"/>
        <w:rPr>
          <w:b/>
          <w:sz w:val="28"/>
          <w:szCs w:val="28"/>
        </w:rPr>
      </w:pPr>
      <w:r>
        <w:rPr>
          <w:b/>
          <w:sz w:val="28"/>
          <w:szCs w:val="28"/>
        </w:rPr>
        <w:t>Luke 4:, 12:12</w:t>
      </w:r>
    </w:p>
    <w:p w14:paraId="6016A681" w14:textId="77777777" w:rsidR="00AC6577" w:rsidRDefault="003067AF" w:rsidP="003067AF">
      <w:pPr>
        <w:rPr>
          <w:sz w:val="28"/>
          <w:szCs w:val="28"/>
        </w:rPr>
      </w:pPr>
      <w:r w:rsidRPr="001D6F69">
        <w:rPr>
          <w:b/>
          <w:sz w:val="28"/>
          <w:szCs w:val="28"/>
        </w:rPr>
        <w:t>Digging Deeper</w:t>
      </w:r>
      <w:r w:rsidRPr="001D6F69">
        <w:rPr>
          <w:sz w:val="28"/>
          <w:szCs w:val="28"/>
        </w:rPr>
        <w:t>:</w:t>
      </w:r>
      <w:r>
        <w:rPr>
          <w:sz w:val="28"/>
          <w:szCs w:val="28"/>
        </w:rPr>
        <w:t xml:space="preserve"> </w:t>
      </w:r>
    </w:p>
    <w:p w14:paraId="728290B4" w14:textId="0202EAEE" w:rsidR="003067AF" w:rsidRDefault="00AC6577" w:rsidP="003067AF">
      <w:pPr>
        <w:rPr>
          <w:sz w:val="24"/>
          <w:szCs w:val="24"/>
        </w:rPr>
      </w:pPr>
      <w:r w:rsidRPr="002C3EB9">
        <w:rPr>
          <w:sz w:val="24"/>
          <w:szCs w:val="24"/>
        </w:rPr>
        <w:t xml:space="preserve">John 6:63, 7:37-39; </w:t>
      </w:r>
      <w:r w:rsidR="003067AF" w:rsidRPr="002C3EB9">
        <w:rPr>
          <w:sz w:val="24"/>
          <w:szCs w:val="24"/>
        </w:rPr>
        <w:t>1</w:t>
      </w:r>
      <w:r w:rsidR="003067AF" w:rsidRPr="00442FF4">
        <w:rPr>
          <w:sz w:val="24"/>
          <w:szCs w:val="24"/>
        </w:rPr>
        <w:t xml:space="preserve"> Thess.2:13; 2 Timothy 3:13-4:4; 2 Peter 1:16-21; 1 Corinthians 2:4-16; 2 Corinthians 1:20-21)</w:t>
      </w:r>
    </w:p>
    <w:p w14:paraId="4EE66B9A" w14:textId="4DBF5D24" w:rsidR="008C0716" w:rsidRDefault="008C0716" w:rsidP="008C0716">
      <w:pPr>
        <w:jc w:val="center"/>
        <w:rPr>
          <w:b/>
          <w:sz w:val="28"/>
          <w:szCs w:val="28"/>
        </w:rPr>
      </w:pPr>
      <w:r w:rsidRPr="008C0716">
        <w:rPr>
          <w:b/>
          <w:sz w:val="28"/>
          <w:szCs w:val="28"/>
        </w:rPr>
        <w:t xml:space="preserve">The Acts of </w:t>
      </w:r>
      <w:r>
        <w:rPr>
          <w:b/>
          <w:sz w:val="28"/>
          <w:szCs w:val="28"/>
        </w:rPr>
        <w:t>t</w:t>
      </w:r>
      <w:r w:rsidRPr="008C0716">
        <w:rPr>
          <w:b/>
          <w:sz w:val="28"/>
          <w:szCs w:val="28"/>
        </w:rPr>
        <w:t>he Holy Spirit</w:t>
      </w:r>
    </w:p>
    <w:p w14:paraId="619E4A53" w14:textId="372C2B43" w:rsidR="00FD7359" w:rsidRDefault="00A7642C" w:rsidP="00FD7359">
      <w:pPr>
        <w:ind w:firstLine="720"/>
        <w:jc w:val="both"/>
        <w:rPr>
          <w:sz w:val="24"/>
          <w:szCs w:val="24"/>
        </w:rPr>
      </w:pPr>
      <w:r>
        <w:rPr>
          <w:sz w:val="24"/>
          <w:szCs w:val="24"/>
        </w:rPr>
        <w:t>Now, no one would fault a person who never had the opportunity to hear about the third person of the Trinity.</w:t>
      </w:r>
      <w:r w:rsidR="00737E76">
        <w:rPr>
          <w:sz w:val="24"/>
          <w:szCs w:val="24"/>
        </w:rPr>
        <w:t xml:space="preserve"> For instance, the disciples Paul met when he first arrived in Ephesus. (Acts 19:1-7)</w:t>
      </w:r>
      <w:r>
        <w:rPr>
          <w:sz w:val="24"/>
          <w:szCs w:val="24"/>
        </w:rPr>
        <w:t xml:space="preserve"> However, the person who remains in ignorance because they refuse to learn, now that’s an altogether different thing. But that’s not us, because this study is all about growing in grace and Knowledge of God. I hope that all we have learned thus far has served to whet your appetite to know Him more.  So, with that being said,</w:t>
      </w:r>
      <w:r w:rsidRPr="5897EC05">
        <w:rPr>
          <w:sz w:val="24"/>
          <w:szCs w:val="24"/>
        </w:rPr>
        <w:t xml:space="preserve"> we</w:t>
      </w:r>
      <w:r>
        <w:rPr>
          <w:sz w:val="24"/>
          <w:szCs w:val="24"/>
        </w:rPr>
        <w:t>’ll be</w:t>
      </w:r>
      <w:r w:rsidRPr="5897EC05">
        <w:rPr>
          <w:sz w:val="24"/>
          <w:szCs w:val="24"/>
        </w:rPr>
        <w:t xml:space="preserve"> sta</w:t>
      </w:r>
      <w:r>
        <w:rPr>
          <w:sz w:val="24"/>
          <w:szCs w:val="24"/>
        </w:rPr>
        <w:t>ying</w:t>
      </w:r>
      <w:r w:rsidRPr="5897EC05">
        <w:rPr>
          <w:sz w:val="24"/>
          <w:szCs w:val="24"/>
        </w:rPr>
        <w:t xml:space="preserve"> within in the pages of the Book that the Holy Spirit wrote - the Bible - and we will find ample opportunity for Him to </w:t>
      </w:r>
      <w:r>
        <w:rPr>
          <w:sz w:val="24"/>
          <w:szCs w:val="24"/>
        </w:rPr>
        <w:t>learn</w:t>
      </w:r>
      <w:r w:rsidRPr="5897EC05">
        <w:rPr>
          <w:sz w:val="24"/>
          <w:szCs w:val="24"/>
        </w:rPr>
        <w:t xml:space="preserve"> exactly who He is.</w:t>
      </w:r>
      <w:r>
        <w:rPr>
          <w:sz w:val="24"/>
          <w:szCs w:val="24"/>
        </w:rPr>
        <w:t xml:space="preserve"> Because after all, He is, among other things… our Teacher!</w:t>
      </w:r>
      <w:r w:rsidR="00AD750D">
        <w:rPr>
          <w:sz w:val="24"/>
          <w:szCs w:val="24"/>
        </w:rPr>
        <w:t xml:space="preserve"> </w:t>
      </w:r>
    </w:p>
    <w:p w14:paraId="796F1654" w14:textId="77777777" w:rsidR="00737E76" w:rsidRPr="00AD750D" w:rsidRDefault="00737E76" w:rsidP="00737E76">
      <w:pPr>
        <w:jc w:val="center"/>
        <w:rPr>
          <w:b/>
          <w:i/>
          <w:sz w:val="24"/>
          <w:szCs w:val="24"/>
        </w:rPr>
      </w:pPr>
      <w:r w:rsidRPr="00AD750D">
        <w:rPr>
          <w:b/>
          <w:i/>
          <w:sz w:val="24"/>
          <w:szCs w:val="24"/>
        </w:rPr>
        <w:t>Acts 19:1-2 (ESV)</w:t>
      </w:r>
    </w:p>
    <w:p w14:paraId="35B8844F" w14:textId="77777777" w:rsidR="00737E76" w:rsidRDefault="00737E76" w:rsidP="00737E76">
      <w:pPr>
        <w:spacing w:before="100" w:beforeAutospacing="1" w:after="100" w:afterAutospacing="1"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And it happened that while Apollos was at Corinth, Paul passed through the inland country and came to Ephesus. There he found some disciples. And he said to them, “Did you receive the Holy Spirit when you believed?” And they said, “No, we have not even heard that there is a Holy Spirit.”</w:t>
      </w:r>
    </w:p>
    <w:p w14:paraId="0D2C1BD9" w14:textId="0437D53B" w:rsidR="00AD750D" w:rsidRDefault="00AD750D" w:rsidP="00A7642C">
      <w:pPr>
        <w:pStyle w:val="ListParagraph"/>
        <w:ind w:left="0" w:firstLine="720"/>
        <w:jc w:val="both"/>
        <w:rPr>
          <w:sz w:val="24"/>
          <w:szCs w:val="24"/>
        </w:rPr>
      </w:pPr>
      <w:r>
        <w:rPr>
          <w:sz w:val="24"/>
          <w:szCs w:val="24"/>
        </w:rPr>
        <w:t xml:space="preserve">In the above passage, the Holy Spirit was teaching in Ephesus through </w:t>
      </w:r>
      <w:r w:rsidR="0045709E">
        <w:rPr>
          <w:sz w:val="24"/>
          <w:szCs w:val="24"/>
        </w:rPr>
        <w:t xml:space="preserve">Paul. </w:t>
      </w:r>
    </w:p>
    <w:p w14:paraId="6CFBE95C" w14:textId="77777777" w:rsidR="0045709E" w:rsidRDefault="0045709E" w:rsidP="00A7642C">
      <w:pPr>
        <w:pStyle w:val="ListParagraph"/>
        <w:ind w:left="0" w:firstLine="720"/>
        <w:jc w:val="both"/>
        <w:rPr>
          <w:sz w:val="24"/>
          <w:szCs w:val="24"/>
        </w:rPr>
      </w:pPr>
    </w:p>
    <w:p w14:paraId="1E4DC0A9" w14:textId="32A8830E" w:rsidR="001646EE" w:rsidRDefault="001646EE" w:rsidP="001646EE">
      <w:pPr>
        <w:pStyle w:val="ListParagraph"/>
        <w:ind w:left="0" w:firstLine="720"/>
        <w:jc w:val="both"/>
        <w:rPr>
          <w:sz w:val="24"/>
          <w:szCs w:val="24"/>
        </w:rPr>
      </w:pPr>
      <w:r w:rsidRPr="5897EC05">
        <w:rPr>
          <w:sz w:val="24"/>
          <w:szCs w:val="24"/>
        </w:rPr>
        <w:t xml:space="preserve">Basically, the Spirit is the precious, personal presence of “God with, and in us.” In Robert E. Coleman’s book, </w:t>
      </w:r>
      <w:r w:rsidRPr="5897EC05">
        <w:rPr>
          <w:sz w:val="24"/>
          <w:szCs w:val="24"/>
          <w:u w:val="single"/>
        </w:rPr>
        <w:t>The Master Plan of Evangelism</w:t>
      </w:r>
      <w:r w:rsidRPr="5897EC05">
        <w:rPr>
          <w:sz w:val="24"/>
          <w:szCs w:val="24"/>
        </w:rPr>
        <w:t xml:space="preserve">, He said: “Jesus was God in revelation; but the Spirit was God in operation.” </w:t>
      </w:r>
    </w:p>
    <w:p w14:paraId="37FDABDE" w14:textId="77777777" w:rsidR="00F9601F" w:rsidRDefault="00F9601F" w:rsidP="008F7B9D">
      <w:pPr>
        <w:pStyle w:val="ListParagraph"/>
        <w:ind w:left="0" w:firstLine="720"/>
        <w:jc w:val="both"/>
        <w:rPr>
          <w:sz w:val="24"/>
          <w:szCs w:val="24"/>
        </w:rPr>
      </w:pPr>
    </w:p>
    <w:p w14:paraId="5A58584A" w14:textId="52255A79" w:rsidR="009D24B7" w:rsidRDefault="5897EC05" w:rsidP="008F7B9D">
      <w:pPr>
        <w:pStyle w:val="ListParagraph"/>
        <w:ind w:left="0" w:firstLine="720"/>
        <w:jc w:val="both"/>
        <w:rPr>
          <w:sz w:val="24"/>
          <w:szCs w:val="24"/>
        </w:rPr>
      </w:pPr>
      <w:r w:rsidRPr="5897EC05">
        <w:rPr>
          <w:sz w:val="24"/>
          <w:szCs w:val="24"/>
        </w:rPr>
        <w:t xml:space="preserve"> </w:t>
      </w:r>
      <w:r w:rsidR="001646EE">
        <w:rPr>
          <w:sz w:val="24"/>
          <w:szCs w:val="24"/>
        </w:rPr>
        <w:t>Here are just a few examples of the Spirit in operation. He was there at the beginning</w:t>
      </w:r>
      <w:r w:rsidR="008C0716">
        <w:rPr>
          <w:sz w:val="24"/>
          <w:szCs w:val="24"/>
        </w:rPr>
        <w:t xml:space="preserve"> </w:t>
      </w:r>
      <w:r w:rsidRPr="5897EC05">
        <w:rPr>
          <w:sz w:val="24"/>
          <w:szCs w:val="24"/>
        </w:rPr>
        <w:t>God the Spirit was at creation, moving over the surface of the waters. (Gen. 1:1-2) To the woman at the well, Jesus introduced Him as</w:t>
      </w:r>
      <w:r w:rsidR="008C0716">
        <w:rPr>
          <w:sz w:val="24"/>
          <w:szCs w:val="24"/>
        </w:rPr>
        <w:t xml:space="preserve"> a “</w:t>
      </w:r>
      <w:r w:rsidRPr="5897EC05">
        <w:rPr>
          <w:sz w:val="24"/>
          <w:szCs w:val="24"/>
        </w:rPr>
        <w:t>fountain of living waters</w:t>
      </w:r>
      <w:r w:rsidR="008C0716">
        <w:rPr>
          <w:sz w:val="24"/>
          <w:szCs w:val="24"/>
        </w:rPr>
        <w:t>.</w:t>
      </w:r>
      <w:r w:rsidRPr="5897EC05">
        <w:rPr>
          <w:sz w:val="24"/>
          <w:szCs w:val="24"/>
        </w:rPr>
        <w:t xml:space="preserve">” Jesus </w:t>
      </w:r>
      <w:r w:rsidR="008C0716">
        <w:rPr>
          <w:sz w:val="24"/>
          <w:szCs w:val="24"/>
        </w:rPr>
        <w:t>also told the woman</w:t>
      </w:r>
      <w:r w:rsidRPr="5897EC05">
        <w:rPr>
          <w:sz w:val="24"/>
          <w:szCs w:val="24"/>
        </w:rPr>
        <w:t xml:space="preserve"> that any who would come to Him, and believe on Him, “From his innermost being </w:t>
      </w:r>
      <w:r w:rsidR="009D24B7">
        <w:rPr>
          <w:sz w:val="24"/>
          <w:szCs w:val="24"/>
        </w:rPr>
        <w:t xml:space="preserve">would </w:t>
      </w:r>
      <w:r w:rsidRPr="5897EC05">
        <w:rPr>
          <w:sz w:val="24"/>
          <w:szCs w:val="24"/>
        </w:rPr>
        <w:t xml:space="preserve">flow rivers of living waters.” He was speaking of the Holy Spirit. </w:t>
      </w:r>
      <w:r w:rsidR="009D24B7">
        <w:rPr>
          <w:sz w:val="24"/>
          <w:szCs w:val="24"/>
        </w:rPr>
        <w:t xml:space="preserve"> However</w:t>
      </w:r>
      <w:r w:rsidRPr="5897EC05">
        <w:rPr>
          <w:sz w:val="24"/>
          <w:szCs w:val="24"/>
        </w:rPr>
        <w:t>, for those who have not received the Spirit, it’s impossible for them to comprehend these truths.</w:t>
      </w:r>
      <w:r w:rsidR="009D24B7">
        <w:rPr>
          <w:sz w:val="24"/>
          <w:szCs w:val="24"/>
        </w:rPr>
        <w:t xml:space="preserve"> (1 Corinthians 2:4-16)</w:t>
      </w:r>
      <w:r w:rsidRPr="5897EC05">
        <w:rPr>
          <w:sz w:val="24"/>
          <w:szCs w:val="24"/>
        </w:rPr>
        <w:t xml:space="preserve"> </w:t>
      </w:r>
      <w:r w:rsidR="009D24B7">
        <w:rPr>
          <w:sz w:val="24"/>
          <w:szCs w:val="24"/>
        </w:rPr>
        <w:t>Take f</w:t>
      </w:r>
      <w:r w:rsidRPr="5897EC05">
        <w:rPr>
          <w:sz w:val="24"/>
          <w:szCs w:val="24"/>
        </w:rPr>
        <w:t>or instance, the statement Jesus made to Nicodemus, abou</w:t>
      </w:r>
      <w:r w:rsidR="009D24B7">
        <w:rPr>
          <w:sz w:val="24"/>
          <w:szCs w:val="24"/>
        </w:rPr>
        <w:t>t being born again. Even though</w:t>
      </w:r>
      <w:r w:rsidRPr="5897EC05">
        <w:rPr>
          <w:sz w:val="24"/>
          <w:szCs w:val="24"/>
        </w:rPr>
        <w:t xml:space="preserve"> Nicodemus was a Bible teacher, he did not get it</w:t>
      </w:r>
      <w:r w:rsidR="009D24B7">
        <w:rPr>
          <w:sz w:val="24"/>
          <w:szCs w:val="24"/>
        </w:rPr>
        <w:t xml:space="preserve">. Why? Because Nicodemus did not have the Spirt to translate for him! You see the Holy Spirit wrote God’s Word on the hearts of men. For those who have the Spirit, we carry around the internal </w:t>
      </w:r>
      <w:r w:rsidR="00AC6142">
        <w:rPr>
          <w:sz w:val="24"/>
          <w:szCs w:val="24"/>
        </w:rPr>
        <w:t>spiritual word processor.</w:t>
      </w:r>
      <w:r w:rsidR="009D24B7">
        <w:rPr>
          <w:sz w:val="24"/>
          <w:szCs w:val="24"/>
        </w:rPr>
        <w:t xml:space="preserve"> </w:t>
      </w:r>
    </w:p>
    <w:p w14:paraId="579D3C89" w14:textId="77777777" w:rsidR="009D24B7" w:rsidRDefault="009D24B7" w:rsidP="008F7B9D">
      <w:pPr>
        <w:pStyle w:val="ListParagraph"/>
        <w:ind w:left="0" w:firstLine="720"/>
        <w:jc w:val="both"/>
        <w:rPr>
          <w:sz w:val="24"/>
          <w:szCs w:val="24"/>
        </w:rPr>
      </w:pPr>
    </w:p>
    <w:p w14:paraId="1D91C820" w14:textId="692E227A" w:rsidR="00AC6142" w:rsidRDefault="5897EC05" w:rsidP="008F7B9D">
      <w:pPr>
        <w:pStyle w:val="ListParagraph"/>
        <w:ind w:left="0" w:firstLine="720"/>
        <w:jc w:val="both"/>
        <w:rPr>
          <w:sz w:val="24"/>
          <w:szCs w:val="24"/>
        </w:rPr>
      </w:pPr>
      <w:r w:rsidRPr="5897EC05">
        <w:rPr>
          <w:sz w:val="24"/>
          <w:szCs w:val="24"/>
        </w:rPr>
        <w:t xml:space="preserve">In His customary way, Jesus uses things in His creation, to teach us heavenly truths. </w:t>
      </w:r>
      <w:r w:rsidR="00AC6142">
        <w:rPr>
          <w:sz w:val="24"/>
          <w:szCs w:val="24"/>
        </w:rPr>
        <w:t xml:space="preserve">Like comparing the Spirit to the wind, or breath of God or Living Water. Think about why He would be compared to </w:t>
      </w:r>
      <w:r w:rsidR="00AC6142" w:rsidRPr="5897EC05">
        <w:rPr>
          <w:sz w:val="24"/>
          <w:szCs w:val="24"/>
        </w:rPr>
        <w:t xml:space="preserve">living waters? </w:t>
      </w:r>
      <w:r w:rsidR="00AC6142">
        <w:rPr>
          <w:sz w:val="24"/>
          <w:szCs w:val="24"/>
        </w:rPr>
        <w:t xml:space="preserve"> What’s so important about water? Why, did the astronauts look for water when they went to the moon? </w:t>
      </w:r>
      <w:r w:rsidRPr="5897EC05">
        <w:rPr>
          <w:sz w:val="24"/>
          <w:szCs w:val="24"/>
        </w:rPr>
        <w:t xml:space="preserve"> </w:t>
      </w:r>
      <w:r w:rsidR="00AC6142">
        <w:rPr>
          <w:sz w:val="24"/>
          <w:szCs w:val="24"/>
        </w:rPr>
        <w:t>Because, t</w:t>
      </w:r>
      <w:r w:rsidRPr="5897EC05">
        <w:rPr>
          <w:sz w:val="24"/>
          <w:szCs w:val="24"/>
        </w:rPr>
        <w:t>here is no life without it.</w:t>
      </w:r>
    </w:p>
    <w:p w14:paraId="7E9F23E0" w14:textId="5EB0F1A8" w:rsidR="00AC6142" w:rsidRPr="00FD3447" w:rsidRDefault="00FD3447" w:rsidP="00FD3447">
      <w:pPr>
        <w:jc w:val="center"/>
        <w:rPr>
          <w:b/>
          <w:i/>
          <w:sz w:val="24"/>
          <w:szCs w:val="24"/>
        </w:rPr>
      </w:pPr>
      <w:r w:rsidRPr="00FD3447">
        <w:rPr>
          <w:b/>
          <w:i/>
          <w:sz w:val="24"/>
          <w:szCs w:val="24"/>
        </w:rPr>
        <w:t>John 6:63 (NIV)</w:t>
      </w:r>
    </w:p>
    <w:p w14:paraId="66D3F625" w14:textId="18AA65CB" w:rsidR="00FD3447" w:rsidRPr="00FD3447" w:rsidRDefault="00FD3447" w:rsidP="00FD3447">
      <w:pPr>
        <w:pStyle w:val="ListParagraph"/>
        <w:ind w:left="0"/>
        <w:jc w:val="center"/>
        <w:rPr>
          <w:b/>
          <w:i/>
          <w:sz w:val="24"/>
          <w:szCs w:val="24"/>
        </w:rPr>
      </w:pPr>
      <w:r w:rsidRPr="00FD3447">
        <w:rPr>
          <w:rStyle w:val="red"/>
          <w:b/>
          <w:i/>
          <w:sz w:val="24"/>
          <w:szCs w:val="24"/>
        </w:rPr>
        <w:t>The Spirit gives life; the flesh counts for nothing. The words I have spoken to you—they are full of the Spirit and life.</w:t>
      </w:r>
    </w:p>
    <w:p w14:paraId="30B39985" w14:textId="23DDCEA8" w:rsidR="00FD3447" w:rsidRDefault="00FD3447" w:rsidP="008F7B9D">
      <w:pPr>
        <w:pStyle w:val="ListParagraph"/>
        <w:ind w:left="0" w:firstLine="720"/>
        <w:jc w:val="both"/>
      </w:pPr>
    </w:p>
    <w:p w14:paraId="196541FD" w14:textId="24827355" w:rsidR="001646EE" w:rsidRDefault="5897EC05" w:rsidP="008F7B9D">
      <w:pPr>
        <w:pStyle w:val="ListParagraph"/>
        <w:ind w:left="0" w:firstLine="720"/>
        <w:jc w:val="both"/>
        <w:rPr>
          <w:sz w:val="24"/>
          <w:szCs w:val="24"/>
        </w:rPr>
      </w:pPr>
      <w:r w:rsidRPr="5897EC05">
        <w:rPr>
          <w:sz w:val="24"/>
          <w:szCs w:val="24"/>
        </w:rPr>
        <w:t xml:space="preserve"> One glorious day,</w:t>
      </w:r>
      <w:r w:rsidR="001646EE">
        <w:rPr>
          <w:sz w:val="24"/>
          <w:szCs w:val="24"/>
        </w:rPr>
        <w:t xml:space="preserve"> e</w:t>
      </w:r>
      <w:r w:rsidR="001646EE" w:rsidRPr="5897EC05">
        <w:rPr>
          <w:sz w:val="24"/>
          <w:szCs w:val="24"/>
        </w:rPr>
        <w:t>verything will be conformed to the will of God’s eternal plan</w:t>
      </w:r>
      <w:r w:rsidR="001646EE">
        <w:rPr>
          <w:sz w:val="24"/>
          <w:szCs w:val="24"/>
        </w:rPr>
        <w:t xml:space="preserve"> and</w:t>
      </w:r>
      <w:r w:rsidRPr="5897EC05">
        <w:rPr>
          <w:sz w:val="24"/>
          <w:szCs w:val="24"/>
        </w:rPr>
        <w:t xml:space="preserve"> all thin</w:t>
      </w:r>
      <w:r w:rsidR="001646EE">
        <w:rPr>
          <w:sz w:val="24"/>
          <w:szCs w:val="24"/>
        </w:rPr>
        <w:t xml:space="preserve">gs will reach their fulfillment. </w:t>
      </w:r>
    </w:p>
    <w:p w14:paraId="3B8F37F4" w14:textId="77777777" w:rsidR="007B7078" w:rsidRDefault="007B7078" w:rsidP="008F7B9D">
      <w:pPr>
        <w:pStyle w:val="ListParagraph"/>
        <w:ind w:left="0" w:firstLine="720"/>
        <w:jc w:val="both"/>
        <w:rPr>
          <w:sz w:val="24"/>
          <w:szCs w:val="24"/>
        </w:rPr>
      </w:pPr>
    </w:p>
    <w:p w14:paraId="19B73972" w14:textId="25C42D7A" w:rsidR="008F7B9D" w:rsidRDefault="001646EE" w:rsidP="008F7B9D">
      <w:pPr>
        <w:pStyle w:val="ListParagraph"/>
        <w:ind w:left="0" w:firstLine="720"/>
        <w:jc w:val="both"/>
        <w:rPr>
          <w:sz w:val="24"/>
          <w:szCs w:val="24"/>
        </w:rPr>
      </w:pPr>
      <w:r>
        <w:rPr>
          <w:sz w:val="24"/>
          <w:szCs w:val="24"/>
        </w:rPr>
        <w:t>T</w:t>
      </w:r>
      <w:r w:rsidR="5897EC05" w:rsidRPr="5897EC05">
        <w:rPr>
          <w:sz w:val="24"/>
          <w:szCs w:val="24"/>
        </w:rPr>
        <w:t xml:space="preserve">hen we will behold the Triune God. </w:t>
      </w:r>
      <w:r w:rsidR="008A579B">
        <w:rPr>
          <w:sz w:val="24"/>
          <w:szCs w:val="24"/>
        </w:rPr>
        <w:t xml:space="preserve">The </w:t>
      </w:r>
      <w:r w:rsidR="00CE265B">
        <w:rPr>
          <w:sz w:val="24"/>
          <w:szCs w:val="24"/>
        </w:rPr>
        <w:t>apostle</w:t>
      </w:r>
      <w:r w:rsidR="008A579B">
        <w:rPr>
          <w:sz w:val="24"/>
          <w:szCs w:val="24"/>
        </w:rPr>
        <w:t xml:space="preserve"> John described </w:t>
      </w:r>
      <w:r w:rsidR="00CE265B">
        <w:rPr>
          <w:sz w:val="24"/>
          <w:szCs w:val="24"/>
        </w:rPr>
        <w:t>Him in the book of Revelations. P</w:t>
      </w:r>
      <w:r w:rsidR="5897EC05" w:rsidRPr="5897EC05">
        <w:rPr>
          <w:sz w:val="24"/>
          <w:szCs w:val="24"/>
        </w:rPr>
        <w:t xml:space="preserve">ictured in the imagery of the river of the water of life…. </w:t>
      </w:r>
      <w:r w:rsidR="00CE265B">
        <w:rPr>
          <w:sz w:val="24"/>
          <w:szCs w:val="24"/>
        </w:rPr>
        <w:t xml:space="preserve">is God the Father and </w:t>
      </w:r>
      <w:r w:rsidR="5897EC05" w:rsidRPr="5897EC05">
        <w:rPr>
          <w:sz w:val="24"/>
          <w:szCs w:val="24"/>
        </w:rPr>
        <w:t>God the Son who</w:t>
      </w:r>
      <w:r w:rsidR="00CE265B">
        <w:rPr>
          <w:sz w:val="24"/>
          <w:szCs w:val="24"/>
        </w:rPr>
        <w:t xml:space="preserve"> is </w:t>
      </w:r>
      <w:r w:rsidR="5897EC05" w:rsidRPr="5897EC05">
        <w:rPr>
          <w:sz w:val="24"/>
          <w:szCs w:val="24"/>
        </w:rPr>
        <w:t>seated upon the throne, and from them the Spirit flows as the river of life. And on either side of this river is the tree of life</w:t>
      </w:r>
      <w:r w:rsidR="00CE265B">
        <w:rPr>
          <w:sz w:val="24"/>
          <w:szCs w:val="24"/>
        </w:rPr>
        <w:t>. T</w:t>
      </w:r>
      <w:r w:rsidR="5897EC05" w:rsidRPr="5897EC05">
        <w:rPr>
          <w:sz w:val="24"/>
          <w:szCs w:val="24"/>
        </w:rPr>
        <w:t xml:space="preserve">he leaves of the tree are for the healing of the Nations. (Revelation 22:1-6) Through the study of God’s Holy Word, which is Spirit and Life, we will tap into this healing water. </w:t>
      </w:r>
    </w:p>
    <w:p w14:paraId="72116E92" w14:textId="77777777" w:rsidR="002D307C" w:rsidRDefault="002D307C" w:rsidP="008F7B9D">
      <w:pPr>
        <w:pStyle w:val="ListParagraph"/>
        <w:ind w:left="0" w:firstLine="720"/>
        <w:jc w:val="both"/>
        <w:rPr>
          <w:sz w:val="24"/>
          <w:szCs w:val="24"/>
        </w:rPr>
      </w:pPr>
    </w:p>
    <w:p w14:paraId="7CB9E054" w14:textId="77777777" w:rsidR="00373D95" w:rsidRPr="00EA7669" w:rsidRDefault="00373D95" w:rsidP="00373D95">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0F43F38" w14:textId="78B88CB3" w:rsidR="0022459B" w:rsidRPr="00CE265B" w:rsidRDefault="5897EC05" w:rsidP="00244EAB">
      <w:pPr>
        <w:pStyle w:val="ListParagraph"/>
        <w:numPr>
          <w:ilvl w:val="3"/>
          <w:numId w:val="7"/>
        </w:numPr>
        <w:jc w:val="both"/>
        <w:rPr>
          <w:sz w:val="24"/>
          <w:szCs w:val="24"/>
        </w:rPr>
      </w:pPr>
      <w:r w:rsidRPr="00CE265B">
        <w:rPr>
          <w:sz w:val="24"/>
          <w:szCs w:val="24"/>
        </w:rPr>
        <w:t>Ephesians 1:10-14; Matthew 10:19-20; Mark 13:11; Luke 12:12; John 4:3-25, John 6:36, 7:37-39; Psalms 1:1-3</w:t>
      </w:r>
      <w:r w:rsidR="00CE265B" w:rsidRPr="00CE265B">
        <w:rPr>
          <w:sz w:val="24"/>
          <w:szCs w:val="24"/>
        </w:rPr>
        <w:t>,</w:t>
      </w:r>
      <w:r w:rsidRPr="00CE265B">
        <w:rPr>
          <w:sz w:val="24"/>
          <w:szCs w:val="24"/>
        </w:rPr>
        <w:t xml:space="preserve"> 46:4-11; Jeremiah 17:5-14</w:t>
      </w:r>
      <w:r w:rsidR="00D4105C">
        <w:rPr>
          <w:sz w:val="24"/>
          <w:szCs w:val="24"/>
        </w:rPr>
        <w:t>;</w:t>
      </w:r>
      <w:r w:rsidRPr="00CE265B">
        <w:rPr>
          <w:sz w:val="24"/>
          <w:szCs w:val="24"/>
        </w:rPr>
        <w:t xml:space="preserve"> </w:t>
      </w:r>
    </w:p>
    <w:p w14:paraId="152A2887" w14:textId="3BEBB281" w:rsidR="00A93486" w:rsidRDefault="00A93486" w:rsidP="008F7B9D">
      <w:pPr>
        <w:pStyle w:val="ListParagraph"/>
        <w:ind w:left="0" w:firstLine="720"/>
        <w:jc w:val="both"/>
        <w:rPr>
          <w:sz w:val="24"/>
          <w:szCs w:val="24"/>
        </w:rPr>
      </w:pPr>
    </w:p>
    <w:p w14:paraId="0D618D13" w14:textId="77777777" w:rsidR="00085635" w:rsidRDefault="5897EC05" w:rsidP="00085635">
      <w:pPr>
        <w:pStyle w:val="ListParagraph"/>
        <w:ind w:left="0"/>
        <w:jc w:val="center"/>
        <w:rPr>
          <w:b/>
          <w:i/>
          <w:sz w:val="24"/>
          <w:szCs w:val="24"/>
        </w:rPr>
      </w:pPr>
      <w:r w:rsidRPr="5897EC05">
        <w:rPr>
          <w:b/>
          <w:bCs/>
          <w:i/>
          <w:iCs/>
          <w:sz w:val="24"/>
          <w:szCs w:val="24"/>
        </w:rPr>
        <w:t>1 Corinthians 12:13 (NASB)</w:t>
      </w:r>
    </w:p>
    <w:p w14:paraId="726DD70F" w14:textId="0889D18E" w:rsidR="008F7B9D" w:rsidRDefault="5897EC05" w:rsidP="00CE265B">
      <w:pPr>
        <w:pStyle w:val="ListParagraph"/>
        <w:pBdr>
          <w:bottom w:val="single" w:sz="6" w:space="3" w:color="auto"/>
        </w:pBdr>
        <w:ind w:left="0"/>
        <w:jc w:val="center"/>
        <w:rPr>
          <w:b/>
          <w:bCs/>
          <w:i/>
          <w:iCs/>
          <w:sz w:val="24"/>
          <w:szCs w:val="24"/>
        </w:rPr>
      </w:pPr>
      <w:r w:rsidRPr="5897EC05">
        <w:rPr>
          <w:b/>
          <w:bCs/>
          <w:i/>
          <w:iCs/>
          <w:sz w:val="24"/>
          <w:szCs w:val="24"/>
        </w:rPr>
        <w:t>“For by one Spirit we were all baptized into one body, whether Jews or Greeks, whether slaves or free, and we were all made to drink of one Spirit.”</w:t>
      </w:r>
    </w:p>
    <w:p w14:paraId="1614C72A" w14:textId="7BCAC725" w:rsidR="000E4B64" w:rsidRDefault="000E4B64" w:rsidP="00CE265B">
      <w:pPr>
        <w:pStyle w:val="ListParagraph"/>
        <w:pBdr>
          <w:bottom w:val="single" w:sz="6" w:space="3" w:color="auto"/>
        </w:pBdr>
        <w:ind w:left="0"/>
        <w:jc w:val="center"/>
        <w:rPr>
          <w:b/>
          <w:i/>
          <w:sz w:val="24"/>
          <w:szCs w:val="24"/>
        </w:rPr>
      </w:pPr>
    </w:p>
    <w:p w14:paraId="314D9489" w14:textId="23105D66" w:rsidR="00D91DB5" w:rsidRPr="00A461B4" w:rsidRDefault="00CE265B" w:rsidP="00D91DB5">
      <w:pPr>
        <w:jc w:val="center"/>
        <w:rPr>
          <w:b/>
          <w:sz w:val="28"/>
          <w:szCs w:val="28"/>
        </w:rPr>
      </w:pPr>
      <w:r>
        <w:rPr>
          <w:b/>
          <w:bCs/>
          <w:sz w:val="28"/>
          <w:szCs w:val="28"/>
        </w:rPr>
        <w:t>W</w:t>
      </w:r>
      <w:r w:rsidR="5897EC05" w:rsidRPr="5897EC05">
        <w:rPr>
          <w:b/>
          <w:bCs/>
          <w:sz w:val="28"/>
          <w:szCs w:val="28"/>
        </w:rPr>
        <w:t>hat is the significance of the seal?</w:t>
      </w:r>
    </w:p>
    <w:p w14:paraId="6C09FB61" w14:textId="079BEA3F" w:rsidR="00075658" w:rsidRPr="00085635" w:rsidRDefault="5897EC05" w:rsidP="00075658">
      <w:pPr>
        <w:jc w:val="center"/>
        <w:rPr>
          <w:b/>
          <w:i/>
          <w:sz w:val="24"/>
          <w:szCs w:val="24"/>
        </w:rPr>
      </w:pPr>
      <w:r w:rsidRPr="5897EC05">
        <w:rPr>
          <w:b/>
          <w:bCs/>
          <w:i/>
          <w:iCs/>
          <w:sz w:val="24"/>
          <w:szCs w:val="24"/>
        </w:rPr>
        <w:t>Ephesians 1: 13b-14a (NASB)</w:t>
      </w:r>
    </w:p>
    <w:p w14:paraId="55FD9C91" w14:textId="77777777" w:rsidR="00075658" w:rsidRPr="00F230B3" w:rsidRDefault="5897EC05" w:rsidP="00075658">
      <w:pPr>
        <w:pStyle w:val="ListParagraph"/>
        <w:ind w:left="0"/>
        <w:jc w:val="center"/>
        <w:rPr>
          <w:b/>
          <w:i/>
          <w:sz w:val="24"/>
          <w:szCs w:val="24"/>
        </w:rPr>
      </w:pPr>
      <w:r w:rsidRPr="5897EC05">
        <w:rPr>
          <w:b/>
          <w:bCs/>
          <w:i/>
          <w:iCs/>
          <w:sz w:val="24"/>
          <w:szCs w:val="24"/>
        </w:rPr>
        <w:t>Having also believed, you were sealed in Him with the Holy Spirit of promise, who is given as a pledge of our inheritance.</w:t>
      </w:r>
    </w:p>
    <w:p w14:paraId="7D6C48E7" w14:textId="77777777" w:rsidR="00075658" w:rsidRDefault="00075658" w:rsidP="00075658">
      <w:pPr>
        <w:pStyle w:val="ListParagraph"/>
        <w:jc w:val="both"/>
        <w:rPr>
          <w:b/>
          <w:sz w:val="24"/>
          <w:szCs w:val="24"/>
        </w:rPr>
      </w:pPr>
    </w:p>
    <w:p w14:paraId="3E35CB24" w14:textId="6B3F33E1" w:rsidR="00075658" w:rsidRDefault="00075658" w:rsidP="00075658">
      <w:pPr>
        <w:pStyle w:val="ListParagraph"/>
        <w:ind w:left="0"/>
        <w:jc w:val="both"/>
        <w:rPr>
          <w:sz w:val="24"/>
          <w:szCs w:val="24"/>
        </w:rPr>
      </w:pPr>
      <w:r>
        <w:rPr>
          <w:sz w:val="24"/>
          <w:szCs w:val="24"/>
        </w:rPr>
        <w:t xml:space="preserve">  </w:t>
      </w:r>
      <w:r>
        <w:rPr>
          <w:sz w:val="24"/>
          <w:szCs w:val="24"/>
        </w:rPr>
        <w:tab/>
        <w:t xml:space="preserve">If you have experienced this new birth, through the Spirit of God, then you have a pledge and a promise that He is yours and you are His.  In Modern Greek language, there is a word used to describe a wedding ring.  It is the exact word used in our text for </w:t>
      </w:r>
      <w:r w:rsidRPr="5897EC05">
        <w:rPr>
          <w:i/>
          <w:iCs/>
          <w:sz w:val="24"/>
          <w:szCs w:val="24"/>
        </w:rPr>
        <w:t>seal</w:t>
      </w:r>
      <w:r>
        <w:rPr>
          <w:sz w:val="24"/>
          <w:szCs w:val="24"/>
        </w:rPr>
        <w:t>. The Holy Spirit is like our wedding ring. He is the mark that our faith is authentic and we are betrothed to the Beloved son! We are not just spoken for, but purchased by the Bridegroom.  In addition, the seal of the Holy Spirit</w:t>
      </w:r>
      <w:r w:rsidRPr="004700DC">
        <w:rPr>
          <w:sz w:val="24"/>
          <w:szCs w:val="24"/>
        </w:rPr>
        <w:t xml:space="preserve"> </w:t>
      </w:r>
      <w:r>
        <w:rPr>
          <w:sz w:val="24"/>
          <w:szCs w:val="24"/>
        </w:rPr>
        <w:t>also works to</w:t>
      </w:r>
      <w:r w:rsidRPr="004700DC">
        <w:rPr>
          <w:sz w:val="24"/>
          <w:szCs w:val="24"/>
        </w:rPr>
        <w:t xml:space="preserve"> protect</w:t>
      </w:r>
      <w:r>
        <w:rPr>
          <w:sz w:val="24"/>
          <w:szCs w:val="24"/>
        </w:rPr>
        <w:t xml:space="preserve"> those who are in Christ - the Shelter of the Most High.  He</w:t>
      </w:r>
      <w:r w:rsidRPr="004700DC">
        <w:rPr>
          <w:sz w:val="24"/>
          <w:szCs w:val="24"/>
        </w:rPr>
        <w:t xml:space="preserve"> is a place of intimate</w:t>
      </w:r>
      <w:r>
        <w:rPr>
          <w:sz w:val="24"/>
          <w:szCs w:val="24"/>
        </w:rPr>
        <w:t xml:space="preserve"> and</w:t>
      </w:r>
      <w:r w:rsidRPr="004700DC">
        <w:rPr>
          <w:sz w:val="24"/>
          <w:szCs w:val="24"/>
        </w:rPr>
        <w:t xml:space="preserve"> divine protection. (Psalm 91:1-16) </w:t>
      </w:r>
      <w:r>
        <w:rPr>
          <w:sz w:val="24"/>
          <w:szCs w:val="24"/>
        </w:rPr>
        <w:t>A good illustration of this truth is</w:t>
      </w:r>
      <w:r w:rsidRPr="004700DC">
        <w:rPr>
          <w:sz w:val="24"/>
          <w:szCs w:val="24"/>
        </w:rPr>
        <w:t xml:space="preserve"> the Rock Moses was placed in as God passed by. (Exodus 33:13-23) </w:t>
      </w:r>
    </w:p>
    <w:p w14:paraId="4B10962B" w14:textId="77777777" w:rsidR="00CE265B" w:rsidRDefault="00CE265B" w:rsidP="00075658">
      <w:pPr>
        <w:pStyle w:val="ListParagraph"/>
        <w:ind w:left="0"/>
        <w:jc w:val="both"/>
        <w:rPr>
          <w:sz w:val="24"/>
          <w:szCs w:val="24"/>
        </w:rPr>
      </w:pPr>
    </w:p>
    <w:p w14:paraId="30BEFC6B" w14:textId="7B74B579" w:rsidR="00075658" w:rsidRPr="00F230B3" w:rsidRDefault="5897EC05" w:rsidP="00075658">
      <w:pPr>
        <w:pStyle w:val="ListParagraph"/>
        <w:ind w:left="0"/>
        <w:jc w:val="center"/>
        <w:rPr>
          <w:b/>
          <w:i/>
          <w:sz w:val="24"/>
          <w:szCs w:val="24"/>
        </w:rPr>
      </w:pPr>
      <w:r w:rsidRPr="5897EC05">
        <w:rPr>
          <w:b/>
          <w:bCs/>
          <w:i/>
          <w:iCs/>
          <w:sz w:val="24"/>
          <w:szCs w:val="24"/>
        </w:rPr>
        <w:t>Titus 3:5-7 (NASB)</w:t>
      </w:r>
    </w:p>
    <w:p w14:paraId="29E674A2" w14:textId="77777777" w:rsidR="00075658" w:rsidRPr="00F230B3" w:rsidRDefault="5897EC05" w:rsidP="00075658">
      <w:pPr>
        <w:pStyle w:val="ListParagraph"/>
        <w:ind w:left="0"/>
        <w:jc w:val="center"/>
        <w:rPr>
          <w:b/>
          <w:i/>
          <w:sz w:val="24"/>
          <w:szCs w:val="24"/>
        </w:rPr>
      </w:pPr>
      <w:r w:rsidRPr="5897EC05">
        <w:rPr>
          <w:b/>
          <w:bCs/>
          <w:i/>
          <w:iCs/>
          <w:sz w:val="24"/>
          <w:szCs w:val="24"/>
        </w:rPr>
        <w:t>He saved us, not on the basis of deeds which we have done in righteousness, but according to His mercy, by the washing of regeneration and renewing by the Holy Spirit, whom He poured out upon us richly through Jesus Christ our Savior, so that being justified by His grace we would be made heirs according to the hope of eternal life.</w:t>
      </w:r>
    </w:p>
    <w:p w14:paraId="09152393" w14:textId="6ECE8589" w:rsidR="00075658" w:rsidRPr="00C43769" w:rsidRDefault="5897EC05" w:rsidP="00075658">
      <w:pPr>
        <w:ind w:left="-720"/>
        <w:rPr>
          <w:b/>
          <w:sz w:val="28"/>
          <w:szCs w:val="28"/>
        </w:rPr>
      </w:pPr>
      <w:r w:rsidRPr="5897EC05">
        <w:rPr>
          <w:b/>
          <w:bCs/>
          <w:sz w:val="28"/>
          <w:szCs w:val="28"/>
        </w:rPr>
        <w:t xml:space="preserve">             </w:t>
      </w:r>
      <w:r w:rsidR="00527A07">
        <w:rPr>
          <w:b/>
          <w:bCs/>
          <w:sz w:val="28"/>
          <w:szCs w:val="28"/>
        </w:rPr>
        <w:t>WORD SEARCH: FROM STRONG’S CONCORDANCE</w:t>
      </w:r>
      <w:r w:rsidRPr="5897EC05">
        <w:rPr>
          <w:b/>
          <w:bCs/>
          <w:sz w:val="28"/>
          <w:szCs w:val="28"/>
        </w:rPr>
        <w:t>:</w:t>
      </w:r>
    </w:p>
    <w:p w14:paraId="0B028523" w14:textId="77777777" w:rsidR="00075658" w:rsidRPr="00192A2C" w:rsidRDefault="5897EC05" w:rsidP="00244EAB">
      <w:pPr>
        <w:pStyle w:val="ListParagraph"/>
        <w:numPr>
          <w:ilvl w:val="0"/>
          <w:numId w:val="14"/>
        </w:numPr>
        <w:rPr>
          <w:i/>
          <w:iCs/>
          <w:sz w:val="24"/>
          <w:szCs w:val="24"/>
        </w:rPr>
      </w:pPr>
      <w:r w:rsidRPr="5897EC05">
        <w:rPr>
          <w:b/>
          <w:bCs/>
          <w:sz w:val="24"/>
          <w:szCs w:val="24"/>
        </w:rPr>
        <w:t>Holy Spirit</w:t>
      </w:r>
      <w:r w:rsidRPr="5897EC05">
        <w:rPr>
          <w:sz w:val="24"/>
          <w:szCs w:val="24"/>
        </w:rPr>
        <w:t xml:space="preserve">: Greek: Peuma; </w:t>
      </w:r>
      <w:r w:rsidRPr="5897EC05">
        <w:rPr>
          <w:i/>
          <w:iCs/>
          <w:sz w:val="24"/>
          <w:szCs w:val="24"/>
        </w:rPr>
        <w:t>a current of air, breath, exhalation, life, spirit mind.</w:t>
      </w:r>
    </w:p>
    <w:p w14:paraId="7ABA552C" w14:textId="77777777" w:rsidR="00075658" w:rsidRPr="00192A2C" w:rsidRDefault="5897EC05" w:rsidP="00244EAB">
      <w:pPr>
        <w:pStyle w:val="ListParagraph"/>
        <w:numPr>
          <w:ilvl w:val="0"/>
          <w:numId w:val="14"/>
        </w:numPr>
        <w:rPr>
          <w:i/>
          <w:iCs/>
          <w:sz w:val="24"/>
          <w:szCs w:val="24"/>
        </w:rPr>
      </w:pPr>
      <w:r w:rsidRPr="5897EC05">
        <w:rPr>
          <w:sz w:val="24"/>
          <w:szCs w:val="24"/>
        </w:rPr>
        <w:t xml:space="preserve"> </w:t>
      </w:r>
      <w:r w:rsidRPr="5897EC05">
        <w:rPr>
          <w:b/>
          <w:bCs/>
          <w:sz w:val="24"/>
          <w:szCs w:val="24"/>
        </w:rPr>
        <w:t>Holy Spirit:</w:t>
      </w:r>
      <w:r w:rsidRPr="5897EC05">
        <w:rPr>
          <w:sz w:val="24"/>
          <w:szCs w:val="24"/>
        </w:rPr>
        <w:t xml:space="preserve">  Hebrew: Ruwach; </w:t>
      </w:r>
      <w:r w:rsidRPr="5897EC05">
        <w:rPr>
          <w:i/>
          <w:iCs/>
          <w:sz w:val="24"/>
          <w:szCs w:val="24"/>
        </w:rPr>
        <w:t>wind; by resemblance breath, exhalation, life, air, anger, blast, breath, courage, mind, spirit, and tempest.</w:t>
      </w:r>
    </w:p>
    <w:p w14:paraId="5962616F" w14:textId="6CAD7F10" w:rsidR="00075658" w:rsidRPr="00192A2C" w:rsidRDefault="5897EC05" w:rsidP="00244EAB">
      <w:pPr>
        <w:pStyle w:val="ListParagraph"/>
        <w:numPr>
          <w:ilvl w:val="0"/>
          <w:numId w:val="14"/>
        </w:numPr>
        <w:rPr>
          <w:sz w:val="24"/>
          <w:szCs w:val="24"/>
        </w:rPr>
      </w:pPr>
      <w:r w:rsidRPr="5897EC05">
        <w:rPr>
          <w:b/>
          <w:bCs/>
          <w:sz w:val="24"/>
          <w:szCs w:val="24"/>
        </w:rPr>
        <w:t>Seal:</w:t>
      </w:r>
      <w:r w:rsidRPr="5897EC05">
        <w:rPr>
          <w:sz w:val="24"/>
          <w:szCs w:val="24"/>
        </w:rPr>
        <w:t xml:space="preserve"> Greek #4972: Sphragizo: From #4973: </w:t>
      </w:r>
      <w:r w:rsidRPr="5897EC05">
        <w:rPr>
          <w:i/>
          <w:iCs/>
          <w:sz w:val="24"/>
          <w:szCs w:val="24"/>
        </w:rPr>
        <w:t>to stamp with a signet or private mark, for security or preservation, to keep secret, to attest, seal up.</w:t>
      </w:r>
      <w:r w:rsidRPr="5897EC05">
        <w:rPr>
          <w:sz w:val="24"/>
          <w:szCs w:val="24"/>
        </w:rPr>
        <w:t xml:space="preserve"> Eph. 1:13; 4:30; Romans 15:28; 2 Cor. 1:22; John 3:33</w:t>
      </w:r>
    </w:p>
    <w:p w14:paraId="2E40C142" w14:textId="77777777" w:rsidR="00075658" w:rsidRPr="00192A2C" w:rsidRDefault="5897EC05" w:rsidP="00244EAB">
      <w:pPr>
        <w:pStyle w:val="ListParagraph"/>
        <w:numPr>
          <w:ilvl w:val="0"/>
          <w:numId w:val="14"/>
        </w:numPr>
        <w:rPr>
          <w:sz w:val="24"/>
          <w:szCs w:val="24"/>
        </w:rPr>
      </w:pPr>
      <w:r w:rsidRPr="5897EC05">
        <w:rPr>
          <w:b/>
          <w:bCs/>
          <w:sz w:val="24"/>
          <w:szCs w:val="24"/>
        </w:rPr>
        <w:t>Seal</w:t>
      </w:r>
      <w:r w:rsidRPr="5897EC05">
        <w:rPr>
          <w:sz w:val="24"/>
          <w:szCs w:val="24"/>
        </w:rPr>
        <w:t xml:space="preserve">: Greek #4973: Sphragis: </w:t>
      </w:r>
      <w:r w:rsidRPr="5897EC05">
        <w:rPr>
          <w:i/>
          <w:iCs/>
          <w:sz w:val="24"/>
          <w:szCs w:val="24"/>
        </w:rPr>
        <w:t>a signet, (as a fencing in or protecting from misappropriation); the stamp impressed (as a mark of privacy, or genuineness) seal.</w:t>
      </w:r>
      <w:r w:rsidRPr="5897EC05">
        <w:rPr>
          <w:sz w:val="24"/>
          <w:szCs w:val="24"/>
        </w:rPr>
        <w:t xml:space="preserve"> (2 Tim.2:19; Rev. 9:4)</w:t>
      </w:r>
    </w:p>
    <w:p w14:paraId="47E97F52" w14:textId="6EF32869" w:rsidR="00075658" w:rsidRDefault="5897EC05" w:rsidP="00244EAB">
      <w:pPr>
        <w:pStyle w:val="ListParagraph"/>
        <w:numPr>
          <w:ilvl w:val="0"/>
          <w:numId w:val="14"/>
        </w:numPr>
        <w:rPr>
          <w:sz w:val="24"/>
          <w:szCs w:val="24"/>
        </w:rPr>
      </w:pPr>
      <w:r w:rsidRPr="5897EC05">
        <w:rPr>
          <w:b/>
          <w:bCs/>
          <w:sz w:val="24"/>
          <w:szCs w:val="24"/>
        </w:rPr>
        <w:t>Hiding place/ secret place:</w:t>
      </w:r>
      <w:r w:rsidRPr="5897EC05">
        <w:rPr>
          <w:sz w:val="24"/>
          <w:szCs w:val="24"/>
        </w:rPr>
        <w:t xml:space="preserve"> Hebrew: #5643 Cithrah from #5641; </w:t>
      </w:r>
      <w:r w:rsidRPr="5897EC05">
        <w:rPr>
          <w:i/>
          <w:iCs/>
          <w:sz w:val="24"/>
          <w:szCs w:val="24"/>
        </w:rPr>
        <w:t xml:space="preserve">a cover, covering, covert, hiding place, protection, secret place. </w:t>
      </w:r>
      <w:r w:rsidRPr="5897EC05">
        <w:rPr>
          <w:sz w:val="24"/>
          <w:szCs w:val="24"/>
        </w:rPr>
        <w:t xml:space="preserve">#5641; </w:t>
      </w:r>
      <w:r w:rsidRPr="5897EC05">
        <w:rPr>
          <w:i/>
          <w:iCs/>
          <w:sz w:val="24"/>
          <w:szCs w:val="24"/>
        </w:rPr>
        <w:t xml:space="preserve">to hide by covering, to keep close, conceals, hide, and keep secret. </w:t>
      </w:r>
      <w:r w:rsidRPr="5897EC05">
        <w:rPr>
          <w:sz w:val="24"/>
          <w:szCs w:val="24"/>
        </w:rPr>
        <w:t>Psalm 18:11; 31:20; 32:7;   91:1; 119:114; Psalm 139:15; Isaiah 45:3</w:t>
      </w:r>
    </w:p>
    <w:p w14:paraId="01623CB5" w14:textId="24266570" w:rsidR="00ED2155" w:rsidRPr="00ED2155" w:rsidRDefault="00ED2155" w:rsidP="00ED2155">
      <w:pPr>
        <w:jc w:val="center"/>
        <w:rPr>
          <w:b/>
          <w:sz w:val="28"/>
          <w:szCs w:val="28"/>
        </w:rPr>
      </w:pPr>
      <w:r w:rsidRPr="00ED2155">
        <w:rPr>
          <w:b/>
          <w:sz w:val="28"/>
          <w:szCs w:val="28"/>
        </w:rPr>
        <w:t>Christ in Me the Hope of Glory</w:t>
      </w:r>
    </w:p>
    <w:p w14:paraId="6C3044B4" w14:textId="77777777" w:rsidR="00ED2155" w:rsidRDefault="00ED2155" w:rsidP="00ED2155">
      <w:pPr>
        <w:ind w:firstLine="720"/>
        <w:jc w:val="both"/>
        <w:rPr>
          <w:sz w:val="24"/>
          <w:szCs w:val="24"/>
        </w:rPr>
      </w:pPr>
      <w:r>
        <w:rPr>
          <w:sz w:val="24"/>
          <w:szCs w:val="24"/>
        </w:rPr>
        <w:t xml:space="preserve">Because you have spent all these hours with me working our way through the book of Ephesians, I desire to be very transparent with you. And so, I have a confession to make. It’s my shameful secret. Please let me explain. When I was in Kinder-garden, my grades were not so bad. I colored between the lines pretty good, or so my report card said. But then there were those frowning-face marks beside these words, “Ginny needs to learn how to be quiet.” I am not sure what in the world a six-year old had to talk about. So talking has never been my problem. Because you have made it thus far in this study, then you can see that my problem is...I can’t tell a short story because the details are too important! When God told Moses to, “Go tell the people,” Moses replied, “Lord, you know I don’t speak well!” Now for me, this is not my problem. The gifts the Holy Spirit has given me, to uses for His body-and Bride, are: Speaking and Teaching. </w:t>
      </w:r>
    </w:p>
    <w:p w14:paraId="700E33C1" w14:textId="77777777" w:rsidR="00ED2155" w:rsidRPr="00ED2155" w:rsidRDefault="00ED2155" w:rsidP="00ED2155">
      <w:pPr>
        <w:rPr>
          <w:sz w:val="24"/>
          <w:szCs w:val="24"/>
        </w:rPr>
      </w:pPr>
    </w:p>
    <w:p w14:paraId="63C63BD6" w14:textId="7B58033C" w:rsidR="00075658" w:rsidRDefault="5897EC05" w:rsidP="00075658">
      <w:pPr>
        <w:rPr>
          <w:b/>
          <w:bCs/>
          <w:sz w:val="28"/>
          <w:szCs w:val="28"/>
        </w:rPr>
      </w:pPr>
      <w:r w:rsidRPr="5897EC05">
        <w:rPr>
          <w:b/>
          <w:bCs/>
          <w:sz w:val="28"/>
          <w:szCs w:val="28"/>
        </w:rPr>
        <w:t xml:space="preserve">       DISCUSSION QUESTIONS: </w:t>
      </w:r>
      <w:r w:rsidR="00001A45">
        <w:rPr>
          <w:b/>
          <w:bCs/>
          <w:sz w:val="28"/>
          <w:szCs w:val="28"/>
        </w:rPr>
        <w:t>Let’s talk about it.</w:t>
      </w:r>
    </w:p>
    <w:p w14:paraId="1AC5646E" w14:textId="77777777" w:rsidR="00470C98" w:rsidRPr="005E72A3" w:rsidRDefault="00470C98" w:rsidP="00244EAB">
      <w:pPr>
        <w:pStyle w:val="ListParagraph"/>
        <w:numPr>
          <w:ilvl w:val="0"/>
          <w:numId w:val="9"/>
        </w:numPr>
        <w:rPr>
          <w:sz w:val="24"/>
          <w:szCs w:val="24"/>
        </w:rPr>
      </w:pPr>
      <w:r>
        <w:rPr>
          <w:sz w:val="24"/>
          <w:szCs w:val="24"/>
        </w:rPr>
        <w:t xml:space="preserve">What is difference in the words accepted and favored? </w:t>
      </w:r>
    </w:p>
    <w:p w14:paraId="21AA9007" w14:textId="77777777" w:rsidR="00470C98" w:rsidRPr="005E72A3" w:rsidRDefault="00470C98" w:rsidP="00244EAB">
      <w:pPr>
        <w:pStyle w:val="ListParagraph"/>
        <w:numPr>
          <w:ilvl w:val="0"/>
          <w:numId w:val="9"/>
        </w:numPr>
        <w:rPr>
          <w:sz w:val="24"/>
          <w:szCs w:val="24"/>
        </w:rPr>
      </w:pPr>
      <w:r w:rsidRPr="5897EC05">
        <w:rPr>
          <w:sz w:val="24"/>
          <w:szCs w:val="24"/>
        </w:rPr>
        <w:t>How can the truth that you are not just accepted, but highly favored by God change your attitude about looking for significance from others?</w:t>
      </w:r>
    </w:p>
    <w:p w14:paraId="27641BA2" w14:textId="77777777" w:rsidR="00470C98" w:rsidRDefault="00470C98" w:rsidP="00244EAB">
      <w:pPr>
        <w:pStyle w:val="ListParagraph"/>
        <w:numPr>
          <w:ilvl w:val="0"/>
          <w:numId w:val="9"/>
        </w:numPr>
        <w:rPr>
          <w:sz w:val="24"/>
          <w:szCs w:val="24"/>
        </w:rPr>
      </w:pPr>
      <w:r>
        <w:rPr>
          <w:sz w:val="24"/>
          <w:szCs w:val="24"/>
        </w:rPr>
        <w:t>What difference should it make in the life of a believer, to know that your body is God’s dwelling place on earth?</w:t>
      </w:r>
    </w:p>
    <w:p w14:paraId="4684ED71" w14:textId="77777777" w:rsidR="00470C98" w:rsidRDefault="00470C98" w:rsidP="00244EAB">
      <w:pPr>
        <w:pStyle w:val="ListParagraph"/>
        <w:numPr>
          <w:ilvl w:val="0"/>
          <w:numId w:val="9"/>
        </w:numPr>
        <w:rPr>
          <w:sz w:val="24"/>
          <w:szCs w:val="24"/>
        </w:rPr>
      </w:pPr>
      <w:r>
        <w:rPr>
          <w:sz w:val="24"/>
          <w:szCs w:val="24"/>
        </w:rPr>
        <w:t>In your own words, describe every way we and relate to Mary, the mother of Jesus.</w:t>
      </w:r>
    </w:p>
    <w:p w14:paraId="7495EED9" w14:textId="77777777" w:rsidR="00470C98" w:rsidRDefault="00470C98" w:rsidP="00244EAB">
      <w:pPr>
        <w:pStyle w:val="ListParagraph"/>
        <w:numPr>
          <w:ilvl w:val="0"/>
          <w:numId w:val="9"/>
        </w:numPr>
        <w:rPr>
          <w:sz w:val="24"/>
          <w:szCs w:val="24"/>
        </w:rPr>
      </w:pPr>
      <w:r>
        <w:rPr>
          <w:sz w:val="24"/>
          <w:szCs w:val="24"/>
        </w:rPr>
        <w:t xml:space="preserve">Explain how we, who were once objects of God’s wrath, can now be highly favored. </w:t>
      </w:r>
    </w:p>
    <w:p w14:paraId="46F272C8" w14:textId="0C2635CE" w:rsidR="00075658" w:rsidRPr="00470C98" w:rsidRDefault="5897EC05" w:rsidP="00244EAB">
      <w:pPr>
        <w:pStyle w:val="ListParagraph"/>
        <w:numPr>
          <w:ilvl w:val="0"/>
          <w:numId w:val="9"/>
        </w:numPr>
        <w:rPr>
          <w:sz w:val="24"/>
          <w:szCs w:val="24"/>
        </w:rPr>
      </w:pPr>
      <w:r w:rsidRPr="00470C98">
        <w:rPr>
          <w:sz w:val="24"/>
          <w:szCs w:val="24"/>
        </w:rPr>
        <w:t>Where were we created and by whom? Psalm 139:15; Eph.2:10; Colossians 1:15-19</w:t>
      </w:r>
    </w:p>
    <w:p w14:paraId="1800478D" w14:textId="34716170" w:rsidR="00075658" w:rsidRPr="00E97087" w:rsidRDefault="5897EC05" w:rsidP="00244EAB">
      <w:pPr>
        <w:pStyle w:val="ListParagraph"/>
        <w:numPr>
          <w:ilvl w:val="0"/>
          <w:numId w:val="9"/>
        </w:numPr>
        <w:rPr>
          <w:sz w:val="24"/>
          <w:szCs w:val="24"/>
        </w:rPr>
      </w:pPr>
      <w:r w:rsidRPr="00E97087">
        <w:rPr>
          <w:sz w:val="24"/>
          <w:szCs w:val="24"/>
        </w:rPr>
        <w:t>Did you ever receive a promise ring?</w:t>
      </w:r>
      <w:r w:rsidR="00E97087" w:rsidRPr="00E97087">
        <w:rPr>
          <w:sz w:val="24"/>
          <w:szCs w:val="24"/>
        </w:rPr>
        <w:t xml:space="preserve"> </w:t>
      </w:r>
      <w:r w:rsidRPr="00E97087">
        <w:rPr>
          <w:sz w:val="24"/>
          <w:szCs w:val="24"/>
        </w:rPr>
        <w:t>If so</w:t>
      </w:r>
      <w:r w:rsidR="00E97087">
        <w:rPr>
          <w:sz w:val="24"/>
          <w:szCs w:val="24"/>
        </w:rPr>
        <w:t>,</w:t>
      </w:r>
      <w:r w:rsidRPr="00E97087">
        <w:rPr>
          <w:sz w:val="24"/>
          <w:szCs w:val="24"/>
        </w:rPr>
        <w:t xml:space="preserve"> was the promise kept?</w:t>
      </w:r>
    </w:p>
    <w:p w14:paraId="5DC59A01" w14:textId="73CEC3BB" w:rsidR="00075658" w:rsidRPr="00F230B3" w:rsidRDefault="5897EC05" w:rsidP="00244EAB">
      <w:pPr>
        <w:pStyle w:val="ListParagraph"/>
        <w:numPr>
          <w:ilvl w:val="0"/>
          <w:numId w:val="9"/>
        </w:numPr>
        <w:rPr>
          <w:sz w:val="24"/>
          <w:szCs w:val="24"/>
        </w:rPr>
      </w:pPr>
      <w:r w:rsidRPr="5897EC05">
        <w:rPr>
          <w:sz w:val="24"/>
          <w:szCs w:val="24"/>
        </w:rPr>
        <w:t xml:space="preserve">Do you </w:t>
      </w:r>
      <w:r w:rsidR="00625C68">
        <w:rPr>
          <w:sz w:val="24"/>
          <w:szCs w:val="24"/>
        </w:rPr>
        <w:t xml:space="preserve">struggle with </w:t>
      </w:r>
      <w:r w:rsidRPr="5897EC05">
        <w:rPr>
          <w:sz w:val="24"/>
          <w:szCs w:val="24"/>
        </w:rPr>
        <w:t>fear</w:t>
      </w:r>
      <w:r w:rsidR="00625C68">
        <w:rPr>
          <w:sz w:val="24"/>
          <w:szCs w:val="24"/>
        </w:rPr>
        <w:t xml:space="preserve"> of the future and </w:t>
      </w:r>
      <w:r w:rsidRPr="5897EC05">
        <w:rPr>
          <w:sz w:val="24"/>
          <w:szCs w:val="24"/>
        </w:rPr>
        <w:t>insecurities?</w:t>
      </w:r>
    </w:p>
    <w:p w14:paraId="00B1F188" w14:textId="77777777" w:rsidR="00075658" w:rsidRPr="00F230B3" w:rsidRDefault="5897EC05" w:rsidP="00244EAB">
      <w:pPr>
        <w:pStyle w:val="ListParagraph"/>
        <w:numPr>
          <w:ilvl w:val="0"/>
          <w:numId w:val="9"/>
        </w:numPr>
        <w:rPr>
          <w:sz w:val="24"/>
          <w:szCs w:val="24"/>
        </w:rPr>
      </w:pPr>
      <w:r w:rsidRPr="5897EC05">
        <w:rPr>
          <w:sz w:val="24"/>
          <w:szCs w:val="24"/>
        </w:rPr>
        <w:t>Have you ever had an event in your life that could only be described as an intervention of God’s protection?</w:t>
      </w:r>
    </w:p>
    <w:p w14:paraId="458BA7BA" w14:textId="77777777" w:rsidR="00075658" w:rsidRPr="00F230B3" w:rsidRDefault="5897EC05" w:rsidP="00244EAB">
      <w:pPr>
        <w:pStyle w:val="ListParagraph"/>
        <w:numPr>
          <w:ilvl w:val="0"/>
          <w:numId w:val="9"/>
        </w:numPr>
        <w:rPr>
          <w:sz w:val="24"/>
          <w:szCs w:val="24"/>
        </w:rPr>
      </w:pPr>
      <w:r w:rsidRPr="5897EC05">
        <w:rPr>
          <w:sz w:val="24"/>
          <w:szCs w:val="24"/>
        </w:rPr>
        <w:t>What is our inheritance?</w:t>
      </w:r>
    </w:p>
    <w:p w14:paraId="19AE62B1" w14:textId="519E4711" w:rsidR="00075658" w:rsidRDefault="5897EC05" w:rsidP="00244EAB">
      <w:pPr>
        <w:pStyle w:val="ListParagraph"/>
        <w:numPr>
          <w:ilvl w:val="0"/>
          <w:numId w:val="9"/>
        </w:numPr>
        <w:rPr>
          <w:sz w:val="24"/>
          <w:szCs w:val="24"/>
        </w:rPr>
      </w:pPr>
      <w:r w:rsidRPr="5897EC05">
        <w:rPr>
          <w:sz w:val="24"/>
          <w:szCs w:val="24"/>
        </w:rPr>
        <w:t>Look up these verses: Numbers 18:29-32; Deut. 10:9</w:t>
      </w:r>
      <w:r w:rsidR="00CE265B">
        <w:rPr>
          <w:sz w:val="24"/>
          <w:szCs w:val="24"/>
        </w:rPr>
        <w:t>,</w:t>
      </w:r>
      <w:r w:rsidRPr="5897EC05">
        <w:rPr>
          <w:sz w:val="24"/>
          <w:szCs w:val="24"/>
        </w:rPr>
        <w:t xml:space="preserve"> 18:2; Ezekiel 44:28</w:t>
      </w:r>
    </w:p>
    <w:p w14:paraId="520CD041" w14:textId="17F612A5" w:rsidR="00075658" w:rsidRDefault="5897EC05" w:rsidP="00244EAB">
      <w:pPr>
        <w:pStyle w:val="ListParagraph"/>
        <w:numPr>
          <w:ilvl w:val="0"/>
          <w:numId w:val="9"/>
        </w:numPr>
        <w:rPr>
          <w:sz w:val="24"/>
          <w:szCs w:val="24"/>
        </w:rPr>
      </w:pPr>
      <w:r w:rsidRPr="5897EC05">
        <w:rPr>
          <w:sz w:val="24"/>
          <w:szCs w:val="24"/>
        </w:rPr>
        <w:t>Are you a priest? 1 Peter 1:23-25; Revelation 1:4-6</w:t>
      </w:r>
      <w:r w:rsidR="00CE265B">
        <w:rPr>
          <w:sz w:val="24"/>
          <w:szCs w:val="24"/>
        </w:rPr>
        <w:t>,</w:t>
      </w:r>
      <w:r w:rsidRPr="5897EC05">
        <w:rPr>
          <w:sz w:val="24"/>
          <w:szCs w:val="24"/>
        </w:rPr>
        <w:t xml:space="preserve"> 5:9-10</w:t>
      </w:r>
    </w:p>
    <w:p w14:paraId="65952A19" w14:textId="77777777" w:rsidR="00625C68" w:rsidRDefault="00625C68" w:rsidP="00244EAB">
      <w:pPr>
        <w:pStyle w:val="ListParagraph"/>
        <w:numPr>
          <w:ilvl w:val="0"/>
          <w:numId w:val="9"/>
        </w:numPr>
        <w:spacing w:after="0"/>
        <w:jc w:val="both"/>
        <w:rPr>
          <w:rFonts w:cstheme="minorHAnsi"/>
          <w:sz w:val="24"/>
          <w:szCs w:val="24"/>
        </w:rPr>
      </w:pPr>
      <w:r>
        <w:rPr>
          <w:rFonts w:cstheme="minorHAnsi"/>
          <w:sz w:val="24"/>
          <w:szCs w:val="24"/>
        </w:rPr>
        <w:t xml:space="preserve">How well do you think you </w:t>
      </w:r>
      <w:r w:rsidRPr="006A7F56">
        <w:rPr>
          <w:rFonts w:cstheme="minorHAnsi"/>
          <w:sz w:val="24"/>
          <w:szCs w:val="24"/>
        </w:rPr>
        <w:t xml:space="preserve">understand the role of the Holy Spirit in </w:t>
      </w:r>
      <w:r>
        <w:rPr>
          <w:rFonts w:cstheme="minorHAnsi"/>
          <w:sz w:val="24"/>
          <w:szCs w:val="24"/>
        </w:rPr>
        <w:t>your</w:t>
      </w:r>
      <w:r w:rsidRPr="006A7F56">
        <w:rPr>
          <w:rFonts w:cstheme="minorHAnsi"/>
          <w:sz w:val="24"/>
          <w:szCs w:val="24"/>
        </w:rPr>
        <w:t xml:space="preserve"> life</w:t>
      </w:r>
      <w:r>
        <w:rPr>
          <w:rFonts w:cstheme="minorHAnsi"/>
          <w:sz w:val="24"/>
          <w:szCs w:val="24"/>
        </w:rPr>
        <w:t>?</w:t>
      </w:r>
    </w:p>
    <w:p w14:paraId="69C97F8D" w14:textId="72E0CDA6" w:rsidR="00625C68" w:rsidRPr="006A7F56" w:rsidRDefault="00625C68" w:rsidP="00244EAB">
      <w:pPr>
        <w:pStyle w:val="ListParagraph"/>
        <w:numPr>
          <w:ilvl w:val="0"/>
          <w:numId w:val="9"/>
        </w:numPr>
        <w:spacing w:after="0"/>
        <w:jc w:val="both"/>
        <w:rPr>
          <w:rFonts w:cstheme="minorHAnsi"/>
          <w:sz w:val="24"/>
          <w:szCs w:val="24"/>
        </w:rPr>
      </w:pPr>
      <w:r>
        <w:rPr>
          <w:rFonts w:cstheme="minorHAnsi"/>
          <w:sz w:val="24"/>
          <w:szCs w:val="24"/>
        </w:rPr>
        <w:t>Are you</w:t>
      </w:r>
      <w:r w:rsidRPr="006A7F56">
        <w:rPr>
          <w:rFonts w:cstheme="minorHAnsi"/>
          <w:sz w:val="24"/>
          <w:szCs w:val="24"/>
        </w:rPr>
        <w:t xml:space="preserve"> learning how to listen and cooperate with His leading</w:t>
      </w:r>
      <w:r>
        <w:rPr>
          <w:rFonts w:cstheme="minorHAnsi"/>
          <w:sz w:val="24"/>
          <w:szCs w:val="24"/>
        </w:rPr>
        <w:t>?</w:t>
      </w:r>
    </w:p>
    <w:p w14:paraId="5635F2EC" w14:textId="77777777" w:rsidR="00625C68" w:rsidRDefault="00625C68" w:rsidP="00625C68">
      <w:pPr>
        <w:pStyle w:val="ListParagraph"/>
        <w:rPr>
          <w:sz w:val="24"/>
          <w:szCs w:val="24"/>
        </w:rPr>
      </w:pPr>
    </w:p>
    <w:p w14:paraId="7D635D7C" w14:textId="77777777" w:rsidR="00373D95" w:rsidRPr="00EA7669" w:rsidRDefault="00373D95" w:rsidP="00373D95">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5FCC4E42" w14:textId="2677E77A" w:rsidR="00075658" w:rsidRPr="00CE265B" w:rsidRDefault="5897EC05" w:rsidP="00244EAB">
      <w:pPr>
        <w:pStyle w:val="ListParagraph"/>
        <w:numPr>
          <w:ilvl w:val="3"/>
          <w:numId w:val="7"/>
        </w:numPr>
        <w:rPr>
          <w:sz w:val="24"/>
          <w:szCs w:val="24"/>
        </w:rPr>
      </w:pPr>
      <w:r w:rsidRPr="00CE265B">
        <w:rPr>
          <w:sz w:val="24"/>
          <w:szCs w:val="24"/>
        </w:rPr>
        <w:t>John 3:1-16</w:t>
      </w:r>
      <w:r w:rsidR="00733A32">
        <w:rPr>
          <w:sz w:val="24"/>
          <w:szCs w:val="24"/>
        </w:rPr>
        <w:t>,</w:t>
      </w:r>
      <w:r w:rsidRPr="00CE265B">
        <w:rPr>
          <w:sz w:val="24"/>
          <w:szCs w:val="24"/>
        </w:rPr>
        <w:t xml:space="preserve"> 4:20-24; Romans 8:1-12; Titus 3:3-7; 1 Peter 1:23-25; 1 Cor</w:t>
      </w:r>
      <w:r w:rsidR="00CE265B">
        <w:rPr>
          <w:sz w:val="24"/>
          <w:szCs w:val="24"/>
        </w:rPr>
        <w:t>inthians</w:t>
      </w:r>
      <w:r w:rsidRPr="00CE265B">
        <w:rPr>
          <w:sz w:val="24"/>
          <w:szCs w:val="24"/>
        </w:rPr>
        <w:t xml:space="preserve"> 12:12-14</w:t>
      </w:r>
    </w:p>
    <w:p w14:paraId="48190026" w14:textId="77777777" w:rsidR="00846E86" w:rsidRDefault="5897EC05" w:rsidP="00846E86">
      <w:pPr>
        <w:jc w:val="center"/>
        <w:rPr>
          <w:b/>
          <w:i/>
          <w:sz w:val="24"/>
          <w:szCs w:val="24"/>
        </w:rPr>
      </w:pPr>
      <w:r w:rsidRPr="5897EC05">
        <w:rPr>
          <w:b/>
          <w:bCs/>
          <w:i/>
          <w:iCs/>
          <w:sz w:val="24"/>
          <w:szCs w:val="24"/>
        </w:rPr>
        <w:t>2 Corinthians 1:20-22 (NASB)</w:t>
      </w:r>
    </w:p>
    <w:p w14:paraId="022787C0" w14:textId="13D6B0DB" w:rsidR="00846E86" w:rsidRDefault="5897EC05" w:rsidP="00846E86">
      <w:pPr>
        <w:pStyle w:val="ListParagraph"/>
        <w:ind w:left="0"/>
        <w:jc w:val="center"/>
        <w:rPr>
          <w:b/>
          <w:i/>
          <w:sz w:val="24"/>
          <w:szCs w:val="24"/>
        </w:rPr>
      </w:pPr>
      <w:r w:rsidRPr="5897EC05">
        <w:rPr>
          <w:b/>
          <w:bCs/>
          <w:i/>
          <w:iCs/>
          <w:sz w:val="24"/>
          <w:szCs w:val="24"/>
        </w:rPr>
        <w:t>For as many as are the promises of God, in Him they are yes; therefore, also through Him is our Amen to the glory of God through us. Now He who establishes us with you in Christ and anointed us is God, who also sealed us and gave us the Spirit in our hearts as a pledge.</w:t>
      </w:r>
    </w:p>
    <w:p w14:paraId="418F9157" w14:textId="74F77E4E" w:rsidR="00846E86" w:rsidRDefault="00846E86" w:rsidP="00846E86">
      <w:pPr>
        <w:pStyle w:val="ListParagraph"/>
        <w:ind w:left="0"/>
        <w:jc w:val="center"/>
        <w:rPr>
          <w:b/>
          <w:i/>
          <w:sz w:val="24"/>
          <w:szCs w:val="24"/>
        </w:rPr>
      </w:pPr>
    </w:p>
    <w:p w14:paraId="3BC7801D" w14:textId="77777777" w:rsidR="00846E86" w:rsidRPr="00075658" w:rsidRDefault="5897EC05" w:rsidP="00846E86">
      <w:pPr>
        <w:pStyle w:val="ListParagraph"/>
        <w:ind w:left="0"/>
        <w:jc w:val="center"/>
        <w:rPr>
          <w:b/>
          <w:sz w:val="28"/>
          <w:szCs w:val="28"/>
        </w:rPr>
      </w:pPr>
      <w:r w:rsidRPr="5897EC05">
        <w:rPr>
          <w:b/>
          <w:bCs/>
          <w:sz w:val="28"/>
          <w:szCs w:val="28"/>
        </w:rPr>
        <w:t>Our Inheritance</w:t>
      </w:r>
    </w:p>
    <w:p w14:paraId="35B36C84" w14:textId="77777777" w:rsidR="00846E86" w:rsidRPr="00085635" w:rsidRDefault="5897EC05" w:rsidP="00846E86">
      <w:pPr>
        <w:jc w:val="center"/>
        <w:rPr>
          <w:b/>
          <w:i/>
          <w:sz w:val="24"/>
          <w:szCs w:val="24"/>
        </w:rPr>
      </w:pPr>
      <w:r w:rsidRPr="5897EC05">
        <w:rPr>
          <w:b/>
          <w:bCs/>
          <w:i/>
          <w:iCs/>
          <w:sz w:val="24"/>
          <w:szCs w:val="24"/>
        </w:rPr>
        <w:t>Ephesians 1:14 (NASB)</w:t>
      </w:r>
    </w:p>
    <w:p w14:paraId="3F56CE35" w14:textId="77777777" w:rsidR="00846E86" w:rsidRDefault="5897EC05" w:rsidP="00846E86">
      <w:pPr>
        <w:jc w:val="center"/>
        <w:rPr>
          <w:b/>
          <w:i/>
          <w:sz w:val="24"/>
          <w:szCs w:val="24"/>
        </w:rPr>
      </w:pPr>
      <w:r w:rsidRPr="5897EC05">
        <w:rPr>
          <w:b/>
          <w:bCs/>
          <w:i/>
          <w:iCs/>
          <w:sz w:val="24"/>
          <w:szCs w:val="24"/>
        </w:rPr>
        <w:t xml:space="preserve">Who is given as a pledge of our inheritance, with a view to the redemption of God’s own possession, to the praise of His glory. </w:t>
      </w:r>
    </w:p>
    <w:p w14:paraId="0031A152" w14:textId="7559DA87" w:rsidR="00846E86" w:rsidRDefault="5897EC05" w:rsidP="00846E86">
      <w:pPr>
        <w:ind w:firstLine="720"/>
        <w:jc w:val="both"/>
        <w:rPr>
          <w:sz w:val="24"/>
          <w:szCs w:val="24"/>
        </w:rPr>
      </w:pPr>
      <w:r w:rsidRPr="5897EC05">
        <w:rPr>
          <w:sz w:val="24"/>
          <w:szCs w:val="24"/>
        </w:rPr>
        <w:t xml:space="preserve">If the Holy Spirit is like our engagement ring, then what is our inheritance? Within the discovery of the greatest blessing of all, we’ll also learn an important aspect of our calling. Before unearthing the riches of our inheritance, we will need to come to grips with truth about those who are in Christ that is hard to fathom. And this will be especially true for some who have been raised in certain religious affiliations. May the Holy Spirit give us illuminate and the ability to embrace these realities as our very own. For when we do, we will have some excellent context in which to appropriate this truth. For the purpose of clarification, in the next three passages, there are at least nine, titles given to believers. </w:t>
      </w:r>
    </w:p>
    <w:p w14:paraId="0B068702" w14:textId="77777777" w:rsidR="00846E86" w:rsidRPr="00BA3125" w:rsidRDefault="5897EC05" w:rsidP="00846E86">
      <w:pPr>
        <w:jc w:val="center"/>
        <w:rPr>
          <w:b/>
          <w:i/>
          <w:sz w:val="24"/>
          <w:szCs w:val="24"/>
        </w:rPr>
      </w:pPr>
      <w:r w:rsidRPr="5897EC05">
        <w:rPr>
          <w:b/>
          <w:bCs/>
          <w:i/>
          <w:iCs/>
          <w:sz w:val="24"/>
          <w:szCs w:val="24"/>
        </w:rPr>
        <w:t>1 Peter 2:5 (ESV)</w:t>
      </w:r>
    </w:p>
    <w:p w14:paraId="1475FE65" w14:textId="77777777" w:rsidR="00846E86" w:rsidRDefault="5897EC05" w:rsidP="00846E86">
      <w:pPr>
        <w:jc w:val="center"/>
        <w:rPr>
          <w:b/>
          <w:i/>
          <w:sz w:val="24"/>
          <w:szCs w:val="24"/>
        </w:rPr>
      </w:pPr>
      <w:r w:rsidRPr="5897EC05">
        <w:rPr>
          <w:b/>
          <w:bCs/>
          <w:i/>
          <w:iCs/>
          <w:sz w:val="24"/>
          <w:szCs w:val="24"/>
        </w:rPr>
        <w:t>You yourselves like living stones are being built up as a spiritual house, to be a holy priesthood, to offer spiritual sacrifices acceptable to God through Jesus Christ.</w:t>
      </w:r>
    </w:p>
    <w:p w14:paraId="0DAD200F" w14:textId="77777777" w:rsidR="00846E86" w:rsidRPr="00BA3125" w:rsidRDefault="5897EC05" w:rsidP="00846E86">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Revelation 1:5-6 (ESV)</w:t>
      </w:r>
    </w:p>
    <w:p w14:paraId="45B38C98" w14:textId="4A724876" w:rsidR="00846E86" w:rsidRDefault="5897EC05" w:rsidP="00846E86">
      <w:pPr>
        <w:pStyle w:val="regular"/>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From Jesus Christ the faithful witness, the firstborn of the dead, and the ruler of kings on earth. To him who loves us and has freed us from our sins by his blood and made us a kingdom, priests to his God and Father, to him be glory and dominion forever and ever. Amen.</w:t>
      </w:r>
    </w:p>
    <w:p w14:paraId="14257AB3" w14:textId="5B0BBF56" w:rsidR="00846E86" w:rsidRDefault="5897EC05" w:rsidP="00846E86">
      <w:pPr>
        <w:jc w:val="center"/>
        <w:rPr>
          <w:b/>
          <w:bCs/>
          <w:i/>
          <w:iCs/>
          <w:sz w:val="24"/>
          <w:szCs w:val="24"/>
        </w:rPr>
      </w:pPr>
      <w:r w:rsidRPr="5897EC05">
        <w:rPr>
          <w:b/>
          <w:bCs/>
          <w:i/>
          <w:iCs/>
          <w:sz w:val="24"/>
          <w:szCs w:val="24"/>
        </w:rPr>
        <w:t>1 Peter 2:9 (NASB)</w:t>
      </w:r>
    </w:p>
    <w:p w14:paraId="7CE0EE27" w14:textId="77777777" w:rsidR="00846E86" w:rsidRPr="00360A80" w:rsidRDefault="5897EC05" w:rsidP="00846E86">
      <w:pPr>
        <w:jc w:val="center"/>
        <w:rPr>
          <w:b/>
          <w:i/>
          <w:sz w:val="24"/>
          <w:szCs w:val="24"/>
        </w:rPr>
      </w:pPr>
      <w:r w:rsidRPr="5897EC05">
        <w:rPr>
          <w:b/>
          <w:bCs/>
          <w:i/>
          <w:iCs/>
          <w:sz w:val="24"/>
          <w:szCs w:val="24"/>
        </w:rPr>
        <w:t>“But you are a Chosen Race, a royal Priesthood, a Holy Nation, and A People for God’s Own Possession, so that you may proclaim the excellences of HIM who has called you out of darkness into His marvelous light.”</w:t>
      </w:r>
    </w:p>
    <w:p w14:paraId="5C1D5929" w14:textId="77777777" w:rsidR="00846E86" w:rsidRDefault="5897EC05" w:rsidP="00846E86">
      <w:pPr>
        <w:ind w:firstLine="720"/>
        <w:jc w:val="both"/>
        <w:rPr>
          <w:sz w:val="24"/>
          <w:szCs w:val="24"/>
        </w:rPr>
      </w:pPr>
      <w:r w:rsidRPr="5897EC05">
        <w:rPr>
          <w:sz w:val="24"/>
          <w:szCs w:val="24"/>
        </w:rPr>
        <w:t>What are the titles?</w:t>
      </w:r>
    </w:p>
    <w:p w14:paraId="6CF251A2" w14:textId="5E0EB3B6" w:rsidR="00846E86" w:rsidRDefault="5897EC05" w:rsidP="00846E86">
      <w:pPr>
        <w:jc w:val="both"/>
        <w:rPr>
          <w:sz w:val="24"/>
          <w:szCs w:val="24"/>
        </w:rPr>
      </w:pPr>
      <w:r w:rsidRPr="5897EC05">
        <w:rPr>
          <w:sz w:val="24"/>
          <w:szCs w:val="24"/>
        </w:rPr>
        <w:t>List them here__________________________________________________________________</w:t>
      </w:r>
      <w:r w:rsidR="00817631">
        <w:rPr>
          <w:sz w:val="24"/>
          <w:szCs w:val="24"/>
        </w:rPr>
        <w:t>.</w:t>
      </w:r>
    </w:p>
    <w:p w14:paraId="2732A897" w14:textId="684E9B1A" w:rsidR="00846E86" w:rsidRDefault="5897EC05" w:rsidP="00373D95">
      <w:pPr>
        <w:pStyle w:val="regular"/>
        <w:ind w:firstLine="720"/>
        <w:jc w:val="both"/>
        <w:rPr>
          <w:rFonts w:asciiTheme="minorHAnsi" w:hAnsiTheme="minorHAnsi" w:cstheme="minorHAnsi"/>
        </w:rPr>
      </w:pPr>
      <w:r w:rsidRPr="5897EC05">
        <w:rPr>
          <w:rFonts w:asciiTheme="minorHAnsi" w:eastAsiaTheme="minorEastAsia" w:hAnsiTheme="minorHAnsi" w:cstheme="minorBidi"/>
        </w:rPr>
        <w:t xml:space="preserve">Did you notice that we are: A Holy Priesthood; a Holy Nation; a Kingdom of Priest? Have you ever really contemplated what that might mean?  For now, we won’t expound on each of these titles, we’ll just focus upon the significance of being a Holy Priesthood. </w:t>
      </w:r>
    </w:p>
    <w:p w14:paraId="4D3A5E88" w14:textId="5097A9BA" w:rsidR="004F36A9" w:rsidRDefault="5897EC05" w:rsidP="004F36A9">
      <w:pPr>
        <w:pStyle w:val="regular"/>
        <w:ind w:firstLine="720"/>
        <w:jc w:val="both"/>
        <w:rPr>
          <w:rFonts w:asciiTheme="minorHAnsi" w:hAnsiTheme="minorHAnsi" w:cstheme="minorHAnsi"/>
        </w:rPr>
      </w:pPr>
      <w:r w:rsidRPr="5897EC05">
        <w:rPr>
          <w:rFonts w:asciiTheme="minorHAnsi" w:eastAsiaTheme="minorEastAsia" w:hAnsiTheme="minorHAnsi" w:cstheme="minorBidi"/>
        </w:rPr>
        <w:t>No doubt Paul, being the Old Testament scholar that he was, must have been jumping for joy as he thought of the implications of these realities for the saints. In like manner, the writer of Hebrews (who most believe was Paul) had the same things in mind when he wrote of Jesus being our Great High Priest of a New Covenant. In the following verse, notice the great exchange: our shame we’ll receive a double portion – instead of disgrace, everlasting joy in our inheritance. And these are just a few of the fringe benefits of our redemption!</w:t>
      </w:r>
    </w:p>
    <w:p w14:paraId="78BE2D82" w14:textId="77777777" w:rsidR="00276993" w:rsidRPr="00AF220B" w:rsidRDefault="5897EC05" w:rsidP="00276993">
      <w:pPr>
        <w:pStyle w:val="regular"/>
        <w:jc w:val="center"/>
        <w:rPr>
          <w:rFonts w:asciiTheme="minorHAnsi" w:hAnsiTheme="minorHAnsi" w:cstheme="minorHAnsi"/>
          <w:b/>
          <w:i/>
        </w:rPr>
      </w:pPr>
      <w:r w:rsidRPr="5897EC05">
        <w:rPr>
          <w:rFonts w:asciiTheme="minorHAnsi" w:eastAsiaTheme="minorEastAsia" w:hAnsiTheme="minorHAnsi" w:cstheme="minorBidi"/>
          <w:b/>
          <w:bCs/>
          <w:i/>
          <w:iCs/>
        </w:rPr>
        <w:t>Isaiah 61:6-7 (NIV)</w:t>
      </w:r>
    </w:p>
    <w:p w14:paraId="32E4BA21" w14:textId="77777777" w:rsidR="00276993" w:rsidRPr="00AF220B" w:rsidRDefault="5897EC05" w:rsidP="00276993">
      <w:pPr>
        <w:pStyle w:val="line1"/>
        <w:jc w:val="center"/>
        <w:rPr>
          <w:rFonts w:asciiTheme="minorHAnsi" w:hAnsiTheme="minorHAnsi" w:cstheme="minorHAnsi"/>
          <w:b/>
          <w:i/>
        </w:rPr>
      </w:pPr>
      <w:r w:rsidRPr="5897EC05">
        <w:rPr>
          <w:rFonts w:asciiTheme="minorHAnsi" w:eastAsiaTheme="minorEastAsia" w:hAnsiTheme="minorHAnsi" w:cstheme="minorBidi"/>
          <w:b/>
          <w:bCs/>
          <w:i/>
          <w:iCs/>
        </w:rPr>
        <w:t xml:space="preserve">And you will be called priests of the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you will be named ministers of our God. You will feed on the wealth of nations, and in their riches you will boast. Instead of your shame you will receive a double portion, and instead of disgrace you will rejoice in your inheritance. And so you will inherit a double portion in your land, and everlasting joy will be yours.</w:t>
      </w:r>
    </w:p>
    <w:p w14:paraId="534956D4" w14:textId="5C454CC1" w:rsidR="004F36A9" w:rsidRDefault="5897EC05" w:rsidP="004F36A9">
      <w:pPr>
        <w:pStyle w:val="regular"/>
        <w:ind w:firstLine="720"/>
        <w:jc w:val="both"/>
        <w:rPr>
          <w:rFonts w:asciiTheme="minorHAnsi" w:hAnsiTheme="minorHAnsi" w:cstheme="minorHAnsi"/>
        </w:rPr>
      </w:pPr>
      <w:r w:rsidRPr="5897EC05">
        <w:rPr>
          <w:rFonts w:asciiTheme="minorHAnsi" w:eastAsiaTheme="minorEastAsia" w:hAnsiTheme="minorHAnsi" w:cstheme="minorBidi"/>
        </w:rPr>
        <w:t xml:space="preserve"> Remember in a previous chapter, we learned what the name s</w:t>
      </w:r>
      <w:r w:rsidRPr="5897EC05">
        <w:rPr>
          <w:rFonts w:asciiTheme="minorHAnsi" w:eastAsiaTheme="minorEastAsia" w:hAnsiTheme="minorHAnsi" w:cstheme="minorBidi"/>
          <w:i/>
          <w:iCs/>
        </w:rPr>
        <w:t>aint</w:t>
      </w:r>
      <w:r w:rsidRPr="5897EC05">
        <w:rPr>
          <w:rFonts w:asciiTheme="minorHAnsi" w:eastAsiaTheme="minorEastAsia" w:hAnsiTheme="minorHAnsi" w:cstheme="minorBidi"/>
        </w:rPr>
        <w:t xml:space="preserve"> means? The Greek word </w:t>
      </w:r>
      <w:r w:rsidRPr="5897EC05">
        <w:rPr>
          <w:rFonts w:asciiTheme="minorHAnsi" w:eastAsiaTheme="minorEastAsia" w:hAnsiTheme="minorHAnsi" w:cstheme="minorBidi"/>
          <w:i/>
          <w:iCs/>
        </w:rPr>
        <w:t xml:space="preserve">Hagios </w:t>
      </w:r>
      <w:r w:rsidRPr="5897EC05">
        <w:rPr>
          <w:rFonts w:asciiTheme="minorHAnsi" w:eastAsiaTheme="minorEastAsia" w:hAnsiTheme="minorHAnsi" w:cstheme="minorBidi"/>
        </w:rPr>
        <w:t>is translated as two different words: saints and holy, and the two are interchangeable. Keeping this in mind, let’s explore what it means to be a priest. The office of priest is mentioned some 700 times in the Old Testament, and approximately 80 times in the New Testament. You can read about some examples in the following</w:t>
      </w:r>
      <w:r w:rsidR="00373D95">
        <w:rPr>
          <w:rFonts w:asciiTheme="minorHAnsi" w:eastAsiaTheme="minorEastAsia" w:hAnsiTheme="minorHAnsi" w:cstheme="minorBidi"/>
        </w:rPr>
        <w:t xml:space="preserve"> </w:t>
      </w:r>
      <w:r w:rsidRPr="5897EC05">
        <w:rPr>
          <w:rFonts w:asciiTheme="minorHAnsi" w:eastAsiaTheme="minorEastAsia" w:hAnsiTheme="minorHAnsi" w:cstheme="minorBidi"/>
        </w:rPr>
        <w:t>passages, but for now there are five aspects to the priesthood that we want to point out.</w:t>
      </w:r>
    </w:p>
    <w:p w14:paraId="1B12CDA6" w14:textId="5119E811" w:rsidR="00CE177D" w:rsidRDefault="004F36A9" w:rsidP="003814EA">
      <w:pPr>
        <w:pStyle w:val="ListParagraph"/>
        <w:ind w:left="0"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Number one, out of all the tribes of Israel, only the tribe of Levi was </w:t>
      </w:r>
      <w:r w:rsidRPr="5897EC05">
        <w:rPr>
          <w:rFonts w:asciiTheme="minorHAnsi" w:eastAsiaTheme="minorEastAsia" w:hAnsiTheme="minorHAnsi" w:cstheme="minorBidi"/>
          <w:i/>
          <w:iCs/>
          <w:sz w:val="24"/>
          <w:szCs w:val="24"/>
        </w:rPr>
        <w:t>chosen</w:t>
      </w:r>
      <w:r w:rsidRPr="5897EC05">
        <w:rPr>
          <w:rFonts w:asciiTheme="minorHAnsi" w:eastAsiaTheme="minorEastAsia" w:hAnsiTheme="minorHAnsi" w:cstheme="minorBidi"/>
          <w:sz w:val="24"/>
          <w:szCs w:val="24"/>
        </w:rPr>
        <w:t xml:space="preserve"> by God to be His priest. Number two, they were to make sacrifices and </w:t>
      </w:r>
      <w:r w:rsidRPr="5897EC05">
        <w:rPr>
          <w:rFonts w:asciiTheme="minorHAnsi" w:eastAsiaTheme="minorEastAsia" w:hAnsiTheme="minorHAnsi" w:cstheme="minorBidi"/>
          <w:i/>
          <w:iCs/>
          <w:sz w:val="24"/>
          <w:szCs w:val="24"/>
        </w:rPr>
        <w:t>pray to God</w:t>
      </w:r>
      <w:r w:rsidRPr="5897EC05">
        <w:rPr>
          <w:rFonts w:asciiTheme="minorHAnsi" w:eastAsiaTheme="minorEastAsia" w:hAnsiTheme="minorHAnsi" w:cstheme="minorBidi"/>
          <w:sz w:val="24"/>
          <w:szCs w:val="24"/>
        </w:rPr>
        <w:t xml:space="preserve"> on behalf of the people. And</w:t>
      </w:r>
      <w:r w:rsidR="003814EA"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as we will see in the next Chapter, so are we. Number three, they had to be </w:t>
      </w:r>
      <w:r w:rsidRPr="5897EC05">
        <w:rPr>
          <w:rFonts w:asciiTheme="minorHAnsi" w:eastAsiaTheme="minorEastAsia" w:hAnsiTheme="minorHAnsi" w:cstheme="minorBidi"/>
          <w:i/>
          <w:iCs/>
          <w:sz w:val="24"/>
          <w:szCs w:val="24"/>
        </w:rPr>
        <w:t>blameless</w:t>
      </w:r>
      <w:r w:rsidRPr="5897EC05">
        <w:rPr>
          <w:rFonts w:asciiTheme="minorHAnsi" w:eastAsiaTheme="minorEastAsia" w:hAnsiTheme="minorHAnsi" w:cstheme="minorBidi"/>
          <w:sz w:val="24"/>
          <w:szCs w:val="24"/>
        </w:rPr>
        <w:t xml:space="preserve"> before God. (Deut. 18:13) Number four, they were the </w:t>
      </w:r>
      <w:r w:rsidRPr="5897EC05">
        <w:rPr>
          <w:rFonts w:asciiTheme="minorHAnsi" w:eastAsiaTheme="minorEastAsia" w:hAnsiTheme="minorHAnsi" w:cstheme="minorBidi"/>
          <w:i/>
          <w:iCs/>
          <w:sz w:val="24"/>
          <w:szCs w:val="24"/>
        </w:rPr>
        <w:t>only ones who could approach God</w:t>
      </w:r>
      <w:r w:rsidRPr="5897EC05">
        <w:rPr>
          <w:rFonts w:asciiTheme="minorHAnsi" w:eastAsiaTheme="minorEastAsia" w:hAnsiTheme="minorHAnsi" w:cstheme="minorBidi"/>
          <w:sz w:val="24"/>
          <w:szCs w:val="24"/>
        </w:rPr>
        <w:t xml:space="preserve"> or be in His presence in the Holy of Holy. </w:t>
      </w:r>
      <w:r w:rsidR="003814EA" w:rsidRPr="5897EC05">
        <w:rPr>
          <w:rFonts w:asciiTheme="minorHAnsi" w:eastAsiaTheme="minorEastAsia" w:hAnsiTheme="minorHAnsi" w:cstheme="minorBidi"/>
          <w:sz w:val="24"/>
          <w:szCs w:val="24"/>
        </w:rPr>
        <w:t>And number five</w:t>
      </w:r>
      <w:r w:rsidRPr="5897EC05">
        <w:rPr>
          <w:rFonts w:asciiTheme="minorHAnsi" w:eastAsiaTheme="minorEastAsia" w:hAnsiTheme="minorHAnsi" w:cstheme="minorBidi"/>
          <w:sz w:val="24"/>
          <w:szCs w:val="24"/>
        </w:rPr>
        <w:t>, we saved the best for last</w:t>
      </w:r>
      <w:r w:rsidR="002C4C16" w:rsidRPr="5897EC05">
        <w:rPr>
          <w:rFonts w:asciiTheme="minorHAnsi" w:eastAsiaTheme="minorEastAsia" w:hAnsiTheme="minorHAnsi" w:cstheme="minorBidi"/>
          <w:sz w:val="24"/>
          <w:szCs w:val="24"/>
        </w:rPr>
        <w:t>…. The</w:t>
      </w:r>
      <w:r w:rsidR="00075658" w:rsidRPr="5897EC05">
        <w:rPr>
          <w:rFonts w:asciiTheme="minorHAnsi" w:eastAsiaTheme="minorEastAsia" w:hAnsiTheme="minorHAnsi" w:cstheme="minorBidi"/>
          <w:sz w:val="24"/>
          <w:szCs w:val="24"/>
        </w:rPr>
        <w:t xml:space="preserve"> </w:t>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846E86" w:rsidRPr="003814EA">
        <w:rPr>
          <w:b/>
          <w:i/>
          <w:sz w:val="24"/>
          <w:szCs w:val="24"/>
        </w:rPr>
        <w:softHyphen/>
      </w:r>
      <w:r w:rsidR="00D2776F" w:rsidRPr="5897EC05">
        <w:rPr>
          <w:rFonts w:asciiTheme="minorHAnsi" w:eastAsiaTheme="minorEastAsia" w:hAnsiTheme="minorHAnsi" w:cstheme="minorBidi"/>
          <w:i/>
          <w:iCs/>
          <w:sz w:val="24"/>
          <w:szCs w:val="24"/>
        </w:rPr>
        <w:t>Levites had no allotments or inheritance</w:t>
      </w:r>
      <w:r w:rsidR="00D2776F" w:rsidRPr="5897EC05">
        <w:rPr>
          <w:rFonts w:asciiTheme="minorHAnsi" w:eastAsiaTheme="minorEastAsia" w:hAnsiTheme="minorHAnsi" w:cstheme="minorBidi"/>
          <w:sz w:val="24"/>
          <w:szCs w:val="24"/>
        </w:rPr>
        <w:t xml:space="preserve">. No private ownership of land (our next point.)  </w:t>
      </w:r>
      <w:r w:rsidR="00EE01FA" w:rsidRPr="5897EC05">
        <w:rPr>
          <w:rFonts w:asciiTheme="minorHAnsi" w:eastAsiaTheme="minorEastAsia" w:hAnsiTheme="minorHAnsi" w:cstheme="minorBidi"/>
          <w:sz w:val="24"/>
          <w:szCs w:val="24"/>
        </w:rPr>
        <w:t>“</w:t>
      </w:r>
      <w:r w:rsidR="00D91DB5" w:rsidRPr="5897EC05">
        <w:rPr>
          <w:rFonts w:asciiTheme="minorHAnsi" w:eastAsiaTheme="minorEastAsia" w:hAnsiTheme="minorHAnsi" w:cstheme="minorBidi"/>
          <w:sz w:val="24"/>
          <w:szCs w:val="24"/>
        </w:rPr>
        <w:t>Why might this be,” you may ask. B</w:t>
      </w:r>
      <w:r w:rsidR="00EE01FA" w:rsidRPr="5897EC05">
        <w:rPr>
          <w:rFonts w:asciiTheme="minorHAnsi" w:eastAsiaTheme="minorEastAsia" w:hAnsiTheme="minorHAnsi" w:cstheme="minorBidi"/>
          <w:sz w:val="24"/>
          <w:szCs w:val="24"/>
        </w:rPr>
        <w:t>ecause for them</w:t>
      </w:r>
      <w:r w:rsidR="003814EA" w:rsidRPr="5897EC05">
        <w:rPr>
          <w:rFonts w:asciiTheme="minorHAnsi" w:eastAsiaTheme="minorEastAsia" w:hAnsiTheme="minorHAnsi" w:cstheme="minorBidi"/>
          <w:sz w:val="24"/>
          <w:szCs w:val="24"/>
        </w:rPr>
        <w:t>,</w:t>
      </w:r>
      <w:r w:rsidR="00EE01FA" w:rsidRPr="5897EC05">
        <w:rPr>
          <w:rFonts w:asciiTheme="minorHAnsi" w:eastAsiaTheme="minorEastAsia" w:hAnsiTheme="minorHAnsi" w:cstheme="minorBidi"/>
          <w:sz w:val="24"/>
          <w:szCs w:val="24"/>
        </w:rPr>
        <w:t xml:space="preserve"> and for</w:t>
      </w:r>
      <w:r w:rsidR="003814EA" w:rsidRPr="5897EC05">
        <w:rPr>
          <w:rFonts w:asciiTheme="minorHAnsi" w:eastAsiaTheme="minorEastAsia" w:hAnsiTheme="minorHAnsi" w:cstheme="minorBidi"/>
          <w:sz w:val="24"/>
          <w:szCs w:val="24"/>
        </w:rPr>
        <w:t xml:space="preserve"> every</w:t>
      </w:r>
      <w:r w:rsidR="00EE01FA" w:rsidRPr="5897EC05">
        <w:rPr>
          <w:rFonts w:asciiTheme="minorHAnsi" w:eastAsiaTheme="minorEastAsia" w:hAnsiTheme="minorHAnsi" w:cstheme="minorBidi"/>
          <w:sz w:val="24"/>
          <w:szCs w:val="24"/>
        </w:rPr>
        <w:t xml:space="preserve"> </w:t>
      </w:r>
      <w:r w:rsidR="003814EA" w:rsidRPr="5897EC05">
        <w:rPr>
          <w:rFonts w:asciiTheme="minorHAnsi" w:eastAsiaTheme="minorEastAsia" w:hAnsiTheme="minorHAnsi" w:cstheme="minorBidi"/>
          <w:sz w:val="24"/>
          <w:szCs w:val="24"/>
        </w:rPr>
        <w:t xml:space="preserve">saint - </w:t>
      </w:r>
      <w:r w:rsidR="00EE01FA" w:rsidRPr="5897EC05">
        <w:rPr>
          <w:rFonts w:asciiTheme="minorHAnsi" w:eastAsiaTheme="minorEastAsia" w:hAnsiTheme="minorHAnsi" w:cstheme="minorBidi"/>
          <w:i/>
          <w:iCs/>
          <w:sz w:val="24"/>
          <w:szCs w:val="24"/>
        </w:rPr>
        <w:t>the Lord Jesus</w:t>
      </w:r>
      <w:r w:rsidR="00C9503D" w:rsidRPr="5897EC05">
        <w:rPr>
          <w:rFonts w:asciiTheme="minorHAnsi" w:eastAsiaTheme="minorEastAsia" w:hAnsiTheme="minorHAnsi" w:cstheme="minorBidi"/>
          <w:i/>
          <w:iCs/>
          <w:sz w:val="24"/>
          <w:szCs w:val="24"/>
        </w:rPr>
        <w:t xml:space="preserve"> </w:t>
      </w:r>
      <w:r w:rsidR="002C4C16" w:rsidRPr="5897EC05">
        <w:rPr>
          <w:rFonts w:asciiTheme="minorHAnsi" w:eastAsiaTheme="minorEastAsia" w:hAnsiTheme="minorHAnsi" w:cstheme="minorBidi"/>
          <w:i/>
          <w:iCs/>
          <w:sz w:val="24"/>
          <w:szCs w:val="24"/>
        </w:rPr>
        <w:t>Himself is</w:t>
      </w:r>
      <w:r w:rsidR="003814EA" w:rsidRPr="5897EC05">
        <w:rPr>
          <w:rFonts w:asciiTheme="minorHAnsi" w:eastAsiaTheme="minorEastAsia" w:hAnsiTheme="minorHAnsi" w:cstheme="minorBidi"/>
          <w:i/>
          <w:iCs/>
          <w:sz w:val="24"/>
          <w:szCs w:val="24"/>
        </w:rPr>
        <w:t xml:space="preserve"> our inheritance. </w:t>
      </w:r>
      <w:r w:rsidR="003814EA" w:rsidRPr="5897EC05">
        <w:rPr>
          <w:rFonts w:asciiTheme="minorHAnsi" w:eastAsiaTheme="minorEastAsia" w:hAnsiTheme="minorHAnsi" w:cstheme="minorBidi"/>
          <w:sz w:val="24"/>
          <w:szCs w:val="24"/>
        </w:rPr>
        <w:t>He is the treasure of heaven and earth; and that makes us rich indeed!</w:t>
      </w:r>
    </w:p>
    <w:p w14:paraId="3B681BD7" w14:textId="77777777" w:rsidR="00C9503D" w:rsidRPr="00C9503D" w:rsidRDefault="5897EC05" w:rsidP="00C9503D">
      <w:pPr>
        <w:pStyle w:val="regular"/>
        <w:jc w:val="center"/>
        <w:rPr>
          <w:rFonts w:asciiTheme="minorHAnsi" w:hAnsiTheme="minorHAnsi" w:cstheme="minorHAnsi"/>
          <w:b/>
          <w:i/>
        </w:rPr>
      </w:pPr>
      <w:r w:rsidRPr="5897EC05">
        <w:rPr>
          <w:rFonts w:asciiTheme="minorHAnsi" w:eastAsiaTheme="minorEastAsia" w:hAnsiTheme="minorHAnsi" w:cstheme="minorBidi"/>
          <w:b/>
          <w:bCs/>
          <w:i/>
          <w:iCs/>
        </w:rPr>
        <w:t>Joshua 13:33 (NIV)</w:t>
      </w:r>
    </w:p>
    <w:p w14:paraId="2400EC56" w14:textId="4C1D59C9" w:rsidR="00C9503D" w:rsidRDefault="5897EC05" w:rsidP="5897EC05">
      <w:pPr>
        <w:spacing w:before="100" w:beforeAutospacing="1"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But to the tribe of Levi, Moses had given no inheritance; the Lord, the God of Israel, is their inheritance, as he promised them.</w:t>
      </w:r>
    </w:p>
    <w:p w14:paraId="43D12092" w14:textId="77777777" w:rsidR="00373D95" w:rsidRPr="00EA7669" w:rsidRDefault="00373D95" w:rsidP="00373D95">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EB44F25" w14:textId="5D63FFD0" w:rsidR="004709B3" w:rsidRDefault="5897EC05" w:rsidP="00244EAB">
      <w:pPr>
        <w:pStyle w:val="regular"/>
        <w:numPr>
          <w:ilvl w:val="0"/>
          <w:numId w:val="19"/>
        </w:numPr>
        <w:jc w:val="both"/>
        <w:rPr>
          <w:rFonts w:asciiTheme="minorHAnsi" w:eastAsiaTheme="minorEastAsia" w:hAnsiTheme="minorHAnsi" w:cstheme="minorBidi"/>
        </w:rPr>
      </w:pPr>
      <w:r w:rsidRPr="5897EC05">
        <w:rPr>
          <w:rFonts w:asciiTheme="minorHAnsi" w:eastAsiaTheme="minorEastAsia" w:hAnsiTheme="minorHAnsi" w:cstheme="minorBidi"/>
        </w:rPr>
        <w:t xml:space="preserve">Genesis 15:1; Numbers 18:1-32, 26:3; Deuteronomy 18:1-8, 28:9; Joshua 13:14, 33; 18:7; Ezekiel 44:28; Isaiah 61:1-6; Hebrew 4:14-8:13; 1 Peter 2:9-10 </w:t>
      </w:r>
    </w:p>
    <w:p w14:paraId="30BC973A" w14:textId="17DB9A8C" w:rsidR="00EE1E0B" w:rsidRDefault="5897EC05" w:rsidP="007D24F2">
      <w:pPr>
        <w:pStyle w:val="regular"/>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God’s Own Possession</w:t>
      </w:r>
    </w:p>
    <w:p w14:paraId="5EC49B8A" w14:textId="53CBB049" w:rsidR="00AF56CC" w:rsidRPr="00AF56CC" w:rsidRDefault="00AF56CC" w:rsidP="007D24F2">
      <w:pPr>
        <w:pStyle w:val="regular"/>
        <w:jc w:val="center"/>
        <w:rPr>
          <w:rFonts w:asciiTheme="minorHAnsi" w:eastAsiaTheme="minorEastAsia" w:hAnsiTheme="minorHAnsi" w:cstheme="minorBidi"/>
          <w:b/>
          <w:bCs/>
          <w:i/>
        </w:rPr>
      </w:pPr>
      <w:r w:rsidRPr="00AF56CC">
        <w:rPr>
          <w:rFonts w:asciiTheme="minorHAnsi" w:eastAsiaTheme="minorEastAsia" w:hAnsiTheme="minorHAnsi" w:cstheme="minorBidi"/>
          <w:b/>
          <w:bCs/>
          <w:i/>
        </w:rPr>
        <w:t>2 Corinthians 1:21-22 (NIV)</w:t>
      </w:r>
    </w:p>
    <w:p w14:paraId="2682174E" w14:textId="1B57C6E9" w:rsidR="00066FA5" w:rsidRPr="00AF56CC" w:rsidRDefault="00066FA5" w:rsidP="007D24F2">
      <w:pPr>
        <w:pStyle w:val="regular"/>
        <w:jc w:val="center"/>
        <w:rPr>
          <w:rFonts w:asciiTheme="minorHAnsi" w:hAnsiTheme="minorHAnsi" w:cstheme="minorHAnsi"/>
          <w:b/>
          <w:i/>
        </w:rPr>
      </w:pPr>
      <w:r w:rsidRPr="00AF56CC">
        <w:rPr>
          <w:rFonts w:asciiTheme="minorHAnsi" w:hAnsiTheme="minorHAnsi"/>
          <w:b/>
          <w:i/>
        </w:rPr>
        <w:t>Now it is God who makes both us and you stand firm in Christ. He anointed us, set his seal of ownership on us, and put his Spirit in our hearts as a deposit, guaranteeing what is to come.</w:t>
      </w:r>
    </w:p>
    <w:p w14:paraId="4CFB2E18" w14:textId="0FCACB80" w:rsidR="00E50662" w:rsidRDefault="5897EC05" w:rsidP="00681526">
      <w:pPr>
        <w:ind w:firstLine="720"/>
        <w:jc w:val="both"/>
        <w:rPr>
          <w:sz w:val="24"/>
          <w:szCs w:val="24"/>
        </w:rPr>
      </w:pPr>
      <w:r w:rsidRPr="5897EC05">
        <w:rPr>
          <w:sz w:val="24"/>
          <w:szCs w:val="24"/>
        </w:rPr>
        <w:t>Our last nugget of truth to mine from this passage is the fact that we belong to Christ. Christian stewardship is a matter of ownership. He owns everything and we are but managers of His positions. He possesses the world and everything in it. That includes our very lives; we are His, body-mind-soul-and spirit! He has purchased us with His blood and He is the rightful owner. We are now under new management. For those of us who have bankrupt our lives, it is a great relief to know He is in control, and in Christ, has given us all things for life and godliness through Him who loved us. (2 Peter 1:3) That makes us pretty special, because God said so.</w:t>
      </w:r>
    </w:p>
    <w:p w14:paraId="7AAECAB4" w14:textId="77777777" w:rsidR="00AF56CC" w:rsidRPr="00BD54CB" w:rsidRDefault="00AF56CC" w:rsidP="00AF56CC">
      <w:pPr>
        <w:jc w:val="center"/>
        <w:rPr>
          <w:b/>
          <w:i/>
          <w:sz w:val="24"/>
          <w:szCs w:val="24"/>
        </w:rPr>
      </w:pPr>
      <w:r w:rsidRPr="5897EC05">
        <w:rPr>
          <w:b/>
          <w:bCs/>
          <w:i/>
          <w:iCs/>
          <w:sz w:val="24"/>
          <w:szCs w:val="24"/>
        </w:rPr>
        <w:t>Song of Solomon 7:10 (NASB)</w:t>
      </w:r>
    </w:p>
    <w:p w14:paraId="1EA34E8F" w14:textId="77777777" w:rsidR="00AF56CC" w:rsidRPr="00BD54CB" w:rsidRDefault="00AF56CC" w:rsidP="00AF56CC">
      <w:pPr>
        <w:jc w:val="center"/>
        <w:rPr>
          <w:b/>
          <w:i/>
          <w:sz w:val="24"/>
          <w:szCs w:val="24"/>
        </w:rPr>
      </w:pPr>
      <w:r w:rsidRPr="5897EC05">
        <w:rPr>
          <w:b/>
          <w:bCs/>
          <w:i/>
          <w:iCs/>
          <w:sz w:val="24"/>
          <w:szCs w:val="24"/>
        </w:rPr>
        <w:t>I am my Beloved’s and his desire is for me.</w:t>
      </w:r>
    </w:p>
    <w:p w14:paraId="1363D847" w14:textId="23FDEB4C" w:rsidR="008F7B9D" w:rsidRPr="00C43769" w:rsidRDefault="00527A07" w:rsidP="008F7B9D">
      <w:pPr>
        <w:pStyle w:val="ListParagraph"/>
        <w:ind w:left="0"/>
        <w:rPr>
          <w:b/>
          <w:sz w:val="28"/>
          <w:szCs w:val="28"/>
        </w:rPr>
      </w:pPr>
      <w:r>
        <w:rPr>
          <w:b/>
          <w:bCs/>
          <w:sz w:val="28"/>
          <w:szCs w:val="28"/>
        </w:rPr>
        <w:t>WORD SEARCH: FROM STRONG’S CONCORDANCE</w:t>
      </w:r>
      <w:r w:rsidR="5897EC05" w:rsidRPr="5897EC05">
        <w:rPr>
          <w:b/>
          <w:bCs/>
          <w:sz w:val="28"/>
          <w:szCs w:val="28"/>
        </w:rPr>
        <w:t>:</w:t>
      </w:r>
    </w:p>
    <w:p w14:paraId="786CCB12" w14:textId="77777777" w:rsidR="008F7B9D" w:rsidRPr="00F230B3" w:rsidRDefault="5897EC05" w:rsidP="00244EAB">
      <w:pPr>
        <w:pStyle w:val="ListParagraph"/>
        <w:numPr>
          <w:ilvl w:val="0"/>
          <w:numId w:val="15"/>
        </w:numPr>
        <w:rPr>
          <w:sz w:val="24"/>
          <w:szCs w:val="24"/>
        </w:rPr>
      </w:pPr>
      <w:r w:rsidRPr="5897EC05">
        <w:rPr>
          <w:b/>
          <w:bCs/>
          <w:sz w:val="24"/>
          <w:szCs w:val="24"/>
          <w:u w:val="single"/>
        </w:rPr>
        <w:t>Possession#</w:t>
      </w:r>
      <w:r w:rsidRPr="5897EC05">
        <w:rPr>
          <w:sz w:val="24"/>
          <w:szCs w:val="24"/>
        </w:rPr>
        <w:t xml:space="preserve"> 4047 Greek: Peripoiesis; </w:t>
      </w:r>
      <w:r w:rsidRPr="5897EC05">
        <w:rPr>
          <w:i/>
          <w:iCs/>
          <w:sz w:val="24"/>
          <w:szCs w:val="24"/>
        </w:rPr>
        <w:t xml:space="preserve">acquisition; preservation; obtain; peculiar; purchased; possession; saving. </w:t>
      </w:r>
      <w:r w:rsidRPr="5897EC05">
        <w:rPr>
          <w:sz w:val="24"/>
          <w:szCs w:val="24"/>
        </w:rPr>
        <w:t>(Eph. 1:14)</w:t>
      </w:r>
    </w:p>
    <w:p w14:paraId="00B762FC" w14:textId="77777777" w:rsidR="008F7B9D" w:rsidRPr="00F230B3" w:rsidRDefault="5897EC05" w:rsidP="00244EAB">
      <w:pPr>
        <w:pStyle w:val="ListParagraph"/>
        <w:numPr>
          <w:ilvl w:val="0"/>
          <w:numId w:val="15"/>
        </w:numPr>
        <w:rPr>
          <w:sz w:val="24"/>
          <w:szCs w:val="24"/>
        </w:rPr>
      </w:pPr>
      <w:r w:rsidRPr="5897EC05">
        <w:rPr>
          <w:b/>
          <w:bCs/>
          <w:sz w:val="24"/>
          <w:szCs w:val="24"/>
          <w:u w:val="single"/>
        </w:rPr>
        <w:t>Peculiar</w:t>
      </w:r>
      <w:r w:rsidRPr="5897EC05">
        <w:rPr>
          <w:sz w:val="24"/>
          <w:szCs w:val="24"/>
        </w:rPr>
        <w:t xml:space="preserve">-#4041 Greek: Periousios; </w:t>
      </w:r>
      <w:r w:rsidRPr="5897EC05">
        <w:rPr>
          <w:i/>
          <w:iCs/>
          <w:sz w:val="24"/>
          <w:szCs w:val="24"/>
        </w:rPr>
        <w:t xml:space="preserve">being beyond usual, i.e. special (One’s Own)-peculiar. </w:t>
      </w:r>
      <w:r w:rsidRPr="5897EC05">
        <w:rPr>
          <w:sz w:val="24"/>
          <w:szCs w:val="24"/>
        </w:rPr>
        <w:t>(Titus 2:11-14)</w:t>
      </w:r>
    </w:p>
    <w:p w14:paraId="165D1153" w14:textId="492FD110" w:rsidR="008F7B9D" w:rsidRDefault="008F7B9D" w:rsidP="00244EAB">
      <w:pPr>
        <w:pStyle w:val="ListParagraph"/>
        <w:numPr>
          <w:ilvl w:val="0"/>
          <w:numId w:val="15"/>
        </w:numPr>
        <w:rPr>
          <w:sz w:val="24"/>
          <w:szCs w:val="24"/>
        </w:rPr>
      </w:pPr>
      <w:r w:rsidRPr="01417191">
        <w:rPr>
          <w:b/>
          <w:bCs/>
          <w:sz w:val="24"/>
          <w:szCs w:val="24"/>
          <w:u w:val="single"/>
        </w:rPr>
        <w:t>Redeem</w:t>
      </w:r>
      <w:r w:rsidRPr="00F230B3">
        <w:rPr>
          <w:sz w:val="24"/>
          <w:szCs w:val="24"/>
        </w:rPr>
        <w:t xml:space="preserve"> Strong’s # 3085 # 3804 from #3803 Greek Lotrosis, </w:t>
      </w:r>
      <w:r w:rsidRPr="5897EC05">
        <w:rPr>
          <w:i/>
          <w:iCs/>
          <w:sz w:val="24"/>
          <w:szCs w:val="24"/>
        </w:rPr>
        <w:t>a ransoming redeemer; loosen with a redemption price; atonement.</w:t>
      </w:r>
      <w:r w:rsidRPr="00F230B3">
        <w:rPr>
          <w:sz w:val="24"/>
          <w:szCs w:val="24"/>
        </w:rPr>
        <w:t xml:space="preserve"> See: Titus 2:14; Eph. 1:7; 1 Pet. 1:18; </w:t>
      </w:r>
      <w:r w:rsidR="00456E39">
        <w:rPr>
          <w:sz w:val="24"/>
          <w:szCs w:val="24"/>
        </w:rPr>
        <w:t>Colossians</w:t>
      </w:r>
      <w:r w:rsidRPr="00F230B3">
        <w:rPr>
          <w:sz w:val="24"/>
          <w:szCs w:val="24"/>
        </w:rPr>
        <w:t xml:space="preserve"> 1:14; Heb. 9:12</w:t>
      </w:r>
    </w:p>
    <w:p w14:paraId="061301E4" w14:textId="77777777" w:rsidR="005F1B86" w:rsidRPr="005F1B86" w:rsidRDefault="5897EC05" w:rsidP="005F1B86">
      <w:pPr>
        <w:jc w:val="center"/>
        <w:rPr>
          <w:b/>
          <w:i/>
          <w:sz w:val="24"/>
          <w:szCs w:val="24"/>
        </w:rPr>
      </w:pPr>
      <w:r w:rsidRPr="5897EC05">
        <w:rPr>
          <w:b/>
          <w:bCs/>
          <w:i/>
          <w:iCs/>
          <w:sz w:val="24"/>
          <w:szCs w:val="24"/>
        </w:rPr>
        <w:t>Malachi 4:17 (NASB)</w:t>
      </w:r>
    </w:p>
    <w:p w14:paraId="223C47BE" w14:textId="51100608" w:rsidR="005F1B86" w:rsidRDefault="5897EC05" w:rsidP="005F1B86">
      <w:pPr>
        <w:jc w:val="center"/>
        <w:rPr>
          <w:b/>
          <w:bCs/>
          <w:i/>
          <w:iCs/>
          <w:sz w:val="24"/>
          <w:szCs w:val="24"/>
        </w:rPr>
      </w:pPr>
      <w:r w:rsidRPr="5897EC05">
        <w:rPr>
          <w:b/>
          <w:bCs/>
          <w:i/>
          <w:iCs/>
          <w:sz w:val="24"/>
          <w:szCs w:val="24"/>
        </w:rPr>
        <w:t>They will be MINE,” says the LORD of Hosts, “ON the day that I prepare My own possession, and I will spare them as a man spares his own son who serves him.</w:t>
      </w:r>
    </w:p>
    <w:p w14:paraId="022A6733" w14:textId="77777777" w:rsidR="00373D95" w:rsidRPr="00EA7669" w:rsidRDefault="00373D95" w:rsidP="00373D95">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75C25CF7" w14:textId="31800F50" w:rsidR="008F7B9D" w:rsidRDefault="5897EC05" w:rsidP="00244EAB">
      <w:pPr>
        <w:pStyle w:val="ListParagraph"/>
        <w:numPr>
          <w:ilvl w:val="0"/>
          <w:numId w:val="18"/>
        </w:numPr>
        <w:rPr>
          <w:sz w:val="24"/>
          <w:szCs w:val="24"/>
        </w:rPr>
      </w:pPr>
      <w:r w:rsidRPr="5897EC05">
        <w:rPr>
          <w:sz w:val="24"/>
          <w:szCs w:val="24"/>
        </w:rPr>
        <w:t>Titus 2:11-14, Acts 20:28, 1 Corinthians 2:10, 4:7, 6:15-20, 10:26, 12:27; 2 Corinthians 5:17-21; 1 Peter 2:9; Revelation 5:8-10; Psalms 4:3; Romans 11:33-36, 12:1-2, 14:8; Galatians 2:20; Colossians 3:3; 1 Timothy 2:3-6</w:t>
      </w:r>
    </w:p>
    <w:p w14:paraId="70A12DBD" w14:textId="41ADAD64" w:rsidR="00C90629" w:rsidRDefault="5897EC05" w:rsidP="00C90629">
      <w:pPr>
        <w:rPr>
          <w:b/>
          <w:sz w:val="28"/>
          <w:szCs w:val="28"/>
        </w:rPr>
      </w:pPr>
      <w:r w:rsidRPr="5897EC05">
        <w:rPr>
          <w:b/>
          <w:bCs/>
          <w:sz w:val="28"/>
          <w:szCs w:val="28"/>
        </w:rPr>
        <w:t xml:space="preserve">DISCUSSION QUESTIONS: </w:t>
      </w:r>
      <w:r w:rsidR="00001A45">
        <w:rPr>
          <w:b/>
          <w:bCs/>
          <w:sz w:val="28"/>
          <w:szCs w:val="28"/>
        </w:rPr>
        <w:t>Let’s talk about it.</w:t>
      </w:r>
    </w:p>
    <w:p w14:paraId="726499E0" w14:textId="77777777" w:rsidR="00C90629" w:rsidRDefault="5897EC05" w:rsidP="00244EAB">
      <w:pPr>
        <w:pStyle w:val="ListParagraph"/>
        <w:numPr>
          <w:ilvl w:val="0"/>
          <w:numId w:val="16"/>
        </w:numPr>
        <w:rPr>
          <w:sz w:val="24"/>
          <w:szCs w:val="24"/>
        </w:rPr>
      </w:pPr>
      <w:r w:rsidRPr="5897EC05">
        <w:rPr>
          <w:sz w:val="24"/>
          <w:szCs w:val="24"/>
        </w:rPr>
        <w:t>Read Titus 2:11-14. What does the word peculiar mean?</w:t>
      </w:r>
    </w:p>
    <w:p w14:paraId="18702E13" w14:textId="77777777" w:rsidR="00C90629" w:rsidRPr="00DC5557" w:rsidRDefault="5897EC05" w:rsidP="00244EAB">
      <w:pPr>
        <w:pStyle w:val="ListParagraph"/>
        <w:numPr>
          <w:ilvl w:val="0"/>
          <w:numId w:val="16"/>
        </w:numPr>
        <w:rPr>
          <w:sz w:val="24"/>
          <w:szCs w:val="24"/>
        </w:rPr>
      </w:pPr>
      <w:r w:rsidRPr="5897EC05">
        <w:rPr>
          <w:sz w:val="24"/>
          <w:szCs w:val="24"/>
        </w:rPr>
        <w:t>Have you identified any area of your life that you have not surrendered to God?</w:t>
      </w:r>
    </w:p>
    <w:p w14:paraId="22A44095" w14:textId="77777777" w:rsidR="00C90629" w:rsidRPr="00DC5557" w:rsidRDefault="5897EC05" w:rsidP="00244EAB">
      <w:pPr>
        <w:pStyle w:val="ListParagraph"/>
        <w:numPr>
          <w:ilvl w:val="0"/>
          <w:numId w:val="16"/>
        </w:numPr>
        <w:rPr>
          <w:sz w:val="24"/>
          <w:szCs w:val="24"/>
        </w:rPr>
      </w:pPr>
      <w:r w:rsidRPr="5897EC05">
        <w:rPr>
          <w:sz w:val="24"/>
          <w:szCs w:val="24"/>
        </w:rPr>
        <w:t>Make a list of things you call “mine.”</w:t>
      </w:r>
    </w:p>
    <w:p w14:paraId="124E5804" w14:textId="77777777" w:rsidR="00C90629" w:rsidRDefault="5897EC05" w:rsidP="00244EAB">
      <w:pPr>
        <w:pStyle w:val="ListParagraph"/>
        <w:numPr>
          <w:ilvl w:val="0"/>
          <w:numId w:val="16"/>
        </w:numPr>
        <w:rPr>
          <w:sz w:val="24"/>
          <w:szCs w:val="24"/>
        </w:rPr>
      </w:pPr>
      <w:r w:rsidRPr="5897EC05">
        <w:rPr>
          <w:sz w:val="24"/>
          <w:szCs w:val="24"/>
        </w:rPr>
        <w:t>Read the following   verses and make note of the things that belong to God. Job 41:11; Psalms 24:11, 50:10-12, 145:14-16; Acts 17:24-28; 1 Chronicles 29:14</w:t>
      </w:r>
    </w:p>
    <w:p w14:paraId="62935AA8" w14:textId="77777777" w:rsidR="00C90629" w:rsidRDefault="5897EC05" w:rsidP="00244EAB">
      <w:pPr>
        <w:pStyle w:val="ListParagraph"/>
        <w:numPr>
          <w:ilvl w:val="0"/>
          <w:numId w:val="16"/>
        </w:numPr>
        <w:rPr>
          <w:sz w:val="24"/>
          <w:szCs w:val="24"/>
        </w:rPr>
      </w:pPr>
      <w:r w:rsidRPr="5897EC05">
        <w:rPr>
          <w:sz w:val="24"/>
          <w:szCs w:val="24"/>
        </w:rPr>
        <w:t>Read Isaiah 43:1-4 and fill in the blank: “I have called you by name; you are______?</w:t>
      </w:r>
    </w:p>
    <w:p w14:paraId="4A09CAA1" w14:textId="77777777" w:rsidR="00C90629" w:rsidRPr="005F1B86" w:rsidRDefault="5897EC05" w:rsidP="00244EAB">
      <w:pPr>
        <w:pStyle w:val="ListParagraph"/>
        <w:numPr>
          <w:ilvl w:val="0"/>
          <w:numId w:val="16"/>
        </w:numPr>
        <w:rPr>
          <w:b/>
          <w:bCs/>
          <w:i/>
          <w:iCs/>
          <w:sz w:val="24"/>
          <w:szCs w:val="24"/>
        </w:rPr>
      </w:pPr>
      <w:r w:rsidRPr="5897EC05">
        <w:rPr>
          <w:sz w:val="24"/>
          <w:szCs w:val="24"/>
        </w:rPr>
        <w:t>In 1 Peter 2:9, the word “proclaim” means to publish a spoken message. What is the message that brings salvation?</w:t>
      </w:r>
    </w:p>
    <w:p w14:paraId="74AF5608" w14:textId="7DDD8E6B" w:rsidR="00C90629" w:rsidRDefault="5897EC05" w:rsidP="00244EAB">
      <w:pPr>
        <w:pStyle w:val="ListParagraph"/>
        <w:numPr>
          <w:ilvl w:val="0"/>
          <w:numId w:val="16"/>
        </w:numPr>
        <w:rPr>
          <w:sz w:val="24"/>
          <w:szCs w:val="24"/>
        </w:rPr>
      </w:pPr>
      <w:r w:rsidRPr="5897EC05">
        <w:rPr>
          <w:sz w:val="24"/>
          <w:szCs w:val="24"/>
        </w:rPr>
        <w:t>Describe Christian Stewardship.</w:t>
      </w:r>
    </w:p>
    <w:p w14:paraId="03D2B4B8" w14:textId="77777777" w:rsidR="00E97087" w:rsidRDefault="00E97087" w:rsidP="00244EAB">
      <w:pPr>
        <w:pStyle w:val="ListParagraph"/>
        <w:numPr>
          <w:ilvl w:val="0"/>
          <w:numId w:val="16"/>
        </w:numPr>
        <w:spacing w:after="0"/>
        <w:jc w:val="both"/>
        <w:rPr>
          <w:rFonts w:cstheme="minorHAnsi"/>
          <w:sz w:val="24"/>
          <w:szCs w:val="24"/>
        </w:rPr>
      </w:pPr>
      <w:r>
        <w:rPr>
          <w:rFonts w:cstheme="minorHAnsi"/>
          <w:sz w:val="24"/>
          <w:szCs w:val="24"/>
        </w:rPr>
        <w:t>Can you honestly say that your</w:t>
      </w:r>
      <w:r w:rsidRPr="0046204D">
        <w:rPr>
          <w:rFonts w:cstheme="minorHAnsi"/>
          <w:sz w:val="24"/>
          <w:szCs w:val="24"/>
        </w:rPr>
        <w:t xml:space="preserve"> relationship with God impacts how </w:t>
      </w:r>
      <w:r>
        <w:rPr>
          <w:rFonts w:cstheme="minorHAnsi"/>
          <w:sz w:val="24"/>
          <w:szCs w:val="24"/>
        </w:rPr>
        <w:t>you</w:t>
      </w:r>
      <w:r w:rsidRPr="0046204D">
        <w:rPr>
          <w:rFonts w:cstheme="minorHAnsi"/>
          <w:sz w:val="24"/>
          <w:szCs w:val="24"/>
        </w:rPr>
        <w:t xml:space="preserve"> live, where </w:t>
      </w:r>
      <w:r>
        <w:rPr>
          <w:rFonts w:cstheme="minorHAnsi"/>
          <w:sz w:val="24"/>
          <w:szCs w:val="24"/>
        </w:rPr>
        <w:t>you</w:t>
      </w:r>
      <w:r w:rsidRPr="0046204D">
        <w:rPr>
          <w:rFonts w:cstheme="minorHAnsi"/>
          <w:sz w:val="24"/>
          <w:szCs w:val="24"/>
        </w:rPr>
        <w:t xml:space="preserve"> spend </w:t>
      </w:r>
      <w:r>
        <w:rPr>
          <w:rFonts w:cstheme="minorHAnsi"/>
          <w:sz w:val="24"/>
          <w:szCs w:val="24"/>
        </w:rPr>
        <w:t>your time and</w:t>
      </w:r>
      <w:r w:rsidRPr="0046204D">
        <w:rPr>
          <w:rFonts w:cstheme="minorHAnsi"/>
          <w:sz w:val="24"/>
          <w:szCs w:val="24"/>
        </w:rPr>
        <w:t xml:space="preserve"> resources</w:t>
      </w:r>
      <w:r>
        <w:rPr>
          <w:rFonts w:cstheme="minorHAnsi"/>
          <w:sz w:val="24"/>
          <w:szCs w:val="24"/>
        </w:rPr>
        <w:t>?</w:t>
      </w:r>
    </w:p>
    <w:p w14:paraId="33B8920B" w14:textId="09971379" w:rsidR="00E97087" w:rsidRPr="0046204D" w:rsidRDefault="00E97087" w:rsidP="00244EAB">
      <w:pPr>
        <w:pStyle w:val="ListParagraph"/>
        <w:numPr>
          <w:ilvl w:val="0"/>
          <w:numId w:val="16"/>
        </w:numPr>
        <w:spacing w:after="0"/>
        <w:jc w:val="both"/>
        <w:rPr>
          <w:rFonts w:cstheme="minorHAnsi"/>
          <w:sz w:val="24"/>
          <w:szCs w:val="24"/>
        </w:rPr>
      </w:pPr>
      <w:r>
        <w:rPr>
          <w:rFonts w:cstheme="minorHAnsi"/>
          <w:sz w:val="24"/>
          <w:szCs w:val="24"/>
        </w:rPr>
        <w:t xml:space="preserve"> In what areas do you need to be a better steward?</w:t>
      </w:r>
    </w:p>
    <w:p w14:paraId="04BC716A" w14:textId="77777777" w:rsidR="00E97087" w:rsidRDefault="00E97087" w:rsidP="00E97087">
      <w:pPr>
        <w:pStyle w:val="ListParagraph"/>
        <w:ind w:left="1080"/>
        <w:rPr>
          <w:sz w:val="24"/>
          <w:szCs w:val="24"/>
        </w:rPr>
      </w:pPr>
    </w:p>
    <w:p w14:paraId="7C6BA293" w14:textId="11CFB90E" w:rsidR="00571B16" w:rsidRDefault="5897EC05" w:rsidP="00571B16">
      <w:pPr>
        <w:pStyle w:val="ListParagraph"/>
        <w:ind w:left="0"/>
        <w:jc w:val="center"/>
        <w:rPr>
          <w:b/>
          <w:bCs/>
          <w:sz w:val="28"/>
          <w:szCs w:val="28"/>
        </w:rPr>
      </w:pPr>
      <w:r w:rsidRPr="5897EC05">
        <w:rPr>
          <w:b/>
          <w:bCs/>
          <w:sz w:val="28"/>
          <w:szCs w:val="28"/>
        </w:rPr>
        <w:t>Think On These Things</w:t>
      </w:r>
    </w:p>
    <w:p w14:paraId="6437F8A6" w14:textId="77777777" w:rsidR="00E97087" w:rsidRDefault="00E97087" w:rsidP="00E9708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28A1F41D" w14:textId="660B600B" w:rsidR="005F1B86" w:rsidRDefault="005F1B86" w:rsidP="000B1A1C">
      <w:pPr>
        <w:jc w:val="center"/>
        <w:rPr>
          <w:b/>
          <w:sz w:val="28"/>
          <w:szCs w:val="28"/>
        </w:rPr>
      </w:pPr>
      <w:r w:rsidRPr="0047435E">
        <w:rPr>
          <w:sz w:val="24"/>
        </w:rPr>
        <w:t xml:space="preserve">   </w:t>
      </w:r>
      <w:r w:rsidR="007F6DC6">
        <w:rPr>
          <w:b/>
          <w:bCs/>
          <w:sz w:val="28"/>
          <w:szCs w:val="28"/>
        </w:rPr>
        <w:t>Memory Verses</w:t>
      </w:r>
    </w:p>
    <w:p w14:paraId="3124DAAC" w14:textId="349AB2AD" w:rsidR="0001412A" w:rsidRPr="001F40CD" w:rsidRDefault="5897EC05" w:rsidP="005F1B86">
      <w:pPr>
        <w:jc w:val="center"/>
        <w:rPr>
          <w:b/>
          <w:i/>
          <w:sz w:val="24"/>
          <w:szCs w:val="24"/>
        </w:rPr>
      </w:pPr>
      <w:r w:rsidRPr="5897EC05">
        <w:rPr>
          <w:b/>
          <w:bCs/>
          <w:i/>
          <w:iCs/>
          <w:sz w:val="24"/>
          <w:szCs w:val="24"/>
        </w:rPr>
        <w:t>Deuteronomy 18:1-2 (ESV)</w:t>
      </w:r>
    </w:p>
    <w:p w14:paraId="681EBE78" w14:textId="1471302F" w:rsidR="00CA352C" w:rsidRDefault="5897EC05" w:rsidP="0001412A">
      <w:pPr>
        <w:jc w:val="center"/>
        <w:rPr>
          <w:b/>
          <w:bCs/>
          <w:i/>
          <w:iCs/>
          <w:sz w:val="24"/>
          <w:szCs w:val="24"/>
        </w:rPr>
      </w:pPr>
      <w:r w:rsidRPr="5897EC05">
        <w:rPr>
          <w:b/>
          <w:bCs/>
          <w:i/>
          <w:iCs/>
          <w:sz w:val="24"/>
          <w:szCs w:val="24"/>
        </w:rPr>
        <w:t xml:space="preserve">The Levitical priests, all the tribe of Levi, shall have no portion or inheritance with Israel. They shall eat the </w:t>
      </w:r>
      <w:r w:rsidRPr="5897EC05">
        <w:rPr>
          <w:rStyle w:val="divine-name"/>
          <w:b/>
          <w:bCs/>
          <w:i/>
          <w:iCs/>
          <w:sz w:val="24"/>
          <w:szCs w:val="24"/>
        </w:rPr>
        <w:t>Lord</w:t>
      </w:r>
      <w:r w:rsidRPr="5897EC05">
        <w:rPr>
          <w:b/>
          <w:bCs/>
          <w:i/>
          <w:iCs/>
          <w:sz w:val="24"/>
          <w:szCs w:val="24"/>
        </w:rPr>
        <w:t xml:space="preserve">’s food offerings as their inheritance. They shall have no inheritance among their brothers; the </w:t>
      </w:r>
      <w:r w:rsidRPr="5897EC05">
        <w:rPr>
          <w:rStyle w:val="divine-name"/>
          <w:b/>
          <w:bCs/>
          <w:i/>
          <w:iCs/>
          <w:sz w:val="24"/>
          <w:szCs w:val="24"/>
        </w:rPr>
        <w:t>Lord</w:t>
      </w:r>
      <w:r w:rsidRPr="5897EC05">
        <w:rPr>
          <w:b/>
          <w:bCs/>
          <w:i/>
          <w:iCs/>
          <w:sz w:val="24"/>
          <w:szCs w:val="24"/>
        </w:rPr>
        <w:t xml:space="preserve"> is their inheritance, as he promised them.</w:t>
      </w:r>
    </w:p>
    <w:p w14:paraId="55524866" w14:textId="2DBB0851" w:rsidR="00D408E1" w:rsidRDefault="00D408E1" w:rsidP="0001412A">
      <w:pPr>
        <w:jc w:val="center"/>
        <w:rPr>
          <w:b/>
          <w:bCs/>
          <w:i/>
          <w:iCs/>
          <w:sz w:val="24"/>
          <w:szCs w:val="24"/>
        </w:rPr>
      </w:pPr>
    </w:p>
    <w:p w14:paraId="7B3ADF0B" w14:textId="02DAA36A" w:rsidR="00E73DA2" w:rsidRDefault="00E73DA2" w:rsidP="0001412A">
      <w:pPr>
        <w:jc w:val="center"/>
        <w:rPr>
          <w:b/>
          <w:bCs/>
          <w:i/>
          <w:iCs/>
          <w:sz w:val="24"/>
          <w:szCs w:val="24"/>
        </w:rPr>
      </w:pPr>
    </w:p>
    <w:p w14:paraId="18BBBF80" w14:textId="4F9DE8C9" w:rsidR="00E73DA2" w:rsidRDefault="00E73DA2" w:rsidP="0001412A">
      <w:pPr>
        <w:jc w:val="center"/>
        <w:rPr>
          <w:b/>
          <w:bCs/>
          <w:i/>
          <w:iCs/>
          <w:sz w:val="24"/>
          <w:szCs w:val="24"/>
        </w:rPr>
      </w:pPr>
    </w:p>
    <w:p w14:paraId="77F838EA" w14:textId="34C71D62" w:rsidR="00E73DA2" w:rsidRDefault="00E73DA2" w:rsidP="0001412A">
      <w:pPr>
        <w:jc w:val="center"/>
        <w:rPr>
          <w:b/>
          <w:bCs/>
          <w:i/>
          <w:iCs/>
          <w:sz w:val="24"/>
          <w:szCs w:val="24"/>
        </w:rPr>
      </w:pPr>
    </w:p>
    <w:p w14:paraId="55BEFC7C" w14:textId="4D78F368" w:rsidR="00E73DA2" w:rsidRDefault="00E73DA2" w:rsidP="0001412A">
      <w:pPr>
        <w:jc w:val="center"/>
        <w:rPr>
          <w:b/>
          <w:bCs/>
          <w:i/>
          <w:iCs/>
          <w:sz w:val="24"/>
          <w:szCs w:val="24"/>
        </w:rPr>
      </w:pPr>
    </w:p>
    <w:p w14:paraId="0BF5074C" w14:textId="77777777" w:rsidR="000665CC" w:rsidRDefault="000665CC" w:rsidP="000665CC">
      <w:pPr>
        <w:jc w:val="center"/>
        <w:rPr>
          <w:rFonts w:asciiTheme="minorHAnsi" w:hAnsiTheme="minorHAnsi" w:cstheme="minorHAnsi"/>
          <w:b/>
          <w:sz w:val="40"/>
          <w:szCs w:val="40"/>
        </w:rPr>
      </w:pPr>
      <w:r>
        <w:rPr>
          <w:rFonts w:asciiTheme="minorHAnsi" w:eastAsiaTheme="minorEastAsia" w:hAnsiTheme="minorHAnsi" w:cstheme="minorBidi"/>
          <w:b/>
          <w:bCs/>
          <w:sz w:val="40"/>
          <w:szCs w:val="40"/>
        </w:rPr>
        <w:t>C</w:t>
      </w:r>
      <w:r w:rsidRPr="5897EC05">
        <w:rPr>
          <w:rFonts w:asciiTheme="minorHAnsi" w:eastAsiaTheme="minorEastAsia" w:hAnsiTheme="minorHAnsi" w:cstheme="minorBidi"/>
          <w:b/>
          <w:bCs/>
          <w:sz w:val="40"/>
          <w:szCs w:val="40"/>
        </w:rPr>
        <w:t>hapter #</w:t>
      </w:r>
      <w:r>
        <w:rPr>
          <w:rFonts w:asciiTheme="minorHAnsi" w:eastAsiaTheme="minorEastAsia" w:hAnsiTheme="minorHAnsi" w:cstheme="minorBidi"/>
          <w:b/>
          <w:bCs/>
          <w:sz w:val="40"/>
          <w:szCs w:val="40"/>
        </w:rPr>
        <w:t xml:space="preserve"> 15</w:t>
      </w:r>
    </w:p>
    <w:p w14:paraId="5225AC46" w14:textId="77777777" w:rsidR="000665CC" w:rsidRDefault="000665CC" w:rsidP="000665CC">
      <w:pPr>
        <w:spacing w:before="100" w:beforeAutospacing="1" w:after="100" w:afterAutospacing="1" w:line="336" w:lineRule="atLeast"/>
        <w:jc w:val="center"/>
        <w:rPr>
          <w:rFonts w:eastAsia="Times New Roman" w:cstheme="minorHAnsi"/>
          <w:b/>
          <w:bCs/>
          <w:sz w:val="48"/>
          <w:szCs w:val="48"/>
          <w:lang w:val="en"/>
        </w:rPr>
      </w:pPr>
      <w:r w:rsidRPr="5897EC05">
        <w:rPr>
          <w:rFonts w:asciiTheme="minorHAnsi" w:eastAsiaTheme="minorEastAsia" w:hAnsiTheme="minorHAnsi" w:cstheme="minorBidi"/>
          <w:b/>
          <w:bCs/>
          <w:sz w:val="48"/>
          <w:szCs w:val="48"/>
          <w:lang w:val="en"/>
        </w:rPr>
        <w:t>5 Stages of Spiritual Growth</w:t>
      </w:r>
    </w:p>
    <w:p w14:paraId="0A4EE614" w14:textId="77777777" w:rsidR="000665CC" w:rsidRDefault="000665CC" w:rsidP="000665CC">
      <w:pPr>
        <w:spacing w:before="100" w:beforeAutospacing="1" w:after="100" w:afterAutospacing="1" w:line="336" w:lineRule="atLeast"/>
        <w:jc w:val="center"/>
        <w:rPr>
          <w:rFonts w:eastAsia="Times New Roman" w:cstheme="minorHAnsi"/>
          <w:b/>
          <w:bCs/>
          <w:sz w:val="48"/>
          <w:szCs w:val="48"/>
          <w:lang w:val="en"/>
        </w:rPr>
      </w:pPr>
      <w:r>
        <w:rPr>
          <w:rFonts w:cstheme="minorHAnsi"/>
          <w:noProof/>
          <w:sz w:val="28"/>
          <w:szCs w:val="28"/>
        </w:rPr>
        <w:drawing>
          <wp:inline distT="0" distB="0" distL="0" distR="0" wp14:anchorId="12325F62" wp14:editId="3181DDB0">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FDD4F48" w14:textId="77777777" w:rsidR="000665CC" w:rsidRPr="00DB4E35" w:rsidRDefault="000665CC" w:rsidP="000665CC">
      <w:pPr>
        <w:spacing w:before="100" w:beforeAutospacing="1" w:after="100" w:afterAutospacing="1" w:line="336" w:lineRule="atLeast"/>
        <w:jc w:val="center"/>
        <w:rPr>
          <w:rFonts w:eastAsia="Times New Roman" w:cstheme="minorHAnsi"/>
          <w:b/>
          <w:bCs/>
          <w:sz w:val="28"/>
          <w:szCs w:val="28"/>
          <w:lang w:val="en"/>
        </w:rPr>
      </w:pPr>
      <w:r w:rsidRPr="00DB4E35">
        <w:rPr>
          <w:rFonts w:eastAsia="Times New Roman" w:cstheme="minorHAnsi"/>
          <w:b/>
          <w:bCs/>
          <w:sz w:val="28"/>
          <w:szCs w:val="28"/>
          <w:lang w:val="en"/>
        </w:rPr>
        <w:t>Key Passages</w:t>
      </w:r>
    </w:p>
    <w:p w14:paraId="3837319B"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5897EC05">
        <w:rPr>
          <w:rFonts w:asciiTheme="minorHAnsi" w:eastAsiaTheme="minorEastAsia" w:hAnsiTheme="minorHAnsi" w:cstheme="minorBidi"/>
          <w:b/>
          <w:bCs/>
          <w:i/>
          <w:iCs/>
          <w:sz w:val="24"/>
          <w:szCs w:val="24"/>
          <w:lang w:val="en"/>
        </w:rPr>
        <w:t>Ephesians 4:11-16 (ESV)</w:t>
      </w:r>
      <w:r>
        <w:br/>
      </w:r>
      <w:r w:rsidRPr="5897EC05">
        <w:rPr>
          <w:rFonts w:asciiTheme="minorHAnsi" w:eastAsiaTheme="minorEastAsia" w:hAnsiTheme="minorHAnsi" w:cstheme="minorBidi"/>
          <w:b/>
          <w:bCs/>
          <w:i/>
          <w:iCs/>
          <w:sz w:val="24"/>
          <w:szCs w:val="24"/>
          <w:lang w:val="en"/>
        </w:rPr>
        <w:t>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 so that we may no longer be children, tossed to and fro by the waves and carried about by every wind of doctrine, by human cunning, by craftiness in deceitful schemes. 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w:t>
      </w:r>
    </w:p>
    <w:p w14:paraId="3876E6D8"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p>
    <w:p w14:paraId="4482B6A6"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p>
    <w:p w14:paraId="65A5D166"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p>
    <w:p w14:paraId="255F20C1" w14:textId="77777777" w:rsidR="000665CC" w:rsidRPr="00AE4FB4" w:rsidRDefault="000665CC" w:rsidP="000665CC">
      <w:pPr>
        <w:spacing w:before="100" w:beforeAutospacing="1" w:after="100" w:afterAutospacing="1" w:line="336" w:lineRule="atLeast"/>
        <w:jc w:val="center"/>
        <w:rPr>
          <w:rFonts w:eastAsia="Times New Roman" w:cstheme="minorHAnsi"/>
          <w:sz w:val="28"/>
          <w:szCs w:val="28"/>
          <w:lang w:val="en"/>
        </w:rPr>
      </w:pPr>
      <w:r w:rsidRPr="5897EC05">
        <w:rPr>
          <w:rFonts w:asciiTheme="minorHAnsi" w:eastAsiaTheme="minorEastAsia" w:hAnsiTheme="minorHAnsi" w:cstheme="minorBidi"/>
          <w:b/>
          <w:bCs/>
          <w:sz w:val="28"/>
          <w:szCs w:val="28"/>
          <w:lang w:val="en"/>
        </w:rPr>
        <w:t>Introduction</w:t>
      </w:r>
    </w:p>
    <w:p w14:paraId="4D7858C4" w14:textId="77777777" w:rsidR="000665CC" w:rsidRDefault="000665CC" w:rsidP="000665CC">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Perhaps you have noticed that there is a common thread that runs throughout our study of the book of Ephesians; it’s the theme of home and family. This is not a coincidence. The family is the first institution God established. Society is only as healthy as the families that make up that society. </w:t>
      </w:r>
      <w:r w:rsidRPr="5897EC05">
        <w:rPr>
          <w:rFonts w:asciiTheme="minorHAnsi" w:eastAsiaTheme="minorEastAsia" w:hAnsiTheme="minorHAnsi" w:cstheme="minorBidi"/>
          <w:sz w:val="24"/>
          <w:szCs w:val="24"/>
        </w:rPr>
        <w:t xml:space="preserve">For </w:t>
      </w:r>
      <w:r>
        <w:rPr>
          <w:rFonts w:asciiTheme="minorHAnsi" w:eastAsiaTheme="minorEastAsia" w:hAnsiTheme="minorHAnsi" w:cstheme="minorBidi"/>
          <w:sz w:val="24"/>
          <w:szCs w:val="24"/>
        </w:rPr>
        <w:t>instance</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as seen in our key passages, the Father is very concerned with the growth and spiritual health of </w:t>
      </w:r>
      <w:r w:rsidRPr="00032CFE">
        <w:rPr>
          <w:rFonts w:asciiTheme="minorHAnsi" w:eastAsiaTheme="minorEastAsia" w:hAnsiTheme="minorHAnsi" w:cstheme="minorBidi"/>
          <w:i/>
          <w:sz w:val="24"/>
          <w:szCs w:val="24"/>
        </w:rPr>
        <w:t>His family</w:t>
      </w:r>
      <w:r>
        <w:rPr>
          <w:rFonts w:asciiTheme="minorHAnsi" w:eastAsiaTheme="minorEastAsia" w:hAnsiTheme="minorHAnsi" w:cstheme="minorBidi"/>
          <w:sz w:val="24"/>
          <w:szCs w:val="24"/>
        </w:rPr>
        <w:t>. A healthy family is made up of both a mother and a father who are well equipped to care for their children. So it is with God’s children, and clearly Paul recognized how important this is. For instance, to the saints at Thessalonica, he was like a nursing mother, as well as a spiritual father. And then there is the apostle John and Peter, who wrote of the concept of spiritual birth and infants needing milk to grow up in the faith.</w:t>
      </w:r>
    </w:p>
    <w:p w14:paraId="1CF22A14" w14:textId="77777777" w:rsidR="000665CC" w:rsidRDefault="000665CC" w:rsidP="000665CC">
      <w:pPr>
        <w:ind w:firstLine="720"/>
        <w:jc w:val="both"/>
        <w:rPr>
          <w:rFonts w:asciiTheme="minorHAnsi" w:eastAsiaTheme="minorEastAsia" w:hAnsiTheme="minorHAnsi" w:cstheme="minorBidi"/>
          <w:sz w:val="24"/>
          <w:szCs w:val="24"/>
          <w:lang w:val="en"/>
        </w:rPr>
      </w:pPr>
      <w:r>
        <w:rPr>
          <w:rFonts w:asciiTheme="minorHAnsi" w:eastAsiaTheme="minorEastAsia" w:hAnsiTheme="minorHAnsi" w:cstheme="minorBidi"/>
          <w:sz w:val="24"/>
          <w:szCs w:val="24"/>
        </w:rPr>
        <w:t>W</w:t>
      </w:r>
      <w:r w:rsidRPr="5897EC05">
        <w:rPr>
          <w:rFonts w:asciiTheme="minorHAnsi" w:eastAsiaTheme="minorEastAsia" w:hAnsiTheme="minorHAnsi" w:cstheme="minorBidi"/>
          <w:sz w:val="24"/>
          <w:szCs w:val="24"/>
        </w:rPr>
        <w:t>hen we’re born physically</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there is a natural growth </w:t>
      </w:r>
      <w:r w:rsidRPr="5897EC05">
        <w:rPr>
          <w:rFonts w:asciiTheme="minorHAnsi" w:eastAsiaTheme="minorEastAsia" w:hAnsiTheme="minorHAnsi" w:cstheme="minorBidi"/>
          <w:sz w:val="24"/>
          <w:szCs w:val="24"/>
          <w:lang w:val="en"/>
        </w:rPr>
        <w:t>process</w:t>
      </w:r>
      <w:r>
        <w:rPr>
          <w:rFonts w:asciiTheme="minorHAnsi" w:eastAsiaTheme="minorEastAsia" w:hAnsiTheme="minorHAnsi" w:cstheme="minorBidi"/>
          <w:sz w:val="24"/>
          <w:szCs w:val="24"/>
          <w:lang w:val="en"/>
        </w:rPr>
        <w:t>, and the same is true when</w:t>
      </w:r>
      <w:r w:rsidRPr="5897EC05">
        <w:rPr>
          <w:rFonts w:asciiTheme="minorHAnsi" w:eastAsiaTheme="minorEastAsia" w:hAnsiTheme="minorHAnsi" w:cstheme="minorBidi"/>
          <w:sz w:val="24"/>
          <w:szCs w:val="24"/>
          <w:lang w:val="en"/>
        </w:rPr>
        <w:t xml:space="preserve"> we are born </w:t>
      </w:r>
      <w:r>
        <w:rPr>
          <w:rFonts w:asciiTheme="minorHAnsi" w:eastAsiaTheme="minorEastAsia" w:hAnsiTheme="minorHAnsi" w:cstheme="minorBidi"/>
          <w:sz w:val="24"/>
          <w:szCs w:val="24"/>
          <w:lang w:val="en"/>
        </w:rPr>
        <w:t xml:space="preserve">spiritually. </w:t>
      </w:r>
      <w:r>
        <w:rPr>
          <w:rFonts w:asciiTheme="minorHAnsi" w:hAnsiTheme="minorHAnsi"/>
          <w:sz w:val="24"/>
          <w:szCs w:val="24"/>
        </w:rPr>
        <w:t xml:space="preserve">Whether it be physical, educational, mental or spiritual, </w:t>
      </w:r>
      <w:r>
        <w:rPr>
          <w:rFonts w:asciiTheme="minorHAnsi" w:eastAsiaTheme="minorEastAsia" w:hAnsiTheme="minorHAnsi" w:cstheme="minorBidi"/>
          <w:sz w:val="24"/>
          <w:szCs w:val="24"/>
          <w:lang w:val="en"/>
        </w:rPr>
        <w:t>w</w:t>
      </w:r>
      <w:r w:rsidRPr="5897EC05">
        <w:rPr>
          <w:rFonts w:asciiTheme="minorHAnsi" w:eastAsiaTheme="minorEastAsia" w:hAnsiTheme="minorHAnsi" w:cstheme="minorBidi"/>
          <w:sz w:val="24"/>
          <w:szCs w:val="24"/>
          <w:lang w:val="en"/>
        </w:rPr>
        <w:t xml:space="preserve">e </w:t>
      </w:r>
      <w:r>
        <w:rPr>
          <w:rFonts w:asciiTheme="minorHAnsi" w:eastAsiaTheme="minorEastAsia" w:hAnsiTheme="minorHAnsi" w:cstheme="minorBidi"/>
          <w:sz w:val="24"/>
          <w:szCs w:val="24"/>
          <w:lang w:val="en"/>
        </w:rPr>
        <w:t>are either moving</w:t>
      </w:r>
      <w:r w:rsidRPr="5897EC05">
        <w:rPr>
          <w:rFonts w:asciiTheme="minorHAnsi" w:eastAsiaTheme="minorEastAsia" w:hAnsiTheme="minorHAnsi" w:cstheme="minorBidi"/>
          <w:sz w:val="24"/>
          <w:szCs w:val="24"/>
          <w:lang w:val="en"/>
        </w:rPr>
        <w:t xml:space="preserve"> forward growing and learning, or we </w:t>
      </w:r>
      <w:r>
        <w:rPr>
          <w:rFonts w:asciiTheme="minorHAnsi" w:eastAsiaTheme="minorEastAsia" w:hAnsiTheme="minorHAnsi" w:cstheme="minorBidi"/>
          <w:sz w:val="24"/>
          <w:szCs w:val="24"/>
          <w:lang w:val="en"/>
        </w:rPr>
        <w:t>are regressing</w:t>
      </w:r>
      <w:r w:rsidRPr="5897EC05">
        <w:rPr>
          <w:rFonts w:asciiTheme="minorHAnsi" w:eastAsiaTheme="minorEastAsia" w:hAnsiTheme="minorHAnsi" w:cstheme="minorBidi"/>
          <w:sz w:val="24"/>
          <w:szCs w:val="24"/>
          <w:lang w:val="en"/>
        </w:rPr>
        <w:t>.</w:t>
      </w:r>
      <w:r w:rsidRPr="0028201C">
        <w:rPr>
          <w:rFonts w:asciiTheme="minorHAnsi" w:hAnsiTheme="minorHAnsi"/>
          <w:sz w:val="24"/>
          <w:szCs w:val="24"/>
        </w:rPr>
        <w:t xml:space="preserve"> </w:t>
      </w:r>
      <w:r>
        <w:rPr>
          <w:rFonts w:asciiTheme="minorHAnsi" w:hAnsiTheme="minorHAnsi"/>
          <w:sz w:val="24"/>
          <w:szCs w:val="24"/>
        </w:rPr>
        <w:t>But we</w:t>
      </w:r>
      <w:r w:rsidRPr="5897EC05">
        <w:rPr>
          <w:rFonts w:asciiTheme="minorHAnsi" w:eastAsiaTheme="minorEastAsia" w:hAnsiTheme="minorHAnsi" w:cstheme="minorBidi"/>
          <w:sz w:val="24"/>
          <w:szCs w:val="24"/>
          <w:lang w:val="en"/>
        </w:rPr>
        <w:t xml:space="preserve"> never stay in the same place</w:t>
      </w:r>
      <w:r>
        <w:rPr>
          <w:rFonts w:asciiTheme="minorHAnsi" w:eastAsiaTheme="minorEastAsia" w:hAnsiTheme="minorHAnsi" w:cstheme="minorBidi"/>
          <w:sz w:val="24"/>
          <w:szCs w:val="24"/>
          <w:lang w:val="en"/>
        </w:rPr>
        <w:t>. It matters not if we call this equipping the saints, building the body, parenting God’s children or making disciples; all this falls under the umbrella of growth and health of the church.</w:t>
      </w:r>
    </w:p>
    <w:p w14:paraId="1144F0B3" w14:textId="77777777" w:rsidR="000665CC" w:rsidRDefault="000665CC" w:rsidP="000665CC">
      <w:pPr>
        <w:ind w:firstLine="720"/>
        <w:jc w:val="both"/>
        <w:rPr>
          <w:rFonts w:asciiTheme="minorHAnsi" w:eastAsiaTheme="minorEastAsia" w:hAnsiTheme="minorHAnsi" w:cstheme="minorBidi"/>
          <w:sz w:val="24"/>
          <w:szCs w:val="24"/>
          <w:lang w:val="en"/>
        </w:rPr>
      </w:pPr>
      <w:r>
        <w:rPr>
          <w:sz w:val="24"/>
          <w:szCs w:val="24"/>
        </w:rPr>
        <w:t>As we work our way through the five stages of spiritual growth, notice the numerous references to birth, infancy, children, young adults and finally spiritual parents. You may be surprised at the amount of similarities.  So it’s time to find out where we are</w:t>
      </w:r>
      <w:r w:rsidRPr="5897EC05">
        <w:rPr>
          <w:rFonts w:asciiTheme="minorHAnsi" w:eastAsiaTheme="minorEastAsia" w:hAnsiTheme="minorHAnsi" w:cstheme="minorBidi"/>
          <w:sz w:val="24"/>
          <w:szCs w:val="24"/>
          <w:lang w:val="en"/>
        </w:rPr>
        <w:t xml:space="preserve"> in the </w:t>
      </w:r>
      <w:r>
        <w:rPr>
          <w:rFonts w:asciiTheme="minorHAnsi" w:eastAsiaTheme="minorEastAsia" w:hAnsiTheme="minorHAnsi" w:cstheme="minorBidi"/>
          <w:sz w:val="24"/>
          <w:szCs w:val="24"/>
          <w:lang w:val="en"/>
        </w:rPr>
        <w:t>five</w:t>
      </w:r>
      <w:r w:rsidRPr="5897EC05">
        <w:rPr>
          <w:rFonts w:asciiTheme="minorHAnsi" w:eastAsiaTheme="minorEastAsia" w:hAnsiTheme="minorHAnsi" w:cstheme="minorBidi"/>
          <w:sz w:val="24"/>
          <w:szCs w:val="24"/>
          <w:lang w:val="en"/>
        </w:rPr>
        <w:t xml:space="preserve"> </w:t>
      </w:r>
      <w:r>
        <w:rPr>
          <w:rFonts w:asciiTheme="minorHAnsi" w:eastAsiaTheme="minorEastAsia" w:hAnsiTheme="minorHAnsi" w:cstheme="minorBidi"/>
          <w:sz w:val="24"/>
          <w:szCs w:val="24"/>
          <w:lang w:val="en"/>
        </w:rPr>
        <w:t>stages</w:t>
      </w:r>
      <w:r w:rsidRPr="5897EC05">
        <w:rPr>
          <w:rFonts w:asciiTheme="minorHAnsi" w:eastAsiaTheme="minorEastAsia" w:hAnsiTheme="minorHAnsi" w:cstheme="minorBidi"/>
          <w:sz w:val="24"/>
          <w:szCs w:val="24"/>
          <w:lang w:val="en"/>
        </w:rPr>
        <w:t xml:space="preserve"> of spiritual growth</w:t>
      </w:r>
      <w:r>
        <w:rPr>
          <w:rFonts w:asciiTheme="minorHAnsi" w:eastAsiaTheme="minorEastAsia" w:hAnsiTheme="minorHAnsi" w:cstheme="minorBidi"/>
          <w:sz w:val="24"/>
          <w:szCs w:val="24"/>
          <w:lang w:val="en"/>
        </w:rPr>
        <w:t>.</w:t>
      </w:r>
      <w:r w:rsidRPr="5897EC05">
        <w:rPr>
          <w:rFonts w:asciiTheme="minorHAnsi" w:eastAsiaTheme="minorEastAsia" w:hAnsiTheme="minorHAnsi" w:cstheme="minorBidi"/>
          <w:sz w:val="24"/>
          <w:szCs w:val="24"/>
          <w:lang w:val="en"/>
        </w:rPr>
        <w:t xml:space="preserve"> Let’s </w:t>
      </w:r>
      <w:r>
        <w:rPr>
          <w:rFonts w:asciiTheme="minorHAnsi" w:eastAsiaTheme="minorEastAsia" w:hAnsiTheme="minorHAnsi" w:cstheme="minorBidi"/>
          <w:sz w:val="24"/>
          <w:szCs w:val="24"/>
          <w:lang w:val="en"/>
        </w:rPr>
        <w:t xml:space="preserve">take a </w:t>
      </w:r>
      <w:r w:rsidRPr="5897EC05">
        <w:rPr>
          <w:rFonts w:asciiTheme="minorHAnsi" w:eastAsiaTheme="minorEastAsia" w:hAnsiTheme="minorHAnsi" w:cstheme="minorBidi"/>
          <w:sz w:val="24"/>
          <w:szCs w:val="24"/>
          <w:lang w:val="en"/>
        </w:rPr>
        <w:t>look at the growth chart.</w:t>
      </w:r>
    </w:p>
    <w:p w14:paraId="1CD2B5AE"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sz w:val="40"/>
          <w:szCs w:val="40"/>
          <w:lang w:val="en"/>
        </w:rPr>
      </w:pPr>
      <w:r>
        <w:rPr>
          <w:rFonts w:cstheme="minorHAnsi"/>
          <w:noProof/>
          <w:sz w:val="28"/>
          <w:szCs w:val="28"/>
        </w:rPr>
        <w:drawing>
          <wp:inline distT="0" distB="0" distL="0" distR="0" wp14:anchorId="5E226D6C" wp14:editId="69CCA2D2">
            <wp:extent cx="5486400" cy="320040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Pr="00ED78DE">
        <w:rPr>
          <w:rFonts w:cstheme="minorHAnsi"/>
          <w:sz w:val="28"/>
          <w:szCs w:val="28"/>
        </w:rPr>
        <w:br/>
      </w:r>
    </w:p>
    <w:p w14:paraId="5A90A5F5"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sz w:val="40"/>
          <w:szCs w:val="40"/>
          <w:lang w:val="en"/>
        </w:rPr>
      </w:pPr>
      <w:r w:rsidRPr="5897EC05">
        <w:rPr>
          <w:rFonts w:asciiTheme="minorHAnsi" w:eastAsiaTheme="minorEastAsia" w:hAnsiTheme="minorHAnsi" w:cstheme="minorBidi"/>
          <w:b/>
          <w:bCs/>
          <w:sz w:val="40"/>
          <w:szCs w:val="40"/>
          <w:lang w:val="en"/>
        </w:rPr>
        <w:t xml:space="preserve">Stage </w:t>
      </w:r>
      <w:r>
        <w:rPr>
          <w:rFonts w:asciiTheme="minorHAnsi" w:eastAsiaTheme="minorEastAsia" w:hAnsiTheme="minorHAnsi" w:cstheme="minorBidi"/>
          <w:b/>
          <w:bCs/>
          <w:sz w:val="40"/>
          <w:szCs w:val="40"/>
          <w:lang w:val="en"/>
        </w:rPr>
        <w:t>1</w:t>
      </w:r>
    </w:p>
    <w:p w14:paraId="7A3B885C"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Pr>
          <w:rFonts w:asciiTheme="minorHAnsi" w:eastAsiaTheme="minorEastAsia" w:hAnsiTheme="minorHAnsi" w:cstheme="minorBidi"/>
          <w:b/>
          <w:bCs/>
          <w:sz w:val="40"/>
          <w:szCs w:val="40"/>
          <w:lang w:val="en"/>
        </w:rPr>
        <w:t>Spiritually Dead</w:t>
      </w:r>
    </w:p>
    <w:p w14:paraId="58EB21E3"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5897EC05">
        <w:rPr>
          <w:rFonts w:asciiTheme="minorHAnsi" w:eastAsiaTheme="minorEastAsia" w:hAnsiTheme="minorHAnsi" w:cstheme="minorBidi"/>
          <w:b/>
          <w:bCs/>
          <w:i/>
          <w:iCs/>
          <w:sz w:val="24"/>
          <w:szCs w:val="24"/>
          <w:lang w:val="en"/>
        </w:rPr>
        <w:t>Ephesians 2:1-7 (NIV)</w:t>
      </w:r>
      <w:r>
        <w:br/>
      </w:r>
      <w:r w:rsidRPr="5897EC05">
        <w:rPr>
          <w:rFonts w:asciiTheme="minorHAnsi" w:eastAsiaTheme="minorEastAsia" w:hAnsiTheme="minorHAnsi" w:cstheme="minorBidi"/>
          <w:b/>
          <w:bCs/>
          <w:i/>
          <w:iCs/>
          <w:sz w:val="24"/>
          <w:szCs w:val="24"/>
          <w:lang w:val="en"/>
        </w:rPr>
        <w:t>As for you, you were dead in your transgressions and sins, in which you used to live when you followed the ways of this world and of the ruler of the kingdom of the air, the spirit who is now at work in those who are disobedient. All of us also lived among them at one time, gratifying the cravings of our flesh and following its desires and thoughts. Like the rest, we were by nature deserving of wrath.  But because of his great love for us, God, who is rich in mercy, made us alive with Christ even when we were dead in transgressions—it is by grace you have been saved.  And God raised us up with Christ and seated us with him in the heavenly realms in Christ Jesus, in order that in the coming ages he might show the incomparable riches of his grace, expressed in his kindness to us in Christ Jesus.</w:t>
      </w:r>
    </w:p>
    <w:p w14:paraId="4F7FF408" w14:textId="77777777" w:rsidR="000665CC" w:rsidRDefault="000665CC" w:rsidP="000665CC">
      <w:pPr>
        <w:spacing w:before="100" w:beforeAutospacing="1" w:after="100" w:afterAutospacing="1" w:line="336" w:lineRule="atLeast"/>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lang w:val="en"/>
        </w:rPr>
        <w:t xml:space="preserve">In </w:t>
      </w:r>
      <w:r>
        <w:rPr>
          <w:rFonts w:asciiTheme="minorHAnsi" w:eastAsiaTheme="minorEastAsia" w:hAnsiTheme="minorHAnsi" w:cstheme="minorBidi"/>
          <w:sz w:val="24"/>
          <w:szCs w:val="24"/>
        </w:rPr>
        <w:t xml:space="preserve">the beginning of the study of Paul’s letter to the Ephesians, we discovered that we have an enormous problem. In reality, it is the root cause of </w:t>
      </w:r>
      <w:r w:rsidRPr="000A44E0">
        <w:rPr>
          <w:rFonts w:asciiTheme="minorHAnsi" w:eastAsiaTheme="minorEastAsia" w:hAnsiTheme="minorHAnsi" w:cstheme="minorBidi"/>
          <w:i/>
          <w:sz w:val="24"/>
          <w:szCs w:val="24"/>
        </w:rPr>
        <w:t xml:space="preserve">all </w:t>
      </w:r>
      <w:r>
        <w:rPr>
          <w:rFonts w:asciiTheme="minorHAnsi" w:eastAsiaTheme="minorEastAsia" w:hAnsiTheme="minorHAnsi" w:cstheme="minorBidi"/>
          <w:sz w:val="24"/>
          <w:szCs w:val="24"/>
        </w:rPr>
        <w:t>our problems, and we can trace it all the way back to the Garden of Eden. We’ve got a sin problem. By birth, by nature and by choice we are all sinners. And this brings us to our second dilemma. Because we’re born sinners, we are spiritually dead and separated from God. What’s more, i</w:t>
      </w:r>
      <w:r w:rsidRPr="5897EC05">
        <w:rPr>
          <w:rFonts w:asciiTheme="minorHAnsi" w:eastAsiaTheme="minorEastAsia" w:hAnsiTheme="minorHAnsi" w:cstheme="minorBidi"/>
          <w:sz w:val="24"/>
          <w:szCs w:val="24"/>
        </w:rPr>
        <w:t xml:space="preserve">f we remain in this condition (once born) we will be eternally lost. To alter this sad state requires a miraculous birth - a </w:t>
      </w:r>
      <w:r w:rsidRPr="5897EC05">
        <w:rPr>
          <w:rFonts w:asciiTheme="minorHAnsi" w:eastAsiaTheme="minorEastAsia" w:hAnsiTheme="minorHAnsi" w:cstheme="minorBidi"/>
          <w:b/>
          <w:bCs/>
          <w:i/>
          <w:iCs/>
          <w:sz w:val="24"/>
          <w:szCs w:val="24"/>
        </w:rPr>
        <w:t>spiritual birth</w:t>
      </w:r>
      <w:r w:rsidRPr="5897EC05">
        <w:rPr>
          <w:rFonts w:asciiTheme="minorHAnsi" w:eastAsiaTheme="minorEastAsia" w:hAnsiTheme="minorHAnsi" w:cstheme="minorBidi"/>
          <w:sz w:val="24"/>
          <w:szCs w:val="24"/>
        </w:rPr>
        <w:t>! (John 3:1-20)</w:t>
      </w:r>
    </w:p>
    <w:p w14:paraId="7AC1A654" w14:textId="77777777" w:rsidR="000665CC" w:rsidRPr="00C40CF4" w:rsidRDefault="000665CC" w:rsidP="000665CC">
      <w:pPr>
        <w:spacing w:before="100" w:beforeAutospacing="1" w:after="100" w:afterAutospacing="1" w:line="336" w:lineRule="atLeast"/>
        <w:jc w:val="center"/>
        <w:rPr>
          <w:rFonts w:eastAsia="Signika" w:cstheme="minorHAnsi"/>
          <w:b/>
          <w:i/>
          <w:sz w:val="24"/>
          <w:szCs w:val="24"/>
        </w:rPr>
      </w:pPr>
      <w:r w:rsidRPr="5897EC05">
        <w:rPr>
          <w:rFonts w:asciiTheme="minorHAnsi" w:eastAsiaTheme="minorEastAsia" w:hAnsiTheme="minorHAnsi" w:cstheme="minorBidi"/>
          <w:b/>
          <w:bCs/>
          <w:i/>
          <w:iCs/>
          <w:sz w:val="24"/>
          <w:szCs w:val="24"/>
        </w:rPr>
        <w:t>John 3:3-7 (ESV)</w:t>
      </w:r>
    </w:p>
    <w:p w14:paraId="7216D308" w14:textId="77777777" w:rsidR="000665CC" w:rsidRDefault="000665CC" w:rsidP="000665CC">
      <w:pPr>
        <w:spacing w:before="100" w:beforeAutospacing="1" w:after="100" w:afterAutospacing="1" w:line="336" w:lineRule="atLeast"/>
        <w:ind w:firstLine="720"/>
        <w:jc w:val="center"/>
        <w:rPr>
          <w:rStyle w:val="woc"/>
          <w:b/>
          <w:bCs/>
          <w:i/>
          <w:iCs/>
          <w:sz w:val="24"/>
          <w:szCs w:val="24"/>
        </w:rPr>
      </w:pPr>
      <w:r w:rsidRPr="5897EC05">
        <w:rPr>
          <w:b/>
          <w:bCs/>
          <w:i/>
          <w:iCs/>
          <w:sz w:val="24"/>
          <w:szCs w:val="24"/>
        </w:rPr>
        <w:t xml:space="preserve">Jesus answered him, </w:t>
      </w:r>
      <w:r w:rsidRPr="5897EC05">
        <w:rPr>
          <w:rStyle w:val="woc"/>
          <w:b/>
          <w:bCs/>
          <w:i/>
          <w:iCs/>
          <w:sz w:val="24"/>
          <w:szCs w:val="24"/>
        </w:rPr>
        <w:t>“Truly, truly, I say to you, unless one is born again he cannot see the kingdom of God.”</w:t>
      </w:r>
      <w:r w:rsidRPr="5897EC05">
        <w:rPr>
          <w:b/>
          <w:bCs/>
          <w:i/>
          <w:iCs/>
          <w:sz w:val="24"/>
          <w:szCs w:val="24"/>
        </w:rPr>
        <w:t xml:space="preserve"> Nicodemus said to him, “How can a man be born when he is old? Can he enter a second time into his mother’s womb and be born?” Jesus answered, </w:t>
      </w:r>
      <w:r w:rsidRPr="5897EC05">
        <w:rPr>
          <w:rStyle w:val="woc"/>
          <w:b/>
          <w:bCs/>
          <w:i/>
          <w:iCs/>
          <w:sz w:val="24"/>
          <w:szCs w:val="24"/>
        </w:rPr>
        <w:t>“Truly, truly, I say to you, unless one is born of water and the Spirit, he cannot enter the kingdom of God. That which is born of the flesh is flesh, and that which is born of the Spirit is spirit. Do not marvel that I said to you, ‘You must be born again.’</w:t>
      </w:r>
    </w:p>
    <w:p w14:paraId="70AAD71C" w14:textId="77777777" w:rsidR="000665CC" w:rsidRDefault="000665CC" w:rsidP="000665CC">
      <w:pPr>
        <w:spacing w:before="100" w:beforeAutospacing="1" w:after="100" w:afterAutospacing="1" w:line="336" w:lineRule="atLeast"/>
        <w:ind w:firstLine="720"/>
        <w:jc w:val="both"/>
        <w:rPr>
          <w:rFonts w:asciiTheme="minorHAnsi" w:eastAsiaTheme="minorEastAsia" w:hAnsiTheme="minorHAnsi" w:cstheme="minorBidi"/>
          <w:sz w:val="24"/>
          <w:szCs w:val="24"/>
          <w:lang w:val="en"/>
        </w:rPr>
      </w:pPr>
      <w:r>
        <w:rPr>
          <w:rStyle w:val="woc"/>
          <w:bCs/>
          <w:iCs/>
          <w:sz w:val="24"/>
          <w:szCs w:val="24"/>
        </w:rPr>
        <w:t xml:space="preserve">How does a person who is spiritually dead come to life? Or how can a person be born spiritually? If you are inquisitive about these matters, you’re in good company with Nicademus - the Bible teacher!  For one thing, wouldn’t you agree that it </w:t>
      </w:r>
      <w:r w:rsidRPr="5897EC05">
        <w:rPr>
          <w:rFonts w:asciiTheme="minorHAnsi" w:eastAsiaTheme="minorEastAsia" w:hAnsiTheme="minorHAnsi" w:cstheme="minorBidi"/>
          <w:sz w:val="24"/>
          <w:szCs w:val="24"/>
          <w:lang w:val="en"/>
        </w:rPr>
        <w:t>takes something living to bring life to something that is dead</w:t>
      </w:r>
      <w:r>
        <w:rPr>
          <w:rFonts w:asciiTheme="minorHAnsi" w:eastAsiaTheme="minorEastAsia" w:hAnsiTheme="minorHAnsi" w:cstheme="minorBidi"/>
          <w:sz w:val="24"/>
          <w:szCs w:val="24"/>
          <w:lang w:val="en"/>
        </w:rPr>
        <w:t xml:space="preserve">? And just as a natural birth begins with a seed, so does a spiritual birth. The life giving “seed” is the Word of God! </w:t>
      </w:r>
    </w:p>
    <w:p w14:paraId="650B3B17" w14:textId="77777777" w:rsidR="000665CC" w:rsidRPr="00197FAE" w:rsidRDefault="000665CC" w:rsidP="000665CC">
      <w:pPr>
        <w:jc w:val="center"/>
        <w:rPr>
          <w:rFonts w:cstheme="minorHAnsi"/>
          <w:b/>
          <w:i/>
          <w:sz w:val="24"/>
          <w:szCs w:val="24"/>
        </w:rPr>
      </w:pPr>
      <w:r w:rsidRPr="00197FAE">
        <w:rPr>
          <w:rFonts w:cstheme="minorHAnsi"/>
          <w:b/>
          <w:i/>
          <w:sz w:val="24"/>
          <w:szCs w:val="24"/>
        </w:rPr>
        <w:t>1 Peter 1:23-25 (NIV)</w:t>
      </w:r>
    </w:p>
    <w:p w14:paraId="7AE6CD2D" w14:textId="77777777" w:rsidR="000665CC" w:rsidRDefault="000665CC" w:rsidP="000665CC">
      <w:pPr>
        <w:pStyle w:val="NormalWeb"/>
        <w:jc w:val="center"/>
        <w:rPr>
          <w:rStyle w:val="text"/>
          <w:rFonts w:asciiTheme="minorHAnsi" w:eastAsia="Calibri" w:hAnsiTheme="minorHAnsi" w:cstheme="minorHAnsi"/>
          <w:b/>
          <w:i/>
        </w:rPr>
      </w:pPr>
      <w:r w:rsidRPr="00197FAE">
        <w:rPr>
          <w:rStyle w:val="text"/>
          <w:rFonts w:asciiTheme="minorHAnsi" w:eastAsia="Calibri" w:hAnsiTheme="minorHAnsi" w:cstheme="minorHAnsi"/>
          <w:b/>
          <w:i/>
          <w:vertAlign w:val="superscript"/>
        </w:rPr>
        <w:t> </w:t>
      </w:r>
      <w:r w:rsidRPr="00197FAE">
        <w:rPr>
          <w:rStyle w:val="text"/>
          <w:rFonts w:asciiTheme="minorHAnsi" w:eastAsia="Calibri" w:hAnsiTheme="minorHAnsi" w:cstheme="minorHAnsi"/>
          <w:b/>
          <w:i/>
        </w:rPr>
        <w:t>For you have been born again, not of perishable seed, but of imperishable, through the living and enduring word of God.</w:t>
      </w:r>
      <w:r>
        <w:rPr>
          <w:rStyle w:val="text"/>
          <w:rFonts w:asciiTheme="minorHAnsi" w:eastAsia="Calibri" w:hAnsiTheme="minorHAnsi" w:cstheme="minorHAnsi"/>
          <w:b/>
          <w:i/>
        </w:rPr>
        <w:t xml:space="preserve"> </w:t>
      </w:r>
      <w:r w:rsidRPr="00197FAE">
        <w:rPr>
          <w:rStyle w:val="text"/>
          <w:rFonts w:asciiTheme="minorHAnsi" w:eastAsia="Calibri" w:hAnsiTheme="minorHAnsi" w:cstheme="minorHAnsi"/>
          <w:b/>
          <w:i/>
          <w:vertAlign w:val="superscript"/>
        </w:rPr>
        <w:t> </w:t>
      </w:r>
      <w:r w:rsidRPr="00197FAE">
        <w:rPr>
          <w:rStyle w:val="text"/>
          <w:rFonts w:asciiTheme="minorHAnsi" w:eastAsia="Calibri" w:hAnsiTheme="minorHAnsi" w:cstheme="minorHAnsi"/>
          <w:b/>
          <w:i/>
        </w:rPr>
        <w:t>For,</w:t>
      </w:r>
      <w:r>
        <w:rPr>
          <w:rStyle w:val="text"/>
          <w:rFonts w:asciiTheme="minorHAnsi" w:eastAsia="Calibri" w:hAnsiTheme="minorHAnsi" w:cstheme="minorHAnsi"/>
          <w:b/>
          <w:i/>
        </w:rPr>
        <w:t xml:space="preserve"> </w:t>
      </w:r>
      <w:r w:rsidRPr="00197FAE">
        <w:rPr>
          <w:rStyle w:val="text"/>
          <w:rFonts w:asciiTheme="minorHAnsi" w:eastAsia="Calibri" w:hAnsiTheme="minorHAnsi" w:cstheme="minorHAnsi"/>
          <w:b/>
          <w:i/>
        </w:rPr>
        <w:t>“All people are like grass,</w:t>
      </w:r>
      <w:r w:rsidRPr="00197FAE">
        <w:rPr>
          <w:rStyle w:val="indent-1-breaks"/>
          <w:rFonts w:asciiTheme="minorHAnsi" w:eastAsia="Calibri" w:hAnsiTheme="minorHAnsi" w:cstheme="minorHAnsi"/>
          <w:b/>
          <w:i/>
        </w:rPr>
        <w:t> </w:t>
      </w:r>
      <w:r w:rsidRPr="00197FAE">
        <w:rPr>
          <w:rStyle w:val="text"/>
          <w:rFonts w:asciiTheme="minorHAnsi" w:eastAsia="Calibri" w:hAnsiTheme="minorHAnsi" w:cstheme="minorHAnsi"/>
          <w:b/>
          <w:i/>
        </w:rPr>
        <w:t>and all their glory is like the flowers of the field;</w:t>
      </w:r>
      <w:r>
        <w:rPr>
          <w:rStyle w:val="text"/>
          <w:rFonts w:asciiTheme="minorHAnsi" w:eastAsia="Calibri" w:hAnsiTheme="minorHAnsi" w:cstheme="minorHAnsi"/>
          <w:b/>
          <w:i/>
        </w:rPr>
        <w:t xml:space="preserve"> </w:t>
      </w:r>
      <w:r w:rsidRPr="00197FAE">
        <w:rPr>
          <w:rStyle w:val="text"/>
          <w:rFonts w:asciiTheme="minorHAnsi" w:eastAsia="Calibri" w:hAnsiTheme="minorHAnsi" w:cstheme="minorHAnsi"/>
          <w:b/>
          <w:i/>
        </w:rPr>
        <w:t>the grass withers and the flowers fall,</w:t>
      </w:r>
      <w:r>
        <w:rPr>
          <w:rStyle w:val="text"/>
          <w:rFonts w:asciiTheme="minorHAnsi" w:eastAsia="Calibri" w:hAnsiTheme="minorHAnsi" w:cstheme="minorHAnsi"/>
          <w:b/>
          <w:i/>
        </w:rPr>
        <w:t xml:space="preserve"> </w:t>
      </w:r>
      <w:r w:rsidRPr="00197FAE">
        <w:rPr>
          <w:rStyle w:val="text"/>
          <w:rFonts w:asciiTheme="minorHAnsi" w:eastAsia="Calibri" w:hAnsiTheme="minorHAnsi" w:cstheme="minorHAnsi"/>
          <w:b/>
          <w:i/>
        </w:rPr>
        <w:t>but the word of the Lord endures forever.”</w:t>
      </w:r>
      <w:r>
        <w:rPr>
          <w:rStyle w:val="text"/>
          <w:rFonts w:asciiTheme="minorHAnsi" w:eastAsia="Calibri" w:hAnsiTheme="minorHAnsi" w:cstheme="minorHAnsi"/>
          <w:b/>
          <w:i/>
        </w:rPr>
        <w:t xml:space="preserve"> </w:t>
      </w:r>
      <w:r w:rsidRPr="00197FAE">
        <w:rPr>
          <w:rStyle w:val="text"/>
          <w:rFonts w:asciiTheme="minorHAnsi" w:eastAsia="Calibri" w:hAnsiTheme="minorHAnsi" w:cstheme="minorHAnsi"/>
          <w:b/>
          <w:i/>
        </w:rPr>
        <w:t>And this is the word that was preached to you.</w:t>
      </w:r>
    </w:p>
    <w:p w14:paraId="035A1FCD" w14:textId="77777777" w:rsidR="000665CC" w:rsidRPr="0012532A" w:rsidRDefault="000665CC" w:rsidP="000665CC">
      <w:pPr>
        <w:ind w:firstLine="720"/>
        <w:jc w:val="both"/>
        <w:rPr>
          <w:sz w:val="24"/>
          <w:szCs w:val="24"/>
        </w:rPr>
      </w:pPr>
      <w:r>
        <w:rPr>
          <w:rFonts w:cstheme="minorHAnsi"/>
          <w:sz w:val="24"/>
          <w:szCs w:val="24"/>
        </w:rPr>
        <w:t xml:space="preserve">Conversion or regeneration, as Peter said, </w:t>
      </w:r>
      <w:r w:rsidRPr="00BD0680">
        <w:rPr>
          <w:rFonts w:cstheme="minorHAnsi"/>
          <w:sz w:val="24"/>
          <w:szCs w:val="24"/>
        </w:rPr>
        <w:t xml:space="preserve">is </w:t>
      </w:r>
      <w:r>
        <w:rPr>
          <w:rFonts w:cstheme="minorHAnsi"/>
          <w:sz w:val="24"/>
          <w:szCs w:val="24"/>
        </w:rPr>
        <w:t>accomplished</w:t>
      </w:r>
      <w:r w:rsidRPr="00BD0680">
        <w:rPr>
          <w:rFonts w:cstheme="minorHAnsi"/>
          <w:sz w:val="24"/>
          <w:szCs w:val="24"/>
        </w:rPr>
        <w:t xml:space="preserve"> by the power of </w:t>
      </w:r>
      <w:r w:rsidRPr="00612831">
        <w:rPr>
          <w:rFonts w:cstheme="minorHAnsi"/>
          <w:sz w:val="24"/>
          <w:szCs w:val="24"/>
        </w:rPr>
        <w:t>God’s Word</w:t>
      </w:r>
      <w:r>
        <w:rPr>
          <w:rFonts w:cstheme="minorHAnsi"/>
          <w:sz w:val="24"/>
          <w:szCs w:val="24"/>
        </w:rPr>
        <w:t>. It’</w:t>
      </w:r>
      <w:r w:rsidRPr="00BD0680">
        <w:rPr>
          <w:rFonts w:cstheme="minorHAnsi"/>
          <w:sz w:val="24"/>
          <w:szCs w:val="24"/>
        </w:rPr>
        <w:t xml:space="preserve">s </w:t>
      </w:r>
      <w:r>
        <w:rPr>
          <w:rFonts w:cstheme="minorHAnsi"/>
          <w:sz w:val="24"/>
          <w:szCs w:val="24"/>
        </w:rPr>
        <w:t xml:space="preserve">is </w:t>
      </w:r>
      <w:r w:rsidRPr="00BD0680">
        <w:rPr>
          <w:rFonts w:cstheme="minorHAnsi"/>
          <w:sz w:val="24"/>
          <w:szCs w:val="24"/>
        </w:rPr>
        <w:t>alive, living and active</w:t>
      </w:r>
      <w:r>
        <w:rPr>
          <w:rFonts w:cstheme="minorHAnsi"/>
          <w:sz w:val="24"/>
          <w:szCs w:val="24"/>
        </w:rPr>
        <w:t xml:space="preserve">, </w:t>
      </w:r>
      <w:r w:rsidRPr="00BD0680">
        <w:rPr>
          <w:rFonts w:cstheme="minorHAnsi"/>
          <w:sz w:val="24"/>
          <w:szCs w:val="24"/>
        </w:rPr>
        <w:t xml:space="preserve">accomplishing </w:t>
      </w:r>
      <w:r>
        <w:rPr>
          <w:rFonts w:cstheme="minorHAnsi"/>
          <w:sz w:val="24"/>
          <w:szCs w:val="24"/>
        </w:rPr>
        <w:t xml:space="preserve">the </w:t>
      </w:r>
      <w:r w:rsidRPr="00BD0680">
        <w:rPr>
          <w:rFonts w:cstheme="minorHAnsi"/>
          <w:sz w:val="24"/>
          <w:szCs w:val="24"/>
        </w:rPr>
        <w:t>resurrection of the spiritually dead</w:t>
      </w:r>
      <w:r>
        <w:rPr>
          <w:rFonts w:cstheme="minorHAnsi"/>
          <w:sz w:val="24"/>
          <w:szCs w:val="24"/>
        </w:rPr>
        <w:t>.</w:t>
      </w:r>
      <w:r w:rsidRPr="00BD0680">
        <w:rPr>
          <w:rFonts w:cstheme="minorHAnsi"/>
          <w:sz w:val="24"/>
          <w:szCs w:val="24"/>
        </w:rPr>
        <w:t xml:space="preserve"> </w:t>
      </w:r>
      <w:r>
        <w:rPr>
          <w:rFonts w:cstheme="minorHAnsi"/>
          <w:sz w:val="24"/>
          <w:szCs w:val="24"/>
        </w:rPr>
        <w:t xml:space="preserve">Peter </w:t>
      </w:r>
      <w:r>
        <w:rPr>
          <w:sz w:val="24"/>
          <w:szCs w:val="24"/>
        </w:rPr>
        <w:t xml:space="preserve">quotes the prophet Isaiah who said, “The grass withers, the flower fades, but the </w:t>
      </w:r>
      <w:r w:rsidRPr="0012532A">
        <w:rPr>
          <w:i/>
          <w:sz w:val="24"/>
          <w:szCs w:val="24"/>
        </w:rPr>
        <w:t>Word of our God stands forever</w:t>
      </w:r>
      <w:r w:rsidRPr="0012532A">
        <w:rPr>
          <w:sz w:val="24"/>
          <w:szCs w:val="24"/>
        </w:rPr>
        <w:t>.” (Isaiah 40:8)</w:t>
      </w:r>
    </w:p>
    <w:p w14:paraId="3382B70B" w14:textId="77777777" w:rsidR="000665CC" w:rsidRDefault="000665CC" w:rsidP="000665CC">
      <w:pPr>
        <w:ind w:firstLine="720"/>
        <w:jc w:val="both"/>
        <w:rPr>
          <w:sz w:val="24"/>
          <w:szCs w:val="24"/>
        </w:rPr>
      </w:pPr>
      <w:r>
        <w:rPr>
          <w:sz w:val="24"/>
          <w:szCs w:val="24"/>
        </w:rPr>
        <w:t>When all is said and all is done, there are t</w:t>
      </w:r>
      <w:r w:rsidRPr="00BD0680">
        <w:rPr>
          <w:rFonts w:cstheme="minorHAnsi"/>
          <w:sz w:val="24"/>
          <w:szCs w:val="24"/>
        </w:rPr>
        <w:t>wo things</w:t>
      </w:r>
      <w:r>
        <w:rPr>
          <w:rFonts w:cstheme="minorHAnsi"/>
          <w:sz w:val="24"/>
          <w:szCs w:val="24"/>
        </w:rPr>
        <w:t xml:space="preserve"> that will </w:t>
      </w:r>
      <w:r w:rsidRPr="00BD0680">
        <w:rPr>
          <w:rFonts w:cstheme="minorHAnsi"/>
          <w:sz w:val="24"/>
          <w:szCs w:val="24"/>
        </w:rPr>
        <w:t>last forever</w:t>
      </w:r>
      <w:r>
        <w:rPr>
          <w:rFonts w:cstheme="minorHAnsi"/>
          <w:sz w:val="24"/>
          <w:szCs w:val="24"/>
        </w:rPr>
        <w:t xml:space="preserve">: </w:t>
      </w:r>
      <w:r w:rsidRPr="00BD0680">
        <w:rPr>
          <w:rFonts w:cstheme="minorHAnsi"/>
          <w:sz w:val="24"/>
          <w:szCs w:val="24"/>
        </w:rPr>
        <w:t xml:space="preserve"> the Word </w:t>
      </w:r>
      <w:r>
        <w:rPr>
          <w:rFonts w:cstheme="minorHAnsi"/>
          <w:sz w:val="24"/>
          <w:szCs w:val="24"/>
        </w:rPr>
        <w:t>of God and the souls of men. And consequently, i</w:t>
      </w:r>
      <w:r w:rsidRPr="00BD0680">
        <w:rPr>
          <w:rFonts w:cstheme="minorHAnsi"/>
          <w:sz w:val="24"/>
          <w:szCs w:val="24"/>
        </w:rPr>
        <w:t xml:space="preserve">t is the Word of God that brings salvation to </w:t>
      </w:r>
      <w:r>
        <w:rPr>
          <w:rFonts w:cstheme="minorHAnsi"/>
          <w:sz w:val="24"/>
          <w:szCs w:val="24"/>
        </w:rPr>
        <w:t>the souls of men.</w:t>
      </w:r>
      <w:r w:rsidRPr="00BD0680">
        <w:rPr>
          <w:rFonts w:cstheme="minorHAnsi"/>
          <w:sz w:val="24"/>
          <w:szCs w:val="24"/>
        </w:rPr>
        <w:t xml:space="preserve"> </w:t>
      </w:r>
      <w:r>
        <w:rPr>
          <w:rFonts w:cstheme="minorHAnsi"/>
          <w:sz w:val="24"/>
          <w:szCs w:val="24"/>
        </w:rPr>
        <w:t>(See an</w:t>
      </w:r>
      <w:r>
        <w:rPr>
          <w:sz w:val="24"/>
          <w:szCs w:val="24"/>
        </w:rPr>
        <w:t xml:space="preserve"> Old Testament parallel in Ezekiel chapter thirty-seven.) People must hear the gospel to be born again. But who’s going to tell them? (In case you have forgotten, take a look back at chapter #9) After all we have learned thus far in the book of Ephesians, we hardly have an excuse do we? Of course were assuming that we have received the gospel ourselves. Disciple making is a natural venue for the advance of the gospel message. </w:t>
      </w:r>
    </w:p>
    <w:p w14:paraId="38B4E3FC" w14:textId="77777777" w:rsidR="000665CC" w:rsidRPr="0089521E" w:rsidRDefault="000665CC" w:rsidP="000665CC">
      <w:pPr>
        <w:jc w:val="center"/>
        <w:rPr>
          <w:b/>
          <w:i/>
          <w:sz w:val="24"/>
          <w:szCs w:val="24"/>
        </w:rPr>
      </w:pPr>
      <w:r w:rsidRPr="5897EC05">
        <w:rPr>
          <w:b/>
          <w:bCs/>
          <w:i/>
          <w:iCs/>
          <w:sz w:val="24"/>
          <w:szCs w:val="24"/>
        </w:rPr>
        <w:t>1 John 5:11-12 (NASB)</w:t>
      </w:r>
    </w:p>
    <w:p w14:paraId="0E9AFCDD" w14:textId="77777777" w:rsidR="000665CC" w:rsidRPr="0089521E" w:rsidRDefault="000665CC" w:rsidP="000665CC">
      <w:pPr>
        <w:jc w:val="center"/>
        <w:rPr>
          <w:b/>
          <w:i/>
          <w:sz w:val="24"/>
          <w:szCs w:val="24"/>
        </w:rPr>
      </w:pPr>
      <w:r w:rsidRPr="5897EC05">
        <w:rPr>
          <w:b/>
          <w:bCs/>
          <w:i/>
          <w:iCs/>
          <w:sz w:val="24"/>
          <w:szCs w:val="24"/>
        </w:rPr>
        <w:t>“And the testimony is this that God has given us eternal life, and this life is in His Son. He who has the Son has the life; he who does not have the Son of God does not have the life.”</w:t>
      </w:r>
    </w:p>
    <w:p w14:paraId="6AE3543E" w14:textId="77777777" w:rsidR="000665CC" w:rsidRPr="00EB4A48" w:rsidRDefault="000665CC" w:rsidP="000665CC">
      <w:pPr>
        <w:spacing w:before="100" w:beforeAutospacing="1" w:after="100" w:afterAutospacing="1" w:line="336" w:lineRule="atLeast"/>
        <w:jc w:val="both"/>
        <w:rPr>
          <w:rFonts w:asciiTheme="minorHAnsi" w:eastAsiaTheme="minorEastAsia" w:hAnsiTheme="minorHAnsi" w:cstheme="minorBidi"/>
          <w:b/>
          <w:bCs/>
          <w:sz w:val="28"/>
          <w:szCs w:val="28"/>
          <w:lang w:val="en"/>
        </w:rPr>
      </w:pPr>
      <w:r w:rsidRPr="00EB4A48">
        <w:rPr>
          <w:rFonts w:asciiTheme="minorHAnsi" w:eastAsiaTheme="minorEastAsia" w:hAnsiTheme="minorHAnsi" w:cstheme="minorBidi"/>
          <w:b/>
          <w:bCs/>
          <w:sz w:val="28"/>
          <w:szCs w:val="28"/>
          <w:lang w:val="en"/>
        </w:rPr>
        <w:t>DIGGING DEEPER: Read the following passages and make note of any insights and personal applications. </w:t>
      </w:r>
    </w:p>
    <w:p w14:paraId="2E23C3F0" w14:textId="77777777" w:rsidR="000665CC" w:rsidRPr="006D64F9" w:rsidRDefault="000665CC" w:rsidP="000665CC">
      <w:pPr>
        <w:pStyle w:val="ListParagraph"/>
        <w:numPr>
          <w:ilvl w:val="0"/>
          <w:numId w:val="33"/>
        </w:numPr>
        <w:spacing w:before="100" w:beforeAutospacing="1" w:after="100" w:afterAutospacing="1" w:line="336" w:lineRule="atLeast"/>
        <w:jc w:val="both"/>
        <w:rPr>
          <w:rFonts w:eastAsia="Times New Roman" w:cstheme="minorHAnsi"/>
          <w:sz w:val="24"/>
          <w:szCs w:val="24"/>
          <w:lang w:val="en"/>
        </w:rPr>
      </w:pPr>
      <w:r w:rsidRPr="00EB4A48">
        <w:rPr>
          <w:rFonts w:asciiTheme="minorHAnsi" w:eastAsiaTheme="minorEastAsia" w:hAnsiTheme="minorHAnsi" w:cstheme="minorBidi"/>
          <w:bCs/>
          <w:sz w:val="24"/>
          <w:szCs w:val="24"/>
          <w:lang w:val="en"/>
        </w:rPr>
        <w:t>Matthew 4:19; 1 Corinthians 15:1-4</w:t>
      </w:r>
      <w:r>
        <w:rPr>
          <w:rFonts w:asciiTheme="minorHAnsi" w:eastAsiaTheme="minorEastAsia" w:hAnsiTheme="minorHAnsi" w:cstheme="minorBidi"/>
          <w:bCs/>
          <w:sz w:val="24"/>
          <w:szCs w:val="24"/>
          <w:lang w:val="en"/>
        </w:rPr>
        <w:t>;</w:t>
      </w:r>
      <w:r w:rsidRPr="00EB4A48">
        <w:rPr>
          <w:rFonts w:asciiTheme="minorHAnsi" w:eastAsiaTheme="minorEastAsia" w:hAnsiTheme="minorHAnsi" w:cstheme="minorBidi"/>
          <w:bCs/>
          <w:sz w:val="24"/>
          <w:szCs w:val="24"/>
          <w:lang w:val="en"/>
        </w:rPr>
        <w:t xml:space="preserve"> 2 Corinthians 5:15-20; Romans 1:16, 10:9-18; Acts 1:8</w:t>
      </w:r>
      <w:r>
        <w:rPr>
          <w:rFonts w:asciiTheme="minorHAnsi" w:eastAsiaTheme="minorEastAsia" w:hAnsiTheme="minorHAnsi" w:cstheme="minorBidi"/>
          <w:bCs/>
          <w:sz w:val="24"/>
          <w:szCs w:val="24"/>
          <w:lang w:val="en"/>
        </w:rPr>
        <w:t>,</w:t>
      </w:r>
      <w:r w:rsidRPr="00EB4A48">
        <w:rPr>
          <w:rFonts w:asciiTheme="minorHAnsi" w:eastAsiaTheme="minorEastAsia" w:hAnsiTheme="minorHAnsi" w:cstheme="minorBidi"/>
          <w:bCs/>
          <w:sz w:val="24"/>
          <w:szCs w:val="24"/>
          <w:lang w:val="en"/>
        </w:rPr>
        <w:t xml:space="preserve"> 20:20-21; 1 Peter 1:22-25</w:t>
      </w:r>
      <w:r>
        <w:rPr>
          <w:rFonts w:asciiTheme="minorHAnsi" w:eastAsiaTheme="minorEastAsia" w:hAnsiTheme="minorHAnsi" w:cstheme="minorBidi"/>
          <w:bCs/>
          <w:sz w:val="24"/>
          <w:szCs w:val="24"/>
          <w:lang w:val="en"/>
        </w:rPr>
        <w:t>;</w:t>
      </w:r>
      <w:r w:rsidRPr="00CE5F50">
        <w:rPr>
          <w:rFonts w:asciiTheme="minorHAnsi" w:eastAsiaTheme="minorEastAsia" w:hAnsiTheme="minorHAnsi" w:cstheme="minorBidi"/>
          <w:sz w:val="24"/>
          <w:szCs w:val="24"/>
          <w:lang w:val="en"/>
        </w:rPr>
        <w:t xml:space="preserve"> </w:t>
      </w:r>
      <w:r w:rsidRPr="5897EC05">
        <w:rPr>
          <w:rFonts w:asciiTheme="minorHAnsi" w:eastAsiaTheme="minorEastAsia" w:hAnsiTheme="minorHAnsi" w:cstheme="minorBidi"/>
          <w:sz w:val="24"/>
          <w:szCs w:val="24"/>
          <w:lang w:val="en"/>
        </w:rPr>
        <w:t>Hebrew 4:12-13; Romans 10:9-18</w:t>
      </w:r>
    </w:p>
    <w:p w14:paraId="2D2099F1"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Stage 2</w:t>
      </w:r>
    </w:p>
    <w:p w14:paraId="56BE7E87"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Infant in Christ</w:t>
      </w:r>
    </w:p>
    <w:p w14:paraId="6508E1EC" w14:textId="77777777" w:rsidR="000665CC" w:rsidRPr="00ED78DE" w:rsidRDefault="000665CC" w:rsidP="000665CC">
      <w:pPr>
        <w:spacing w:before="100" w:beforeAutospacing="1" w:after="100" w:afterAutospacing="1" w:line="336" w:lineRule="atLeast"/>
        <w:jc w:val="center"/>
        <w:rPr>
          <w:rFonts w:eastAsia="Times New Roman" w:cstheme="minorHAnsi"/>
          <w:sz w:val="24"/>
          <w:szCs w:val="24"/>
          <w:lang w:val="en"/>
        </w:rPr>
      </w:pPr>
      <w:r w:rsidRPr="5897EC05">
        <w:rPr>
          <w:rFonts w:asciiTheme="minorHAnsi" w:eastAsiaTheme="minorEastAsia" w:hAnsiTheme="minorHAnsi" w:cstheme="minorBidi"/>
          <w:b/>
          <w:bCs/>
          <w:i/>
          <w:iCs/>
          <w:sz w:val="24"/>
          <w:szCs w:val="24"/>
          <w:lang w:val="en"/>
        </w:rPr>
        <w:t>1 Peter 2:2-3 (NIV)</w:t>
      </w:r>
      <w:r>
        <w:br/>
      </w:r>
      <w:r w:rsidRPr="5897EC05">
        <w:rPr>
          <w:rFonts w:asciiTheme="minorHAnsi" w:eastAsiaTheme="minorEastAsia" w:hAnsiTheme="minorHAnsi" w:cstheme="minorBidi"/>
          <w:b/>
          <w:bCs/>
          <w:i/>
          <w:iCs/>
          <w:sz w:val="24"/>
          <w:szCs w:val="24"/>
          <w:lang w:val="en"/>
        </w:rPr>
        <w:t> Like newborn babies, crave pure spiritual milk, so that by it you may grow up in your salvation, now that you have tasted that the Lord is good.</w:t>
      </w:r>
    </w:p>
    <w:p w14:paraId="20D0159E" w14:textId="77777777" w:rsidR="000665CC" w:rsidRDefault="000665CC" w:rsidP="000665CC">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Once a person has experienced a </w:t>
      </w:r>
      <w:r w:rsidRPr="5897EC05">
        <w:rPr>
          <w:rFonts w:asciiTheme="minorHAnsi" w:eastAsiaTheme="minorEastAsia" w:hAnsiTheme="minorHAnsi" w:cstheme="minorBidi"/>
          <w:sz w:val="24"/>
          <w:szCs w:val="24"/>
        </w:rPr>
        <w:t xml:space="preserve">miraculous </w:t>
      </w:r>
      <w:r>
        <w:rPr>
          <w:rFonts w:asciiTheme="minorHAnsi" w:eastAsiaTheme="minorEastAsia" w:hAnsiTheme="minorHAnsi" w:cstheme="minorBidi"/>
          <w:sz w:val="24"/>
          <w:szCs w:val="24"/>
        </w:rPr>
        <w:t>birth,</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spiritually speaking, they can’t do anything for themselves. Just as a baby needs to be cared for, so does a new believer. </w:t>
      </w:r>
      <w:r w:rsidRPr="5897EC05">
        <w:rPr>
          <w:rFonts w:asciiTheme="minorHAnsi" w:eastAsiaTheme="minorEastAsia" w:hAnsiTheme="minorHAnsi" w:cstheme="minorBidi"/>
          <w:sz w:val="24"/>
          <w:szCs w:val="24"/>
        </w:rPr>
        <w:t xml:space="preserve">They </w:t>
      </w:r>
      <w:r>
        <w:rPr>
          <w:rFonts w:asciiTheme="minorHAnsi" w:eastAsiaTheme="minorEastAsia" w:hAnsiTheme="minorHAnsi" w:cstheme="minorBidi"/>
          <w:sz w:val="24"/>
          <w:szCs w:val="24"/>
        </w:rPr>
        <w:t>desperately nee</w:t>
      </w:r>
      <w:r w:rsidRPr="5897EC05">
        <w:rPr>
          <w:rFonts w:asciiTheme="minorHAnsi" w:eastAsiaTheme="minorEastAsia" w:hAnsiTheme="minorHAnsi" w:cstheme="minorBidi"/>
          <w:sz w:val="24"/>
          <w:szCs w:val="24"/>
        </w:rPr>
        <w:t>d someone to</w:t>
      </w:r>
      <w:r>
        <w:rPr>
          <w:rFonts w:asciiTheme="minorHAnsi" w:eastAsiaTheme="minorEastAsia" w:hAnsiTheme="minorHAnsi" w:cstheme="minorBidi"/>
          <w:sz w:val="24"/>
          <w:szCs w:val="24"/>
        </w:rPr>
        <w:t xml:space="preserve"> feed them the Word of God. In an ideal world, this person would be a parent, but we don’t live in an ideal world do we? Sadly, so few of us have been discipled, that there is hardly anyone equipped to nurse God’s babies! And if they are not fed, the prospect of them growing up to maturity is slim to none.  </w:t>
      </w:r>
      <w:r w:rsidRPr="5897EC05">
        <w:rPr>
          <w:rFonts w:asciiTheme="minorHAnsi" w:eastAsiaTheme="minorEastAsia" w:hAnsiTheme="minorHAnsi" w:cstheme="minorBidi"/>
          <w:sz w:val="24"/>
          <w:szCs w:val="24"/>
        </w:rPr>
        <w:t xml:space="preserve">If they are going to grow and thrive, they must be cared for by adults who are themselves spiritually healthy. Translation: </w:t>
      </w:r>
      <w:r w:rsidRPr="5897EC05">
        <w:rPr>
          <w:rFonts w:asciiTheme="minorHAnsi" w:eastAsiaTheme="minorEastAsia" w:hAnsiTheme="minorHAnsi" w:cstheme="minorBidi"/>
          <w:i/>
          <w:iCs/>
          <w:sz w:val="24"/>
          <w:szCs w:val="24"/>
        </w:rPr>
        <w:t>they need to be discipled</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furthermore, we mustn’t think an infant in Christ can be cared for a few hours a week. </w:t>
      </w:r>
      <w:r w:rsidRPr="5897EC05">
        <w:rPr>
          <w:rFonts w:asciiTheme="minorHAnsi" w:eastAsiaTheme="minorEastAsia" w:hAnsiTheme="minorHAnsi" w:cstheme="minorBidi"/>
          <w:sz w:val="24"/>
          <w:szCs w:val="24"/>
        </w:rPr>
        <w:t>Babies are full time work</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p>
    <w:p w14:paraId="69DA240A" w14:textId="77777777" w:rsidR="000665CC" w:rsidRPr="002576F7" w:rsidRDefault="000665CC" w:rsidP="000665CC">
      <w:pPr>
        <w:jc w:val="center"/>
        <w:rPr>
          <w:b/>
          <w:sz w:val="28"/>
          <w:szCs w:val="28"/>
        </w:rPr>
      </w:pPr>
      <w:r w:rsidRPr="002576F7">
        <w:rPr>
          <w:b/>
          <w:sz w:val="28"/>
          <w:szCs w:val="28"/>
        </w:rPr>
        <w:t>Healing for the Broken</w:t>
      </w:r>
    </w:p>
    <w:p w14:paraId="70A58512" w14:textId="77777777" w:rsidR="000665CC" w:rsidRDefault="000665CC" w:rsidP="000665CC">
      <w:pPr>
        <w:ind w:firstLine="720"/>
        <w:jc w:val="both"/>
        <w:rPr>
          <w:rFonts w:asciiTheme="minorHAnsi" w:eastAsiaTheme="minorEastAsia" w:hAnsiTheme="minorHAnsi" w:cstheme="minorBidi"/>
          <w:sz w:val="24"/>
          <w:szCs w:val="24"/>
          <w:lang w:val="en"/>
        </w:rPr>
      </w:pPr>
      <w:r w:rsidRPr="007F5036">
        <w:rPr>
          <w:rFonts w:asciiTheme="minorHAnsi" w:eastAsiaTheme="minorEastAsia" w:hAnsiTheme="minorHAnsi" w:cstheme="minorBidi"/>
          <w:sz w:val="24"/>
          <w:szCs w:val="24"/>
        </w:rPr>
        <w:t xml:space="preserve">The Greek word for </w:t>
      </w:r>
      <w:r w:rsidRPr="007F5036">
        <w:rPr>
          <w:rFonts w:asciiTheme="minorHAnsi" w:eastAsiaTheme="minorEastAsia" w:hAnsiTheme="minorHAnsi" w:cstheme="minorBidi"/>
          <w:bCs/>
          <w:i/>
          <w:iCs/>
          <w:sz w:val="24"/>
          <w:szCs w:val="24"/>
        </w:rPr>
        <w:t>equip,</w:t>
      </w:r>
      <w:r w:rsidRPr="007F5036">
        <w:rPr>
          <w:rFonts w:asciiTheme="minorHAnsi" w:eastAsiaTheme="minorEastAsia" w:hAnsiTheme="minorHAnsi" w:cstheme="minorBidi"/>
          <w:i/>
          <w:sz w:val="24"/>
          <w:szCs w:val="24"/>
        </w:rPr>
        <w:t xml:space="preserve"> </w:t>
      </w:r>
      <w:r w:rsidRPr="007F5036">
        <w:rPr>
          <w:rFonts w:asciiTheme="minorHAnsi" w:eastAsiaTheme="minorEastAsia" w:hAnsiTheme="minorHAnsi" w:cstheme="minorBidi"/>
          <w:sz w:val="24"/>
          <w:szCs w:val="24"/>
        </w:rPr>
        <w:t>found in our Key passage</w:t>
      </w:r>
      <w:r w:rsidRPr="007F5036">
        <w:rPr>
          <w:rFonts w:asciiTheme="minorHAnsi" w:eastAsiaTheme="minorEastAsia" w:hAnsiTheme="minorHAnsi" w:cstheme="minorBidi"/>
          <w:i/>
          <w:sz w:val="24"/>
          <w:szCs w:val="24"/>
        </w:rPr>
        <w:t xml:space="preserve"> </w:t>
      </w:r>
      <w:r w:rsidRPr="007F5036">
        <w:rPr>
          <w:rFonts w:asciiTheme="minorHAnsi" w:eastAsiaTheme="minorEastAsia" w:hAnsiTheme="minorHAnsi" w:cstheme="minorBidi"/>
          <w:sz w:val="24"/>
          <w:szCs w:val="24"/>
        </w:rPr>
        <w:t xml:space="preserve">comes from the word translated as </w:t>
      </w:r>
      <w:r w:rsidRPr="007F5036">
        <w:rPr>
          <w:rFonts w:asciiTheme="minorHAnsi" w:eastAsiaTheme="minorEastAsia" w:hAnsiTheme="minorHAnsi" w:cstheme="minorBidi"/>
          <w:bCs/>
          <w:i/>
          <w:iCs/>
          <w:sz w:val="24"/>
          <w:szCs w:val="24"/>
        </w:rPr>
        <w:t>restore</w:t>
      </w:r>
      <w:r w:rsidRPr="007F5036">
        <w:rPr>
          <w:rFonts w:asciiTheme="minorHAnsi" w:eastAsiaTheme="minorEastAsia" w:hAnsiTheme="minorHAnsi" w:cstheme="minorBidi"/>
          <w:sz w:val="24"/>
          <w:szCs w:val="24"/>
        </w:rPr>
        <w:t xml:space="preserve"> or to “</w:t>
      </w:r>
      <w:r w:rsidRPr="007F5036">
        <w:rPr>
          <w:rFonts w:asciiTheme="minorHAnsi" w:eastAsiaTheme="minorEastAsia" w:hAnsiTheme="minorHAnsi" w:cstheme="minorBidi"/>
          <w:i/>
          <w:iCs/>
          <w:sz w:val="24"/>
          <w:szCs w:val="24"/>
        </w:rPr>
        <w:t>mend what is broken.</w:t>
      </w:r>
      <w:r w:rsidRPr="007F5036">
        <w:rPr>
          <w:rFonts w:asciiTheme="minorHAnsi" w:eastAsiaTheme="minorEastAsia" w:hAnsiTheme="minorHAnsi" w:cstheme="minorBidi"/>
          <w:sz w:val="24"/>
          <w:szCs w:val="24"/>
        </w:rPr>
        <w:t xml:space="preserve">” (Ephesians 4:12) </w:t>
      </w:r>
      <w:r>
        <w:rPr>
          <w:rFonts w:asciiTheme="minorHAnsi" w:eastAsiaTheme="minorEastAsia" w:hAnsiTheme="minorHAnsi" w:cstheme="minorBidi"/>
          <w:sz w:val="24"/>
          <w:szCs w:val="24"/>
        </w:rPr>
        <w:t xml:space="preserve">When one woman is discipling another, this is a crucial step. </w:t>
      </w:r>
      <w:r w:rsidRPr="007F5036">
        <w:rPr>
          <w:rFonts w:asciiTheme="minorHAnsi" w:eastAsiaTheme="minorEastAsia" w:hAnsiTheme="minorHAnsi" w:cstheme="minorBidi"/>
          <w:sz w:val="24"/>
          <w:szCs w:val="24"/>
        </w:rPr>
        <w:t>Without addressing these issues on the</w:t>
      </w:r>
      <w:r w:rsidRPr="00C440CD">
        <w:rPr>
          <w:rFonts w:asciiTheme="minorHAnsi" w:eastAsiaTheme="minorEastAsia" w:hAnsiTheme="minorHAnsi" w:cstheme="minorBidi"/>
          <w:sz w:val="24"/>
          <w:szCs w:val="24"/>
        </w:rPr>
        <w:t xml:space="preserve"> front end, it will be quite difficult to help her grow to maturity. </w:t>
      </w:r>
      <w:r>
        <w:rPr>
          <w:rFonts w:asciiTheme="minorHAnsi" w:eastAsiaTheme="minorEastAsia" w:hAnsiTheme="minorHAnsi" w:cstheme="minorBidi"/>
          <w:sz w:val="24"/>
          <w:szCs w:val="24"/>
          <w:lang w:val="en"/>
        </w:rPr>
        <w:t xml:space="preserve">For example, have you ever torn the ligaments in your leg (I have) or broke a bone? If you have, then you know that in order to walk again you must first mend what is broken. </w:t>
      </w:r>
    </w:p>
    <w:p w14:paraId="18EF03E5" w14:textId="77777777" w:rsidR="000665CC" w:rsidRPr="007F5036" w:rsidRDefault="000665CC" w:rsidP="000665CC">
      <w:pPr>
        <w:ind w:firstLine="720"/>
        <w:jc w:val="both"/>
        <w:rPr>
          <w:rFonts w:cstheme="minorHAnsi"/>
          <w:sz w:val="24"/>
          <w:szCs w:val="24"/>
        </w:rPr>
      </w:pPr>
      <w:r w:rsidRPr="007F5036">
        <w:rPr>
          <w:sz w:val="24"/>
          <w:szCs w:val="24"/>
        </w:rPr>
        <w:t>We have already addressed the fact that we are all broken in some way or another. Even when we are born again into the family of God, we bring a lot of baggage with us. For instance, we may be dealing with</w:t>
      </w:r>
      <w:r>
        <w:rPr>
          <w:sz w:val="24"/>
          <w:szCs w:val="24"/>
        </w:rPr>
        <w:t xml:space="preserve"> issues like</w:t>
      </w:r>
      <w:r w:rsidRPr="007F5036">
        <w:rPr>
          <w:sz w:val="24"/>
          <w:szCs w:val="24"/>
        </w:rPr>
        <w:t xml:space="preserve"> depression, bitterness or past wounds</w:t>
      </w:r>
      <w:r>
        <w:rPr>
          <w:sz w:val="24"/>
          <w:szCs w:val="24"/>
        </w:rPr>
        <w:t>.</w:t>
      </w:r>
      <w:r w:rsidRPr="007F5036">
        <w:rPr>
          <w:sz w:val="24"/>
          <w:szCs w:val="24"/>
        </w:rPr>
        <w:t xml:space="preserve"> Personally, my spiritual growth was stunted for almost 20 years after I became a Christian. I have dealt with some of these issues myself like depression. Hence, the motivation for the lessons</w:t>
      </w:r>
      <w:r w:rsidRPr="007F5036">
        <w:rPr>
          <w:rFonts w:cstheme="minorHAnsi"/>
          <w:sz w:val="24"/>
          <w:szCs w:val="24"/>
        </w:rPr>
        <w:t xml:space="preserve"> </w:t>
      </w:r>
      <w:r w:rsidRPr="007F5036">
        <w:rPr>
          <w:sz w:val="24"/>
          <w:szCs w:val="24"/>
        </w:rPr>
        <w:t>“</w:t>
      </w:r>
      <w:r w:rsidRPr="007F5036">
        <w:rPr>
          <w:rFonts w:cstheme="minorHAnsi"/>
          <w:sz w:val="24"/>
          <w:szCs w:val="24"/>
        </w:rPr>
        <w:t>The Health of My Countenance,”</w:t>
      </w:r>
      <w:r>
        <w:rPr>
          <w:rFonts w:cstheme="minorHAnsi"/>
          <w:sz w:val="24"/>
          <w:szCs w:val="24"/>
        </w:rPr>
        <w:t xml:space="preserve"> </w:t>
      </w:r>
      <w:r w:rsidRPr="007F5036">
        <w:rPr>
          <w:rFonts w:cstheme="minorHAnsi"/>
          <w:sz w:val="24"/>
          <w:szCs w:val="24"/>
        </w:rPr>
        <w:t>on</w:t>
      </w:r>
      <w:r>
        <w:rPr>
          <w:rFonts w:cstheme="minorHAnsi"/>
          <w:sz w:val="24"/>
          <w:szCs w:val="24"/>
        </w:rPr>
        <w:t xml:space="preserve"> </w:t>
      </w:r>
      <w:r w:rsidRPr="007F5036">
        <w:rPr>
          <w:rFonts w:cstheme="minorHAnsi"/>
          <w:sz w:val="24"/>
          <w:szCs w:val="24"/>
        </w:rPr>
        <w:t xml:space="preserve">dealing with depression. </w:t>
      </w:r>
      <w:r w:rsidRPr="007F5036">
        <w:rPr>
          <w:sz w:val="24"/>
          <w:szCs w:val="24"/>
        </w:rPr>
        <w:t>Th</w:t>
      </w:r>
      <w:r>
        <w:rPr>
          <w:sz w:val="24"/>
          <w:szCs w:val="24"/>
        </w:rPr>
        <w:t>is lesson can be</w:t>
      </w:r>
      <w:r w:rsidRPr="007F5036">
        <w:rPr>
          <w:rFonts w:cstheme="minorHAnsi"/>
          <w:sz w:val="24"/>
          <w:szCs w:val="24"/>
        </w:rPr>
        <w:t xml:space="preserve"> found on our website strandofpearls.org.</w:t>
      </w:r>
    </w:p>
    <w:p w14:paraId="24752183" w14:textId="77777777" w:rsidR="000665CC" w:rsidRDefault="000665CC" w:rsidP="000665CC">
      <w:pPr>
        <w:ind w:firstLine="720"/>
        <w:jc w:val="both"/>
        <w:rPr>
          <w:sz w:val="24"/>
          <w:szCs w:val="24"/>
        </w:rPr>
      </w:pPr>
      <w:r>
        <w:rPr>
          <w:rFonts w:asciiTheme="minorHAnsi" w:eastAsiaTheme="minorEastAsia" w:hAnsiTheme="minorHAnsi" w:cstheme="minorBidi"/>
          <w:sz w:val="24"/>
          <w:szCs w:val="24"/>
        </w:rPr>
        <w:t xml:space="preserve">The spiritual application is this: </w:t>
      </w:r>
      <w:r w:rsidRPr="00C440CD">
        <w:rPr>
          <w:sz w:val="24"/>
          <w:szCs w:val="24"/>
        </w:rPr>
        <w:t xml:space="preserve">If these broken places are never dealt with, </w:t>
      </w:r>
      <w:r>
        <w:rPr>
          <w:sz w:val="24"/>
          <w:szCs w:val="24"/>
        </w:rPr>
        <w:t>then our growth will be stunted, and the heavenly Father’s plan to care for His children’s needs is</w:t>
      </w:r>
      <w:r w:rsidRPr="00C440CD">
        <w:rPr>
          <w:sz w:val="24"/>
          <w:szCs w:val="24"/>
        </w:rPr>
        <w:t xml:space="preserve"> within the family of God. </w:t>
      </w:r>
      <w:r>
        <w:rPr>
          <w:sz w:val="24"/>
          <w:szCs w:val="24"/>
        </w:rPr>
        <w:t>T</w:t>
      </w:r>
      <w:r w:rsidRPr="00C440CD">
        <w:rPr>
          <w:sz w:val="24"/>
          <w:szCs w:val="24"/>
        </w:rPr>
        <w:t xml:space="preserve">his necessitates </w:t>
      </w:r>
      <w:r>
        <w:rPr>
          <w:sz w:val="24"/>
          <w:szCs w:val="24"/>
        </w:rPr>
        <w:t>staying</w:t>
      </w:r>
      <w:r w:rsidRPr="00C440CD">
        <w:rPr>
          <w:sz w:val="24"/>
          <w:szCs w:val="24"/>
        </w:rPr>
        <w:t xml:space="preserve"> c</w:t>
      </w:r>
      <w:r>
        <w:rPr>
          <w:sz w:val="24"/>
          <w:szCs w:val="24"/>
        </w:rPr>
        <w:t xml:space="preserve">onnected to the Body of Christ, because He lives, works and moves within His body. So here is a question: When we say that we must be connected to a local body of believers, do we mean, say, a once or twice a week gathering? Although that is what I have always been taught, now I know better. </w:t>
      </w:r>
    </w:p>
    <w:p w14:paraId="3C9376B5" w14:textId="77777777" w:rsidR="000665CC" w:rsidRDefault="000665CC" w:rsidP="000665CC">
      <w:pPr>
        <w:ind w:firstLine="720"/>
        <w:jc w:val="both"/>
        <w:rPr>
          <w:sz w:val="24"/>
          <w:szCs w:val="24"/>
        </w:rPr>
      </w:pPr>
    </w:p>
    <w:p w14:paraId="003DC89D" w14:textId="77777777" w:rsidR="000665CC" w:rsidRDefault="000665CC" w:rsidP="000665CC">
      <w:pPr>
        <w:ind w:firstLine="720"/>
        <w:jc w:val="both"/>
        <w:rPr>
          <w:sz w:val="24"/>
          <w:szCs w:val="24"/>
        </w:rPr>
      </w:pPr>
    </w:p>
    <w:p w14:paraId="5D45CDC1" w14:textId="77777777" w:rsidR="000665CC" w:rsidRDefault="000665CC" w:rsidP="000665CC">
      <w:pPr>
        <w:ind w:firstLine="720"/>
        <w:jc w:val="both"/>
        <w:rPr>
          <w:sz w:val="24"/>
          <w:szCs w:val="24"/>
        </w:rPr>
      </w:pPr>
    </w:p>
    <w:p w14:paraId="59F35116" w14:textId="77777777" w:rsidR="000665CC" w:rsidRDefault="000665CC" w:rsidP="000665CC">
      <w:pPr>
        <w:spacing w:before="100" w:beforeAutospacing="1" w:after="100" w:afterAutospacing="1" w:line="336" w:lineRule="atLeast"/>
        <w:jc w:val="both"/>
        <w:rPr>
          <w:rFonts w:asciiTheme="minorHAnsi" w:eastAsiaTheme="minorEastAsia" w:hAnsiTheme="minorHAnsi" w:cstheme="minorBidi"/>
          <w:b/>
          <w:bCs/>
          <w:sz w:val="28"/>
          <w:szCs w:val="28"/>
          <w:lang w:val="en"/>
        </w:rPr>
      </w:pPr>
      <w:r w:rsidRPr="00EB4A48">
        <w:rPr>
          <w:rFonts w:asciiTheme="minorHAnsi" w:eastAsiaTheme="minorEastAsia" w:hAnsiTheme="minorHAnsi" w:cstheme="minorBidi"/>
          <w:b/>
          <w:bCs/>
          <w:sz w:val="28"/>
          <w:szCs w:val="28"/>
          <w:lang w:val="en"/>
        </w:rPr>
        <w:t>DIGGING DEEPER: Read the following passages and make note of any insights and personal applications. </w:t>
      </w:r>
    </w:p>
    <w:p w14:paraId="667A9766" w14:textId="77777777" w:rsidR="000665CC" w:rsidRPr="006D64F9" w:rsidRDefault="000665CC" w:rsidP="000665CC">
      <w:pPr>
        <w:pStyle w:val="ListParagraph"/>
        <w:numPr>
          <w:ilvl w:val="0"/>
          <w:numId w:val="33"/>
        </w:numPr>
        <w:spacing w:before="100" w:beforeAutospacing="1" w:after="100" w:afterAutospacing="1" w:line="336" w:lineRule="atLeast"/>
        <w:jc w:val="both"/>
        <w:rPr>
          <w:sz w:val="24"/>
          <w:szCs w:val="24"/>
        </w:rPr>
      </w:pPr>
      <w:r w:rsidRPr="006D64F9">
        <w:rPr>
          <w:sz w:val="24"/>
          <w:szCs w:val="24"/>
        </w:rPr>
        <w:t xml:space="preserve">Proverbs 4:20-22; Psalms 34:19, 42:11, 107:8-21; Jeremiah 8:8-22; </w:t>
      </w:r>
      <w:r w:rsidRPr="006D64F9">
        <w:rPr>
          <w:rFonts w:asciiTheme="minorHAnsi" w:eastAsiaTheme="minorEastAsia" w:hAnsiTheme="minorHAnsi" w:cstheme="minorBidi"/>
          <w:bCs/>
          <w:sz w:val="24"/>
          <w:szCs w:val="24"/>
          <w:lang w:val="en"/>
        </w:rPr>
        <w:t>Hebrews 5:11-6:2; 1Peter 2:2; 1 Corinthians 3:1-4, 15:1-22; Acts 8:18-22; 1 Timothy 1:1-11;</w:t>
      </w:r>
      <w:r w:rsidRPr="006D64F9">
        <w:rPr>
          <w:sz w:val="24"/>
          <w:szCs w:val="24"/>
        </w:rPr>
        <w:t xml:space="preserve"> Acts 2:14-36; Deut. 6:5-9; 2 Timothy 1:5, 3:14-17 </w:t>
      </w:r>
    </w:p>
    <w:p w14:paraId="080F1F2A"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Stage 3</w:t>
      </w:r>
    </w:p>
    <w:p w14:paraId="472B5271"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sz w:val="40"/>
          <w:szCs w:val="40"/>
          <w:lang w:val="en"/>
        </w:rPr>
      </w:pPr>
      <w:r w:rsidRPr="5897EC05">
        <w:rPr>
          <w:rFonts w:asciiTheme="minorHAnsi" w:eastAsiaTheme="minorEastAsia" w:hAnsiTheme="minorHAnsi" w:cstheme="minorBidi"/>
          <w:b/>
          <w:bCs/>
          <w:sz w:val="40"/>
          <w:szCs w:val="40"/>
          <w:lang w:val="en"/>
        </w:rPr>
        <w:t>Child in the Faith</w:t>
      </w:r>
    </w:p>
    <w:p w14:paraId="64069E21" w14:textId="77777777" w:rsidR="000665CC" w:rsidRPr="00CA230B" w:rsidRDefault="000665CC" w:rsidP="000665CC">
      <w:pPr>
        <w:pStyle w:val="Heading1"/>
        <w:shd w:val="clear" w:color="auto" w:fill="FFFFFF"/>
        <w:spacing w:before="0"/>
        <w:rPr>
          <w:rFonts w:asciiTheme="minorHAnsi" w:hAnsiTheme="minorHAnsi" w:cstheme="minorHAnsi"/>
          <w:bCs w:val="0"/>
          <w:i/>
          <w:color w:val="000000"/>
          <w:sz w:val="24"/>
          <w:szCs w:val="24"/>
        </w:rPr>
      </w:pPr>
      <w:r w:rsidRPr="00CA230B">
        <w:rPr>
          <w:rStyle w:val="passage-display-bcv"/>
          <w:rFonts w:asciiTheme="minorHAnsi" w:hAnsiTheme="minorHAnsi" w:cstheme="minorHAnsi"/>
          <w:bCs w:val="0"/>
          <w:i/>
          <w:color w:val="000000"/>
          <w:sz w:val="24"/>
          <w:szCs w:val="24"/>
        </w:rPr>
        <w:t>1 Thessalonians 2:7-8</w:t>
      </w:r>
      <w:r w:rsidRPr="00CA230B">
        <w:rPr>
          <w:rStyle w:val="passage-display-version"/>
          <w:rFonts w:asciiTheme="minorHAnsi" w:hAnsiTheme="minorHAnsi" w:cstheme="minorHAnsi"/>
          <w:bCs w:val="0"/>
          <w:i/>
          <w:color w:val="000000"/>
          <w:sz w:val="24"/>
          <w:szCs w:val="24"/>
        </w:rPr>
        <w:t xml:space="preserve"> (NIV)</w:t>
      </w:r>
    </w:p>
    <w:p w14:paraId="6CED3319" w14:textId="77777777" w:rsidR="000665CC" w:rsidRPr="00CA230B" w:rsidRDefault="000665CC" w:rsidP="000665CC">
      <w:pPr>
        <w:pStyle w:val="chapter-1"/>
        <w:shd w:val="clear" w:color="auto" w:fill="FFFFFF"/>
        <w:spacing w:before="0" w:beforeAutospacing="0" w:after="150" w:afterAutospacing="0" w:line="360" w:lineRule="atLeast"/>
        <w:jc w:val="center"/>
        <w:rPr>
          <w:rFonts w:asciiTheme="minorHAnsi" w:hAnsiTheme="minorHAnsi" w:cstheme="minorHAnsi"/>
          <w:b/>
          <w:i/>
          <w:color w:val="000000"/>
        </w:rPr>
      </w:pPr>
      <w:r w:rsidRPr="00CA230B">
        <w:rPr>
          <w:rStyle w:val="text"/>
          <w:rFonts w:asciiTheme="minorHAnsi" w:eastAsia="Calibri" w:hAnsiTheme="minorHAnsi" w:cstheme="minorHAnsi"/>
          <w:b/>
          <w:bCs/>
          <w:i/>
          <w:color w:val="000000"/>
          <w:vertAlign w:val="superscript"/>
        </w:rPr>
        <w:t> </w:t>
      </w:r>
      <w:r w:rsidRPr="00CA230B">
        <w:rPr>
          <w:rStyle w:val="text"/>
          <w:rFonts w:asciiTheme="minorHAnsi" w:eastAsia="Calibri" w:hAnsiTheme="minorHAnsi" w:cstheme="minorHAnsi"/>
          <w:b/>
          <w:i/>
          <w:color w:val="000000"/>
        </w:rPr>
        <w:t>Instead, we were like young children</w:t>
      </w:r>
      <w:r w:rsidRPr="00CA230B">
        <w:rPr>
          <w:rStyle w:val="apple-converted-space"/>
          <w:rFonts w:asciiTheme="minorHAnsi" w:hAnsiTheme="minorHAnsi" w:cstheme="minorHAnsi"/>
          <w:b/>
          <w:i/>
          <w:color w:val="000000"/>
        </w:rPr>
        <w:t> </w:t>
      </w:r>
      <w:r w:rsidRPr="00CA230B">
        <w:rPr>
          <w:rStyle w:val="text"/>
          <w:rFonts w:asciiTheme="minorHAnsi" w:eastAsia="Calibri" w:hAnsiTheme="minorHAnsi" w:cstheme="minorHAnsi"/>
          <w:b/>
          <w:i/>
          <w:color w:val="000000"/>
        </w:rPr>
        <w:t>among you.</w:t>
      </w:r>
      <w:r>
        <w:rPr>
          <w:rStyle w:val="text"/>
          <w:rFonts w:asciiTheme="minorHAnsi" w:eastAsia="Calibri" w:hAnsiTheme="minorHAnsi" w:cstheme="minorHAnsi"/>
          <w:b/>
          <w:i/>
          <w:color w:val="000000"/>
        </w:rPr>
        <w:t xml:space="preserve"> </w:t>
      </w:r>
      <w:r w:rsidRPr="00CA230B">
        <w:rPr>
          <w:rStyle w:val="text"/>
          <w:rFonts w:asciiTheme="minorHAnsi" w:eastAsia="Calibri" w:hAnsiTheme="minorHAnsi" w:cstheme="minorHAnsi"/>
          <w:b/>
          <w:i/>
          <w:color w:val="000000"/>
        </w:rPr>
        <w:t>Just as a nursing mother cares for her children, we cared for you. Because we loved you so much, we were delighted to share with you not only the gospel of God</w:t>
      </w:r>
      <w:r w:rsidRPr="00CA230B">
        <w:rPr>
          <w:rStyle w:val="apple-converted-space"/>
          <w:rFonts w:asciiTheme="minorHAnsi" w:hAnsiTheme="minorHAnsi" w:cstheme="minorHAnsi"/>
          <w:b/>
          <w:i/>
          <w:color w:val="000000"/>
        </w:rPr>
        <w:t> </w:t>
      </w:r>
      <w:r w:rsidRPr="00CA230B">
        <w:rPr>
          <w:rStyle w:val="text"/>
          <w:rFonts w:asciiTheme="minorHAnsi" w:eastAsia="Calibri" w:hAnsiTheme="minorHAnsi" w:cstheme="minorHAnsi"/>
          <w:b/>
          <w:i/>
          <w:color w:val="000000"/>
        </w:rPr>
        <w:t>but our lives as well.</w:t>
      </w:r>
    </w:p>
    <w:p w14:paraId="62CE417D" w14:textId="77777777" w:rsidR="000665CC" w:rsidRDefault="000665CC" w:rsidP="000665CC">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 love being a grandmother.</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Naomi, m</w:t>
      </w:r>
      <w:r w:rsidRPr="5897EC05">
        <w:rPr>
          <w:rFonts w:asciiTheme="minorHAnsi" w:eastAsiaTheme="minorEastAsia" w:hAnsiTheme="minorHAnsi" w:cstheme="minorBidi"/>
          <w:sz w:val="24"/>
          <w:szCs w:val="24"/>
        </w:rPr>
        <w:t>y first grandchild</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 xml:space="preserve">has just turned </w:t>
      </w:r>
      <w:r>
        <w:rPr>
          <w:rFonts w:asciiTheme="minorHAnsi" w:eastAsiaTheme="minorEastAsia" w:hAnsiTheme="minorHAnsi" w:cstheme="minorBidi"/>
          <w:sz w:val="24"/>
          <w:szCs w:val="24"/>
        </w:rPr>
        <w:t>three</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w:t>
      </w:r>
      <w:r w:rsidRPr="5897EC05">
        <w:rPr>
          <w:rFonts w:asciiTheme="minorHAnsi" w:eastAsiaTheme="minorEastAsia" w:hAnsiTheme="minorHAnsi" w:cstheme="minorBidi"/>
          <w:sz w:val="24"/>
          <w:szCs w:val="24"/>
        </w:rPr>
        <w:t xml:space="preserve">her sister Ada is </w:t>
      </w:r>
      <w:r>
        <w:rPr>
          <w:rFonts w:asciiTheme="minorHAnsi" w:eastAsiaTheme="minorEastAsia" w:hAnsiTheme="minorHAnsi" w:cstheme="minorBidi"/>
          <w:sz w:val="24"/>
          <w:szCs w:val="24"/>
        </w:rPr>
        <w:t>one and a half.</w:t>
      </w:r>
      <w:r w:rsidRPr="5897EC05">
        <w:rPr>
          <w:rFonts w:asciiTheme="minorHAnsi" w:eastAsiaTheme="minorEastAsia" w:hAnsiTheme="minorHAnsi" w:cstheme="minorBidi"/>
          <w:sz w:val="24"/>
          <w:szCs w:val="24"/>
        </w:rPr>
        <w:t xml:space="preserve"> It is amazing how fast they grow and change. When I look at Ada, Naomi looks more and more like a little girl. </w:t>
      </w:r>
      <w:r>
        <w:rPr>
          <w:rFonts w:asciiTheme="minorHAnsi" w:eastAsiaTheme="minorEastAsia" w:hAnsiTheme="minorHAnsi" w:cstheme="minorBidi"/>
          <w:sz w:val="24"/>
          <w:szCs w:val="24"/>
        </w:rPr>
        <w:t>And y</w:t>
      </w:r>
      <w:r w:rsidRPr="5897EC05">
        <w:rPr>
          <w:rFonts w:asciiTheme="minorHAnsi" w:eastAsiaTheme="minorEastAsia" w:hAnsiTheme="minorHAnsi" w:cstheme="minorBidi"/>
          <w:sz w:val="24"/>
          <w:szCs w:val="24"/>
        </w:rPr>
        <w:t xml:space="preserve">et they both are children who are totally dependent on adults to care for and protect them. The same </w:t>
      </w:r>
      <w:r>
        <w:rPr>
          <w:rFonts w:asciiTheme="minorHAnsi" w:eastAsiaTheme="minorEastAsia" w:hAnsiTheme="minorHAnsi" w:cstheme="minorBidi"/>
          <w:sz w:val="24"/>
          <w:szCs w:val="24"/>
        </w:rPr>
        <w:t xml:space="preserve">can be said of </w:t>
      </w:r>
      <w:r w:rsidRPr="5897EC05">
        <w:rPr>
          <w:rFonts w:asciiTheme="minorHAnsi" w:eastAsiaTheme="minorEastAsia" w:hAnsiTheme="minorHAnsi" w:cstheme="minorBidi"/>
          <w:sz w:val="24"/>
          <w:szCs w:val="24"/>
        </w:rPr>
        <w:t xml:space="preserve">someone who is </w:t>
      </w:r>
      <w:r w:rsidRPr="008F1527">
        <w:rPr>
          <w:rFonts w:asciiTheme="minorHAnsi" w:eastAsiaTheme="minorEastAsia" w:hAnsiTheme="minorHAnsi" w:cstheme="minorBidi"/>
          <w:sz w:val="24"/>
          <w:szCs w:val="24"/>
        </w:rPr>
        <w:t xml:space="preserve">a </w:t>
      </w:r>
      <w:r w:rsidRPr="00C440CD">
        <w:rPr>
          <w:rFonts w:asciiTheme="minorHAnsi" w:eastAsiaTheme="minorEastAsia" w:hAnsiTheme="minorHAnsi" w:cstheme="minorBidi"/>
          <w:bCs/>
          <w:iCs/>
          <w:sz w:val="24"/>
          <w:szCs w:val="24"/>
        </w:rPr>
        <w:t>child in their faith</w:t>
      </w:r>
      <w:r w:rsidRPr="008F1527">
        <w:rPr>
          <w:rFonts w:asciiTheme="minorHAnsi" w:eastAsiaTheme="minorEastAsia" w:hAnsiTheme="minorHAnsi" w:cstheme="minorBidi"/>
          <w:bCs/>
          <w:i/>
          <w:iCs/>
          <w:sz w:val="24"/>
          <w:szCs w:val="24"/>
        </w:rPr>
        <w:t>.</w:t>
      </w:r>
      <w:r w:rsidRPr="008F1527">
        <w:rPr>
          <w:rFonts w:asciiTheme="minorHAnsi" w:eastAsiaTheme="minorEastAsia" w:hAnsiTheme="minorHAnsi" w:cstheme="minorBidi"/>
          <w:bCs/>
          <w:sz w:val="24"/>
          <w:szCs w:val="24"/>
        </w:rPr>
        <w:t xml:space="preserve"> </w:t>
      </w:r>
      <w:r w:rsidRPr="008F1527">
        <w:rPr>
          <w:rFonts w:asciiTheme="minorHAnsi" w:eastAsiaTheme="minorEastAsia" w:hAnsiTheme="minorHAnsi" w:cstheme="minorBidi"/>
          <w:sz w:val="24"/>
          <w:szCs w:val="24"/>
        </w:rPr>
        <w:t>And</w:t>
      </w:r>
      <w:r w:rsidRPr="5897EC05">
        <w:rPr>
          <w:rFonts w:asciiTheme="minorHAnsi" w:eastAsiaTheme="minorEastAsia" w:hAnsiTheme="minorHAnsi" w:cstheme="minorBidi"/>
          <w:sz w:val="24"/>
          <w:szCs w:val="24"/>
        </w:rPr>
        <w:t xml:space="preserve"> like a child, they will most likely be self-centered. </w:t>
      </w:r>
      <w:r>
        <w:rPr>
          <w:rFonts w:asciiTheme="minorHAnsi" w:eastAsiaTheme="minorEastAsia" w:hAnsiTheme="minorHAnsi" w:cstheme="minorBidi"/>
          <w:sz w:val="24"/>
          <w:szCs w:val="24"/>
        </w:rPr>
        <w:t>(I observe this even in my granddaughters, cherubs, as my husband likes to call them.) It’s funny how quick they can go from being cherubs one moment, to acting like the devil the next. This is not surprising, because after all, they have inherited our sin nature.</w:t>
      </w:r>
    </w:p>
    <w:p w14:paraId="1DB3388C" w14:textId="77777777" w:rsidR="000665CC" w:rsidRDefault="000665CC" w:rsidP="000665CC">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Now, what if no one ever teaches them</w:t>
      </w:r>
      <w:r w:rsidRPr="5897EC05">
        <w:rPr>
          <w:rFonts w:asciiTheme="minorHAnsi" w:eastAsiaTheme="minorEastAsia" w:hAnsiTheme="minorHAnsi" w:cstheme="minorBidi"/>
          <w:sz w:val="24"/>
          <w:szCs w:val="24"/>
        </w:rPr>
        <w:t xml:space="preserve"> that</w:t>
      </w:r>
      <w:r>
        <w:rPr>
          <w:rFonts w:asciiTheme="minorHAnsi" w:eastAsiaTheme="minorEastAsia" w:hAnsiTheme="minorHAnsi" w:cstheme="minorBidi"/>
          <w:sz w:val="24"/>
          <w:szCs w:val="24"/>
        </w:rPr>
        <w:t xml:space="preserve"> selfishness is a sin, and that “</w:t>
      </w:r>
      <w:r w:rsidRPr="5897EC05">
        <w:rPr>
          <w:rFonts w:asciiTheme="minorHAnsi" w:eastAsiaTheme="minorEastAsia" w:hAnsiTheme="minorHAnsi" w:cstheme="minorBidi"/>
          <w:sz w:val="24"/>
          <w:szCs w:val="24"/>
        </w:rPr>
        <w:t xml:space="preserve">life </w:t>
      </w:r>
      <w:r>
        <w:rPr>
          <w:rFonts w:asciiTheme="minorHAnsi" w:eastAsiaTheme="minorEastAsia" w:hAnsiTheme="minorHAnsi" w:cstheme="minorBidi"/>
          <w:sz w:val="24"/>
          <w:szCs w:val="24"/>
        </w:rPr>
        <w:t xml:space="preserve">does not revolve around you”? It quite unrealistic to expect them to simply morph into kind and generous adults, isn’t it? </w:t>
      </w:r>
    </w:p>
    <w:p w14:paraId="7F8D080E" w14:textId="77777777" w:rsidR="000665CC" w:rsidRDefault="000665CC" w:rsidP="000665CC">
      <w:pPr>
        <w:jc w:val="center"/>
        <w:rPr>
          <w:b/>
          <w:i/>
          <w:sz w:val="24"/>
          <w:szCs w:val="24"/>
        </w:rPr>
      </w:pPr>
      <w:r>
        <w:rPr>
          <w:b/>
          <w:i/>
          <w:sz w:val="24"/>
          <w:szCs w:val="24"/>
        </w:rPr>
        <w:t>1 Corinthians 13:11-12 (ESV)</w:t>
      </w:r>
    </w:p>
    <w:p w14:paraId="607AFFF0" w14:textId="77777777" w:rsidR="000665CC" w:rsidRPr="00B24B59" w:rsidRDefault="000665CC" w:rsidP="000665CC">
      <w:pPr>
        <w:jc w:val="center"/>
        <w:rPr>
          <w:rFonts w:cstheme="minorHAnsi"/>
          <w:b/>
          <w:i/>
          <w:sz w:val="24"/>
          <w:szCs w:val="24"/>
        </w:rPr>
      </w:pPr>
      <w:r w:rsidRPr="00B24B59">
        <w:rPr>
          <w:b/>
          <w:i/>
          <w:sz w:val="24"/>
          <w:szCs w:val="24"/>
        </w:rPr>
        <w:t>When I was a child, I spoke like a child, I thought like a child, I reasoned like a child. When I became a man, I gave up childish ways. For now we see in a mirror dimly, but then face to face. Now I know in part; then I shall know fully, even as I have been fully known.</w:t>
      </w:r>
    </w:p>
    <w:p w14:paraId="69B987F5" w14:textId="77777777" w:rsidR="000665CC" w:rsidRDefault="000665CC" w:rsidP="000665CC">
      <w:pPr>
        <w:ind w:firstLine="720"/>
        <w:jc w:val="both"/>
        <w:rPr>
          <w:rFonts w:asciiTheme="minorHAnsi" w:eastAsiaTheme="minorEastAsia" w:hAnsiTheme="minorHAnsi" w:cstheme="minorBidi"/>
          <w:sz w:val="24"/>
          <w:szCs w:val="24"/>
        </w:rPr>
      </w:pPr>
      <w:r>
        <w:rPr>
          <w:rFonts w:asciiTheme="minorHAnsi" w:hAnsiTheme="minorHAnsi"/>
          <w:sz w:val="24"/>
          <w:szCs w:val="24"/>
        </w:rPr>
        <w:t xml:space="preserve">When children speak and act as children, it’s cute. But when they have reached the teenage years and they are still acting as children, something is wrong. </w:t>
      </w:r>
      <w:r>
        <w:rPr>
          <w:rFonts w:asciiTheme="minorHAnsi" w:eastAsiaTheme="minorEastAsia" w:hAnsiTheme="minorHAnsi" w:cstheme="minorBidi"/>
          <w:sz w:val="24"/>
          <w:szCs w:val="24"/>
        </w:rPr>
        <w:t>Just take a look at what happens to believers who never grow up.</w:t>
      </w:r>
    </w:p>
    <w:p w14:paraId="0DA19FD1" w14:textId="77777777" w:rsidR="000665CC" w:rsidRDefault="000665CC" w:rsidP="000665CC">
      <w:pPr>
        <w:jc w:val="center"/>
        <w:rPr>
          <w:rFonts w:asciiTheme="minorHAnsi" w:eastAsiaTheme="minorEastAsia" w:hAnsiTheme="minorHAnsi" w:cstheme="minorBidi"/>
          <w:b/>
          <w:i/>
          <w:sz w:val="24"/>
          <w:szCs w:val="24"/>
        </w:rPr>
      </w:pPr>
    </w:p>
    <w:p w14:paraId="0C7CD84A" w14:textId="77777777" w:rsidR="000665CC" w:rsidRPr="00B46EFE" w:rsidRDefault="000665CC" w:rsidP="000665CC">
      <w:pPr>
        <w:jc w:val="center"/>
        <w:rPr>
          <w:rFonts w:asciiTheme="minorHAnsi" w:eastAsiaTheme="minorEastAsia" w:hAnsiTheme="minorHAnsi" w:cstheme="minorBidi"/>
          <w:b/>
          <w:i/>
          <w:sz w:val="24"/>
          <w:szCs w:val="24"/>
        </w:rPr>
      </w:pPr>
      <w:r w:rsidRPr="00B46EFE">
        <w:rPr>
          <w:rFonts w:asciiTheme="minorHAnsi" w:eastAsiaTheme="minorEastAsia" w:hAnsiTheme="minorHAnsi" w:cstheme="minorBidi"/>
          <w:b/>
          <w:i/>
          <w:sz w:val="24"/>
          <w:szCs w:val="24"/>
        </w:rPr>
        <w:t>1 Corinthians 3:1-4 (NIV)</w:t>
      </w:r>
    </w:p>
    <w:p w14:paraId="2C824DAD" w14:textId="77777777" w:rsidR="000665CC" w:rsidRDefault="000665CC" w:rsidP="000665CC">
      <w:pPr>
        <w:ind w:firstLine="720"/>
        <w:jc w:val="center"/>
        <w:rPr>
          <w:b/>
          <w:i/>
          <w:sz w:val="24"/>
          <w:szCs w:val="24"/>
        </w:rPr>
      </w:pPr>
      <w:r w:rsidRPr="00B46EFE">
        <w:rPr>
          <w:b/>
          <w:i/>
          <w:sz w:val="24"/>
          <w:szCs w:val="24"/>
        </w:rPr>
        <w:t>Brothers and sisters, I could not address you as people who live by the Spirit but as people who are still worldly—mere infants in Christ. I gave you milk, not solid food, for you were not yet ready for it. Indeed, you are still not ready.</w:t>
      </w:r>
      <w:r>
        <w:rPr>
          <w:b/>
          <w:i/>
          <w:sz w:val="24"/>
          <w:szCs w:val="24"/>
        </w:rPr>
        <w:t xml:space="preserve"> </w:t>
      </w:r>
      <w:r w:rsidRPr="00B46EFE">
        <w:rPr>
          <w:b/>
          <w:i/>
          <w:sz w:val="24"/>
          <w:szCs w:val="24"/>
        </w:rPr>
        <w:t xml:space="preserve"> You are still worldly. For since there is jealousy and quarreling among you, are you not worldly? Are you not acting like mere humans? For when one says, “I follow Paul,” and another, “I follow Apollos,” are you not mere human beings?</w:t>
      </w:r>
    </w:p>
    <w:p w14:paraId="1DEAA191" w14:textId="77777777" w:rsidR="000665CC" w:rsidRDefault="000665CC" w:rsidP="000665CC">
      <w:pPr>
        <w:ind w:firstLine="720"/>
        <w:jc w:val="both"/>
        <w:rPr>
          <w:sz w:val="24"/>
          <w:szCs w:val="24"/>
        </w:rPr>
      </w:pPr>
      <w:r>
        <w:rPr>
          <w:sz w:val="24"/>
          <w:szCs w:val="24"/>
        </w:rPr>
        <w:t>In</w:t>
      </w:r>
      <w:r w:rsidRPr="00872D66">
        <w:rPr>
          <w:sz w:val="24"/>
          <w:szCs w:val="24"/>
        </w:rPr>
        <w:t xml:space="preserve"> </w:t>
      </w:r>
      <w:r>
        <w:rPr>
          <w:sz w:val="24"/>
          <w:szCs w:val="24"/>
        </w:rPr>
        <w:t xml:space="preserve">Robert E. Coleman’s book, </w:t>
      </w:r>
      <w:r w:rsidRPr="00486A95">
        <w:rPr>
          <w:sz w:val="24"/>
          <w:szCs w:val="24"/>
          <w:u w:val="single"/>
        </w:rPr>
        <w:t>The Master Plan of Evangelism</w:t>
      </w:r>
      <w:r>
        <w:rPr>
          <w:sz w:val="24"/>
          <w:szCs w:val="24"/>
        </w:rPr>
        <w:t xml:space="preserve">, used throughout the world in discipling, he describes the model of spiritual parenting. On pages 40 and 41 of his book he said: </w:t>
      </w:r>
    </w:p>
    <w:p w14:paraId="4D450899" w14:textId="77777777" w:rsidR="000665CC" w:rsidRDefault="000665CC" w:rsidP="000665CC">
      <w:pPr>
        <w:ind w:left="720" w:right="720" w:firstLine="720"/>
        <w:jc w:val="both"/>
        <w:rPr>
          <w:sz w:val="24"/>
          <w:szCs w:val="24"/>
        </w:rPr>
      </w:pPr>
      <w:r>
        <w:rPr>
          <w:sz w:val="24"/>
          <w:szCs w:val="24"/>
        </w:rPr>
        <w:t>“When will the church learn this lesson? Preaching to the masses, although necessary, will never suffice in the work of preparing leaders for evangelism. Nor can occasional prayer meetings and training classes for Christian workers do this job. Building men and women is not that easy. It requires constant personal attention, much like a father gives to his children. This is something that no organization or class can ever do. Children are not raised by proxy. The example of Jesus would teach us that it can only be done only by persons staying close to those whom they seek to lead. The church obviously has failed at this point, and failed tragically.” Furthermore, he says: “Of course, most churches insist on bring new members through some kind of a conformation class which usually meets an hour a week for a month or so. But the rest of the time the young convert has no contact with a definite Christian training program, except as he or she may attend the worship services of the church and the Sunday school. Unless new Christians, if indeed they are saved, have parents or friends who will fill in the gap in a real way, they are left entirely on their own to find the solutions to innumerable practical problems confronting their lives, any one of which could mean disaster to their new faith.”</w:t>
      </w:r>
    </w:p>
    <w:p w14:paraId="6C67B603" w14:textId="77777777" w:rsidR="000665CC" w:rsidRPr="00376D4A" w:rsidRDefault="000665CC" w:rsidP="000665CC">
      <w:pPr>
        <w:jc w:val="center"/>
        <w:rPr>
          <w:b/>
          <w:sz w:val="28"/>
          <w:szCs w:val="28"/>
        </w:rPr>
      </w:pPr>
      <w:r w:rsidRPr="00376D4A">
        <w:rPr>
          <w:b/>
          <w:sz w:val="28"/>
          <w:szCs w:val="28"/>
        </w:rPr>
        <w:t xml:space="preserve">We </w:t>
      </w:r>
      <w:r>
        <w:rPr>
          <w:b/>
          <w:sz w:val="28"/>
          <w:szCs w:val="28"/>
        </w:rPr>
        <w:t>C</w:t>
      </w:r>
      <w:r w:rsidRPr="00376D4A">
        <w:rPr>
          <w:b/>
          <w:sz w:val="28"/>
          <w:szCs w:val="28"/>
        </w:rPr>
        <w:t xml:space="preserve">an’t Grow </w:t>
      </w:r>
      <w:r>
        <w:rPr>
          <w:b/>
          <w:sz w:val="28"/>
          <w:szCs w:val="28"/>
        </w:rPr>
        <w:t>W</w:t>
      </w:r>
      <w:r w:rsidRPr="00376D4A">
        <w:rPr>
          <w:b/>
          <w:sz w:val="28"/>
          <w:szCs w:val="28"/>
        </w:rPr>
        <w:t>ithout Nourishment</w:t>
      </w:r>
    </w:p>
    <w:p w14:paraId="61BE8886" w14:textId="77777777" w:rsidR="000665CC" w:rsidRPr="00C611C4" w:rsidRDefault="000665CC" w:rsidP="000665CC">
      <w:pPr>
        <w:jc w:val="center"/>
        <w:rPr>
          <w:rFonts w:cstheme="minorHAnsi"/>
          <w:b/>
          <w:i/>
          <w:sz w:val="24"/>
          <w:szCs w:val="24"/>
        </w:rPr>
      </w:pPr>
      <w:r w:rsidRPr="00C611C4">
        <w:rPr>
          <w:rFonts w:cstheme="minorHAnsi"/>
          <w:b/>
          <w:i/>
          <w:sz w:val="24"/>
          <w:szCs w:val="24"/>
        </w:rPr>
        <w:t>1Timothy 4:6 (NIV)</w:t>
      </w:r>
    </w:p>
    <w:p w14:paraId="65886B32" w14:textId="77777777" w:rsidR="000665CC" w:rsidRDefault="000665CC" w:rsidP="000665CC">
      <w:pPr>
        <w:pStyle w:val="NormalWeb"/>
        <w:jc w:val="center"/>
        <w:rPr>
          <w:rStyle w:val="text"/>
          <w:rFonts w:asciiTheme="minorHAnsi" w:eastAsia="Calibri" w:hAnsiTheme="minorHAnsi" w:cstheme="minorHAnsi"/>
          <w:b/>
          <w:i/>
        </w:rPr>
      </w:pPr>
      <w:r w:rsidRPr="00C611C4">
        <w:rPr>
          <w:rStyle w:val="text"/>
          <w:rFonts w:asciiTheme="minorHAnsi" w:eastAsia="Calibri" w:hAnsiTheme="minorHAnsi" w:cstheme="minorHAnsi"/>
          <w:b/>
          <w:i/>
        </w:rPr>
        <w:t>If you point these things out to the brothers and sisters, you will be a good minister of Christ Jesus, nourished on the truths of the faith</w:t>
      </w:r>
      <w:r>
        <w:rPr>
          <w:rStyle w:val="text"/>
          <w:rFonts w:asciiTheme="minorHAnsi" w:eastAsia="Calibri" w:hAnsiTheme="minorHAnsi" w:cstheme="minorHAnsi"/>
          <w:b/>
          <w:i/>
        </w:rPr>
        <w:t xml:space="preserve"> *WORD OF GOD</w:t>
      </w:r>
      <w:r w:rsidRPr="00C611C4">
        <w:rPr>
          <w:rStyle w:val="text"/>
          <w:rFonts w:asciiTheme="minorHAnsi" w:eastAsia="Calibri" w:hAnsiTheme="minorHAnsi" w:cstheme="minorHAnsi"/>
          <w:b/>
          <w:i/>
        </w:rPr>
        <w:t xml:space="preserve"> and of the good teaching that you have followed.</w:t>
      </w:r>
      <w:r>
        <w:rPr>
          <w:rStyle w:val="text"/>
          <w:rFonts w:asciiTheme="minorHAnsi" w:eastAsia="Calibri" w:hAnsiTheme="minorHAnsi" w:cstheme="minorHAnsi"/>
          <w:b/>
          <w:i/>
        </w:rPr>
        <w:t xml:space="preserve">  *emphasis mine</w:t>
      </w:r>
    </w:p>
    <w:p w14:paraId="3D855A4B" w14:textId="77777777" w:rsidR="000665CC" w:rsidRDefault="000665CC" w:rsidP="000665CC">
      <w:pPr>
        <w:ind w:firstLine="720"/>
        <w:jc w:val="both"/>
        <w:rPr>
          <w:sz w:val="24"/>
          <w:szCs w:val="24"/>
        </w:rPr>
      </w:pPr>
      <w:r>
        <w:rPr>
          <w:sz w:val="24"/>
          <w:szCs w:val="24"/>
        </w:rPr>
        <w:t>The goal of God the Father for each and every one of His children,</w:t>
      </w:r>
      <w:r w:rsidRPr="00376D4A">
        <w:rPr>
          <w:sz w:val="24"/>
          <w:szCs w:val="24"/>
        </w:rPr>
        <w:t xml:space="preserve"> </w:t>
      </w:r>
      <w:r>
        <w:rPr>
          <w:sz w:val="24"/>
          <w:szCs w:val="24"/>
        </w:rPr>
        <w:t xml:space="preserve">is that </w:t>
      </w:r>
      <w:r w:rsidRPr="001074CF">
        <w:rPr>
          <w:sz w:val="24"/>
          <w:szCs w:val="24"/>
        </w:rPr>
        <w:t>we grow up to maturity</w:t>
      </w:r>
      <w:r>
        <w:rPr>
          <w:sz w:val="24"/>
          <w:szCs w:val="24"/>
        </w:rPr>
        <w:t xml:space="preserve"> as healthy, reproducing adults. But this will never happen unless we are well nourished.</w:t>
      </w:r>
    </w:p>
    <w:p w14:paraId="3FE5D61F" w14:textId="77777777" w:rsidR="000665CC" w:rsidRPr="00ED78DE" w:rsidRDefault="000665CC" w:rsidP="000665CC">
      <w:pPr>
        <w:ind w:firstLine="720"/>
        <w:jc w:val="both"/>
        <w:rPr>
          <w:rFonts w:eastAsia="Times New Roman" w:cstheme="minorHAnsi"/>
          <w:sz w:val="24"/>
          <w:szCs w:val="24"/>
          <w:lang w:val="en"/>
        </w:rPr>
      </w:pPr>
      <w:r>
        <w:rPr>
          <w:sz w:val="24"/>
          <w:szCs w:val="24"/>
        </w:rPr>
        <w:t xml:space="preserve">When is the last time you kept a child and they ask you for broccoli, salad and whole grains? It’s not going to happen. They are perfectly content to augment their diet with sweets and junk food. Here’s another question. Do you feed a child one meal a week? That would be absurd! </w:t>
      </w:r>
      <w:r w:rsidRPr="001074CF">
        <w:rPr>
          <w:sz w:val="24"/>
          <w:szCs w:val="24"/>
        </w:rPr>
        <w:t xml:space="preserve"> </w:t>
      </w:r>
      <w:r>
        <w:rPr>
          <w:sz w:val="24"/>
          <w:szCs w:val="24"/>
        </w:rPr>
        <w:t xml:space="preserve">Let’s turn this around and look at this from a spiritual perspective. Too many believers remain spiritually children because they </w:t>
      </w:r>
      <w:r w:rsidRPr="001074CF">
        <w:rPr>
          <w:sz w:val="24"/>
          <w:szCs w:val="24"/>
        </w:rPr>
        <w:t>are ma</w:t>
      </w:r>
      <w:r>
        <w:rPr>
          <w:sz w:val="24"/>
          <w:szCs w:val="24"/>
        </w:rPr>
        <w:t>lnourished. Of course they are unhealthy when they are living off the junk food of the world all week. The only spiritual nourishment they get is a Sunday morning meal consisting of whatever</w:t>
      </w:r>
      <w:r w:rsidRPr="001074CF">
        <w:rPr>
          <w:sz w:val="24"/>
          <w:szCs w:val="24"/>
        </w:rPr>
        <w:t xml:space="preserve"> their pastor is serving up</w:t>
      </w:r>
      <w:r>
        <w:rPr>
          <w:sz w:val="24"/>
          <w:szCs w:val="24"/>
        </w:rPr>
        <w:t>! Honestly, how long do you think a person would live if they ate only one or two meals per week?  Likewise, the believer who only eats the “Bread of Life” occasionally, will</w:t>
      </w:r>
      <w:r w:rsidRPr="001074CF">
        <w:rPr>
          <w:sz w:val="24"/>
          <w:szCs w:val="24"/>
        </w:rPr>
        <w:t xml:space="preserve"> remain </w:t>
      </w:r>
      <w:r>
        <w:rPr>
          <w:sz w:val="24"/>
          <w:szCs w:val="24"/>
        </w:rPr>
        <w:t xml:space="preserve">disconnected from the Lord, and they’ll never grow up in the faith. (John 15:1-16) </w:t>
      </w:r>
    </w:p>
    <w:p w14:paraId="6F544C29" w14:textId="77777777" w:rsidR="000665CC" w:rsidRDefault="000665CC" w:rsidP="000665CC">
      <w:pPr>
        <w:ind w:firstLine="720"/>
        <w:jc w:val="both"/>
        <w:rPr>
          <w:sz w:val="24"/>
          <w:szCs w:val="24"/>
        </w:rPr>
      </w:pPr>
      <w:r w:rsidRPr="001074CF">
        <w:rPr>
          <w:sz w:val="24"/>
          <w:szCs w:val="24"/>
        </w:rPr>
        <w:t xml:space="preserve"> </w:t>
      </w:r>
      <w:r>
        <w:rPr>
          <w:sz w:val="24"/>
          <w:szCs w:val="24"/>
        </w:rPr>
        <w:t>How sad that so many believers never even get a taste of the</w:t>
      </w:r>
      <w:r w:rsidRPr="001074CF">
        <w:rPr>
          <w:sz w:val="24"/>
          <w:szCs w:val="24"/>
        </w:rPr>
        <w:t xml:space="preserve"> nutrition </w:t>
      </w:r>
      <w:r>
        <w:rPr>
          <w:sz w:val="24"/>
          <w:szCs w:val="24"/>
        </w:rPr>
        <w:t>found in the</w:t>
      </w:r>
      <w:r w:rsidRPr="001074CF">
        <w:rPr>
          <w:sz w:val="24"/>
          <w:szCs w:val="24"/>
        </w:rPr>
        <w:t xml:space="preserve"> </w:t>
      </w:r>
      <w:r>
        <w:rPr>
          <w:sz w:val="24"/>
          <w:szCs w:val="24"/>
        </w:rPr>
        <w:t xml:space="preserve">meat </w:t>
      </w:r>
      <w:r w:rsidRPr="001074CF">
        <w:rPr>
          <w:sz w:val="24"/>
          <w:szCs w:val="24"/>
        </w:rPr>
        <w:t>of God’s Word.</w:t>
      </w:r>
      <w:r>
        <w:rPr>
          <w:sz w:val="24"/>
          <w:szCs w:val="24"/>
        </w:rPr>
        <w:t xml:space="preserve"> Can we be honest? Life, even at its best, can be difficult, so what do these half-starved folks do when the realities of life come crashing in on them? When a child in the faith is not discipled, life’s inevitable storms have the potential to de-rail them spiritually. But that’s not all, a babe or child in Christ is susceptible to all kinds of false teaching. Therefore, it is vital that they are well grounded early in sound doctrine! For this reason, we will study the foundational doctrines of the faith in the chapter called “Promised to One Husband” based on 2 Corinthians 11: 1-15. </w:t>
      </w:r>
    </w:p>
    <w:p w14:paraId="0FFAA620" w14:textId="77777777" w:rsidR="000665CC" w:rsidRDefault="000665CC" w:rsidP="000665CC">
      <w:pPr>
        <w:ind w:firstLine="720"/>
        <w:jc w:val="both"/>
        <w:rPr>
          <w:sz w:val="24"/>
          <w:szCs w:val="24"/>
        </w:rPr>
      </w:pPr>
      <w:r>
        <w:rPr>
          <w:sz w:val="24"/>
          <w:szCs w:val="24"/>
        </w:rPr>
        <w:t>On the flip-side, when a child in the faith remains connected with a spiritual parent who can feed them, they will not be blown off course when trials come.  For one thing, they’re not alone to face these difficulties, and second, they will know how to lay hold of God’s promises, find encouragement, strength and real help whenever they need it.</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Additionally, a believer who is well fed and living off of “Every Word that comes from the mouth of God,” will become the source of </w:t>
      </w:r>
      <w:r w:rsidRPr="007D2F7B">
        <w:rPr>
          <w:b/>
          <w:i/>
          <w:sz w:val="24"/>
          <w:szCs w:val="24"/>
        </w:rPr>
        <w:t>spiritual food</w:t>
      </w:r>
      <w:r>
        <w:rPr>
          <w:sz w:val="24"/>
          <w:szCs w:val="24"/>
        </w:rPr>
        <w:t xml:space="preserve"> for a multitude of starving souls!</w:t>
      </w:r>
    </w:p>
    <w:p w14:paraId="1DC3DC63"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5897EC05">
        <w:rPr>
          <w:rFonts w:asciiTheme="minorHAnsi" w:eastAsiaTheme="minorEastAsia" w:hAnsiTheme="minorHAnsi" w:cstheme="minorBidi"/>
          <w:b/>
          <w:bCs/>
          <w:i/>
          <w:iCs/>
          <w:sz w:val="24"/>
          <w:szCs w:val="24"/>
          <w:lang w:val="en"/>
        </w:rPr>
        <w:t>2 John 1-4 (ESV)</w:t>
      </w:r>
      <w:r>
        <w:br/>
      </w:r>
      <w:r w:rsidRPr="5897EC05">
        <w:rPr>
          <w:rFonts w:asciiTheme="minorHAnsi" w:eastAsiaTheme="minorEastAsia" w:hAnsiTheme="minorHAnsi" w:cstheme="minorBidi"/>
          <w:b/>
          <w:bCs/>
          <w:i/>
          <w:iCs/>
          <w:sz w:val="24"/>
          <w:szCs w:val="24"/>
          <w:lang w:val="en"/>
        </w:rPr>
        <w:t>The elder to the elect lady and her children, whom I love in truth, and not only I, but also all who know the truth, because of the truth that abides in us and will be with us forever: Grace, mercy, and peace will be with us, from God the Father and from Jesus Christ the Father’s Son, in truth and love. I rejoiced greatly to find some of your children walking in the truth, just as we were commanded by the Father.</w:t>
      </w:r>
    </w:p>
    <w:p w14:paraId="7DEA95BB"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p>
    <w:p w14:paraId="2B7F29FC" w14:textId="77777777" w:rsidR="000665CC" w:rsidRPr="00266D1E" w:rsidRDefault="000665CC" w:rsidP="000665CC">
      <w:pPr>
        <w:spacing w:before="100" w:beforeAutospacing="1" w:after="100" w:afterAutospacing="1" w:line="336" w:lineRule="atLeast"/>
        <w:jc w:val="center"/>
        <w:rPr>
          <w:rFonts w:eastAsia="Times New Roman" w:cstheme="minorHAnsi"/>
          <w:sz w:val="24"/>
          <w:szCs w:val="24"/>
          <w:lang w:val="en"/>
        </w:rPr>
      </w:pPr>
    </w:p>
    <w:p w14:paraId="487A768C" w14:textId="77777777" w:rsidR="000665CC" w:rsidRPr="00EB4A48" w:rsidRDefault="000665CC" w:rsidP="000665CC">
      <w:pPr>
        <w:spacing w:before="100" w:beforeAutospacing="1" w:after="100" w:afterAutospacing="1" w:line="336" w:lineRule="atLeast"/>
        <w:jc w:val="both"/>
        <w:rPr>
          <w:rFonts w:asciiTheme="minorHAnsi" w:eastAsiaTheme="minorEastAsia" w:hAnsiTheme="minorHAnsi" w:cstheme="minorBidi"/>
          <w:b/>
          <w:bCs/>
          <w:sz w:val="28"/>
          <w:szCs w:val="28"/>
          <w:lang w:val="en"/>
        </w:rPr>
      </w:pPr>
      <w:r w:rsidRPr="00DB4E35">
        <w:rPr>
          <w:rFonts w:asciiTheme="minorHAnsi" w:eastAsiaTheme="minorEastAsia" w:hAnsiTheme="minorHAnsi" w:cstheme="minorBidi"/>
          <w:b/>
          <w:bCs/>
          <w:sz w:val="28"/>
          <w:szCs w:val="28"/>
          <w:lang w:val="en"/>
        </w:rPr>
        <w:t>DIGGING DEEPER</w:t>
      </w:r>
      <w:r>
        <w:rPr>
          <w:rFonts w:asciiTheme="minorHAnsi" w:eastAsiaTheme="minorEastAsia" w:hAnsiTheme="minorHAnsi" w:cstheme="minorBidi"/>
          <w:b/>
          <w:bCs/>
          <w:sz w:val="24"/>
          <w:szCs w:val="24"/>
          <w:lang w:val="en"/>
        </w:rPr>
        <w:t xml:space="preserve">: </w:t>
      </w:r>
      <w:r w:rsidRPr="00EB4A48">
        <w:rPr>
          <w:rFonts w:asciiTheme="minorHAnsi" w:eastAsiaTheme="minorEastAsia" w:hAnsiTheme="minorHAnsi" w:cstheme="minorBidi"/>
          <w:b/>
          <w:bCs/>
          <w:sz w:val="28"/>
          <w:szCs w:val="28"/>
          <w:lang w:val="en"/>
        </w:rPr>
        <w:t>Read the following passages and make note of any insights and personal applications.</w:t>
      </w:r>
    </w:p>
    <w:p w14:paraId="1D22B613" w14:textId="77777777" w:rsidR="000665CC" w:rsidRPr="006D64F9" w:rsidRDefault="000665CC" w:rsidP="000665CC">
      <w:pPr>
        <w:pStyle w:val="ListParagraph"/>
        <w:numPr>
          <w:ilvl w:val="0"/>
          <w:numId w:val="33"/>
        </w:numPr>
        <w:spacing w:before="100" w:beforeAutospacing="1" w:after="100" w:afterAutospacing="1" w:line="336" w:lineRule="atLeast"/>
        <w:jc w:val="both"/>
        <w:rPr>
          <w:rFonts w:asciiTheme="minorHAnsi" w:eastAsia="Times New Roman" w:hAnsiTheme="minorHAnsi" w:cstheme="minorHAnsi"/>
          <w:bCs/>
          <w:sz w:val="24"/>
          <w:szCs w:val="24"/>
          <w:lang w:val="en"/>
        </w:rPr>
      </w:pPr>
      <w:r w:rsidRPr="006D64F9">
        <w:rPr>
          <w:rFonts w:asciiTheme="minorHAnsi" w:eastAsiaTheme="minorEastAsia" w:hAnsiTheme="minorHAnsi" w:cstheme="minorBidi"/>
          <w:bCs/>
          <w:sz w:val="24"/>
          <w:szCs w:val="24"/>
          <w:lang w:val="en"/>
        </w:rPr>
        <w:t>Luke 1:80; 1 Timothy 4:12; 2 Timothy 1:5; 3:10-17; Titus 1:4-10; 2:1-15; 1 John 2:12-29, 3:1-24, 4:1-21, 5:21; 2 John 1:1-4; 3 John 4; 1 Thess. 2:7-13; John 15:1-16; Ephesians 4:11-16; 1 Corinthians 3:1</w:t>
      </w:r>
    </w:p>
    <w:p w14:paraId="57AFA8E1"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Stage 4</w:t>
      </w:r>
    </w:p>
    <w:p w14:paraId="08EE9F80"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Young Adult</w:t>
      </w:r>
    </w:p>
    <w:p w14:paraId="4569AA39"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002045A9">
        <w:rPr>
          <w:rFonts w:asciiTheme="minorHAnsi" w:eastAsiaTheme="minorEastAsia" w:hAnsiTheme="minorHAnsi" w:cstheme="minorBidi"/>
          <w:b/>
          <w:bCs/>
          <w:i/>
          <w:iCs/>
          <w:sz w:val="24"/>
          <w:szCs w:val="24"/>
          <w:lang w:val="en"/>
        </w:rPr>
        <w:t>2 Timothy 2:1-2 (NIV)</w:t>
      </w:r>
      <w:r w:rsidRPr="002045A9">
        <w:rPr>
          <w:rFonts w:asciiTheme="minorHAnsi" w:hAnsiTheme="minorHAnsi"/>
        </w:rPr>
        <w:br/>
      </w:r>
      <w:r w:rsidRPr="002045A9">
        <w:rPr>
          <w:rFonts w:asciiTheme="minorHAnsi" w:eastAsiaTheme="minorEastAsia" w:hAnsiTheme="minorHAnsi" w:cstheme="minorBidi"/>
          <w:b/>
          <w:bCs/>
          <w:i/>
          <w:iCs/>
          <w:sz w:val="24"/>
          <w:szCs w:val="24"/>
          <w:lang w:val="en"/>
        </w:rPr>
        <w:t> You then, my son, be strong in the grace that is in Christ Jesus.  And the things you have heard me say in the presence of many witnesses entrust to reliable people who will also be qualified to teach others.</w:t>
      </w:r>
    </w:p>
    <w:p w14:paraId="01B41372" w14:textId="77777777" w:rsidR="000665CC" w:rsidRDefault="000665CC" w:rsidP="000665CC">
      <w:pPr>
        <w:pStyle w:val="ListParagraph"/>
        <w:ind w:left="0"/>
        <w:jc w:val="both"/>
        <w:rPr>
          <w:sz w:val="24"/>
          <w:szCs w:val="24"/>
        </w:rPr>
      </w:pPr>
      <w:r>
        <w:rPr>
          <w:sz w:val="24"/>
          <w:szCs w:val="24"/>
        </w:rPr>
        <w:tab/>
        <w:t xml:space="preserve">One example of a young adult is found in Acts chapter eighteen with Priscilla, Aquila and a Jew they met in Ephesus. His name was Apollos. Although this man was powerful in his knowledge of the Scriptures, some of his doctrine needed correcting. He still had much to learn. Priscilla and Aquila took him home and taught him. As a side note, the buildings that the early church met in were “family homes.” Here they “lived the gospel” before Apollos. This “at home” approach to discipling resulted in </w:t>
      </w:r>
      <w:r w:rsidRPr="00911B7E">
        <w:rPr>
          <w:sz w:val="24"/>
          <w:szCs w:val="24"/>
        </w:rPr>
        <w:t xml:space="preserve">all </w:t>
      </w:r>
      <w:r>
        <w:rPr>
          <w:sz w:val="24"/>
          <w:szCs w:val="24"/>
        </w:rPr>
        <w:t xml:space="preserve">the Jews and Greeks </w:t>
      </w:r>
      <w:r w:rsidRPr="00911B7E">
        <w:rPr>
          <w:sz w:val="24"/>
          <w:szCs w:val="24"/>
        </w:rPr>
        <w:t>who lived in Asia hear</w:t>
      </w:r>
      <w:r>
        <w:rPr>
          <w:sz w:val="24"/>
          <w:szCs w:val="24"/>
        </w:rPr>
        <w:t xml:space="preserve">ing </w:t>
      </w:r>
      <w:r w:rsidRPr="00911B7E">
        <w:rPr>
          <w:sz w:val="24"/>
          <w:szCs w:val="24"/>
        </w:rPr>
        <w:t>the Word of the Lord</w:t>
      </w:r>
      <w:r>
        <w:rPr>
          <w:sz w:val="24"/>
          <w:szCs w:val="24"/>
        </w:rPr>
        <w:t>.</w:t>
      </w:r>
      <w:r w:rsidRPr="00087F35">
        <w:rPr>
          <w:sz w:val="24"/>
          <w:szCs w:val="24"/>
        </w:rPr>
        <w:t xml:space="preserve"> </w:t>
      </w:r>
      <w:r>
        <w:rPr>
          <w:sz w:val="24"/>
          <w:szCs w:val="24"/>
        </w:rPr>
        <w:t>Here, then, is the ultimate outcome of true Biblical disciple making: The Gospel is multiplied, and God’s name and fame will reach the ends of the earth. (</w:t>
      </w:r>
      <w:r w:rsidRPr="00911B7E">
        <w:rPr>
          <w:sz w:val="24"/>
          <w:szCs w:val="24"/>
        </w:rPr>
        <w:t>Acts 18:18-</w:t>
      </w:r>
      <w:r>
        <w:rPr>
          <w:sz w:val="24"/>
          <w:szCs w:val="24"/>
        </w:rPr>
        <w:t>28; Matthew 28:16-18)</w:t>
      </w:r>
    </w:p>
    <w:p w14:paraId="745A9B82" w14:textId="77777777" w:rsidR="000665CC" w:rsidRDefault="000665CC" w:rsidP="000665CC">
      <w:pPr>
        <w:ind w:firstLine="720"/>
        <w:jc w:val="both"/>
        <w:rPr>
          <w:sz w:val="24"/>
          <w:szCs w:val="24"/>
        </w:rPr>
      </w:pPr>
      <w:r>
        <w:rPr>
          <w:sz w:val="24"/>
          <w:szCs w:val="24"/>
        </w:rPr>
        <w:t>This brings to light an important principle of disciple making. The core meaning of being a disciple of Christ is to be one who learns from others. To cease to learn is to cease to grow, and it’s a lifelong process. Furthermore, if you become nothing more than one who contains truth, and never passes it on to others, you will lose it. To do so is to become like the Dead Sea - taking in, but never giving out.  Priscilla and Aquila were faithful stewards of the truth they had received. They invested in Apollos, and because he was humble and teachable, the return on their investment was multiplied!</w:t>
      </w:r>
    </w:p>
    <w:p w14:paraId="530CB2AE" w14:textId="77777777" w:rsidR="000665CC" w:rsidRPr="002045A9" w:rsidRDefault="000665CC" w:rsidP="000665CC">
      <w:pPr>
        <w:ind w:firstLine="720"/>
        <w:jc w:val="both"/>
        <w:rPr>
          <w:rFonts w:asciiTheme="minorHAnsi" w:hAnsiTheme="minorHAnsi"/>
          <w:sz w:val="24"/>
          <w:szCs w:val="24"/>
        </w:rPr>
      </w:pPr>
      <w:r w:rsidRPr="002045A9">
        <w:rPr>
          <w:rFonts w:asciiTheme="minorHAnsi" w:hAnsiTheme="minorHAnsi"/>
          <w:sz w:val="24"/>
          <w:szCs w:val="24"/>
        </w:rPr>
        <w:t xml:space="preserve">Theoretically </w:t>
      </w:r>
      <w:ins w:id="52" w:author="Ginny" w:date="2014-11-10T10:41:00Z">
        <w:r w:rsidRPr="002045A9">
          <w:rPr>
            <w:rFonts w:asciiTheme="minorHAnsi" w:hAnsiTheme="minorHAnsi"/>
            <w:sz w:val="24"/>
            <w:szCs w:val="24"/>
          </w:rPr>
          <w:t xml:space="preserve">speaking, </w:t>
        </w:r>
      </w:ins>
      <w:r w:rsidRPr="002045A9">
        <w:rPr>
          <w:rFonts w:asciiTheme="minorHAnsi" w:hAnsiTheme="minorHAnsi"/>
          <w:sz w:val="24"/>
          <w:szCs w:val="24"/>
        </w:rPr>
        <w:t>by the time we become parents, we should know intrinsically how to nurture our children. Isn’t that the way we were wired? But looking at society, we wonder, “If</w:t>
      </w:r>
      <w:r>
        <w:rPr>
          <w:rFonts w:asciiTheme="minorHAnsi" w:hAnsiTheme="minorHAnsi"/>
          <w:sz w:val="24"/>
          <w:szCs w:val="24"/>
        </w:rPr>
        <w:t xml:space="preserve"> we are born with the</w:t>
      </w:r>
      <w:r w:rsidRPr="002045A9">
        <w:rPr>
          <w:rFonts w:asciiTheme="minorHAnsi" w:hAnsiTheme="minorHAnsi"/>
          <w:sz w:val="24"/>
          <w:szCs w:val="24"/>
        </w:rPr>
        <w:t xml:space="preserve"> instinct</w:t>
      </w:r>
      <w:r>
        <w:rPr>
          <w:rFonts w:asciiTheme="minorHAnsi" w:hAnsiTheme="minorHAnsi"/>
          <w:sz w:val="24"/>
          <w:szCs w:val="24"/>
        </w:rPr>
        <w:t xml:space="preserve"> to nurture our young</w:t>
      </w:r>
      <w:r w:rsidRPr="002045A9">
        <w:rPr>
          <w:rFonts w:asciiTheme="minorHAnsi" w:hAnsiTheme="minorHAnsi"/>
          <w:sz w:val="24"/>
          <w:szCs w:val="24"/>
        </w:rPr>
        <w:t xml:space="preserve">, then something has gone terribly hay-wire!” The tragic consequences of the fall remain. </w:t>
      </w:r>
    </w:p>
    <w:p w14:paraId="292F8FB5" w14:textId="77777777" w:rsidR="000665CC" w:rsidRDefault="000665CC" w:rsidP="000665CC">
      <w:pPr>
        <w:ind w:firstLine="720"/>
        <w:jc w:val="both"/>
        <w:rPr>
          <w:rFonts w:asciiTheme="minorHAnsi" w:hAnsiTheme="minorHAnsi"/>
          <w:sz w:val="24"/>
          <w:szCs w:val="24"/>
        </w:rPr>
      </w:pPr>
      <w:r w:rsidRPr="002045A9">
        <w:rPr>
          <w:rFonts w:asciiTheme="minorHAnsi" w:hAnsiTheme="minorHAnsi"/>
          <w:sz w:val="24"/>
          <w:szCs w:val="24"/>
        </w:rPr>
        <w:t>It’s been said that the Father is the head of the home, but the mother is the heart. What happens in the home when the “head” (the father) is missing, and the “heart” (the mother) is broken? Chaos ensues</w:t>
      </w:r>
      <w:r>
        <w:rPr>
          <w:rFonts w:asciiTheme="minorHAnsi" w:hAnsiTheme="minorHAnsi"/>
          <w:sz w:val="24"/>
          <w:szCs w:val="24"/>
        </w:rPr>
        <w:t>,</w:t>
      </w:r>
      <w:r w:rsidRPr="002045A9">
        <w:rPr>
          <w:rFonts w:asciiTheme="minorHAnsi" w:hAnsiTheme="minorHAnsi"/>
          <w:sz w:val="24"/>
          <w:szCs w:val="24"/>
        </w:rPr>
        <w:t xml:space="preserve"> and that house comes crashing down. The children from these broken homes will grow up and become just like their parents, thus, perpetuating the cycle</w:t>
      </w:r>
      <w:r>
        <w:rPr>
          <w:rFonts w:asciiTheme="minorHAnsi" w:hAnsiTheme="minorHAnsi"/>
          <w:sz w:val="24"/>
          <w:szCs w:val="24"/>
        </w:rPr>
        <w:t>.</w:t>
      </w:r>
      <w:r w:rsidRPr="002045A9">
        <w:rPr>
          <w:rFonts w:asciiTheme="minorHAnsi" w:hAnsiTheme="minorHAnsi"/>
          <w:sz w:val="24"/>
          <w:szCs w:val="24"/>
        </w:rPr>
        <w:t xml:space="preserve"> </w:t>
      </w:r>
    </w:p>
    <w:p w14:paraId="20A8EC12" w14:textId="77777777" w:rsidR="000665CC" w:rsidRDefault="000665CC" w:rsidP="000665CC">
      <w:pPr>
        <w:ind w:firstLine="720"/>
        <w:jc w:val="both"/>
        <w:rPr>
          <w:rFonts w:asciiTheme="minorHAnsi" w:eastAsiaTheme="minorEastAsia" w:hAnsiTheme="minorHAnsi" w:cstheme="minorBidi"/>
          <w:sz w:val="24"/>
          <w:szCs w:val="24"/>
          <w:lang w:val="en"/>
        </w:rPr>
      </w:pPr>
      <w:r>
        <w:rPr>
          <w:rFonts w:asciiTheme="minorHAnsi" w:eastAsiaTheme="minorEastAsia" w:hAnsiTheme="minorHAnsi" w:cstheme="minorBidi"/>
          <w:sz w:val="24"/>
          <w:szCs w:val="24"/>
        </w:rPr>
        <w:t>Now i</w:t>
      </w:r>
      <w:r w:rsidRPr="5897EC05">
        <w:rPr>
          <w:rFonts w:asciiTheme="minorHAnsi" w:eastAsiaTheme="minorEastAsia" w:hAnsiTheme="minorHAnsi" w:cstheme="minorBidi"/>
          <w:sz w:val="24"/>
          <w:szCs w:val="24"/>
        </w:rPr>
        <w:t>n the physical realm, when we reach young adulthood, we have the capability to reproduce</w:t>
      </w:r>
      <w:r>
        <w:rPr>
          <w:rFonts w:asciiTheme="minorHAnsi" w:eastAsiaTheme="minorEastAsia" w:hAnsiTheme="minorHAnsi" w:cstheme="minorBidi"/>
          <w:sz w:val="24"/>
          <w:szCs w:val="24"/>
        </w:rPr>
        <w:t>. B</w:t>
      </w:r>
      <w:r w:rsidRPr="5897EC05">
        <w:rPr>
          <w:rFonts w:asciiTheme="minorHAnsi" w:eastAsiaTheme="minorEastAsia" w:hAnsiTheme="minorHAnsi" w:cstheme="minorBidi"/>
          <w:sz w:val="24"/>
          <w:szCs w:val="24"/>
        </w:rPr>
        <w:t xml:space="preserve">ut what happens when a person has reached the age where they can reproduce physically, but emotionally they are still a child? It happens every day. Children having children is not healthy. It is the same in the spiritual realm. This unhealthy pattern, must be broken within the body of Christ. His remedy to fix this dysfunction is through spiritual adults parenting the children in His family! </w:t>
      </w:r>
      <w:r>
        <w:rPr>
          <w:rFonts w:asciiTheme="minorHAnsi" w:eastAsiaTheme="minorEastAsia" w:hAnsiTheme="minorHAnsi" w:cstheme="minorBidi"/>
          <w:sz w:val="24"/>
          <w:szCs w:val="24"/>
        </w:rPr>
        <w:t>Jesus</w:t>
      </w:r>
      <w:r w:rsidRPr="5897EC05">
        <w:rPr>
          <w:rFonts w:asciiTheme="minorHAnsi" w:eastAsiaTheme="minorEastAsia" w:hAnsiTheme="minorHAnsi" w:cstheme="minorBidi"/>
          <w:sz w:val="24"/>
          <w:szCs w:val="24"/>
        </w:rPr>
        <w:t xml:space="preserve"> called it disciple making, and he modeled it for us with His twelve disciples.</w:t>
      </w:r>
      <w:r>
        <w:rPr>
          <w:rFonts w:asciiTheme="minorHAnsi" w:eastAsiaTheme="minorEastAsia" w:hAnsiTheme="minorHAnsi" w:cstheme="minorBidi"/>
          <w:sz w:val="24"/>
          <w:szCs w:val="24"/>
        </w:rPr>
        <w:t xml:space="preserve"> </w:t>
      </w:r>
    </w:p>
    <w:p w14:paraId="0B7535CD" w14:textId="77777777" w:rsidR="000665CC" w:rsidRDefault="000665CC" w:rsidP="000665CC">
      <w:pPr>
        <w:pStyle w:val="reg"/>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As we have seen in Paul’s example, this takes place within the framework of spiritual relationships. Furthermore, you cannot have a spiritual relationship without these two key components: The Word of God and a life on life connection with </w:t>
      </w:r>
      <w:r>
        <w:rPr>
          <w:rFonts w:asciiTheme="minorHAnsi" w:eastAsiaTheme="minorEastAsia" w:hAnsiTheme="minorHAnsi" w:cstheme="minorBidi"/>
        </w:rPr>
        <w:t xml:space="preserve">a more mature </w:t>
      </w:r>
      <w:r w:rsidRPr="5897EC05">
        <w:rPr>
          <w:rFonts w:asciiTheme="minorHAnsi" w:eastAsiaTheme="minorEastAsia" w:hAnsiTheme="minorHAnsi" w:cstheme="minorBidi"/>
        </w:rPr>
        <w:t xml:space="preserve">believer.  </w:t>
      </w:r>
      <w:r>
        <w:rPr>
          <w:rFonts w:asciiTheme="minorHAnsi" w:eastAsiaTheme="minorEastAsia" w:hAnsiTheme="minorHAnsi" w:cstheme="minorBidi"/>
        </w:rPr>
        <w:t xml:space="preserve">John Maxwell called it the law of the lid. What did he mean by this phrase? We can never lead another person to a level higher than what we ourselves have attained. We reproduce spiritually at the level we are. </w:t>
      </w:r>
    </w:p>
    <w:p w14:paraId="2A9DA2FC" w14:textId="77777777" w:rsidR="000665CC" w:rsidRDefault="000665CC" w:rsidP="000665CC">
      <w:pPr>
        <w:jc w:val="center"/>
        <w:rPr>
          <w:b/>
          <w:sz w:val="28"/>
          <w:szCs w:val="28"/>
        </w:rPr>
      </w:pPr>
      <w:r w:rsidRPr="00B0282E">
        <w:rPr>
          <w:b/>
          <w:sz w:val="28"/>
          <w:szCs w:val="28"/>
        </w:rPr>
        <w:t>This is What is Missing</w:t>
      </w:r>
    </w:p>
    <w:p w14:paraId="7C826925" w14:textId="77777777" w:rsidR="000665CC" w:rsidRPr="00BC76D0" w:rsidRDefault="000665CC" w:rsidP="000665CC">
      <w:pPr>
        <w:jc w:val="center"/>
        <w:rPr>
          <w:b/>
          <w:i/>
          <w:sz w:val="24"/>
          <w:szCs w:val="24"/>
        </w:rPr>
      </w:pPr>
      <w:r w:rsidRPr="00BC76D0">
        <w:rPr>
          <w:b/>
          <w:i/>
          <w:sz w:val="24"/>
          <w:szCs w:val="24"/>
        </w:rPr>
        <w:t>Titus 2:3-5</w:t>
      </w:r>
      <w:r>
        <w:rPr>
          <w:b/>
          <w:i/>
          <w:sz w:val="24"/>
          <w:szCs w:val="24"/>
        </w:rPr>
        <w:t xml:space="preserve"> </w:t>
      </w:r>
      <w:r w:rsidRPr="00BC76D0">
        <w:rPr>
          <w:b/>
          <w:i/>
          <w:sz w:val="24"/>
          <w:szCs w:val="24"/>
        </w:rPr>
        <w:t>(NASB)</w:t>
      </w:r>
    </w:p>
    <w:p w14:paraId="3208BB36" w14:textId="77777777" w:rsidR="000665CC" w:rsidRPr="00BC76D0" w:rsidRDefault="000665CC" w:rsidP="000665CC">
      <w:pPr>
        <w:jc w:val="center"/>
        <w:rPr>
          <w:b/>
          <w:i/>
          <w:sz w:val="24"/>
          <w:szCs w:val="24"/>
        </w:rPr>
      </w:pPr>
      <w:r w:rsidRPr="00BC76D0">
        <w:rPr>
          <w:b/>
          <w:i/>
          <w:sz w:val="24"/>
          <w:szCs w:val="24"/>
        </w:rPr>
        <w:t xml:space="preserve">Older women likewise are to be reverent in their behavior, not malicious gossips nor enslaved to much wine, teaching what is good, so that they may encourage the younger women to love their husbands, to love their children, to be sensible, pure, workers at home, kind being subject to their own husbands, so that the word of God will not be dishonored. </w:t>
      </w:r>
    </w:p>
    <w:p w14:paraId="1402C962" w14:textId="77777777" w:rsidR="000665CC" w:rsidRDefault="000665CC" w:rsidP="000665CC">
      <w:pPr>
        <w:ind w:firstLine="720"/>
        <w:jc w:val="both"/>
        <w:rPr>
          <w:sz w:val="24"/>
          <w:szCs w:val="24"/>
        </w:rPr>
      </w:pPr>
      <w:r>
        <w:rPr>
          <w:sz w:val="24"/>
          <w:szCs w:val="24"/>
        </w:rPr>
        <w:t xml:space="preserve">When our church began to reexamine the Biblical mandate to make disciples, our pastor got a group of us together - there were eighteen of us in all. These were the church leaders, deacons, teachers and two pastors. Our pastor asked us this question, “When you were saved, did you have anyone come along beside you and disciple you?” Would you believe that out of eighteen, only one of us was discipled? But even this relationship was for a short period of time. Even after years of church service, we had not even seen someone make disciples! Something is very wrong with this picture, especially if we are serious about obedience to God’s Word. The bottom-line is this: we have not made disciples, not by Jesus’ mandate, model and methodology! </w:t>
      </w:r>
    </w:p>
    <w:p w14:paraId="49F46202" w14:textId="77777777" w:rsidR="000665CC" w:rsidRDefault="000665CC" w:rsidP="000665CC">
      <w:pPr>
        <w:ind w:firstLine="720"/>
        <w:jc w:val="both"/>
        <w:rPr>
          <w:sz w:val="24"/>
          <w:szCs w:val="24"/>
        </w:rPr>
      </w:pPr>
      <w:r>
        <w:rPr>
          <w:sz w:val="24"/>
          <w:szCs w:val="24"/>
        </w:rPr>
        <w:t xml:space="preserve">I asked a group of older women if they had ever been discipled by women like those described in Titus 2:1-14. Had they ever been taught how to truly love their husbands and children in a Biblical way? Out of the 12 senior saints, only one said her mother had taught her, but after her mother died she had no one. This is incredibly sad to me.  The writer of the book of Hebrews describes the condition of most of the professing church. </w:t>
      </w:r>
    </w:p>
    <w:p w14:paraId="3F60C36A" w14:textId="77777777" w:rsidR="000665CC" w:rsidRPr="002045A9" w:rsidRDefault="000665CC" w:rsidP="000665CC">
      <w:pPr>
        <w:spacing w:after="0" w:line="336" w:lineRule="atLeast"/>
        <w:jc w:val="center"/>
        <w:rPr>
          <w:rFonts w:asciiTheme="minorHAnsi" w:eastAsia="Times New Roman" w:hAnsiTheme="minorHAnsi" w:cstheme="minorHAnsi"/>
          <w:sz w:val="24"/>
          <w:szCs w:val="24"/>
          <w:lang w:val="en"/>
        </w:rPr>
      </w:pPr>
      <w:r w:rsidRPr="002045A9">
        <w:rPr>
          <w:rFonts w:asciiTheme="minorHAnsi" w:eastAsiaTheme="minorEastAsia" w:hAnsiTheme="minorHAnsi" w:cstheme="minorBidi"/>
          <w:b/>
          <w:bCs/>
          <w:i/>
          <w:iCs/>
          <w:sz w:val="24"/>
          <w:szCs w:val="24"/>
          <w:lang w:val="en"/>
        </w:rPr>
        <w:t>Hebrews 5:11-14 (NIV)</w:t>
      </w:r>
    </w:p>
    <w:p w14:paraId="7E35876E" w14:textId="77777777" w:rsidR="000665CC" w:rsidRPr="002045A9" w:rsidRDefault="000665CC" w:rsidP="000665CC">
      <w:pPr>
        <w:spacing w:after="0" w:line="336" w:lineRule="atLeast"/>
        <w:jc w:val="center"/>
        <w:rPr>
          <w:rFonts w:asciiTheme="minorHAnsi" w:eastAsiaTheme="minorEastAsia" w:hAnsiTheme="minorHAnsi" w:cstheme="minorBidi"/>
          <w:b/>
          <w:bCs/>
          <w:i/>
          <w:iCs/>
          <w:sz w:val="24"/>
          <w:szCs w:val="24"/>
          <w:lang w:val="en"/>
        </w:rPr>
      </w:pPr>
      <w:r w:rsidRPr="002045A9">
        <w:rPr>
          <w:rFonts w:asciiTheme="minorHAnsi" w:eastAsiaTheme="minorEastAsia" w:hAnsiTheme="minorHAnsi" w:cstheme="minorBidi"/>
          <w:b/>
          <w:bCs/>
          <w:i/>
          <w:iCs/>
          <w:sz w:val="24"/>
          <w:szCs w:val="24"/>
          <w:lang w:val="en"/>
        </w:rPr>
        <w:t> We have much to say about this, but it is hard to make it clear to you because you no longer try to understand. In fact, though by this time you ought to be teachers, you need someone to teach you the elementary truths of God’s word all over again. You need milk, not solid food! Anyone who lives on milk, being still an infant, is not acquainted with the teaching about righteousness. But solid food is for the mature, who by constant use have trained themselves to distinguish good from evil.</w:t>
      </w:r>
    </w:p>
    <w:p w14:paraId="66998391" w14:textId="77777777" w:rsidR="000665CC" w:rsidRDefault="000665CC" w:rsidP="000665CC">
      <w:pPr>
        <w:jc w:val="both"/>
        <w:rPr>
          <w:sz w:val="24"/>
          <w:szCs w:val="24"/>
          <w:lang w:val="en"/>
        </w:rPr>
      </w:pPr>
    </w:p>
    <w:p w14:paraId="2A592E37"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Stage 5</w:t>
      </w:r>
    </w:p>
    <w:p w14:paraId="3A4EB3F8" w14:textId="77777777" w:rsidR="000665CC" w:rsidRPr="00AF207A" w:rsidRDefault="000665CC" w:rsidP="000665CC">
      <w:pPr>
        <w:spacing w:before="100" w:beforeAutospacing="1" w:after="100" w:afterAutospacing="1" w:line="336" w:lineRule="atLeast"/>
        <w:jc w:val="center"/>
        <w:rPr>
          <w:rFonts w:eastAsia="Times New Roman" w:cstheme="minorHAnsi"/>
          <w:sz w:val="40"/>
          <w:szCs w:val="40"/>
          <w:lang w:val="en"/>
        </w:rPr>
      </w:pPr>
      <w:r w:rsidRPr="5897EC05">
        <w:rPr>
          <w:rFonts w:asciiTheme="minorHAnsi" w:eastAsiaTheme="minorEastAsia" w:hAnsiTheme="minorHAnsi" w:cstheme="minorBidi"/>
          <w:b/>
          <w:bCs/>
          <w:sz w:val="40"/>
          <w:szCs w:val="40"/>
          <w:lang w:val="en"/>
        </w:rPr>
        <w:t>Spiritual Parent</w:t>
      </w:r>
    </w:p>
    <w:p w14:paraId="785B0F93" w14:textId="77777777" w:rsidR="000665CC" w:rsidRPr="000708A3" w:rsidRDefault="000665CC" w:rsidP="000665CC">
      <w:pPr>
        <w:jc w:val="center"/>
        <w:rPr>
          <w:b/>
          <w:sz w:val="28"/>
          <w:szCs w:val="28"/>
        </w:rPr>
      </w:pPr>
      <w:r w:rsidRPr="000708A3">
        <w:rPr>
          <w:b/>
          <w:sz w:val="28"/>
          <w:szCs w:val="28"/>
        </w:rPr>
        <w:t>A Nursing Mother</w:t>
      </w:r>
    </w:p>
    <w:p w14:paraId="58717C7A" w14:textId="77777777" w:rsidR="000665CC" w:rsidRPr="002D509D" w:rsidRDefault="000665CC" w:rsidP="000665CC">
      <w:pPr>
        <w:jc w:val="center"/>
        <w:rPr>
          <w:rFonts w:cstheme="minorHAnsi"/>
          <w:b/>
          <w:i/>
          <w:sz w:val="24"/>
          <w:szCs w:val="24"/>
        </w:rPr>
      </w:pPr>
      <w:r w:rsidRPr="002D509D">
        <w:rPr>
          <w:rFonts w:cstheme="minorHAnsi"/>
          <w:b/>
          <w:i/>
          <w:sz w:val="24"/>
          <w:szCs w:val="24"/>
        </w:rPr>
        <w:t>1 Thessalonians 2:7-12</w:t>
      </w:r>
      <w:r>
        <w:rPr>
          <w:rFonts w:cstheme="minorHAnsi"/>
          <w:b/>
          <w:i/>
          <w:sz w:val="24"/>
          <w:szCs w:val="24"/>
        </w:rPr>
        <w:t xml:space="preserve"> (NASB)</w:t>
      </w:r>
    </w:p>
    <w:p w14:paraId="14C13AC0" w14:textId="77777777" w:rsidR="000665CC" w:rsidRDefault="000665CC" w:rsidP="000665CC">
      <w:pPr>
        <w:pStyle w:val="chapter-1"/>
        <w:jc w:val="center"/>
        <w:rPr>
          <w:rStyle w:val="text"/>
          <w:rFonts w:asciiTheme="minorHAnsi" w:eastAsia="Calibri" w:hAnsiTheme="minorHAnsi" w:cstheme="minorHAnsi"/>
          <w:b/>
          <w:i/>
        </w:rPr>
      </w:pPr>
      <w:r w:rsidRPr="002D509D">
        <w:rPr>
          <w:rStyle w:val="text"/>
          <w:rFonts w:asciiTheme="minorHAnsi" w:eastAsia="Calibri" w:hAnsiTheme="minorHAnsi" w:cstheme="minorHAnsi"/>
          <w:b/>
          <w:i/>
          <w:vertAlign w:val="superscript"/>
        </w:rPr>
        <w:t> </w:t>
      </w:r>
      <w:r w:rsidRPr="002D509D">
        <w:rPr>
          <w:rStyle w:val="text"/>
          <w:rFonts w:asciiTheme="minorHAnsi" w:eastAsia="Calibri" w:hAnsiTheme="minorHAnsi" w:cstheme="minorHAnsi"/>
          <w:b/>
          <w:i/>
        </w:rPr>
        <w:t xml:space="preserve">But we proved to be gentle among you, as a nursing </w:t>
      </w:r>
      <w:r w:rsidRPr="002D509D">
        <w:rPr>
          <w:rStyle w:val="text"/>
          <w:rFonts w:asciiTheme="minorHAnsi" w:eastAsia="Calibri" w:hAnsiTheme="minorHAnsi" w:cstheme="minorHAnsi"/>
          <w:b/>
          <w:i/>
          <w:iCs/>
        </w:rPr>
        <w:t>mother</w:t>
      </w:r>
      <w:r w:rsidRPr="002D509D">
        <w:rPr>
          <w:rStyle w:val="text"/>
          <w:rFonts w:asciiTheme="minorHAnsi" w:eastAsia="Calibri" w:hAnsiTheme="minorHAnsi" w:cstheme="minorHAnsi"/>
          <w:b/>
          <w:i/>
        </w:rPr>
        <w:t xml:space="preserve"> tenderly cares for her own children.</w:t>
      </w:r>
      <w:r w:rsidRPr="002D509D">
        <w:rPr>
          <w:rFonts w:asciiTheme="minorHAnsi" w:hAnsiTheme="minorHAnsi" w:cstheme="minorHAnsi"/>
          <w:b/>
          <w:i/>
        </w:rPr>
        <w:t xml:space="preserve"> </w:t>
      </w:r>
      <w:r w:rsidRPr="002D509D">
        <w:rPr>
          <w:rStyle w:val="text"/>
          <w:rFonts w:asciiTheme="minorHAnsi" w:eastAsia="Calibri" w:hAnsiTheme="minorHAnsi" w:cstheme="minorHAnsi"/>
          <w:b/>
          <w:i/>
          <w:vertAlign w:val="superscript"/>
        </w:rPr>
        <w:t> </w:t>
      </w:r>
      <w:r w:rsidRPr="002D509D">
        <w:rPr>
          <w:rStyle w:val="text"/>
          <w:rFonts w:asciiTheme="minorHAnsi" w:eastAsia="Calibri" w:hAnsiTheme="minorHAnsi" w:cstheme="minorHAnsi"/>
          <w:b/>
          <w:i/>
        </w:rPr>
        <w:t>Having so fond an affection for you, we were well-pleased to impart to you not only the gospel of God but also our own lives, because you had become very dear to us.</w:t>
      </w:r>
    </w:p>
    <w:p w14:paraId="53F796D7" w14:textId="77777777" w:rsidR="000665CC" w:rsidRDefault="000665CC" w:rsidP="000665CC">
      <w:pPr>
        <w:pStyle w:val="chapter-1"/>
        <w:jc w:val="center"/>
        <w:rPr>
          <w:rStyle w:val="text"/>
          <w:rFonts w:asciiTheme="minorHAnsi" w:eastAsia="Calibri" w:hAnsiTheme="minorHAnsi" w:cstheme="minorHAnsi"/>
          <w:b/>
          <w:i/>
        </w:rPr>
      </w:pPr>
      <w:r w:rsidRPr="002D509D">
        <w:rPr>
          <w:rStyle w:val="text"/>
          <w:rFonts w:asciiTheme="minorHAnsi" w:eastAsia="Calibri" w:hAnsiTheme="minorHAnsi" w:cstheme="minorHAnsi"/>
          <w:b/>
          <w:i/>
          <w:vertAlign w:val="superscript"/>
        </w:rPr>
        <w:t> </w:t>
      </w:r>
      <w:r w:rsidRPr="002D509D">
        <w:rPr>
          <w:rStyle w:val="text"/>
          <w:rFonts w:asciiTheme="minorHAnsi" w:eastAsia="Calibri" w:hAnsiTheme="minorHAnsi" w:cstheme="minorHAnsi"/>
          <w:b/>
          <w:i/>
        </w:rPr>
        <w:t xml:space="preserve">For you recall, brethren, our labor and hardship, </w:t>
      </w:r>
      <w:r w:rsidRPr="002D509D">
        <w:rPr>
          <w:rStyle w:val="text"/>
          <w:rFonts w:asciiTheme="minorHAnsi" w:eastAsia="Calibri" w:hAnsiTheme="minorHAnsi" w:cstheme="minorHAnsi"/>
          <w:b/>
          <w:i/>
          <w:iCs/>
        </w:rPr>
        <w:t>how</w:t>
      </w:r>
      <w:r w:rsidRPr="002D509D">
        <w:rPr>
          <w:rStyle w:val="text"/>
          <w:rFonts w:asciiTheme="minorHAnsi" w:eastAsia="Calibri" w:hAnsiTheme="minorHAnsi" w:cstheme="minorHAnsi"/>
          <w:b/>
          <w:i/>
        </w:rPr>
        <w:t xml:space="preserve"> working night and day so as not to be a burden to any of you, we proclaimed to you the gospel of God.</w:t>
      </w:r>
      <w:r w:rsidRPr="002D509D">
        <w:rPr>
          <w:rFonts w:asciiTheme="minorHAnsi" w:hAnsiTheme="minorHAnsi" w:cstheme="minorHAnsi"/>
          <w:b/>
          <w:i/>
        </w:rPr>
        <w:t xml:space="preserve"> </w:t>
      </w:r>
      <w:r w:rsidRPr="002D509D">
        <w:rPr>
          <w:rStyle w:val="text"/>
          <w:rFonts w:asciiTheme="minorHAnsi" w:eastAsia="Calibri" w:hAnsiTheme="minorHAnsi" w:cstheme="minorHAnsi"/>
          <w:b/>
          <w:i/>
          <w:vertAlign w:val="superscript"/>
        </w:rPr>
        <w:t> </w:t>
      </w:r>
      <w:r w:rsidRPr="002D509D">
        <w:rPr>
          <w:rStyle w:val="text"/>
          <w:rFonts w:asciiTheme="minorHAnsi" w:eastAsia="Calibri" w:hAnsiTheme="minorHAnsi" w:cstheme="minorHAnsi"/>
          <w:b/>
          <w:i/>
        </w:rPr>
        <w:t xml:space="preserve">You are witnesses, and </w:t>
      </w:r>
      <w:r w:rsidRPr="002D509D">
        <w:rPr>
          <w:rStyle w:val="text"/>
          <w:rFonts w:asciiTheme="minorHAnsi" w:eastAsia="Calibri" w:hAnsiTheme="minorHAnsi" w:cstheme="minorHAnsi"/>
          <w:b/>
          <w:i/>
          <w:iCs/>
        </w:rPr>
        <w:t>so is</w:t>
      </w:r>
      <w:r w:rsidRPr="002D509D">
        <w:rPr>
          <w:rStyle w:val="text"/>
          <w:rFonts w:asciiTheme="minorHAnsi" w:eastAsia="Calibri" w:hAnsiTheme="minorHAnsi" w:cstheme="minorHAnsi"/>
          <w:b/>
          <w:i/>
        </w:rPr>
        <w:t xml:space="preserve"> God, how devoutly and uprightly and blamelessly we behaved toward you believers;</w:t>
      </w:r>
      <w:r w:rsidRPr="002D509D">
        <w:rPr>
          <w:rStyle w:val="text"/>
          <w:rFonts w:asciiTheme="minorHAnsi" w:eastAsia="Calibri" w:hAnsiTheme="minorHAnsi" w:cstheme="minorHAnsi"/>
          <w:b/>
          <w:i/>
          <w:vertAlign w:val="superscript"/>
        </w:rPr>
        <w:t> </w:t>
      </w:r>
      <w:r w:rsidRPr="002D509D">
        <w:rPr>
          <w:rStyle w:val="text"/>
          <w:rFonts w:asciiTheme="minorHAnsi" w:eastAsia="Calibri" w:hAnsiTheme="minorHAnsi" w:cstheme="minorHAnsi"/>
          <w:b/>
          <w:i/>
        </w:rPr>
        <w:t xml:space="preserve">just as you know how we </w:t>
      </w:r>
      <w:r w:rsidRPr="002D509D">
        <w:rPr>
          <w:rStyle w:val="text"/>
          <w:rFonts w:asciiTheme="minorHAnsi" w:eastAsia="Calibri" w:hAnsiTheme="minorHAnsi" w:cstheme="minorHAnsi"/>
          <w:b/>
          <w:i/>
          <w:iCs/>
        </w:rPr>
        <w:t>were</w:t>
      </w:r>
      <w:r w:rsidRPr="002D509D">
        <w:rPr>
          <w:rStyle w:val="text"/>
          <w:rFonts w:asciiTheme="minorHAnsi" w:eastAsia="Calibri" w:hAnsiTheme="minorHAnsi" w:cstheme="minorHAnsi"/>
          <w:b/>
          <w:i/>
        </w:rPr>
        <w:t xml:space="preserve"> exhorting and encouraging and imploring each one of you as a father </w:t>
      </w:r>
      <w:r w:rsidRPr="002D509D">
        <w:rPr>
          <w:rStyle w:val="text"/>
          <w:rFonts w:asciiTheme="minorHAnsi" w:eastAsia="Calibri" w:hAnsiTheme="minorHAnsi" w:cstheme="minorHAnsi"/>
          <w:b/>
          <w:i/>
          <w:iCs/>
        </w:rPr>
        <w:t>would</w:t>
      </w:r>
      <w:r w:rsidRPr="002D509D">
        <w:rPr>
          <w:rStyle w:val="text"/>
          <w:rFonts w:asciiTheme="minorHAnsi" w:eastAsia="Calibri" w:hAnsiTheme="minorHAnsi" w:cstheme="minorHAnsi"/>
          <w:b/>
          <w:i/>
        </w:rPr>
        <w:t xml:space="preserve"> his own children,</w:t>
      </w:r>
      <w:r w:rsidRPr="002D509D">
        <w:rPr>
          <w:rStyle w:val="text"/>
          <w:rFonts w:asciiTheme="minorHAnsi" w:eastAsia="Calibri" w:hAnsiTheme="minorHAnsi" w:cstheme="minorHAnsi"/>
          <w:b/>
          <w:i/>
          <w:vertAlign w:val="superscript"/>
        </w:rPr>
        <w:t> </w:t>
      </w:r>
      <w:r w:rsidRPr="002D509D">
        <w:rPr>
          <w:rStyle w:val="text"/>
          <w:rFonts w:asciiTheme="minorHAnsi" w:eastAsia="Calibri" w:hAnsiTheme="minorHAnsi" w:cstheme="minorHAnsi"/>
          <w:b/>
          <w:i/>
        </w:rPr>
        <w:t>so that you would walk in a manner worthy of the God who calls you into His own kingdom and glory.</w:t>
      </w:r>
    </w:p>
    <w:p w14:paraId="5C628DB2" w14:textId="77777777" w:rsidR="000665CC" w:rsidRDefault="000665CC" w:rsidP="000665CC">
      <w:pPr>
        <w:pStyle w:val="chapter-1"/>
        <w:jc w:val="both"/>
        <w:rPr>
          <w:rFonts w:asciiTheme="minorHAnsi" w:hAnsiTheme="minorHAnsi" w:cs="Arial"/>
        </w:rPr>
      </w:pPr>
      <w:r w:rsidRPr="006B7D60">
        <w:rPr>
          <w:rFonts w:asciiTheme="minorHAnsi" w:hAnsiTheme="minorHAnsi" w:cs="Arial"/>
        </w:rPr>
        <w:t xml:space="preserve"> </w:t>
      </w:r>
      <w:r>
        <w:rPr>
          <w:rFonts w:asciiTheme="minorHAnsi" w:hAnsiTheme="minorHAnsi" w:cs="Arial"/>
        </w:rPr>
        <w:tab/>
        <w:t>If</w:t>
      </w:r>
      <w:r w:rsidRPr="006B7D60">
        <w:rPr>
          <w:rFonts w:asciiTheme="minorHAnsi" w:hAnsiTheme="minorHAnsi" w:cs="Arial"/>
        </w:rPr>
        <w:t xml:space="preserve"> we are to follow Jesus' strategy, we must first understand what disciple making really is. </w:t>
      </w:r>
      <w:r>
        <w:rPr>
          <w:rFonts w:asciiTheme="minorHAnsi" w:hAnsiTheme="minorHAnsi" w:cs="Arial"/>
        </w:rPr>
        <w:t xml:space="preserve"> A spiritual parent is someone who has been through the previous cycles, matured in their faith and is now ready to help others along the way.</w:t>
      </w:r>
      <w:r w:rsidRPr="006B7D60">
        <w:rPr>
          <w:rFonts w:asciiTheme="minorHAnsi" w:hAnsiTheme="minorHAnsi" w:cs="Arial"/>
        </w:rPr>
        <w:t xml:space="preserve"> While making disciples happens as you go through your everyday life, it does not happen by accident. Jesus intentionally spent three years investing His life and truths into a small group of men. This was the equivalent of approximately 36,000 hours. (Mark 3:13-14) By this fact alone, we can see that disciple making takes time!</w:t>
      </w:r>
    </w:p>
    <w:p w14:paraId="4BE2CC77" w14:textId="77777777" w:rsidR="000665CC" w:rsidRDefault="000665CC" w:rsidP="000665CC">
      <w:pPr>
        <w:jc w:val="center"/>
        <w:rPr>
          <w:b/>
          <w:sz w:val="28"/>
          <w:szCs w:val="28"/>
        </w:rPr>
      </w:pPr>
    </w:p>
    <w:p w14:paraId="56CAD329" w14:textId="77777777" w:rsidR="000665CC" w:rsidRDefault="000665CC" w:rsidP="000665CC">
      <w:pPr>
        <w:jc w:val="center"/>
        <w:rPr>
          <w:b/>
          <w:sz w:val="28"/>
          <w:szCs w:val="28"/>
        </w:rPr>
      </w:pPr>
      <w:r w:rsidRPr="00BC29A5">
        <w:rPr>
          <w:b/>
          <w:sz w:val="28"/>
          <w:szCs w:val="28"/>
        </w:rPr>
        <w:t xml:space="preserve">Spiritual </w:t>
      </w:r>
      <w:r>
        <w:rPr>
          <w:b/>
          <w:sz w:val="28"/>
          <w:szCs w:val="28"/>
        </w:rPr>
        <w:t>C</w:t>
      </w:r>
      <w:r w:rsidRPr="00BC29A5">
        <w:rPr>
          <w:b/>
          <w:sz w:val="28"/>
          <w:szCs w:val="28"/>
        </w:rPr>
        <w:t>hild Abuse</w:t>
      </w:r>
    </w:p>
    <w:p w14:paraId="3E13B53F"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5897EC05">
        <w:rPr>
          <w:rFonts w:asciiTheme="minorHAnsi" w:eastAsiaTheme="minorEastAsia" w:hAnsiTheme="minorHAnsi" w:cstheme="minorBidi"/>
          <w:b/>
          <w:bCs/>
          <w:i/>
          <w:iCs/>
          <w:sz w:val="24"/>
          <w:szCs w:val="24"/>
          <w:lang w:val="en"/>
        </w:rPr>
        <w:t>1 John 2:12-14 (NIV)</w:t>
      </w:r>
      <w:r>
        <w:br/>
      </w:r>
      <w:r w:rsidRPr="5897EC05">
        <w:rPr>
          <w:rFonts w:asciiTheme="minorHAnsi" w:eastAsiaTheme="minorEastAsia" w:hAnsiTheme="minorHAnsi" w:cstheme="minorBidi"/>
          <w:b/>
          <w:bCs/>
          <w:i/>
          <w:iCs/>
          <w:sz w:val="24"/>
          <w:szCs w:val="24"/>
          <w:lang w:val="en"/>
        </w:rPr>
        <w:t>I am writing to you, dear children, because your sins have been forgiven on account of his name. I am writing to you, fathers, because you know him who is from the beginning. I am writing to you, young men, because you have overcome the evil one.  I write to you, dear children, because you know the Father. I write to you, fathers, because you know him who is from the beginning. I write to you, young men, because you are strong, and the word of God lives in you, and you have overcome the evil one.</w:t>
      </w:r>
    </w:p>
    <w:p w14:paraId="151CF434" w14:textId="77777777" w:rsidR="000665CC" w:rsidRDefault="000665CC" w:rsidP="000665CC">
      <w:pPr>
        <w:ind w:firstLine="720"/>
        <w:jc w:val="both"/>
        <w:rPr>
          <w:sz w:val="24"/>
          <w:szCs w:val="24"/>
        </w:rPr>
      </w:pPr>
      <w:r w:rsidRPr="009F5B1B">
        <w:rPr>
          <w:sz w:val="24"/>
          <w:szCs w:val="24"/>
        </w:rPr>
        <w:t xml:space="preserve">After a person has been led by the kindness of the Lord to repentance and salvation, they are </w:t>
      </w:r>
      <w:r>
        <w:rPr>
          <w:sz w:val="24"/>
          <w:szCs w:val="24"/>
        </w:rPr>
        <w:t>infants</w:t>
      </w:r>
      <w:r w:rsidRPr="009F5B1B">
        <w:rPr>
          <w:sz w:val="24"/>
          <w:szCs w:val="24"/>
        </w:rPr>
        <w:t xml:space="preserve"> in Christ</w:t>
      </w:r>
      <w:r>
        <w:rPr>
          <w:sz w:val="24"/>
          <w:szCs w:val="24"/>
        </w:rPr>
        <w:t xml:space="preserve"> and with proper nourishment, the infant becomes a child.</w:t>
      </w:r>
      <w:r w:rsidRPr="009F5B1B">
        <w:rPr>
          <w:sz w:val="24"/>
          <w:szCs w:val="24"/>
        </w:rPr>
        <w:t xml:space="preserve"> </w:t>
      </w:r>
      <w:r>
        <w:rPr>
          <w:sz w:val="24"/>
          <w:szCs w:val="24"/>
        </w:rPr>
        <w:t>With all the descriptive words chosen by the Holy Spirit to describe conversion as a “new birth,” why do we not understand the needs of a child in Christ? We simply cannot grow up in the faith unless someone who is well fed on the Word of God cares enough to feed us!</w:t>
      </w:r>
    </w:p>
    <w:p w14:paraId="12D118DB" w14:textId="77777777" w:rsidR="000665CC" w:rsidRDefault="000665CC" w:rsidP="000665CC">
      <w:pPr>
        <w:ind w:firstLine="720"/>
        <w:jc w:val="both"/>
        <w:rPr>
          <w:sz w:val="24"/>
          <w:szCs w:val="24"/>
        </w:rPr>
      </w:pPr>
      <w:r>
        <w:rPr>
          <w:sz w:val="24"/>
          <w:szCs w:val="24"/>
        </w:rPr>
        <w:t xml:space="preserve"> Contemplate with me, if you will, some parallels between we flawed humans and God the Eternal Father. If you dropped your precious baby off at the day-care and returned to find them wet, un-fed and crying because of neglect or worse yet, abuse, how would that make you feel? What would your reaction be? Would you recommend them to others? Would you place your children back into the negligent hands of the so-called caregivers? With this thought in mind, how do you think the heavenly Father feels about a church body that neglects His children? </w:t>
      </w:r>
    </w:p>
    <w:p w14:paraId="7AB3323E" w14:textId="77777777" w:rsidR="000665CC" w:rsidRPr="00F048D8" w:rsidRDefault="000665CC" w:rsidP="000665CC">
      <w:pPr>
        <w:ind w:firstLine="720"/>
        <w:jc w:val="both"/>
        <w:rPr>
          <w:b/>
          <w:i/>
          <w:sz w:val="24"/>
          <w:szCs w:val="24"/>
        </w:rPr>
      </w:pPr>
      <w:r w:rsidRPr="009F5B1B">
        <w:rPr>
          <w:sz w:val="24"/>
          <w:szCs w:val="24"/>
        </w:rPr>
        <w:t xml:space="preserve">There is a world full of people who never grew emotionally, because they did not have </w:t>
      </w:r>
      <w:r>
        <w:rPr>
          <w:sz w:val="24"/>
          <w:szCs w:val="24"/>
        </w:rPr>
        <w:t>healthy parents</w:t>
      </w:r>
      <w:r w:rsidRPr="009F5B1B">
        <w:rPr>
          <w:sz w:val="24"/>
          <w:szCs w:val="24"/>
        </w:rPr>
        <w:t xml:space="preserve"> to invest their li</w:t>
      </w:r>
      <w:r>
        <w:rPr>
          <w:sz w:val="24"/>
          <w:szCs w:val="24"/>
        </w:rPr>
        <w:t>ves</w:t>
      </w:r>
      <w:r w:rsidRPr="009F5B1B">
        <w:rPr>
          <w:sz w:val="24"/>
          <w:szCs w:val="24"/>
        </w:rPr>
        <w:t xml:space="preserve"> into them. </w:t>
      </w:r>
      <w:r>
        <w:rPr>
          <w:sz w:val="24"/>
          <w:szCs w:val="24"/>
        </w:rPr>
        <w:t xml:space="preserve">The results are an </w:t>
      </w:r>
      <w:r w:rsidRPr="009F5B1B">
        <w:rPr>
          <w:sz w:val="24"/>
          <w:szCs w:val="24"/>
        </w:rPr>
        <w:t xml:space="preserve">entire </w:t>
      </w:r>
      <w:r>
        <w:rPr>
          <w:sz w:val="24"/>
          <w:szCs w:val="24"/>
        </w:rPr>
        <w:t>society affected by abandonment. Now t</w:t>
      </w:r>
      <w:r w:rsidRPr="009F5B1B">
        <w:rPr>
          <w:sz w:val="24"/>
          <w:szCs w:val="24"/>
        </w:rPr>
        <w:t>ake this analogy and apply it to babies in Christ</w:t>
      </w:r>
      <w:r>
        <w:rPr>
          <w:sz w:val="24"/>
          <w:szCs w:val="24"/>
        </w:rPr>
        <w:t>.</w:t>
      </w:r>
      <w:r w:rsidRPr="009F5B1B">
        <w:rPr>
          <w:sz w:val="24"/>
          <w:szCs w:val="24"/>
        </w:rPr>
        <w:t xml:space="preserve"> </w:t>
      </w:r>
      <w:r>
        <w:rPr>
          <w:sz w:val="24"/>
          <w:szCs w:val="24"/>
        </w:rPr>
        <w:t>Unless God brings a spiritual parent into our life, we could remain infants, or, at best, self-centered children in the faith.</w:t>
      </w:r>
    </w:p>
    <w:p w14:paraId="479B6690" w14:textId="77777777" w:rsidR="000665CC" w:rsidRDefault="000665CC" w:rsidP="000665CC">
      <w:pPr>
        <w:ind w:firstLine="720"/>
        <w:jc w:val="both"/>
        <w:rPr>
          <w:sz w:val="24"/>
          <w:szCs w:val="24"/>
        </w:rPr>
      </w:pPr>
      <w:r>
        <w:rPr>
          <w:sz w:val="24"/>
          <w:szCs w:val="24"/>
        </w:rPr>
        <w:t xml:space="preserve"> </w:t>
      </w:r>
      <w:r w:rsidRPr="009F5B1B">
        <w:rPr>
          <w:sz w:val="24"/>
          <w:szCs w:val="24"/>
        </w:rPr>
        <w:t xml:space="preserve"> </w:t>
      </w:r>
      <w:r>
        <w:rPr>
          <w:sz w:val="24"/>
          <w:szCs w:val="24"/>
        </w:rPr>
        <w:t>Consequently, with precious few exceptions, people grow up and</w:t>
      </w:r>
      <w:r w:rsidRPr="009F5B1B">
        <w:rPr>
          <w:sz w:val="24"/>
          <w:szCs w:val="24"/>
        </w:rPr>
        <w:t xml:space="preserve"> </w:t>
      </w:r>
      <w:r>
        <w:rPr>
          <w:sz w:val="24"/>
          <w:szCs w:val="24"/>
        </w:rPr>
        <w:t>emulate what they know, passing down a cycle of brokenness to their own children. Fredrick Douglass said it best, “It is easier to build strong children than to repair broken men.” Many who are born again into the body of Christ have already had a life time of brokenness that will take real effort and hands on care from loving spiritual parents to mend.</w:t>
      </w:r>
      <w:r w:rsidRPr="00DE7220">
        <w:rPr>
          <w:sz w:val="24"/>
          <w:szCs w:val="24"/>
        </w:rPr>
        <w:t xml:space="preserve"> </w:t>
      </w:r>
      <w:r>
        <w:rPr>
          <w:sz w:val="24"/>
          <w:szCs w:val="24"/>
        </w:rPr>
        <w:t xml:space="preserve">This is the only possible way to break generational dysfunction. </w:t>
      </w:r>
    </w:p>
    <w:p w14:paraId="2FBA8DD6" w14:textId="77777777" w:rsidR="000665CC" w:rsidRPr="007420DC" w:rsidRDefault="000665CC" w:rsidP="000665CC">
      <w:pPr>
        <w:pStyle w:val="Heading1"/>
        <w:shd w:val="clear" w:color="auto" w:fill="FFFFFF"/>
        <w:spacing w:before="0"/>
        <w:rPr>
          <w:rFonts w:asciiTheme="minorHAnsi" w:hAnsiTheme="minorHAnsi" w:cs="Helvetica"/>
          <w:bCs w:val="0"/>
          <w:i/>
          <w:color w:val="000000"/>
          <w:sz w:val="24"/>
          <w:szCs w:val="24"/>
        </w:rPr>
      </w:pPr>
      <w:r w:rsidRPr="007420DC">
        <w:rPr>
          <w:rStyle w:val="passage-display-bcv"/>
          <w:rFonts w:asciiTheme="minorHAnsi" w:hAnsiTheme="minorHAnsi" w:cs="Helvetica"/>
          <w:bCs w:val="0"/>
          <w:i/>
          <w:color w:val="000000"/>
          <w:sz w:val="24"/>
          <w:szCs w:val="24"/>
        </w:rPr>
        <w:t>Acts 20:28</w:t>
      </w:r>
      <w:r w:rsidRPr="007420DC">
        <w:rPr>
          <w:rStyle w:val="passage-display-version"/>
          <w:rFonts w:asciiTheme="minorHAnsi" w:hAnsiTheme="minorHAnsi" w:cs="Helvetica"/>
          <w:bCs w:val="0"/>
          <w:i/>
          <w:color w:val="000000"/>
          <w:sz w:val="24"/>
          <w:szCs w:val="24"/>
        </w:rPr>
        <w:t xml:space="preserve"> (TLB)</w:t>
      </w:r>
    </w:p>
    <w:p w14:paraId="22E01752" w14:textId="77777777" w:rsidR="000665CC" w:rsidRDefault="000665CC" w:rsidP="000665CC">
      <w:pPr>
        <w:pStyle w:val="NormalWeb"/>
        <w:shd w:val="clear" w:color="auto" w:fill="FFFFFF"/>
        <w:spacing w:before="0" w:beforeAutospacing="0" w:after="150" w:afterAutospacing="0" w:line="360" w:lineRule="atLeast"/>
        <w:jc w:val="center"/>
        <w:rPr>
          <w:rStyle w:val="text"/>
          <w:rFonts w:asciiTheme="minorHAnsi" w:eastAsia="Calibri" w:hAnsiTheme="minorHAnsi" w:cs="Helvetica"/>
          <w:b/>
          <w:i/>
          <w:color w:val="000000"/>
        </w:rPr>
      </w:pPr>
      <w:r w:rsidRPr="007420DC">
        <w:rPr>
          <w:rStyle w:val="text"/>
          <w:rFonts w:asciiTheme="minorHAnsi" w:eastAsia="Calibri" w:hAnsiTheme="minorHAnsi" w:cs="Arial"/>
          <w:b/>
          <w:bCs/>
          <w:i/>
          <w:color w:val="000000"/>
          <w:vertAlign w:val="superscript"/>
        </w:rPr>
        <w:t> </w:t>
      </w:r>
      <w:r w:rsidRPr="007420DC">
        <w:rPr>
          <w:rStyle w:val="text"/>
          <w:rFonts w:asciiTheme="minorHAnsi" w:eastAsia="Calibri" w:hAnsiTheme="minorHAnsi" w:cs="Helvetica"/>
          <w:b/>
          <w:i/>
          <w:color w:val="000000"/>
        </w:rPr>
        <w:t>“And now beware! Be sure that you feed and shepherd God’s flock—his church, purchased with his blood—for the Holy Spirit is holding you responsible as overseers.</w:t>
      </w:r>
    </w:p>
    <w:p w14:paraId="09EB70B2" w14:textId="77777777" w:rsidR="000665CC" w:rsidRDefault="000665CC" w:rsidP="000665CC">
      <w:pPr>
        <w:pStyle w:val="NormalWeb"/>
        <w:shd w:val="clear" w:color="auto" w:fill="FFFFFF"/>
        <w:spacing w:before="0" w:beforeAutospacing="0" w:after="150" w:afterAutospacing="0" w:line="360" w:lineRule="atLeast"/>
        <w:jc w:val="center"/>
        <w:rPr>
          <w:rStyle w:val="text"/>
          <w:rFonts w:asciiTheme="minorHAnsi" w:eastAsia="Calibri" w:hAnsiTheme="minorHAnsi" w:cs="Helvetica"/>
          <w:b/>
          <w:i/>
          <w:color w:val="000000"/>
        </w:rPr>
      </w:pPr>
    </w:p>
    <w:p w14:paraId="284F1037" w14:textId="77777777" w:rsidR="000665CC" w:rsidRDefault="000665CC" w:rsidP="000665CC">
      <w:pPr>
        <w:rPr>
          <w:rFonts w:cs="Calibri"/>
          <w:b/>
          <w:bCs/>
          <w:sz w:val="28"/>
          <w:szCs w:val="28"/>
        </w:rPr>
      </w:pPr>
      <w:r>
        <w:rPr>
          <w:rFonts w:cs="Calibri"/>
          <w:b/>
          <w:bCs/>
          <w:sz w:val="28"/>
          <w:szCs w:val="28"/>
        </w:rPr>
        <w:t xml:space="preserve">DIGGING DEEPER: Read the following passages and make notes of any insights and personal applications. </w:t>
      </w:r>
    </w:p>
    <w:p w14:paraId="7C2DE69E" w14:textId="77777777" w:rsidR="000665CC" w:rsidRPr="00A0399E" w:rsidRDefault="000665CC" w:rsidP="000665CC">
      <w:pPr>
        <w:pStyle w:val="ListParagraph"/>
        <w:numPr>
          <w:ilvl w:val="0"/>
          <w:numId w:val="33"/>
        </w:numPr>
        <w:jc w:val="both"/>
        <w:rPr>
          <w:sz w:val="24"/>
          <w:szCs w:val="24"/>
          <w:lang w:val="en"/>
        </w:rPr>
      </w:pPr>
      <w:r>
        <w:rPr>
          <w:sz w:val="24"/>
          <w:szCs w:val="24"/>
        </w:rPr>
        <w:t xml:space="preserve">John 21:16-17; </w:t>
      </w:r>
      <w:r w:rsidRPr="00A0399E">
        <w:rPr>
          <w:sz w:val="24"/>
          <w:szCs w:val="24"/>
        </w:rPr>
        <w:t>Romans 2:4-5, 2 Corinthians 7:9-10; Hebrews 5:11-14; 1 Peter 2:2; 1 Corinthians 3:1-9; Titus 2:1-14;1 Thessalonians 2:7-13</w:t>
      </w:r>
    </w:p>
    <w:p w14:paraId="07F53709" w14:textId="77777777" w:rsidR="000665CC" w:rsidRDefault="000665CC" w:rsidP="000665CC">
      <w:pPr>
        <w:jc w:val="center"/>
        <w:rPr>
          <w:b/>
          <w:sz w:val="28"/>
          <w:szCs w:val="28"/>
        </w:rPr>
      </w:pPr>
      <w:r>
        <w:rPr>
          <w:b/>
          <w:sz w:val="28"/>
          <w:szCs w:val="28"/>
        </w:rPr>
        <w:t>Biblical Examples to E</w:t>
      </w:r>
      <w:r w:rsidRPr="00653846">
        <w:rPr>
          <w:b/>
          <w:sz w:val="28"/>
          <w:szCs w:val="28"/>
        </w:rPr>
        <w:t>mulate</w:t>
      </w:r>
    </w:p>
    <w:p w14:paraId="654CFCA7" w14:textId="77777777" w:rsidR="000665CC" w:rsidRPr="007323C9" w:rsidRDefault="000665CC" w:rsidP="000665CC">
      <w:pPr>
        <w:pStyle w:val="txt-sm"/>
        <w:jc w:val="center"/>
        <w:rPr>
          <w:rFonts w:asciiTheme="minorHAnsi" w:hAnsiTheme="minorHAnsi"/>
          <w:b/>
          <w:i/>
        </w:rPr>
      </w:pPr>
      <w:r w:rsidRPr="007323C9">
        <w:rPr>
          <w:rFonts w:asciiTheme="minorHAnsi" w:hAnsiTheme="minorHAnsi"/>
          <w:b/>
          <w:i/>
        </w:rPr>
        <w:t>2 Timothy 3:14-17 (NIV)</w:t>
      </w:r>
    </w:p>
    <w:p w14:paraId="55858F33" w14:textId="77777777" w:rsidR="000665CC" w:rsidRPr="007323C9" w:rsidRDefault="000665CC" w:rsidP="000665CC">
      <w:pPr>
        <w:pStyle w:val="NormalWeb"/>
        <w:jc w:val="center"/>
        <w:rPr>
          <w:rFonts w:asciiTheme="minorHAnsi" w:hAnsiTheme="minorHAnsi"/>
          <w:b/>
          <w:i/>
        </w:rPr>
      </w:pPr>
      <w:r w:rsidRPr="007323C9">
        <w:rPr>
          <w:rStyle w:val="text"/>
          <w:rFonts w:asciiTheme="minorHAnsi" w:eastAsia="Calibri" w:hAnsiTheme="minorHAnsi"/>
          <w:b/>
          <w:i/>
          <w:vertAlign w:val="superscript"/>
        </w:rPr>
        <w:t> </w:t>
      </w:r>
      <w:r w:rsidRPr="007323C9">
        <w:rPr>
          <w:rStyle w:val="text"/>
          <w:rFonts w:asciiTheme="minorHAnsi" w:eastAsia="Calibri" w:hAnsiTheme="minorHAnsi"/>
          <w:b/>
          <w:i/>
        </w:rPr>
        <w:t>But as for you, continue in what you have learned and have become convinced of, because you know those from whom you learned it,</w:t>
      </w:r>
      <w:r w:rsidRPr="007323C9">
        <w:rPr>
          <w:rStyle w:val="text"/>
          <w:rFonts w:asciiTheme="minorHAnsi" w:eastAsia="Calibri" w:hAnsiTheme="minorHAnsi"/>
          <w:b/>
          <w:i/>
          <w:vertAlign w:val="superscript"/>
        </w:rPr>
        <w:t> </w:t>
      </w:r>
      <w:r w:rsidRPr="007323C9">
        <w:rPr>
          <w:rStyle w:val="text"/>
          <w:rFonts w:asciiTheme="minorHAnsi" w:eastAsia="Calibri" w:hAnsiTheme="minorHAnsi"/>
          <w:b/>
          <w:i/>
        </w:rPr>
        <w:t>and how from infancy you have known the Holy Scriptures, which are able to make you wise for salvation through faith in Christ Jesus.</w:t>
      </w:r>
      <w:r w:rsidRPr="007323C9">
        <w:rPr>
          <w:rFonts w:asciiTheme="minorHAnsi" w:hAnsiTheme="minorHAnsi"/>
          <w:b/>
          <w:i/>
        </w:rPr>
        <w:t xml:space="preserve"> </w:t>
      </w:r>
      <w:r w:rsidRPr="007323C9">
        <w:rPr>
          <w:rStyle w:val="text"/>
          <w:rFonts w:asciiTheme="minorHAnsi" w:eastAsia="Calibri" w:hAnsiTheme="minorHAnsi"/>
          <w:b/>
          <w:i/>
          <w:vertAlign w:val="superscript"/>
        </w:rPr>
        <w:t> </w:t>
      </w:r>
      <w:r w:rsidRPr="007323C9">
        <w:rPr>
          <w:rStyle w:val="text"/>
          <w:rFonts w:asciiTheme="minorHAnsi" w:eastAsia="Calibri" w:hAnsiTheme="minorHAnsi"/>
          <w:b/>
          <w:i/>
        </w:rPr>
        <w:t>All Scripture is God-breathed and is useful for teaching, rebuking, correcting and training in righteousness</w:t>
      </w:r>
      <w:r>
        <w:rPr>
          <w:rStyle w:val="text"/>
          <w:rFonts w:asciiTheme="minorHAnsi" w:eastAsia="Calibri" w:hAnsiTheme="minorHAnsi"/>
          <w:b/>
          <w:i/>
        </w:rPr>
        <w:t>,</w:t>
      </w:r>
      <w:r w:rsidRPr="007323C9">
        <w:rPr>
          <w:rStyle w:val="text"/>
          <w:rFonts w:asciiTheme="minorHAnsi" w:eastAsia="Calibri" w:hAnsiTheme="minorHAnsi"/>
          <w:b/>
          <w:i/>
          <w:vertAlign w:val="superscript"/>
        </w:rPr>
        <w:t> </w:t>
      </w:r>
      <w:r w:rsidRPr="007323C9">
        <w:rPr>
          <w:rStyle w:val="text"/>
          <w:rFonts w:asciiTheme="minorHAnsi" w:eastAsia="Calibri" w:hAnsiTheme="minorHAnsi"/>
          <w:b/>
          <w:i/>
        </w:rPr>
        <w:t>so that the servant of God may be thoroughly equipped for every good work.</w:t>
      </w:r>
    </w:p>
    <w:p w14:paraId="7FD36D04" w14:textId="77777777" w:rsidR="000665CC" w:rsidRDefault="000665CC" w:rsidP="000665CC">
      <w:pPr>
        <w:ind w:firstLine="720"/>
        <w:jc w:val="both"/>
        <w:rPr>
          <w:sz w:val="24"/>
          <w:szCs w:val="24"/>
        </w:rPr>
      </w:pPr>
      <w:r>
        <w:rPr>
          <w:sz w:val="24"/>
          <w:szCs w:val="24"/>
        </w:rPr>
        <w:t>Herb Hodges has often said, “</w:t>
      </w:r>
      <w:r w:rsidRPr="00721752">
        <w:rPr>
          <w:sz w:val="24"/>
          <w:szCs w:val="24"/>
        </w:rPr>
        <w:t>You cannot be wha</w:t>
      </w:r>
      <w:r w:rsidRPr="00F05BAD">
        <w:rPr>
          <w:sz w:val="24"/>
          <w:szCs w:val="24"/>
        </w:rPr>
        <w:t>t you do not see</w:t>
      </w:r>
      <w:r>
        <w:rPr>
          <w:sz w:val="24"/>
          <w:szCs w:val="24"/>
        </w:rPr>
        <w:t>,” and “D</w:t>
      </w:r>
      <w:r w:rsidRPr="00F05BAD">
        <w:rPr>
          <w:sz w:val="24"/>
          <w:szCs w:val="24"/>
        </w:rPr>
        <w:t>iscipling is caught</w:t>
      </w:r>
      <w:r>
        <w:rPr>
          <w:sz w:val="24"/>
          <w:szCs w:val="24"/>
        </w:rPr>
        <w:t>, more than taught.”</w:t>
      </w:r>
      <w:r w:rsidRPr="00F05BAD">
        <w:rPr>
          <w:sz w:val="24"/>
          <w:szCs w:val="24"/>
        </w:rPr>
        <w:t xml:space="preserve"> </w:t>
      </w:r>
      <w:r>
        <w:rPr>
          <w:sz w:val="24"/>
          <w:szCs w:val="24"/>
        </w:rPr>
        <w:t xml:space="preserve">Without a living example to follow, they will not know what to emulate.  Along these same lines, Robert Coleman sums it up with this statement: “It is good to tell people what we mean, but it is infinitely better to show them. People are looking for a demonstration, not an explanation.” - </w:t>
      </w:r>
      <w:r w:rsidRPr="009C3002">
        <w:rPr>
          <w:sz w:val="24"/>
          <w:szCs w:val="24"/>
          <w:u w:val="single"/>
        </w:rPr>
        <w:t>Master Plan of Evangelism</w:t>
      </w:r>
      <w:r>
        <w:rPr>
          <w:sz w:val="24"/>
          <w:szCs w:val="24"/>
        </w:rPr>
        <w:t>, page 68.</w:t>
      </w:r>
    </w:p>
    <w:p w14:paraId="6D0A3C52" w14:textId="77777777" w:rsidR="000665CC" w:rsidRDefault="000665CC" w:rsidP="000665CC">
      <w:pPr>
        <w:pStyle w:val="ListParagraph"/>
        <w:ind w:left="0" w:firstLine="720"/>
        <w:jc w:val="both"/>
        <w:rPr>
          <w:sz w:val="24"/>
          <w:szCs w:val="24"/>
        </w:rPr>
      </w:pPr>
    </w:p>
    <w:p w14:paraId="3CB8F805" w14:textId="77777777" w:rsidR="000665CC" w:rsidRPr="005C2CFD" w:rsidRDefault="000665CC" w:rsidP="000665CC">
      <w:pPr>
        <w:pStyle w:val="ListParagraph"/>
        <w:ind w:left="0"/>
        <w:jc w:val="center"/>
        <w:rPr>
          <w:rFonts w:cstheme="minorHAnsi"/>
          <w:b/>
          <w:i/>
          <w:sz w:val="24"/>
          <w:szCs w:val="24"/>
        </w:rPr>
      </w:pPr>
      <w:r w:rsidRPr="00942775">
        <w:rPr>
          <w:rFonts w:asciiTheme="minorHAnsi" w:eastAsiaTheme="minorEastAsia" w:hAnsiTheme="minorHAnsi" w:cstheme="minorBidi"/>
          <w:b/>
          <w:bCs/>
          <w:i/>
          <w:iCs/>
          <w:sz w:val="24"/>
          <w:szCs w:val="24"/>
        </w:rPr>
        <w:t xml:space="preserve"> </w:t>
      </w:r>
      <w:r w:rsidRPr="5897EC05">
        <w:rPr>
          <w:rFonts w:asciiTheme="minorHAnsi" w:eastAsiaTheme="minorEastAsia" w:hAnsiTheme="minorHAnsi" w:cstheme="minorBidi"/>
          <w:b/>
          <w:bCs/>
          <w:i/>
          <w:iCs/>
          <w:sz w:val="24"/>
          <w:szCs w:val="24"/>
        </w:rPr>
        <w:t>Philippians 3:17 (EVS)</w:t>
      </w:r>
    </w:p>
    <w:p w14:paraId="1F0FB6C1" w14:textId="77777777" w:rsidR="000665CC" w:rsidRDefault="000665CC" w:rsidP="000665CC">
      <w:pPr>
        <w:pStyle w:val="ListParagraph"/>
        <w:ind w:left="0"/>
        <w:jc w:val="center"/>
        <w:rPr>
          <w:rStyle w:val="verse-text"/>
          <w:rFonts w:asciiTheme="minorHAnsi" w:eastAsiaTheme="minorEastAsia" w:hAnsiTheme="minorHAnsi" w:cstheme="minorBidi"/>
          <w:b/>
          <w:bCs/>
          <w:i/>
          <w:iCs/>
          <w:sz w:val="24"/>
          <w:szCs w:val="24"/>
          <w:lang w:val="en"/>
        </w:rPr>
      </w:pPr>
      <w:r w:rsidRPr="5897EC05">
        <w:rPr>
          <w:rStyle w:val="verse-text"/>
          <w:rFonts w:asciiTheme="minorHAnsi" w:eastAsiaTheme="minorEastAsia" w:hAnsiTheme="minorHAnsi" w:cstheme="minorBidi"/>
          <w:b/>
          <w:bCs/>
          <w:i/>
          <w:iCs/>
          <w:sz w:val="24"/>
          <w:szCs w:val="24"/>
          <w:lang w:val="en"/>
        </w:rPr>
        <w:t>Brothers, join in imitating me, and keep your eyes on those who walk according to the example you have in us.</w:t>
      </w:r>
    </w:p>
    <w:p w14:paraId="38E2C2E9" w14:textId="77777777" w:rsidR="000665CC" w:rsidRDefault="000665CC" w:rsidP="000665CC">
      <w:pPr>
        <w:rPr>
          <w:b/>
          <w:sz w:val="28"/>
          <w:szCs w:val="28"/>
        </w:rPr>
      </w:pPr>
      <w:r>
        <w:rPr>
          <w:b/>
          <w:bCs/>
          <w:sz w:val="28"/>
          <w:szCs w:val="28"/>
        </w:rPr>
        <w:t>WORD SEARCH: from Strong’s Concordance</w:t>
      </w:r>
    </w:p>
    <w:p w14:paraId="6E5C3258" w14:textId="77777777" w:rsidR="000665CC" w:rsidRPr="00206CF0" w:rsidRDefault="000665CC" w:rsidP="000665CC">
      <w:pPr>
        <w:pStyle w:val="ListParagraph"/>
        <w:numPr>
          <w:ilvl w:val="0"/>
          <w:numId w:val="62"/>
        </w:numPr>
        <w:rPr>
          <w:i/>
          <w:iCs/>
          <w:sz w:val="24"/>
          <w:szCs w:val="24"/>
        </w:rPr>
      </w:pPr>
      <w:r w:rsidRPr="00206CF0">
        <w:rPr>
          <w:b/>
          <w:bCs/>
          <w:sz w:val="24"/>
          <w:szCs w:val="24"/>
        </w:rPr>
        <w:t xml:space="preserve">Imitators /examples in </w:t>
      </w:r>
      <w:r w:rsidRPr="00206CF0">
        <w:rPr>
          <w:sz w:val="24"/>
          <w:szCs w:val="24"/>
        </w:rPr>
        <w:t>Greek: #5179 tupos-</w:t>
      </w:r>
      <w:r w:rsidRPr="00206CF0">
        <w:rPr>
          <w:i/>
          <w:iCs/>
          <w:sz w:val="24"/>
          <w:szCs w:val="24"/>
        </w:rPr>
        <w:t>a die, a stamp, scar, shape, style or resemblance, a sampler, type, a model for imitation, pattern-print.</w:t>
      </w:r>
    </w:p>
    <w:p w14:paraId="620441AB" w14:textId="77777777" w:rsidR="000665CC" w:rsidRPr="00574B81" w:rsidRDefault="000665CC" w:rsidP="000665CC">
      <w:pPr>
        <w:pStyle w:val="ListParagraph"/>
        <w:numPr>
          <w:ilvl w:val="0"/>
          <w:numId w:val="62"/>
        </w:numPr>
        <w:rPr>
          <w:rFonts w:cstheme="minorHAnsi"/>
          <w:b/>
          <w:i/>
          <w:sz w:val="24"/>
          <w:szCs w:val="24"/>
        </w:rPr>
      </w:pPr>
      <w:r w:rsidRPr="00254E5A">
        <w:rPr>
          <w:b/>
          <w:bCs/>
          <w:sz w:val="24"/>
          <w:szCs w:val="24"/>
        </w:rPr>
        <w:t xml:space="preserve">Follow/imitate in </w:t>
      </w:r>
      <w:r w:rsidRPr="00254E5A">
        <w:rPr>
          <w:sz w:val="24"/>
          <w:szCs w:val="24"/>
        </w:rPr>
        <w:t xml:space="preserve">Greek #3401/3402: </w:t>
      </w:r>
      <w:r w:rsidRPr="00254E5A">
        <w:rPr>
          <w:i/>
          <w:iCs/>
          <w:sz w:val="24"/>
          <w:szCs w:val="24"/>
        </w:rPr>
        <w:t>mimetes or mimeomai- (a mimic); to imitate-follow</w:t>
      </w:r>
      <w:r w:rsidRPr="00254E5A">
        <w:rPr>
          <w:rFonts w:asciiTheme="minorHAnsi" w:eastAsiaTheme="minorEastAsia" w:hAnsiTheme="minorHAnsi" w:cstheme="minorBidi"/>
          <w:b/>
          <w:bCs/>
          <w:i/>
          <w:iCs/>
          <w:sz w:val="24"/>
          <w:szCs w:val="24"/>
        </w:rPr>
        <w:t>.</w:t>
      </w:r>
    </w:p>
    <w:p w14:paraId="585825F2" w14:textId="77777777" w:rsidR="000665CC" w:rsidRDefault="000665CC" w:rsidP="000665CC">
      <w:pPr>
        <w:ind w:left="360"/>
        <w:jc w:val="center"/>
        <w:rPr>
          <w:b/>
          <w:bCs/>
          <w:i/>
          <w:iCs/>
          <w:sz w:val="24"/>
          <w:szCs w:val="24"/>
        </w:rPr>
      </w:pPr>
      <w:r w:rsidRPr="00B86DE3">
        <w:rPr>
          <w:b/>
          <w:bCs/>
          <w:i/>
          <w:iCs/>
          <w:sz w:val="24"/>
          <w:szCs w:val="24"/>
        </w:rPr>
        <w:t>1 Corinthians 11:1 (HCSB)</w:t>
      </w:r>
    </w:p>
    <w:p w14:paraId="48B4932C" w14:textId="77777777" w:rsidR="000665CC" w:rsidRPr="00A71B37" w:rsidRDefault="000665CC" w:rsidP="000665CC">
      <w:pPr>
        <w:jc w:val="center"/>
        <w:rPr>
          <w:b/>
          <w:i/>
          <w:sz w:val="24"/>
          <w:szCs w:val="24"/>
        </w:rPr>
      </w:pPr>
      <w:r w:rsidRPr="5897EC05">
        <w:rPr>
          <w:b/>
          <w:bCs/>
          <w:i/>
          <w:iCs/>
          <w:sz w:val="24"/>
          <w:szCs w:val="24"/>
        </w:rPr>
        <w:t>“Be imitators of me, as I also am of Christ.”</w:t>
      </w:r>
    </w:p>
    <w:p w14:paraId="527EEC27" w14:textId="77777777" w:rsidR="000665CC" w:rsidRDefault="000665CC" w:rsidP="000665CC">
      <w:pPr>
        <w:ind w:firstLine="720"/>
        <w:jc w:val="both"/>
        <w:rPr>
          <w:sz w:val="24"/>
          <w:szCs w:val="24"/>
        </w:rPr>
      </w:pPr>
      <w:r>
        <w:rPr>
          <w:sz w:val="24"/>
          <w:szCs w:val="24"/>
        </w:rPr>
        <w:t xml:space="preserve">In spite of 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at the spiritual breast of His mother and Grandmother. The Word of God made Timothy wise unto salvation, and then he grew from infancy and childhood into young-adulthood in Christ. </w:t>
      </w:r>
    </w:p>
    <w:p w14:paraId="6A3686F5" w14:textId="77777777" w:rsidR="000665CC" w:rsidRPr="00716B45" w:rsidRDefault="000665CC" w:rsidP="000665CC">
      <w:pPr>
        <w:jc w:val="center"/>
        <w:rPr>
          <w:b/>
          <w:i/>
          <w:sz w:val="24"/>
          <w:szCs w:val="24"/>
        </w:rPr>
      </w:pPr>
      <w:r w:rsidRPr="00716B45">
        <w:rPr>
          <w:b/>
          <w:i/>
          <w:sz w:val="24"/>
          <w:szCs w:val="24"/>
        </w:rPr>
        <w:t>Proverbs 6:20-23</w:t>
      </w:r>
    </w:p>
    <w:p w14:paraId="48E44955" w14:textId="77777777" w:rsidR="000665CC" w:rsidRDefault="000665CC" w:rsidP="000665CC">
      <w:pPr>
        <w:shd w:val="clear" w:color="auto" w:fill="FFFFFF"/>
        <w:spacing w:line="240" w:lineRule="auto"/>
        <w:jc w:val="center"/>
        <w:rPr>
          <w:rFonts w:eastAsia="Times New Roman" w:cstheme="minorHAnsi"/>
          <w:b/>
          <w:i/>
          <w:color w:val="000000"/>
          <w:sz w:val="24"/>
          <w:szCs w:val="24"/>
        </w:rPr>
      </w:pPr>
      <w:r w:rsidRPr="00C25C4E">
        <w:rPr>
          <w:rFonts w:eastAsia="Times New Roman" w:cstheme="minorHAnsi"/>
          <w:b/>
          <w:i/>
          <w:color w:val="000000"/>
          <w:sz w:val="24"/>
          <w:szCs w:val="24"/>
        </w:rPr>
        <w:t>My son, keep your father’s commands and do not forsake your mother’s teaching.</w:t>
      </w:r>
      <w:r w:rsidRPr="00C25C4E">
        <w:rPr>
          <w:rFonts w:eastAsia="Times New Roman" w:cstheme="minorHAnsi"/>
          <w:b/>
          <w:bCs/>
          <w:i/>
          <w:color w:val="000000"/>
          <w:sz w:val="24"/>
          <w:szCs w:val="24"/>
          <w:vertAlign w:val="superscript"/>
        </w:rPr>
        <w:t> </w:t>
      </w:r>
      <w:r w:rsidRPr="00C25C4E">
        <w:rPr>
          <w:rFonts w:eastAsia="Times New Roman" w:cstheme="minorHAnsi"/>
          <w:b/>
          <w:i/>
          <w:color w:val="000000"/>
          <w:sz w:val="24"/>
          <w:szCs w:val="24"/>
        </w:rPr>
        <w:t xml:space="preserve">Bind them always on your heart; fasten them around your neck. </w:t>
      </w:r>
      <w:r w:rsidRPr="00C25C4E">
        <w:rPr>
          <w:rFonts w:eastAsia="Times New Roman" w:cstheme="minorHAnsi"/>
          <w:b/>
          <w:bCs/>
          <w:i/>
          <w:color w:val="000000"/>
          <w:sz w:val="24"/>
          <w:szCs w:val="24"/>
          <w:vertAlign w:val="superscript"/>
        </w:rPr>
        <w:t> </w:t>
      </w:r>
      <w:r w:rsidRPr="00C25C4E">
        <w:rPr>
          <w:rFonts w:eastAsia="Times New Roman" w:cstheme="minorHAnsi"/>
          <w:b/>
          <w:i/>
          <w:color w:val="000000"/>
          <w:sz w:val="24"/>
          <w:szCs w:val="24"/>
        </w:rPr>
        <w:t>When you walk, they will guide you; when you sleep, they will watch over you; when you awake, they will speak to you.</w:t>
      </w:r>
      <w:r w:rsidRPr="00C25C4E">
        <w:rPr>
          <w:rFonts w:eastAsia="Times New Roman" w:cstheme="minorHAnsi"/>
          <w:b/>
          <w:bCs/>
          <w:i/>
          <w:color w:val="000000"/>
          <w:sz w:val="24"/>
          <w:szCs w:val="24"/>
          <w:vertAlign w:val="superscript"/>
        </w:rPr>
        <w:t> </w:t>
      </w:r>
      <w:r w:rsidRPr="00C25C4E">
        <w:rPr>
          <w:rFonts w:eastAsia="Times New Roman" w:cstheme="minorHAnsi"/>
          <w:b/>
          <w:i/>
          <w:color w:val="000000"/>
          <w:sz w:val="24"/>
          <w:szCs w:val="24"/>
        </w:rPr>
        <w:t>For this command is a lamp, this teaching is a light, and correction and instruction are the way to life.</w:t>
      </w:r>
    </w:p>
    <w:p w14:paraId="78DE2408" w14:textId="77777777" w:rsidR="000665CC" w:rsidRDefault="000665CC" w:rsidP="000665CC">
      <w:pPr>
        <w:jc w:val="center"/>
        <w:rPr>
          <w:b/>
          <w:sz w:val="28"/>
          <w:szCs w:val="28"/>
        </w:rPr>
      </w:pPr>
      <w:r w:rsidRPr="00653846">
        <w:rPr>
          <w:b/>
          <w:sz w:val="28"/>
          <w:szCs w:val="28"/>
        </w:rPr>
        <w:t xml:space="preserve">Fruitful in </w:t>
      </w:r>
      <w:r>
        <w:rPr>
          <w:b/>
          <w:sz w:val="28"/>
          <w:szCs w:val="28"/>
        </w:rPr>
        <w:t>O</w:t>
      </w:r>
      <w:r w:rsidRPr="00653846">
        <w:rPr>
          <w:b/>
          <w:sz w:val="28"/>
          <w:szCs w:val="28"/>
        </w:rPr>
        <w:t>ld-</w:t>
      </w:r>
      <w:r>
        <w:rPr>
          <w:b/>
          <w:sz w:val="28"/>
          <w:szCs w:val="28"/>
        </w:rPr>
        <w:t>A</w:t>
      </w:r>
      <w:r w:rsidRPr="00653846">
        <w:rPr>
          <w:b/>
          <w:sz w:val="28"/>
          <w:szCs w:val="28"/>
        </w:rPr>
        <w:t>ge</w:t>
      </w:r>
    </w:p>
    <w:p w14:paraId="7D194528" w14:textId="77777777" w:rsidR="000665CC" w:rsidRDefault="000665CC" w:rsidP="000665CC">
      <w:pPr>
        <w:pStyle w:val="line"/>
        <w:jc w:val="center"/>
        <w:rPr>
          <w:rFonts w:asciiTheme="minorHAnsi" w:hAnsiTheme="minorHAnsi" w:cstheme="minorHAnsi"/>
          <w:b/>
          <w:i/>
        </w:rPr>
      </w:pPr>
      <w:r w:rsidRPr="00F46AA5">
        <w:rPr>
          <w:rFonts w:asciiTheme="minorHAnsi" w:hAnsiTheme="minorHAnsi" w:cstheme="minorHAnsi"/>
          <w:b/>
          <w:i/>
        </w:rPr>
        <w:t>Psalm 92:12-15</w:t>
      </w:r>
      <w:r>
        <w:rPr>
          <w:rFonts w:asciiTheme="minorHAnsi" w:hAnsiTheme="minorHAnsi" w:cstheme="minorHAnsi"/>
          <w:b/>
          <w:i/>
        </w:rPr>
        <w:t xml:space="preserve"> (ESV)</w:t>
      </w:r>
    </w:p>
    <w:p w14:paraId="4D7F1248" w14:textId="77777777" w:rsidR="000665CC" w:rsidRPr="00783E47" w:rsidRDefault="000665CC" w:rsidP="000665CC">
      <w:pPr>
        <w:pStyle w:val="line"/>
        <w:jc w:val="center"/>
        <w:rPr>
          <w:rFonts w:asciiTheme="minorHAnsi" w:hAnsiTheme="minorHAnsi" w:cstheme="minorHAnsi"/>
          <w:b/>
          <w:i/>
          <w:vertAlign w:val="superscript"/>
        </w:rPr>
      </w:pPr>
      <w:r w:rsidRPr="00783E47">
        <w:rPr>
          <w:rFonts w:ascii="Calibri" w:eastAsia="Calibri" w:hAnsi="Calibri"/>
          <w:b/>
          <w:i/>
        </w:rPr>
        <w:t>The righteous flourish like the palm tree</w:t>
      </w:r>
      <w:r w:rsidRPr="00783E47">
        <w:rPr>
          <w:rFonts w:ascii="Calibri" w:eastAsia="Calibri" w:hAnsi="Calibri"/>
          <w:b/>
          <w:i/>
        </w:rPr>
        <w:br/>
        <w:t>    and grow like a cedar in Lebanon.</w:t>
      </w:r>
      <w:r w:rsidRPr="00783E47">
        <w:rPr>
          <w:b/>
          <w:i/>
        </w:rPr>
        <w:t xml:space="preserve"> </w:t>
      </w:r>
      <w:r w:rsidRPr="00783E47">
        <w:rPr>
          <w:rFonts w:ascii="Calibri" w:eastAsia="Calibri" w:hAnsi="Calibri"/>
          <w:b/>
          <w:i/>
        </w:rPr>
        <w:t xml:space="preserve">They are planted in the house of the </w:t>
      </w:r>
      <w:r w:rsidRPr="00783E47">
        <w:rPr>
          <w:rFonts w:ascii="Calibri" w:eastAsia="Calibri" w:hAnsi="Calibri"/>
          <w:b/>
          <w:i/>
          <w:smallCaps/>
        </w:rPr>
        <w:t>Lord</w:t>
      </w:r>
      <w:r w:rsidRPr="00783E47">
        <w:rPr>
          <w:rFonts w:ascii="Calibri" w:eastAsia="Calibri" w:hAnsi="Calibri"/>
          <w:b/>
          <w:i/>
        </w:rPr>
        <w:t>;</w:t>
      </w:r>
      <w:r w:rsidRPr="00783E47">
        <w:rPr>
          <w:rFonts w:ascii="Calibri" w:eastAsia="Calibri" w:hAnsi="Calibri"/>
          <w:b/>
          <w:i/>
        </w:rPr>
        <w:br/>
        <w:t>    they flourish in the courts of our God.</w:t>
      </w:r>
      <w:r w:rsidRPr="00783E47">
        <w:rPr>
          <w:b/>
          <w:i/>
        </w:rPr>
        <w:t xml:space="preserve"> </w:t>
      </w:r>
      <w:r w:rsidRPr="00783E47">
        <w:rPr>
          <w:rFonts w:ascii="Calibri" w:eastAsia="Calibri" w:hAnsi="Calibri"/>
          <w:b/>
          <w:i/>
        </w:rPr>
        <w:t>They still bear fruit in old age;</w:t>
      </w:r>
      <w:r w:rsidRPr="00783E47">
        <w:rPr>
          <w:rFonts w:ascii="Calibri" w:eastAsia="Calibri" w:hAnsi="Calibri"/>
          <w:b/>
          <w:i/>
        </w:rPr>
        <w:br/>
        <w:t>    they are ever full of sap and green,</w:t>
      </w:r>
      <w:r w:rsidRPr="00783E47">
        <w:rPr>
          <w:b/>
          <w:i/>
        </w:rPr>
        <w:t xml:space="preserve"> </w:t>
      </w:r>
      <w:r w:rsidRPr="00783E47">
        <w:rPr>
          <w:rFonts w:ascii="Calibri" w:eastAsia="Calibri" w:hAnsi="Calibri"/>
          <w:b/>
          <w:i/>
        </w:rPr>
        <w:t xml:space="preserve">to declare that the </w:t>
      </w:r>
      <w:r w:rsidRPr="00783E47">
        <w:rPr>
          <w:rFonts w:ascii="Calibri" w:eastAsia="Calibri" w:hAnsi="Calibri"/>
          <w:b/>
          <w:i/>
          <w:smallCaps/>
        </w:rPr>
        <w:t>Lord</w:t>
      </w:r>
      <w:r w:rsidRPr="00783E47">
        <w:rPr>
          <w:rFonts w:ascii="Calibri" w:eastAsia="Calibri" w:hAnsi="Calibri"/>
          <w:b/>
          <w:i/>
        </w:rPr>
        <w:t xml:space="preserve"> is upright;</w:t>
      </w:r>
      <w:r w:rsidRPr="00783E47">
        <w:rPr>
          <w:rFonts w:ascii="Calibri" w:eastAsia="Calibri" w:hAnsi="Calibri"/>
          <w:b/>
          <w:i/>
        </w:rPr>
        <w:br/>
        <w:t>    he is my rock, and there is no unrighteousness in him.</w:t>
      </w:r>
    </w:p>
    <w:p w14:paraId="1EED2CA6" w14:textId="77777777" w:rsidR="000665CC" w:rsidRDefault="000665CC" w:rsidP="000665CC">
      <w:pPr>
        <w:ind w:firstLine="720"/>
        <w:jc w:val="both"/>
        <w:rPr>
          <w:rFonts w:eastAsiaTheme="minorEastAsia"/>
          <w:sz w:val="24"/>
          <w:szCs w:val="24"/>
        </w:rPr>
      </w:pPr>
      <w:r>
        <w:rPr>
          <w:rFonts w:asciiTheme="minorHAnsi" w:eastAsiaTheme="minorEastAsia" w:hAnsiTheme="minorHAnsi" w:cstheme="minorEastAsia"/>
          <w:sz w:val="24"/>
          <w:szCs w:val="24"/>
        </w:rPr>
        <w:t xml:space="preserve">When it comes to spiritual growth, we are not talking necessarily about physical age, but spiritual maturity. For all the reasons mentioned previously, many believers never grow up spiritually. So, if age is not the criterion to gauge spiritual parenthood, then what is? </w:t>
      </w:r>
      <w:r w:rsidRPr="00A0399E">
        <w:rPr>
          <w:rFonts w:asciiTheme="minorHAnsi" w:eastAsiaTheme="minorEastAsia" w:hAnsiTheme="minorHAnsi" w:cstheme="minorEastAsia"/>
          <w:bCs/>
          <w:iCs/>
          <w:sz w:val="24"/>
          <w:szCs w:val="24"/>
        </w:rPr>
        <w:t>Well first, this person</w:t>
      </w:r>
      <w:r w:rsidRPr="00A0399E">
        <w:rPr>
          <w:rFonts w:asciiTheme="minorHAnsi" w:eastAsiaTheme="minorEastAsia" w:hAnsiTheme="minorHAnsi" w:cstheme="minorEastAsia"/>
          <w:sz w:val="24"/>
          <w:szCs w:val="24"/>
        </w:rPr>
        <w:t xml:space="preserve"> is a lifelong</w:t>
      </w:r>
      <w:r w:rsidRPr="00C51FB4">
        <w:rPr>
          <w:rFonts w:asciiTheme="minorHAnsi" w:eastAsiaTheme="minorEastAsia" w:hAnsiTheme="minorHAnsi" w:cstheme="minorEastAsia"/>
          <w:sz w:val="24"/>
          <w:szCs w:val="24"/>
        </w:rPr>
        <w:t xml:space="preserve"> learner and follower of Christ. </w:t>
      </w:r>
      <w:r>
        <w:rPr>
          <w:rFonts w:asciiTheme="minorHAnsi" w:eastAsiaTheme="minorEastAsia" w:hAnsiTheme="minorHAnsi" w:cstheme="minorEastAsia"/>
          <w:sz w:val="24"/>
          <w:szCs w:val="24"/>
        </w:rPr>
        <w:t>They are</w:t>
      </w:r>
      <w:r w:rsidRPr="00C51FB4">
        <w:rPr>
          <w:rFonts w:asciiTheme="minorHAnsi" w:eastAsiaTheme="minorEastAsia" w:hAnsiTheme="minorHAnsi" w:cstheme="minorEastAsia"/>
          <w:sz w:val="24"/>
          <w:szCs w:val="24"/>
        </w:rPr>
        <w:t xml:space="preserve"> </w:t>
      </w:r>
      <w:r w:rsidRPr="00A0399E">
        <w:rPr>
          <w:rFonts w:asciiTheme="minorHAnsi" w:eastAsiaTheme="minorEastAsia" w:hAnsiTheme="minorHAnsi" w:cstheme="minorEastAsia"/>
          <w:iCs/>
          <w:sz w:val="24"/>
          <w:szCs w:val="24"/>
        </w:rPr>
        <w:t>not super Christians</w:t>
      </w:r>
      <w:r>
        <w:rPr>
          <w:rFonts w:asciiTheme="minorHAnsi" w:eastAsiaTheme="minorEastAsia" w:hAnsiTheme="minorHAnsi" w:cstheme="minorEastAsia"/>
          <w:iCs/>
          <w:sz w:val="24"/>
          <w:szCs w:val="24"/>
        </w:rPr>
        <w:t>, nor</w:t>
      </w:r>
      <w:r w:rsidRPr="00A0399E">
        <w:rPr>
          <w:rFonts w:asciiTheme="minorHAnsi" w:eastAsiaTheme="minorEastAsia" w:hAnsiTheme="minorHAnsi" w:cstheme="minorEastAsia"/>
          <w:sz w:val="24"/>
          <w:szCs w:val="24"/>
        </w:rPr>
        <w:t xml:space="preserve"> </w:t>
      </w:r>
      <w:r w:rsidRPr="00A0399E">
        <w:rPr>
          <w:rFonts w:asciiTheme="minorHAnsi" w:eastAsiaTheme="minorEastAsia" w:hAnsiTheme="minorHAnsi" w:cstheme="minorEastAsia"/>
          <w:iCs/>
          <w:sz w:val="24"/>
          <w:szCs w:val="24"/>
        </w:rPr>
        <w:t>perfect pe</w:t>
      </w:r>
      <w:r>
        <w:rPr>
          <w:rFonts w:asciiTheme="minorHAnsi" w:eastAsiaTheme="minorEastAsia" w:hAnsiTheme="minorHAnsi" w:cstheme="minorEastAsia"/>
          <w:iCs/>
          <w:sz w:val="24"/>
          <w:szCs w:val="24"/>
        </w:rPr>
        <w:t>ople, they</w:t>
      </w:r>
      <w:r w:rsidRPr="00C51FB4">
        <w:rPr>
          <w:rFonts w:asciiTheme="minorHAnsi" w:eastAsiaTheme="minorEastAsia" w:hAnsiTheme="minorHAnsi" w:cstheme="minorEastAsia"/>
          <w:sz w:val="24"/>
          <w:szCs w:val="24"/>
        </w:rPr>
        <w:t xml:space="preserve"> are in the </w:t>
      </w:r>
      <w:r>
        <w:rPr>
          <w:rFonts w:asciiTheme="minorHAnsi" w:eastAsiaTheme="minorEastAsia" w:hAnsiTheme="minorHAnsi" w:cstheme="minorEastAsia"/>
          <w:sz w:val="24"/>
          <w:szCs w:val="24"/>
        </w:rPr>
        <w:t xml:space="preserve">life-long </w:t>
      </w:r>
      <w:r w:rsidRPr="00C51FB4">
        <w:rPr>
          <w:rFonts w:asciiTheme="minorHAnsi" w:eastAsiaTheme="minorEastAsia" w:hAnsiTheme="minorHAnsi" w:cstheme="minorEastAsia"/>
          <w:sz w:val="24"/>
          <w:szCs w:val="24"/>
        </w:rPr>
        <w:t xml:space="preserve">process of sanctification. </w:t>
      </w:r>
      <w:r w:rsidRPr="009F5B1B">
        <w:rPr>
          <w:sz w:val="24"/>
          <w:szCs w:val="24"/>
        </w:rPr>
        <w:t xml:space="preserve">I heard of a woman who is in her late 90’s who is still </w:t>
      </w:r>
      <w:r>
        <w:rPr>
          <w:sz w:val="24"/>
          <w:szCs w:val="24"/>
        </w:rPr>
        <w:t>bringing</w:t>
      </w:r>
      <w:r w:rsidRPr="009F5B1B">
        <w:rPr>
          <w:sz w:val="24"/>
          <w:szCs w:val="24"/>
        </w:rPr>
        <w:t xml:space="preserve"> young women into her home weekly to disciple them. She is still yielding fruit in her old age, and long after she is gone</w:t>
      </w:r>
      <w:r>
        <w:rPr>
          <w:sz w:val="24"/>
          <w:szCs w:val="24"/>
        </w:rPr>
        <w:t>,</w:t>
      </w:r>
      <w:r w:rsidRPr="009F5B1B">
        <w:rPr>
          <w:sz w:val="24"/>
          <w:szCs w:val="24"/>
        </w:rPr>
        <w:t xml:space="preserve"> her godly influence will be impacting generations.</w:t>
      </w:r>
      <w:r>
        <w:rPr>
          <w:sz w:val="24"/>
          <w:szCs w:val="24"/>
        </w:rPr>
        <w:t xml:space="preserve"> As an added benefit, it is</w:t>
      </w:r>
      <w:r>
        <w:rPr>
          <w:rFonts w:asciiTheme="minorHAnsi" w:eastAsiaTheme="minorEastAsia" w:hAnsiTheme="minorHAnsi" w:cstheme="minorBidi"/>
          <w:sz w:val="24"/>
          <w:szCs w:val="24"/>
          <w:lang w:val="en"/>
        </w:rPr>
        <w:t xml:space="preserve"> a proven fact, that when we stay mentally active, this can even slow down the ageing process. </w:t>
      </w:r>
    </w:p>
    <w:p w14:paraId="0BD6A3A4" w14:textId="77777777" w:rsidR="000665CC" w:rsidRPr="00337503" w:rsidRDefault="000665CC" w:rsidP="000665CC">
      <w:pPr>
        <w:ind w:firstLine="720"/>
        <w:jc w:val="both"/>
        <w:rPr>
          <w:rFonts w:asciiTheme="minorHAnsi" w:eastAsiaTheme="minorEastAsia" w:hAnsiTheme="minorHAnsi" w:cstheme="minorEastAsia"/>
          <w:sz w:val="24"/>
          <w:szCs w:val="24"/>
        </w:rPr>
      </w:pPr>
      <w:r>
        <w:rPr>
          <w:rFonts w:asciiTheme="minorHAnsi" w:eastAsiaTheme="minorEastAsia" w:hAnsiTheme="minorHAnsi" w:cstheme="minorEastAsia"/>
          <w:sz w:val="24"/>
          <w:szCs w:val="24"/>
        </w:rPr>
        <w:t>A spiritual parent is one who is</w:t>
      </w:r>
      <w:r w:rsidRPr="00C51FB4">
        <w:rPr>
          <w:rFonts w:asciiTheme="minorHAnsi" w:eastAsiaTheme="minorEastAsia" w:hAnsiTheme="minorHAnsi" w:cstheme="minorEastAsia"/>
          <w:sz w:val="24"/>
          <w:szCs w:val="24"/>
        </w:rPr>
        <w:t xml:space="preserve"> willing to share their struggles, as well as victories, with other</w:t>
      </w:r>
      <w:r>
        <w:rPr>
          <w:rFonts w:asciiTheme="minorHAnsi" w:eastAsiaTheme="minorEastAsia" w:hAnsiTheme="minorHAnsi" w:cstheme="minorEastAsia"/>
          <w:sz w:val="24"/>
          <w:szCs w:val="24"/>
        </w:rPr>
        <w:t>s in the family of God. This person</w:t>
      </w:r>
      <w:r w:rsidRPr="00C51FB4">
        <w:rPr>
          <w:rFonts w:asciiTheme="minorHAnsi" w:eastAsiaTheme="minorEastAsia" w:hAnsiTheme="minorHAnsi" w:cstheme="minorEastAsia"/>
          <w:sz w:val="24"/>
          <w:szCs w:val="24"/>
        </w:rPr>
        <w:t xml:space="preserve"> lives dependen</w:t>
      </w:r>
      <w:r>
        <w:rPr>
          <w:rFonts w:asciiTheme="minorHAnsi" w:eastAsiaTheme="minorEastAsia" w:hAnsiTheme="minorHAnsi" w:cstheme="minorEastAsia"/>
          <w:sz w:val="24"/>
          <w:szCs w:val="24"/>
        </w:rPr>
        <w:t>t on Christ;</w:t>
      </w:r>
      <w:r w:rsidRPr="00C51FB4">
        <w:rPr>
          <w:rFonts w:asciiTheme="minorHAnsi" w:eastAsiaTheme="minorEastAsia" w:hAnsiTheme="minorHAnsi" w:cstheme="minorEastAsia"/>
          <w:sz w:val="24"/>
          <w:szCs w:val="24"/>
        </w:rPr>
        <w:t xml:space="preserve"> knowing full well that apart from Him they can do nothing.  They stay connected to Him through </w:t>
      </w:r>
      <w:r>
        <w:rPr>
          <w:rFonts w:asciiTheme="minorHAnsi" w:eastAsiaTheme="minorEastAsia" w:hAnsiTheme="minorHAnsi" w:cstheme="minorEastAsia"/>
          <w:sz w:val="24"/>
          <w:szCs w:val="24"/>
        </w:rPr>
        <w:t xml:space="preserve">abiding in God’s Word and </w:t>
      </w:r>
      <w:r w:rsidRPr="00C51FB4">
        <w:rPr>
          <w:rFonts w:asciiTheme="minorHAnsi" w:eastAsiaTheme="minorEastAsia" w:hAnsiTheme="minorHAnsi" w:cstheme="minorEastAsia"/>
          <w:sz w:val="24"/>
          <w:szCs w:val="24"/>
        </w:rPr>
        <w:t xml:space="preserve">the life giving relationships they have </w:t>
      </w:r>
      <w:r>
        <w:rPr>
          <w:rFonts w:asciiTheme="minorHAnsi" w:eastAsiaTheme="minorEastAsia" w:hAnsiTheme="minorHAnsi" w:cstheme="minorEastAsia"/>
          <w:sz w:val="24"/>
          <w:szCs w:val="24"/>
        </w:rPr>
        <w:t>with</w:t>
      </w:r>
      <w:r w:rsidRPr="00C51FB4">
        <w:rPr>
          <w:rFonts w:asciiTheme="minorHAnsi" w:eastAsiaTheme="minorEastAsia" w:hAnsiTheme="minorHAnsi" w:cstheme="minorEastAsia"/>
          <w:sz w:val="24"/>
          <w:szCs w:val="24"/>
        </w:rPr>
        <w:t xml:space="preserve">in the </w:t>
      </w:r>
      <w:r>
        <w:rPr>
          <w:rFonts w:asciiTheme="minorHAnsi" w:eastAsiaTheme="minorEastAsia" w:hAnsiTheme="minorHAnsi" w:cstheme="minorEastAsia"/>
          <w:sz w:val="24"/>
          <w:szCs w:val="24"/>
        </w:rPr>
        <w:t>family of God. Of course</w:t>
      </w:r>
      <w:r w:rsidRPr="00C51FB4">
        <w:rPr>
          <w:rFonts w:asciiTheme="minorHAnsi" w:eastAsiaTheme="minorEastAsia" w:hAnsiTheme="minorHAnsi" w:cstheme="minorEastAsia"/>
          <w:sz w:val="24"/>
          <w:szCs w:val="24"/>
        </w:rPr>
        <w:t xml:space="preserve"> </w:t>
      </w:r>
      <w:r>
        <w:rPr>
          <w:rFonts w:asciiTheme="minorHAnsi" w:eastAsiaTheme="minorEastAsia" w:hAnsiTheme="minorHAnsi" w:cstheme="minorEastAsia"/>
          <w:sz w:val="24"/>
          <w:szCs w:val="24"/>
        </w:rPr>
        <w:t>t</w:t>
      </w:r>
      <w:r w:rsidRPr="00C51FB4">
        <w:rPr>
          <w:rFonts w:asciiTheme="minorHAnsi" w:eastAsiaTheme="minorEastAsia" w:hAnsiTheme="minorHAnsi" w:cstheme="minorEastAsia"/>
          <w:sz w:val="24"/>
          <w:szCs w:val="24"/>
        </w:rPr>
        <w:t xml:space="preserve">his </w:t>
      </w:r>
      <w:r>
        <w:rPr>
          <w:rFonts w:asciiTheme="minorHAnsi" w:eastAsiaTheme="minorEastAsia" w:hAnsiTheme="minorHAnsi" w:cstheme="minorEastAsia"/>
          <w:sz w:val="24"/>
          <w:szCs w:val="24"/>
        </w:rPr>
        <w:t xml:space="preserve">would </w:t>
      </w:r>
      <w:r w:rsidRPr="00C51FB4">
        <w:rPr>
          <w:rFonts w:asciiTheme="minorHAnsi" w:eastAsiaTheme="minorEastAsia" w:hAnsiTheme="minorHAnsi" w:cstheme="minorEastAsia"/>
          <w:sz w:val="24"/>
          <w:szCs w:val="24"/>
        </w:rPr>
        <w:t>includ</w:t>
      </w:r>
      <w:r>
        <w:rPr>
          <w:rFonts w:asciiTheme="minorHAnsi" w:eastAsiaTheme="minorEastAsia" w:hAnsiTheme="minorHAnsi" w:cstheme="minorEastAsia"/>
          <w:sz w:val="24"/>
          <w:szCs w:val="24"/>
        </w:rPr>
        <w:t>e</w:t>
      </w:r>
      <w:r w:rsidRPr="00C51FB4">
        <w:rPr>
          <w:rFonts w:asciiTheme="minorHAnsi" w:eastAsiaTheme="minorEastAsia" w:hAnsiTheme="minorHAnsi" w:cstheme="minorEastAsia"/>
          <w:sz w:val="24"/>
          <w:szCs w:val="24"/>
        </w:rPr>
        <w:t xml:space="preserve"> continuing to learn and fo</w:t>
      </w:r>
      <w:r>
        <w:rPr>
          <w:rFonts w:asciiTheme="minorHAnsi" w:eastAsiaTheme="minorEastAsia" w:hAnsiTheme="minorHAnsi" w:cstheme="minorEastAsia"/>
          <w:sz w:val="24"/>
          <w:szCs w:val="24"/>
        </w:rPr>
        <w:t xml:space="preserve">llow the lead of others who are </w:t>
      </w:r>
      <w:r w:rsidRPr="00C51FB4">
        <w:rPr>
          <w:rFonts w:asciiTheme="minorHAnsi" w:eastAsiaTheme="minorEastAsia" w:hAnsiTheme="minorHAnsi" w:cstheme="minorEastAsia"/>
          <w:sz w:val="24"/>
          <w:szCs w:val="24"/>
        </w:rPr>
        <w:t>following the Lord Jesus in obedience to the Great Commission.</w:t>
      </w:r>
      <w:r>
        <w:rPr>
          <w:rFonts w:asciiTheme="minorHAnsi" w:eastAsiaTheme="minorEastAsia" w:hAnsiTheme="minorHAnsi" w:cstheme="minorEastAsia"/>
          <w:sz w:val="24"/>
          <w:szCs w:val="24"/>
        </w:rPr>
        <w:t xml:space="preserve"> </w:t>
      </w:r>
      <w:r w:rsidRPr="00C51FB4">
        <w:rPr>
          <w:rFonts w:asciiTheme="minorHAnsi" w:eastAsiaTheme="minorEastAsia" w:hAnsiTheme="minorHAnsi" w:cstheme="minorEastAsia"/>
          <w:sz w:val="24"/>
          <w:szCs w:val="24"/>
        </w:rPr>
        <w:t xml:space="preserve"> </w:t>
      </w:r>
      <w:r w:rsidRPr="00337503">
        <w:rPr>
          <w:rFonts w:asciiTheme="minorHAnsi" w:eastAsiaTheme="minorEastAsia" w:hAnsiTheme="minorHAnsi" w:cstheme="minorEastAsia"/>
          <w:sz w:val="24"/>
          <w:szCs w:val="24"/>
        </w:rPr>
        <w:t>In the context of spiritual relationship</w:t>
      </w:r>
      <w:r>
        <w:rPr>
          <w:rFonts w:asciiTheme="minorHAnsi" w:eastAsiaTheme="minorEastAsia" w:hAnsiTheme="minorHAnsi" w:cstheme="minorEastAsia"/>
          <w:sz w:val="24"/>
          <w:szCs w:val="24"/>
        </w:rPr>
        <w:t>s,</w:t>
      </w:r>
      <w:r w:rsidRPr="00337503">
        <w:rPr>
          <w:rFonts w:asciiTheme="minorHAnsi" w:eastAsiaTheme="minorEastAsia" w:hAnsiTheme="minorHAnsi" w:cstheme="minorEastAsia"/>
          <w:sz w:val="24"/>
          <w:szCs w:val="24"/>
        </w:rPr>
        <w:t xml:space="preserve"> this parent will have children in the faith </w:t>
      </w:r>
      <w:r w:rsidRPr="00337503">
        <w:rPr>
          <w:rFonts w:asciiTheme="minorHAnsi" w:eastAsiaTheme="minorEastAsia" w:hAnsiTheme="minorHAnsi" w:cstheme="minorEastAsia"/>
          <w:iCs/>
          <w:sz w:val="24"/>
          <w:szCs w:val="24"/>
        </w:rPr>
        <w:t>with them</w:t>
      </w:r>
      <w:r w:rsidRPr="00337503">
        <w:rPr>
          <w:rFonts w:asciiTheme="minorHAnsi" w:eastAsiaTheme="minorEastAsia" w:hAnsiTheme="minorHAnsi" w:cstheme="minorEastAsia"/>
          <w:sz w:val="24"/>
          <w:szCs w:val="24"/>
        </w:rPr>
        <w:t xml:space="preserve"> all their lives as they impart an abundance of Biblical wisdom. </w:t>
      </w:r>
      <w:r>
        <w:rPr>
          <w:rFonts w:asciiTheme="minorHAnsi" w:eastAsiaTheme="minorEastAsia" w:hAnsiTheme="minorHAnsi" w:cstheme="minorEastAsia"/>
          <w:sz w:val="24"/>
          <w:szCs w:val="24"/>
        </w:rPr>
        <w:t xml:space="preserve">By </w:t>
      </w:r>
      <w:r w:rsidRPr="00337503">
        <w:rPr>
          <w:rFonts w:asciiTheme="minorHAnsi" w:eastAsiaTheme="minorEastAsia" w:hAnsiTheme="minorHAnsi" w:cstheme="minorEastAsia"/>
          <w:sz w:val="24"/>
          <w:szCs w:val="24"/>
        </w:rPr>
        <w:t>following the patter</w:t>
      </w:r>
      <w:r>
        <w:rPr>
          <w:rFonts w:asciiTheme="minorHAnsi" w:eastAsiaTheme="minorEastAsia" w:hAnsiTheme="minorHAnsi" w:cstheme="minorEastAsia"/>
          <w:sz w:val="24"/>
          <w:szCs w:val="24"/>
        </w:rPr>
        <w:t>n</w:t>
      </w:r>
      <w:r w:rsidRPr="00337503">
        <w:rPr>
          <w:rFonts w:asciiTheme="minorHAnsi" w:eastAsiaTheme="minorEastAsia" w:hAnsiTheme="minorHAnsi" w:cstheme="minorEastAsia"/>
          <w:sz w:val="24"/>
          <w:szCs w:val="24"/>
        </w:rPr>
        <w:t xml:space="preserve"> Jesus left for them</w:t>
      </w:r>
      <w:r>
        <w:rPr>
          <w:rFonts w:asciiTheme="minorHAnsi" w:eastAsiaTheme="minorEastAsia" w:hAnsiTheme="minorHAnsi" w:cstheme="minorEastAsia"/>
          <w:sz w:val="24"/>
          <w:szCs w:val="24"/>
        </w:rPr>
        <w:t>, they’ll be</w:t>
      </w:r>
      <w:r w:rsidRPr="00337503">
        <w:rPr>
          <w:rFonts w:asciiTheme="minorHAnsi" w:eastAsiaTheme="minorEastAsia" w:hAnsiTheme="minorHAnsi" w:cstheme="minorEastAsia"/>
          <w:sz w:val="24"/>
          <w:szCs w:val="24"/>
        </w:rPr>
        <w:t xml:space="preserve"> fishing for men and women and teaching </w:t>
      </w:r>
      <w:r>
        <w:rPr>
          <w:rFonts w:asciiTheme="minorHAnsi" w:eastAsiaTheme="minorEastAsia" w:hAnsiTheme="minorHAnsi" w:cstheme="minorEastAsia"/>
          <w:sz w:val="24"/>
          <w:szCs w:val="24"/>
        </w:rPr>
        <w:t xml:space="preserve">those who are with them to do the same. </w:t>
      </w:r>
      <w:r w:rsidRPr="00337503">
        <w:rPr>
          <w:rFonts w:asciiTheme="minorHAnsi" w:eastAsiaTheme="minorEastAsia" w:hAnsiTheme="minorHAnsi" w:cstheme="minorEastAsia"/>
          <w:sz w:val="24"/>
          <w:szCs w:val="24"/>
        </w:rPr>
        <w:t xml:space="preserve"> </w:t>
      </w:r>
    </w:p>
    <w:p w14:paraId="44507B0F" w14:textId="77777777" w:rsidR="000665CC" w:rsidRDefault="000665CC" w:rsidP="000665CC">
      <w:pPr>
        <w:ind w:firstLine="720"/>
        <w:jc w:val="both"/>
        <w:rPr>
          <w:sz w:val="24"/>
          <w:szCs w:val="24"/>
        </w:rPr>
      </w:pPr>
      <w:r w:rsidRPr="00337503">
        <w:rPr>
          <w:rFonts w:asciiTheme="minorHAnsi" w:eastAsiaTheme="minorEastAsia" w:hAnsiTheme="minorHAnsi" w:cstheme="minorEastAsia"/>
          <w:sz w:val="24"/>
          <w:szCs w:val="24"/>
        </w:rPr>
        <w:t xml:space="preserve">This person will be bearing spiritual offspring, not only in their lifetime, but long after they </w:t>
      </w:r>
      <w:r>
        <w:rPr>
          <w:rFonts w:asciiTheme="minorHAnsi" w:eastAsiaTheme="minorEastAsia" w:hAnsiTheme="minorHAnsi" w:cstheme="minorEastAsia"/>
          <w:sz w:val="24"/>
          <w:szCs w:val="24"/>
        </w:rPr>
        <w:t>have gone</w:t>
      </w:r>
      <w:r w:rsidRPr="00337503">
        <w:rPr>
          <w:rFonts w:asciiTheme="minorHAnsi" w:eastAsiaTheme="minorEastAsia" w:hAnsiTheme="minorHAnsi" w:cstheme="minorEastAsia"/>
          <w:sz w:val="24"/>
          <w:szCs w:val="24"/>
        </w:rPr>
        <w:t xml:space="preserve"> home </w:t>
      </w:r>
      <w:r>
        <w:rPr>
          <w:rFonts w:asciiTheme="minorHAnsi" w:eastAsiaTheme="minorEastAsia" w:hAnsiTheme="minorHAnsi" w:cstheme="minorEastAsia"/>
          <w:sz w:val="24"/>
          <w:szCs w:val="24"/>
        </w:rPr>
        <w:t>to</w:t>
      </w:r>
      <w:r w:rsidRPr="00337503">
        <w:rPr>
          <w:rFonts w:asciiTheme="minorHAnsi" w:eastAsiaTheme="minorEastAsia" w:hAnsiTheme="minorHAnsi" w:cstheme="minorEastAsia"/>
          <w:sz w:val="24"/>
          <w:szCs w:val="24"/>
        </w:rPr>
        <w:t xml:space="preserve"> heaven. Their spiritual descendants will be well equipped and reproduce God’s truth into multitudes. There are three factors that determine fruitfulness, and they are: </w:t>
      </w:r>
      <w:r w:rsidRPr="00337503">
        <w:rPr>
          <w:rFonts w:asciiTheme="minorHAnsi" w:eastAsiaTheme="minorEastAsia" w:hAnsiTheme="minorHAnsi" w:cstheme="minorEastAsia"/>
          <w:bCs/>
          <w:iCs/>
          <w:sz w:val="24"/>
          <w:szCs w:val="24"/>
        </w:rPr>
        <w:t>abiding</w:t>
      </w:r>
      <w:r w:rsidRPr="00337503">
        <w:rPr>
          <w:rFonts w:asciiTheme="minorHAnsi" w:eastAsiaTheme="minorEastAsia" w:hAnsiTheme="minorHAnsi" w:cstheme="minorEastAsia"/>
          <w:sz w:val="24"/>
          <w:szCs w:val="24"/>
        </w:rPr>
        <w:t xml:space="preserve"> in the </w:t>
      </w:r>
      <w:r w:rsidRPr="00337503">
        <w:rPr>
          <w:rFonts w:asciiTheme="minorHAnsi" w:eastAsiaTheme="minorEastAsia" w:hAnsiTheme="minorHAnsi" w:cstheme="minorEastAsia"/>
          <w:bCs/>
          <w:iCs/>
          <w:sz w:val="24"/>
          <w:szCs w:val="24"/>
        </w:rPr>
        <w:t>Lord Jesus</w:t>
      </w:r>
      <w:r>
        <w:rPr>
          <w:rFonts w:asciiTheme="minorHAnsi" w:eastAsiaTheme="minorEastAsia" w:hAnsiTheme="minorHAnsi" w:cstheme="minorEastAsia"/>
          <w:bCs/>
          <w:iCs/>
          <w:sz w:val="24"/>
          <w:szCs w:val="24"/>
        </w:rPr>
        <w:t>, obeying His last and greatest commandment to make disciples. And lastly, and this can’t be stressed enough, your fruitfulness will depend on the faithfulness</w:t>
      </w:r>
      <w:r w:rsidRPr="00337503">
        <w:rPr>
          <w:rFonts w:asciiTheme="minorHAnsi" w:eastAsiaTheme="minorEastAsia" w:hAnsiTheme="minorHAnsi" w:cstheme="minorEastAsia"/>
          <w:bCs/>
          <w:iCs/>
          <w:sz w:val="24"/>
          <w:szCs w:val="24"/>
        </w:rPr>
        <w:t xml:space="preserve"> </w:t>
      </w:r>
      <w:r>
        <w:rPr>
          <w:rFonts w:asciiTheme="minorHAnsi" w:eastAsiaTheme="minorEastAsia" w:hAnsiTheme="minorHAnsi" w:cstheme="minorEastAsia"/>
          <w:bCs/>
          <w:iCs/>
          <w:sz w:val="24"/>
          <w:szCs w:val="24"/>
        </w:rPr>
        <w:t xml:space="preserve">of those in whom you have invested. </w:t>
      </w:r>
      <w:r>
        <w:rPr>
          <w:sz w:val="24"/>
          <w:szCs w:val="24"/>
        </w:rPr>
        <w:t xml:space="preserve">Don’t you think it is unrealistic to think just a few of us can care for all God’s children? That is precisely the point. </w:t>
      </w:r>
      <w:r w:rsidRPr="009F5B1B">
        <w:rPr>
          <w:sz w:val="24"/>
          <w:szCs w:val="24"/>
        </w:rPr>
        <w:t>There has never been a child born again into God’s family that he did not intend to bear</w:t>
      </w:r>
      <w:r>
        <w:rPr>
          <w:sz w:val="24"/>
          <w:szCs w:val="24"/>
        </w:rPr>
        <w:t xml:space="preserve"> spiritual children. He chose us and commanded us to </w:t>
      </w:r>
      <w:r w:rsidRPr="009F5B1B">
        <w:rPr>
          <w:sz w:val="24"/>
          <w:szCs w:val="24"/>
        </w:rPr>
        <w:t>be fruitful and multiply</w:t>
      </w:r>
      <w:r>
        <w:rPr>
          <w:sz w:val="24"/>
          <w:szCs w:val="24"/>
        </w:rPr>
        <w:t>! (John 15:16)</w:t>
      </w:r>
    </w:p>
    <w:p w14:paraId="5E8DB5EE" w14:textId="77777777" w:rsidR="000665CC" w:rsidRDefault="000665CC" w:rsidP="000665CC">
      <w:pPr>
        <w:jc w:val="center"/>
        <w:rPr>
          <w:b/>
          <w:sz w:val="28"/>
          <w:szCs w:val="28"/>
        </w:rPr>
      </w:pPr>
      <w:r w:rsidRPr="0001158E">
        <w:rPr>
          <w:b/>
          <w:sz w:val="28"/>
          <w:szCs w:val="28"/>
        </w:rPr>
        <w:t>Flowers for the King</w:t>
      </w:r>
      <w:r>
        <w:rPr>
          <w:b/>
          <w:sz w:val="28"/>
          <w:szCs w:val="28"/>
        </w:rPr>
        <w:t>’</w:t>
      </w:r>
      <w:r w:rsidRPr="0001158E">
        <w:rPr>
          <w:b/>
          <w:sz w:val="28"/>
          <w:szCs w:val="28"/>
        </w:rPr>
        <w:t>s Daughter</w:t>
      </w:r>
    </w:p>
    <w:p w14:paraId="7D89503C" w14:textId="77777777" w:rsidR="000665CC" w:rsidRDefault="000665CC" w:rsidP="000665CC">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A few years ago, b</w:t>
      </w:r>
      <w:r>
        <w:rPr>
          <w:sz w:val="24"/>
          <w:szCs w:val="24"/>
        </w:rPr>
        <w:t xml:space="preserve">efore I became a grandmother, God brought beautiful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get to know her. I discovered that she did not have a father for most of her life. He was imprisoned for acts he had committed against her and her sisters. Jamie’s mother has passed away. My heart went out to her, so we began the process of disciple making. I have learned new truths from every person that I have attempted to disciple.  These are a few lessons that I learned from Jamie. </w:t>
      </w:r>
    </w:p>
    <w:p w14:paraId="17D819C4" w14:textId="77777777" w:rsidR="000665CC" w:rsidRDefault="000665CC" w:rsidP="000665CC">
      <w:pPr>
        <w:ind w:firstLine="720"/>
        <w:jc w:val="both"/>
        <w:rPr>
          <w:rFonts w:asciiTheme="minorHAnsi" w:eastAsiaTheme="minorEastAsia" w:hAnsiTheme="minorHAnsi" w:cstheme="minorBidi"/>
          <w:sz w:val="24"/>
          <w:szCs w:val="24"/>
          <w:lang w:val="en"/>
        </w:rPr>
      </w:pPr>
      <w:r>
        <w:rPr>
          <w:sz w:val="24"/>
          <w:szCs w:val="24"/>
        </w:rPr>
        <w:t xml:space="preserve">When Jamie found out she was pregnant again, this brought some fear because of the previous miscarriage. So we prayed. When it was time for the birth, she and her husband had no family at all to be there for them.  Kirk and Donna Bishop, who were on staff at our church, were instrumental in bring this family to the Lord. The day of delivery came and Jamie had to have an emergency cesarean-section. Kirk and Donna were the only ones with them to pray over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heart the Lord spoke, “Jamie is </w:t>
      </w:r>
      <w:r w:rsidRPr="00AB12E2">
        <w:rPr>
          <w:b/>
          <w:i/>
          <w:sz w:val="24"/>
          <w:szCs w:val="24"/>
        </w:rPr>
        <w:t>My</w:t>
      </w:r>
      <w:r>
        <w:rPr>
          <w:sz w:val="24"/>
          <w:szCs w:val="24"/>
        </w:rPr>
        <w:t xml:space="preserve"> </w:t>
      </w:r>
      <w:r w:rsidRPr="00AB12E2">
        <w:rPr>
          <w:b/>
          <w:i/>
          <w:sz w:val="24"/>
          <w:szCs w:val="24"/>
        </w:rPr>
        <w:t>daughter</w:t>
      </w:r>
      <w:r>
        <w:rPr>
          <w:b/>
          <w:i/>
          <w:sz w:val="24"/>
          <w:szCs w:val="24"/>
        </w:rPr>
        <w:t>,</w:t>
      </w:r>
      <w:r>
        <w:rPr>
          <w:sz w:val="24"/>
          <w:szCs w:val="24"/>
        </w:rPr>
        <w:t xml:space="preserve"> I give good gifts to My children, and I want her to have the best!” I turned around and went to the florist to have flowers made up for the “King’s Daughter.”  When I carried the flowers into the room, there they were. It was just the three of them - the King’s daughter, Jamie, the King’s son, Kyle, and their new born baby girl. I told Jamie that I was just delivering the flowers that the “Heavenly Father” had ordered for her. You see, Jamie and Kyle, much like their new born baby, both need someone to mother and father them. Do you think the Heavenly Father feels the same way about all of His children? Do you see the point? It is m</w:t>
      </w:r>
      <w:r>
        <w:rPr>
          <w:rFonts w:eastAsiaTheme="minorEastAsia"/>
          <w:sz w:val="24"/>
          <w:szCs w:val="24"/>
        </w:rPr>
        <w:t xml:space="preserve">uch like parenting, in the same way we care for our own families, through spiritual relationships, the body of Christ will grow and thrive also. </w:t>
      </w:r>
    </w:p>
    <w:p w14:paraId="5861335E" w14:textId="77777777" w:rsidR="000665CC" w:rsidRDefault="000665CC" w:rsidP="000665CC">
      <w:pPr>
        <w:ind w:firstLine="720"/>
        <w:jc w:val="both"/>
        <w:rPr>
          <w:del w:id="53" w:author="Ginny" w:date="2014-11-10T10:41:00Z"/>
          <w:sz w:val="24"/>
          <w:szCs w:val="24"/>
        </w:rPr>
      </w:pPr>
      <w:r>
        <w:rPr>
          <w:rFonts w:asciiTheme="minorHAnsi" w:eastAsiaTheme="minorEastAsia" w:hAnsiTheme="minorHAnsi" w:cstheme="minorBidi"/>
          <w:sz w:val="24"/>
          <w:szCs w:val="24"/>
          <w:lang w:val="en"/>
        </w:rPr>
        <w:t>Likewise, a</w:t>
      </w:r>
      <w:r w:rsidRPr="5897EC05">
        <w:rPr>
          <w:sz w:val="24"/>
          <w:szCs w:val="24"/>
        </w:rPr>
        <w:t xml:space="preserve">s we mature we will reproduce, </w:t>
      </w:r>
      <w:r>
        <w:rPr>
          <w:sz w:val="24"/>
          <w:szCs w:val="24"/>
        </w:rPr>
        <w:t xml:space="preserve">ensuring that the gospel is passed from generation to generation. The </w:t>
      </w:r>
      <w:r w:rsidRPr="5897EC05">
        <w:rPr>
          <w:sz w:val="24"/>
          <w:szCs w:val="24"/>
        </w:rPr>
        <w:t>German theologian</w:t>
      </w:r>
      <w:r>
        <w:rPr>
          <w:sz w:val="24"/>
          <w:szCs w:val="24"/>
        </w:rPr>
        <w:t>,</w:t>
      </w:r>
      <w:r w:rsidRPr="0060325B">
        <w:rPr>
          <w:sz w:val="24"/>
          <w:szCs w:val="24"/>
        </w:rPr>
        <w:t xml:space="preserve"> </w:t>
      </w:r>
      <w:r w:rsidRPr="5897EC05">
        <w:rPr>
          <w:sz w:val="24"/>
          <w:szCs w:val="24"/>
        </w:rPr>
        <w:t>Dietrich Bonhoeffer said, “</w:t>
      </w:r>
      <w:r w:rsidRPr="0060325B">
        <w:rPr>
          <w:iCs/>
          <w:sz w:val="24"/>
          <w:szCs w:val="24"/>
        </w:rPr>
        <w:t>A truly righteous person lives for the next generation</w:t>
      </w:r>
      <w:r w:rsidRPr="0060325B">
        <w:rPr>
          <w:sz w:val="24"/>
          <w:szCs w:val="24"/>
        </w:rPr>
        <w:t>.”</w:t>
      </w:r>
      <w:r>
        <w:rPr>
          <w:sz w:val="24"/>
          <w:szCs w:val="24"/>
        </w:rPr>
        <w:t xml:space="preserve"> </w:t>
      </w:r>
      <w:ins w:id="54" w:author="Ginny" w:date="2014-11-10T10:41:00Z">
        <w:r>
          <w:rPr>
            <w:sz w:val="24"/>
            <w:szCs w:val="24"/>
          </w:rPr>
          <w:t xml:space="preserve">So, </w:t>
        </w:r>
      </w:ins>
      <w:r>
        <w:rPr>
          <w:sz w:val="24"/>
          <w:szCs w:val="24"/>
        </w:rPr>
        <w:t>here is the bottom line of this lesson:</w:t>
      </w:r>
      <w:ins w:id="55" w:author="Ginny" w:date="2014-11-10T10:41:00Z">
        <w:r>
          <w:rPr>
            <w:sz w:val="24"/>
            <w:szCs w:val="24"/>
          </w:rPr>
          <w:t xml:space="preserve"> </w:t>
        </w:r>
      </w:ins>
      <w:r>
        <w:rPr>
          <w:sz w:val="24"/>
          <w:szCs w:val="24"/>
        </w:rPr>
        <w:t>When your life on earth has ended and your body is returned to the dust from which it came, how much truth will die with you? How many generations will reap the spiritual benefits of what you have sown?</w:t>
      </w:r>
    </w:p>
    <w:p w14:paraId="23FC7BB6" w14:textId="77777777" w:rsidR="000665CC" w:rsidRDefault="000665CC" w:rsidP="000665CC">
      <w:pPr>
        <w:ind w:firstLine="720"/>
        <w:jc w:val="both"/>
        <w:rPr>
          <w:sz w:val="24"/>
          <w:szCs w:val="24"/>
        </w:rPr>
      </w:pPr>
    </w:p>
    <w:p w14:paraId="2822B170" w14:textId="77777777" w:rsidR="000665CC" w:rsidRPr="00EB4A48" w:rsidRDefault="000665CC" w:rsidP="000665CC">
      <w:pPr>
        <w:spacing w:before="100" w:beforeAutospacing="1" w:after="100" w:afterAutospacing="1" w:line="336" w:lineRule="atLeast"/>
        <w:jc w:val="both"/>
        <w:rPr>
          <w:rFonts w:asciiTheme="minorHAnsi" w:eastAsiaTheme="minorEastAsia" w:hAnsiTheme="minorHAnsi" w:cstheme="minorBidi"/>
          <w:b/>
          <w:bCs/>
          <w:sz w:val="28"/>
          <w:szCs w:val="28"/>
          <w:lang w:val="en"/>
        </w:rPr>
      </w:pPr>
      <w:r w:rsidRPr="00DB4E35">
        <w:rPr>
          <w:rFonts w:asciiTheme="minorHAnsi" w:eastAsiaTheme="minorEastAsia" w:hAnsiTheme="minorHAnsi" w:cstheme="minorBidi"/>
          <w:b/>
          <w:bCs/>
          <w:sz w:val="28"/>
          <w:szCs w:val="28"/>
          <w:lang w:val="en"/>
        </w:rPr>
        <w:t>DIGGING DEEPER</w:t>
      </w:r>
      <w:r>
        <w:rPr>
          <w:rFonts w:asciiTheme="minorHAnsi" w:eastAsiaTheme="minorEastAsia" w:hAnsiTheme="minorHAnsi" w:cstheme="minorBidi"/>
          <w:b/>
          <w:bCs/>
          <w:sz w:val="24"/>
          <w:szCs w:val="24"/>
          <w:lang w:val="en"/>
        </w:rPr>
        <w:t xml:space="preserve">: </w:t>
      </w:r>
      <w:r w:rsidRPr="00EB4A48">
        <w:rPr>
          <w:rFonts w:asciiTheme="minorHAnsi" w:eastAsiaTheme="minorEastAsia" w:hAnsiTheme="minorHAnsi" w:cstheme="minorBidi"/>
          <w:b/>
          <w:bCs/>
          <w:sz w:val="28"/>
          <w:szCs w:val="28"/>
          <w:lang w:val="en"/>
        </w:rPr>
        <w:t>Read the following passages and make note of any insights and personal applications.</w:t>
      </w:r>
    </w:p>
    <w:p w14:paraId="55FDD1A1" w14:textId="77777777" w:rsidR="000665CC" w:rsidRDefault="000665CC" w:rsidP="000665CC">
      <w:pPr>
        <w:pStyle w:val="ListParagraph"/>
        <w:numPr>
          <w:ilvl w:val="0"/>
          <w:numId w:val="33"/>
        </w:numPr>
        <w:jc w:val="both"/>
        <w:rPr>
          <w:sz w:val="24"/>
          <w:szCs w:val="24"/>
        </w:rPr>
      </w:pPr>
      <w:r w:rsidRPr="0013309D">
        <w:rPr>
          <w:sz w:val="24"/>
          <w:szCs w:val="24"/>
        </w:rPr>
        <w:t>Acts 16:1-5, 2 Timothy 1:2-5, 2:1-3, 3:14-17;</w:t>
      </w:r>
      <w:r>
        <w:rPr>
          <w:sz w:val="24"/>
          <w:szCs w:val="24"/>
        </w:rPr>
        <w:t xml:space="preserve"> </w:t>
      </w:r>
      <w:r w:rsidRPr="0013309D">
        <w:rPr>
          <w:rFonts w:asciiTheme="minorHAnsi" w:eastAsia="Signika" w:hAnsiTheme="minorHAnsi" w:cstheme="minorHAnsi"/>
          <w:sz w:val="24"/>
          <w:szCs w:val="24"/>
          <w:lang w:val="en"/>
        </w:rPr>
        <w:t>1 Corinthians 14:20; 2 Corinthians 12:14-15; Galatians 4:19; Psalms 78:1-7;</w:t>
      </w:r>
      <w:r>
        <w:rPr>
          <w:rFonts w:asciiTheme="minorHAnsi" w:eastAsia="Signika" w:hAnsiTheme="minorHAnsi" w:cstheme="minorHAnsi"/>
          <w:sz w:val="24"/>
          <w:szCs w:val="24"/>
          <w:lang w:val="en"/>
        </w:rPr>
        <w:t xml:space="preserve"> </w:t>
      </w:r>
      <w:r w:rsidRPr="0013309D">
        <w:rPr>
          <w:sz w:val="24"/>
          <w:szCs w:val="24"/>
        </w:rPr>
        <w:t xml:space="preserve">John 15:16; Isaiah 54:1-13 </w:t>
      </w:r>
    </w:p>
    <w:p w14:paraId="055FF352" w14:textId="77777777" w:rsidR="000665CC" w:rsidRPr="00257886" w:rsidRDefault="000665CC" w:rsidP="000665CC">
      <w:pPr>
        <w:rPr>
          <w:b/>
          <w:sz w:val="28"/>
          <w:szCs w:val="28"/>
        </w:rPr>
      </w:pPr>
      <w:r w:rsidRPr="5897EC05">
        <w:rPr>
          <w:b/>
          <w:bCs/>
          <w:sz w:val="28"/>
          <w:szCs w:val="28"/>
        </w:rPr>
        <w:t xml:space="preserve">DISCUSSION QUESTIONS: </w:t>
      </w:r>
      <w:r>
        <w:rPr>
          <w:b/>
          <w:bCs/>
          <w:sz w:val="28"/>
          <w:szCs w:val="28"/>
        </w:rPr>
        <w:t>Let’s talk about it.</w:t>
      </w:r>
    </w:p>
    <w:p w14:paraId="4D063E7F"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sidRPr="00DB4E35">
        <w:rPr>
          <w:rFonts w:asciiTheme="minorHAnsi" w:eastAsiaTheme="minorEastAsia" w:hAnsiTheme="minorHAnsi" w:cstheme="minorEastAsia"/>
          <w:sz w:val="24"/>
          <w:szCs w:val="24"/>
          <w:lang w:val="en"/>
        </w:rPr>
        <w:t>As you look at the 5 levels, can you identify where you are?</w:t>
      </w:r>
      <w:r>
        <w:rPr>
          <w:rFonts w:asciiTheme="minorHAnsi" w:eastAsiaTheme="minorEastAsia" w:hAnsiTheme="minorHAnsi" w:cstheme="minorEastAsia"/>
          <w:sz w:val="24"/>
          <w:szCs w:val="24"/>
          <w:lang w:val="en"/>
        </w:rPr>
        <w:t xml:space="preserve"> _______________________</w:t>
      </w:r>
    </w:p>
    <w:p w14:paraId="03986056"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Look back over the 5 levels and make a list of characteristics or markers for each of the five. (Example: a child in the faith is self- centered)</w:t>
      </w:r>
    </w:p>
    <w:p w14:paraId="07B480B0" w14:textId="77777777" w:rsidR="000665CC" w:rsidRDefault="000665CC" w:rsidP="000665CC">
      <w:pPr>
        <w:spacing w:before="100" w:beforeAutospacing="1" w:after="100" w:afterAutospacing="1" w:line="336" w:lineRule="atLeast"/>
        <w:ind w:left="720"/>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Spiritually Dead __________________________________________________________</w:t>
      </w:r>
    </w:p>
    <w:p w14:paraId="32B99151" w14:textId="77777777" w:rsidR="000665CC" w:rsidRDefault="000665CC" w:rsidP="000665CC">
      <w:pPr>
        <w:spacing w:before="100" w:beforeAutospacing="1" w:after="100" w:afterAutospacing="1" w:line="336" w:lineRule="atLeast"/>
        <w:ind w:left="720"/>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Infant __________________________________________________________________</w:t>
      </w:r>
    </w:p>
    <w:p w14:paraId="14089ECE" w14:textId="77777777" w:rsidR="000665CC" w:rsidRDefault="000665CC" w:rsidP="000665CC">
      <w:pPr>
        <w:spacing w:before="100" w:beforeAutospacing="1" w:after="100" w:afterAutospacing="1" w:line="336" w:lineRule="atLeast"/>
        <w:ind w:left="720"/>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Child ___________________________________________________________________</w:t>
      </w:r>
    </w:p>
    <w:p w14:paraId="29C0F82A" w14:textId="77777777" w:rsidR="000665CC" w:rsidRDefault="000665CC" w:rsidP="000665CC">
      <w:pPr>
        <w:spacing w:before="100" w:beforeAutospacing="1" w:after="100" w:afterAutospacing="1" w:line="336" w:lineRule="atLeast"/>
        <w:ind w:left="720"/>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Young Adult _____________________________________________________________</w:t>
      </w:r>
    </w:p>
    <w:p w14:paraId="6AFD26FE" w14:textId="77777777" w:rsidR="000665CC" w:rsidRDefault="000665CC" w:rsidP="000665CC">
      <w:pPr>
        <w:spacing w:before="100" w:beforeAutospacing="1" w:after="100" w:afterAutospacing="1" w:line="336" w:lineRule="atLeast"/>
        <w:ind w:left="720"/>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Spiritual Parent ___________________________________________________________</w:t>
      </w:r>
    </w:p>
    <w:p w14:paraId="0CCDBFE9" w14:textId="77777777" w:rsidR="000665CC" w:rsidRDefault="000665CC" w:rsidP="000665CC">
      <w:pPr>
        <w:pStyle w:val="ListParagraph"/>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Read Hebrews chapter 5:11-14. After we have heard the word of God and been taught, what does this passage say we should be doing? _______________________________________________________________________</w:t>
      </w:r>
    </w:p>
    <w:p w14:paraId="4C47F4D5" w14:textId="77777777" w:rsidR="000665CC" w:rsidRPr="00C467BA" w:rsidRDefault="000665CC" w:rsidP="000665CC">
      <w:pPr>
        <w:pStyle w:val="ListParagraph"/>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In your own words describe why the Word of God is important in each stage of spiritual life. ____________________________________________________________________</w:t>
      </w:r>
    </w:p>
    <w:p w14:paraId="7F886924" w14:textId="77777777" w:rsidR="000665CC" w:rsidRPr="00DB4E35"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sidRPr="00DB4E35">
        <w:rPr>
          <w:rFonts w:asciiTheme="minorHAnsi" w:eastAsiaTheme="minorEastAsia" w:hAnsiTheme="minorHAnsi" w:cstheme="minorEastAsia"/>
          <w:sz w:val="24"/>
          <w:szCs w:val="24"/>
          <w:lang w:val="en"/>
        </w:rPr>
        <w:t>Can you think of any obstacles that have hindered your spiritual growth?</w:t>
      </w:r>
      <w:r>
        <w:rPr>
          <w:rFonts w:asciiTheme="minorHAnsi" w:eastAsiaTheme="minorEastAsia" w:hAnsiTheme="minorHAnsi" w:cstheme="minorEastAsia"/>
          <w:sz w:val="24"/>
          <w:szCs w:val="24"/>
          <w:lang w:val="en"/>
        </w:rPr>
        <w:t xml:space="preserve"> ________________________________________________________________________</w:t>
      </w:r>
    </w:p>
    <w:p w14:paraId="2F367B25"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sidRPr="00DB4E35">
        <w:rPr>
          <w:rFonts w:asciiTheme="minorHAnsi" w:eastAsiaTheme="minorEastAsia" w:hAnsiTheme="minorHAnsi" w:cstheme="minorEastAsia"/>
          <w:sz w:val="24"/>
          <w:szCs w:val="24"/>
          <w:lang w:val="en"/>
        </w:rPr>
        <w:t xml:space="preserve">Who are the individuals who have helped you the most </w:t>
      </w:r>
      <w:r>
        <w:rPr>
          <w:rFonts w:asciiTheme="minorHAnsi" w:eastAsiaTheme="minorEastAsia" w:hAnsiTheme="minorHAnsi" w:cstheme="minorEastAsia"/>
          <w:sz w:val="24"/>
          <w:szCs w:val="24"/>
          <w:lang w:val="en"/>
        </w:rPr>
        <w:t>to grow in the knowledge of God? ___________________________________________________________________</w:t>
      </w:r>
    </w:p>
    <w:p w14:paraId="581F1807"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From Ephesians 4:11, what did we learn about the word “Equip?” ________________________________________________________________________</w:t>
      </w:r>
    </w:p>
    <w:p w14:paraId="3BE9995D"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Why do you think areas of brokenness that are not addressed Biblically might hinder someone’s growth? _______________________________________________________</w:t>
      </w:r>
    </w:p>
    <w:p w14:paraId="0BAD4FF1"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Describe a family dynamic that you have observed, where you have seen what happens when children fail to thrive and grow in the following areas: physically, emotionally, socially, or spiritually.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E08B26"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Precisely, how does God intend for us to grow up and be built up? (Ephesians 4:16; 1 John 4:7-20) ________________________________________________________________________</w:t>
      </w:r>
    </w:p>
    <w:p w14:paraId="4B46E5EE" w14:textId="77777777" w:rsidR="000665CC" w:rsidRPr="00DB4E35"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Pr>
          <w:rFonts w:asciiTheme="minorHAnsi" w:eastAsiaTheme="minorEastAsia" w:hAnsiTheme="minorHAnsi" w:cstheme="minorEastAsia"/>
          <w:sz w:val="24"/>
          <w:szCs w:val="24"/>
          <w:lang w:val="en"/>
        </w:rPr>
        <w:t>Explain “The Law of the Lid.” ________________________________________________</w:t>
      </w:r>
    </w:p>
    <w:p w14:paraId="79EFACFB" w14:textId="77777777" w:rsidR="000665CC" w:rsidRDefault="000665CC" w:rsidP="000665CC">
      <w:pPr>
        <w:numPr>
          <w:ilvl w:val="0"/>
          <w:numId w:val="61"/>
        </w:numPr>
        <w:spacing w:before="100" w:beforeAutospacing="1" w:after="100" w:afterAutospacing="1" w:line="336" w:lineRule="atLeast"/>
        <w:rPr>
          <w:rFonts w:asciiTheme="minorHAnsi" w:eastAsiaTheme="minorEastAsia" w:hAnsiTheme="minorHAnsi" w:cstheme="minorEastAsia"/>
          <w:sz w:val="24"/>
          <w:szCs w:val="24"/>
          <w:lang w:val="en"/>
        </w:rPr>
      </w:pPr>
      <w:r w:rsidRPr="00DB4E35">
        <w:rPr>
          <w:rFonts w:asciiTheme="minorHAnsi" w:eastAsiaTheme="minorEastAsia" w:hAnsiTheme="minorHAnsi" w:cstheme="minorEastAsia"/>
          <w:sz w:val="24"/>
          <w:szCs w:val="24"/>
          <w:lang w:val="en"/>
        </w:rPr>
        <w:t>Keeping in mind that you can only lead some else to the level you have yourself have attained, who are the people around you that you could disciple?</w:t>
      </w:r>
      <w:r>
        <w:rPr>
          <w:rFonts w:asciiTheme="minorHAnsi" w:eastAsiaTheme="minorEastAsia" w:hAnsiTheme="minorHAnsi" w:cstheme="minorEastAsia"/>
          <w:sz w:val="24"/>
          <w:szCs w:val="24"/>
          <w:lang w:val="en"/>
        </w:rPr>
        <w:t xml:space="preserve"> ________________________________________________________________________</w:t>
      </w:r>
    </w:p>
    <w:p w14:paraId="7ACC0AFF"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sz w:val="28"/>
          <w:szCs w:val="28"/>
          <w:lang w:val="en"/>
        </w:rPr>
      </w:pPr>
      <w:r w:rsidRPr="5897EC05">
        <w:rPr>
          <w:rFonts w:asciiTheme="minorHAnsi" w:eastAsiaTheme="minorEastAsia" w:hAnsiTheme="minorHAnsi" w:cstheme="minorBidi"/>
          <w:b/>
          <w:bCs/>
          <w:sz w:val="28"/>
          <w:szCs w:val="28"/>
          <w:lang w:val="en"/>
        </w:rPr>
        <w:t>Think on These Things</w:t>
      </w:r>
    </w:p>
    <w:p w14:paraId="00CED58C" w14:textId="77777777" w:rsidR="000665CC" w:rsidRDefault="000665CC" w:rsidP="000665CC">
      <w:pPr>
        <w:ind w:left="540"/>
        <w:rPr>
          <w:rFonts w:asciiTheme="minorHAnsi" w:eastAsiaTheme="minorEastAsia" w:hAnsiTheme="minorHAnsi" w:cstheme="minorBidi"/>
          <w:sz w:val="24"/>
          <w:szCs w:val="24"/>
        </w:rPr>
      </w:pPr>
      <w:r w:rsidRPr="00B86DE3">
        <w:rPr>
          <w:rFonts w:asciiTheme="minorHAnsi" w:eastAsiaTheme="minorEastAsia" w:hAnsiTheme="minorHAnsi" w:cstheme="minorBidi"/>
          <w:sz w:val="24"/>
          <w:szCs w:val="24"/>
        </w:rPr>
        <w:t>Did you learn something new? What did the Lord say to you from this Chapter? Is there a new promise to claim as your own? Is there a sin to confess or avoid? Did you find a command to obey or a passage you could pray?</w:t>
      </w:r>
    </w:p>
    <w:p w14:paraId="19E3078C" w14:textId="77777777" w:rsidR="000665CC" w:rsidRDefault="000665CC" w:rsidP="000665CC">
      <w:pPr>
        <w:spacing w:before="100" w:beforeAutospacing="1" w:after="100" w:afterAutospacing="1" w:line="336" w:lineRule="atLeast"/>
        <w:jc w:val="center"/>
        <w:rPr>
          <w:rFonts w:eastAsia="Times New Roman" w:cstheme="minorHAnsi"/>
          <w:b/>
          <w:bCs/>
          <w:sz w:val="28"/>
          <w:szCs w:val="28"/>
          <w:lang w:val="en"/>
        </w:rPr>
      </w:pPr>
      <w:r>
        <w:rPr>
          <w:rFonts w:asciiTheme="minorHAnsi" w:eastAsiaTheme="minorEastAsia" w:hAnsiTheme="minorHAnsi" w:cstheme="minorBidi"/>
          <w:b/>
          <w:bCs/>
          <w:sz w:val="28"/>
          <w:szCs w:val="28"/>
          <w:lang w:val="en"/>
        </w:rPr>
        <w:t>Memory Verses</w:t>
      </w:r>
    </w:p>
    <w:p w14:paraId="35A5355E"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5897EC05">
        <w:rPr>
          <w:rFonts w:asciiTheme="minorHAnsi" w:eastAsiaTheme="minorEastAsia" w:hAnsiTheme="minorHAnsi" w:cstheme="minorBidi"/>
          <w:b/>
          <w:bCs/>
          <w:i/>
          <w:iCs/>
          <w:sz w:val="24"/>
          <w:szCs w:val="24"/>
          <w:lang w:val="en"/>
        </w:rPr>
        <w:t>Ephesians 4:15-16 (ESV)</w:t>
      </w:r>
    </w:p>
    <w:p w14:paraId="1DFD1C46" w14:textId="77777777" w:rsidR="000665CC" w:rsidRDefault="000665CC" w:rsidP="000665CC">
      <w:pPr>
        <w:spacing w:before="100" w:beforeAutospacing="1" w:after="100" w:afterAutospacing="1" w:line="336" w:lineRule="atLeast"/>
        <w:jc w:val="center"/>
        <w:rPr>
          <w:rFonts w:asciiTheme="minorHAnsi" w:eastAsiaTheme="minorEastAsia" w:hAnsiTheme="minorHAnsi" w:cstheme="minorBidi"/>
          <w:b/>
          <w:bCs/>
          <w:i/>
          <w:iCs/>
          <w:sz w:val="24"/>
          <w:szCs w:val="24"/>
          <w:lang w:val="en"/>
        </w:rPr>
      </w:pPr>
      <w:r w:rsidRPr="5897EC05">
        <w:rPr>
          <w:rFonts w:asciiTheme="minorHAnsi" w:eastAsiaTheme="minorEastAsia" w:hAnsiTheme="minorHAnsi" w:cstheme="minorBidi"/>
          <w:b/>
          <w:bCs/>
          <w:i/>
          <w:iCs/>
          <w:sz w:val="24"/>
          <w:szCs w:val="24"/>
          <w:lang w:val="en"/>
        </w:rPr>
        <w:t>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w:t>
      </w:r>
    </w:p>
    <w:p w14:paraId="296675CA" w14:textId="77777777" w:rsidR="00D408E1" w:rsidRPr="000665CC" w:rsidRDefault="00D408E1" w:rsidP="00A351C9">
      <w:pPr>
        <w:ind w:left="360"/>
        <w:rPr>
          <w:rFonts w:asciiTheme="minorHAnsi" w:hAnsiTheme="minorHAnsi" w:cstheme="minorHAnsi"/>
          <w:b/>
          <w:sz w:val="40"/>
          <w:szCs w:val="40"/>
          <w:lang w:val="en"/>
        </w:rPr>
      </w:pPr>
    </w:p>
    <w:p w14:paraId="5AC186AC" w14:textId="77777777" w:rsidR="00D408E1" w:rsidRPr="0089521E" w:rsidRDefault="00D408E1" w:rsidP="00D408E1">
      <w:pPr>
        <w:tabs>
          <w:tab w:val="center" w:pos="4680"/>
          <w:tab w:val="right" w:pos="9360"/>
        </w:tabs>
        <w:rPr>
          <w:b/>
          <w:i/>
          <w:sz w:val="24"/>
          <w:szCs w:val="24"/>
        </w:rPr>
      </w:pPr>
      <w:r w:rsidRPr="0089521E">
        <w:rPr>
          <w:b/>
          <w:i/>
          <w:sz w:val="24"/>
          <w:szCs w:val="24"/>
        </w:rPr>
        <w:tab/>
      </w:r>
    </w:p>
    <w:p w14:paraId="1A31D9D9" w14:textId="7F696136" w:rsidR="00246A0A" w:rsidRDefault="00246A0A" w:rsidP="0001412A">
      <w:pPr>
        <w:jc w:val="center"/>
        <w:rPr>
          <w:b/>
          <w:bCs/>
          <w:i/>
          <w:iCs/>
          <w:sz w:val="24"/>
          <w:szCs w:val="24"/>
        </w:rPr>
      </w:pPr>
    </w:p>
    <w:p w14:paraId="08C34D41" w14:textId="754614C5" w:rsidR="000B2149" w:rsidRDefault="000B2149" w:rsidP="0001412A">
      <w:pPr>
        <w:jc w:val="center"/>
        <w:rPr>
          <w:b/>
          <w:bCs/>
          <w:i/>
          <w:iCs/>
          <w:sz w:val="24"/>
          <w:szCs w:val="24"/>
        </w:rPr>
      </w:pPr>
    </w:p>
    <w:p w14:paraId="1C97C93F" w14:textId="166C6ADE" w:rsidR="000B2149" w:rsidRDefault="000B2149" w:rsidP="0001412A">
      <w:pPr>
        <w:jc w:val="center"/>
        <w:rPr>
          <w:b/>
          <w:bCs/>
          <w:i/>
          <w:iCs/>
          <w:sz w:val="24"/>
          <w:szCs w:val="24"/>
        </w:rPr>
      </w:pPr>
    </w:p>
    <w:p w14:paraId="584C8A02" w14:textId="0661E76C" w:rsidR="000B2149" w:rsidRDefault="000B2149" w:rsidP="0001412A">
      <w:pPr>
        <w:jc w:val="center"/>
        <w:rPr>
          <w:b/>
          <w:bCs/>
          <w:i/>
          <w:iCs/>
          <w:sz w:val="24"/>
          <w:szCs w:val="24"/>
        </w:rPr>
      </w:pPr>
    </w:p>
    <w:p w14:paraId="74F7CA1C" w14:textId="745B4DEB" w:rsidR="000B2149" w:rsidRDefault="000B2149" w:rsidP="0001412A">
      <w:pPr>
        <w:jc w:val="center"/>
        <w:rPr>
          <w:b/>
          <w:bCs/>
          <w:i/>
          <w:iCs/>
          <w:sz w:val="24"/>
          <w:szCs w:val="24"/>
        </w:rPr>
      </w:pPr>
    </w:p>
    <w:p w14:paraId="6DC92A34" w14:textId="36543FC9" w:rsidR="000B2149" w:rsidRDefault="000B2149" w:rsidP="0001412A">
      <w:pPr>
        <w:jc w:val="center"/>
        <w:rPr>
          <w:b/>
          <w:bCs/>
          <w:i/>
          <w:iCs/>
          <w:sz w:val="24"/>
          <w:szCs w:val="24"/>
        </w:rPr>
      </w:pPr>
    </w:p>
    <w:p w14:paraId="591FDCC2" w14:textId="7DF282A6" w:rsidR="00FA350D" w:rsidRDefault="00FA350D" w:rsidP="0001412A">
      <w:pPr>
        <w:jc w:val="center"/>
        <w:rPr>
          <w:b/>
          <w:bCs/>
          <w:i/>
          <w:iCs/>
          <w:sz w:val="24"/>
          <w:szCs w:val="24"/>
        </w:rPr>
      </w:pPr>
    </w:p>
    <w:p w14:paraId="5B8B03A7" w14:textId="7C8C4E08" w:rsidR="00FA350D" w:rsidRDefault="00FA350D" w:rsidP="0001412A">
      <w:pPr>
        <w:jc w:val="center"/>
        <w:rPr>
          <w:b/>
          <w:bCs/>
          <w:i/>
          <w:iCs/>
          <w:sz w:val="24"/>
          <w:szCs w:val="24"/>
        </w:rPr>
      </w:pPr>
    </w:p>
    <w:p w14:paraId="2D9A916D" w14:textId="66375BB6" w:rsidR="00FA350D" w:rsidRDefault="00FA350D" w:rsidP="0001412A">
      <w:pPr>
        <w:jc w:val="center"/>
        <w:rPr>
          <w:b/>
          <w:bCs/>
          <w:i/>
          <w:iCs/>
          <w:sz w:val="24"/>
          <w:szCs w:val="24"/>
        </w:rPr>
      </w:pPr>
    </w:p>
    <w:p w14:paraId="74C64BF3" w14:textId="3DCFA749" w:rsidR="00FA350D" w:rsidRDefault="00FA350D" w:rsidP="0001412A">
      <w:pPr>
        <w:jc w:val="center"/>
        <w:rPr>
          <w:b/>
          <w:bCs/>
          <w:i/>
          <w:iCs/>
          <w:sz w:val="24"/>
          <w:szCs w:val="24"/>
        </w:rPr>
      </w:pPr>
    </w:p>
    <w:p w14:paraId="62517069" w14:textId="43FE0E57" w:rsidR="00FA350D" w:rsidRDefault="00FA350D" w:rsidP="0001412A">
      <w:pPr>
        <w:jc w:val="center"/>
        <w:rPr>
          <w:b/>
          <w:bCs/>
          <w:i/>
          <w:iCs/>
          <w:sz w:val="24"/>
          <w:szCs w:val="24"/>
        </w:rPr>
      </w:pPr>
    </w:p>
    <w:p w14:paraId="0478FADF" w14:textId="77777777" w:rsidR="00FA350D" w:rsidRDefault="00FA350D" w:rsidP="0001412A">
      <w:pPr>
        <w:jc w:val="center"/>
        <w:rPr>
          <w:b/>
          <w:bCs/>
          <w:i/>
          <w:iCs/>
          <w:sz w:val="24"/>
          <w:szCs w:val="24"/>
        </w:rPr>
      </w:pPr>
    </w:p>
    <w:p w14:paraId="12FDAC90" w14:textId="7ABAA18D" w:rsidR="00A66515" w:rsidRDefault="00A66515" w:rsidP="004B78F4">
      <w:pPr>
        <w:rPr>
          <w:b/>
          <w:bCs/>
          <w:i/>
          <w:iCs/>
          <w:sz w:val="24"/>
          <w:szCs w:val="24"/>
        </w:rPr>
      </w:pPr>
    </w:p>
    <w:p w14:paraId="3F37D9D3" w14:textId="21CA1C4C" w:rsidR="00883CDA" w:rsidRPr="00DF6147" w:rsidRDefault="00883CDA" w:rsidP="00244EAB">
      <w:pPr>
        <w:pStyle w:val="ListParagraph"/>
        <w:numPr>
          <w:ilvl w:val="0"/>
          <w:numId w:val="47"/>
        </w:numPr>
        <w:jc w:val="center"/>
        <w:rPr>
          <w:b/>
          <w:sz w:val="28"/>
          <w:szCs w:val="28"/>
        </w:rPr>
      </w:pPr>
    </w:p>
    <w:p w14:paraId="7E7DFBCC" w14:textId="5642D70A" w:rsidR="00091294" w:rsidRPr="00037E18" w:rsidRDefault="5897EC05" w:rsidP="00091294">
      <w:pPr>
        <w:jc w:val="center"/>
        <w:rPr>
          <w:b/>
          <w:sz w:val="40"/>
          <w:szCs w:val="40"/>
        </w:rPr>
      </w:pPr>
      <w:r w:rsidRPr="5897EC05">
        <w:rPr>
          <w:b/>
          <w:bCs/>
          <w:sz w:val="40"/>
          <w:szCs w:val="40"/>
        </w:rPr>
        <w:t>Chapter # 1</w:t>
      </w:r>
      <w:r w:rsidR="00A66515">
        <w:rPr>
          <w:b/>
          <w:bCs/>
          <w:sz w:val="40"/>
          <w:szCs w:val="40"/>
        </w:rPr>
        <w:t>5</w:t>
      </w:r>
    </w:p>
    <w:p w14:paraId="4231CB21" w14:textId="50E27616" w:rsidR="00091294" w:rsidRDefault="5897EC05" w:rsidP="00091294">
      <w:pPr>
        <w:jc w:val="center"/>
        <w:rPr>
          <w:b/>
          <w:bCs/>
          <w:sz w:val="40"/>
          <w:szCs w:val="40"/>
        </w:rPr>
      </w:pPr>
      <w:r w:rsidRPr="5897EC05">
        <w:rPr>
          <w:b/>
          <w:bCs/>
          <w:sz w:val="40"/>
          <w:szCs w:val="40"/>
        </w:rPr>
        <w:t>GOD’S POEM</w:t>
      </w:r>
    </w:p>
    <w:p w14:paraId="1AD90B7A" w14:textId="403EFA86" w:rsidR="00D44C53" w:rsidRPr="00D44C53" w:rsidRDefault="00D44C53" w:rsidP="00091294">
      <w:pPr>
        <w:jc w:val="center"/>
        <w:rPr>
          <w:b/>
          <w:sz w:val="28"/>
          <w:szCs w:val="28"/>
        </w:rPr>
      </w:pPr>
      <w:r w:rsidRPr="00D44C53">
        <w:rPr>
          <w:b/>
          <w:bCs/>
          <w:sz w:val="28"/>
          <w:szCs w:val="28"/>
        </w:rPr>
        <w:t>Key Passage</w:t>
      </w:r>
    </w:p>
    <w:p w14:paraId="0B4A7AF2" w14:textId="77777777" w:rsidR="00091294" w:rsidRPr="00322067" w:rsidRDefault="5897EC05" w:rsidP="00091294">
      <w:pPr>
        <w:jc w:val="center"/>
        <w:rPr>
          <w:b/>
          <w:i/>
          <w:sz w:val="24"/>
          <w:szCs w:val="24"/>
        </w:rPr>
      </w:pPr>
      <w:r w:rsidRPr="5897EC05">
        <w:rPr>
          <w:b/>
          <w:bCs/>
          <w:i/>
          <w:iCs/>
          <w:sz w:val="24"/>
          <w:szCs w:val="24"/>
        </w:rPr>
        <w:t>Ephesians 2:10b (NASB)</w:t>
      </w:r>
    </w:p>
    <w:p w14:paraId="435B541B" w14:textId="77777777" w:rsidR="00091294" w:rsidRPr="00322067" w:rsidRDefault="5897EC05" w:rsidP="00091294">
      <w:pPr>
        <w:jc w:val="center"/>
        <w:rPr>
          <w:b/>
          <w:i/>
          <w:sz w:val="24"/>
          <w:szCs w:val="24"/>
        </w:rPr>
      </w:pPr>
      <w:r w:rsidRPr="5897EC05">
        <w:rPr>
          <w:b/>
          <w:bCs/>
          <w:i/>
          <w:iCs/>
          <w:sz w:val="24"/>
          <w:szCs w:val="24"/>
        </w:rPr>
        <w:t>For we are His workmanship, created in Christ Jesus for good works, which God prepared beforehand so that we would walk in them.</w:t>
      </w:r>
    </w:p>
    <w:p w14:paraId="21B66082" w14:textId="77777777" w:rsidR="00091294" w:rsidRDefault="5897EC05" w:rsidP="00091294">
      <w:pPr>
        <w:pStyle w:val="ListParagraph"/>
        <w:ind w:left="0"/>
        <w:jc w:val="center"/>
        <w:rPr>
          <w:b/>
          <w:sz w:val="28"/>
          <w:szCs w:val="28"/>
        </w:rPr>
      </w:pPr>
      <w:r w:rsidRPr="5897EC05">
        <w:rPr>
          <w:b/>
          <w:bCs/>
          <w:sz w:val="28"/>
          <w:szCs w:val="28"/>
        </w:rPr>
        <w:t>Introduction</w:t>
      </w:r>
    </w:p>
    <w:p w14:paraId="7D58978C" w14:textId="6C4C8DD6" w:rsidR="00282054" w:rsidRPr="00E70B19" w:rsidRDefault="5897EC05" w:rsidP="00282054">
      <w:pPr>
        <w:ind w:firstLine="720"/>
        <w:jc w:val="both"/>
        <w:rPr>
          <w:i/>
          <w:sz w:val="24"/>
          <w:szCs w:val="24"/>
        </w:rPr>
      </w:pPr>
      <w:r w:rsidRPr="5897EC05">
        <w:rPr>
          <w:sz w:val="24"/>
          <w:szCs w:val="24"/>
        </w:rPr>
        <w:t>In their daily devotional booklet entitled, “</w:t>
      </w:r>
      <w:r w:rsidRPr="5897EC05">
        <w:rPr>
          <w:sz w:val="24"/>
          <w:szCs w:val="24"/>
          <w:u w:val="single"/>
        </w:rPr>
        <w:t>Daily Spirit Blessings</w:t>
      </w:r>
      <w:r w:rsidRPr="5897EC05">
        <w:rPr>
          <w:sz w:val="24"/>
          <w:szCs w:val="24"/>
        </w:rPr>
        <w:t xml:space="preserve">, authors Burk and Sylvia Gunter began with this blessing for day number one with this heading: </w:t>
      </w:r>
      <w:r w:rsidRPr="5897EC05">
        <w:rPr>
          <w:i/>
          <w:iCs/>
          <w:sz w:val="24"/>
          <w:szCs w:val="24"/>
        </w:rPr>
        <w:t>I bless you with identity and legitimacy.</w:t>
      </w:r>
    </w:p>
    <w:p w14:paraId="4ABAC32E" w14:textId="5CB645F8" w:rsidR="00282054" w:rsidRDefault="5897EC05" w:rsidP="00CA352C">
      <w:pPr>
        <w:ind w:left="720" w:right="720"/>
        <w:jc w:val="both"/>
        <w:rPr>
          <w:sz w:val="24"/>
          <w:szCs w:val="24"/>
        </w:rPr>
      </w:pPr>
      <w:r w:rsidRPr="5897EC05">
        <w:rPr>
          <w:sz w:val="24"/>
          <w:szCs w:val="24"/>
        </w:rPr>
        <w:t>“Spirit, your Father made you special. You are a very special person, created and crafted and designed by God your Father. He planned for you. You are no accident. Your Father made you beautiful and beloved. God invested an incredible amount of effort and concentration in designing you. You are unique, one of a kind. God has thought extensively about you. He smiled on the day He created you. He designed your spiritual heritage. There is a spiritual treasure chest of generational blessings with your name on it. I bless you in the name of the God of Abraham, Isaac, and Jacob.”</w:t>
      </w:r>
    </w:p>
    <w:p w14:paraId="57A71ADA" w14:textId="076E1272" w:rsidR="00883CDA" w:rsidRPr="00E70B19" w:rsidRDefault="5897EC05" w:rsidP="00883CDA">
      <w:pPr>
        <w:ind w:right="720" w:firstLine="720"/>
        <w:jc w:val="both"/>
        <w:rPr>
          <w:sz w:val="24"/>
          <w:szCs w:val="24"/>
        </w:rPr>
      </w:pPr>
      <w:r w:rsidRPr="5897EC05">
        <w:rPr>
          <w:sz w:val="24"/>
          <w:szCs w:val="24"/>
        </w:rPr>
        <w:t>Have you ever contemplated the fact that you are God’s workmanship? What does that mean? The Greek word for workmanship comes from our English word Poem. We are God’s poem!</w:t>
      </w:r>
    </w:p>
    <w:p w14:paraId="6B3312DC" w14:textId="32C73BE4" w:rsidR="00091294" w:rsidRPr="005E2A5E" w:rsidRDefault="5897EC05" w:rsidP="005E2A5E">
      <w:pPr>
        <w:jc w:val="center"/>
        <w:rPr>
          <w:b/>
          <w:sz w:val="28"/>
          <w:szCs w:val="28"/>
        </w:rPr>
      </w:pPr>
      <w:r w:rsidRPr="5897EC05">
        <w:rPr>
          <w:b/>
          <w:bCs/>
          <w:sz w:val="28"/>
          <w:szCs w:val="28"/>
        </w:rPr>
        <w:t xml:space="preserve">It’s Not Good Unless </w:t>
      </w:r>
      <w:r w:rsidR="00B526CB" w:rsidRPr="5897EC05">
        <w:rPr>
          <w:b/>
          <w:bCs/>
          <w:sz w:val="28"/>
          <w:szCs w:val="28"/>
        </w:rPr>
        <w:t>It’s</w:t>
      </w:r>
      <w:r w:rsidRPr="5897EC05">
        <w:rPr>
          <w:b/>
          <w:bCs/>
          <w:sz w:val="28"/>
          <w:szCs w:val="28"/>
        </w:rPr>
        <w:t xml:space="preserve"> God’s Work</w:t>
      </w:r>
    </w:p>
    <w:p w14:paraId="769DAB92" w14:textId="77777777" w:rsidR="007546F4" w:rsidRDefault="5897EC05" w:rsidP="00B57294">
      <w:pPr>
        <w:ind w:firstLine="720"/>
        <w:jc w:val="both"/>
        <w:rPr>
          <w:sz w:val="24"/>
          <w:szCs w:val="24"/>
        </w:rPr>
      </w:pPr>
      <w:r w:rsidRPr="5897EC05">
        <w:rPr>
          <w:sz w:val="24"/>
          <w:szCs w:val="24"/>
        </w:rPr>
        <w:t xml:space="preserve"> Please get this straight: God does not love us because of </w:t>
      </w:r>
      <w:r w:rsidRPr="5897EC05">
        <w:rPr>
          <w:i/>
          <w:iCs/>
          <w:sz w:val="24"/>
          <w:szCs w:val="24"/>
        </w:rPr>
        <w:t>anything</w:t>
      </w:r>
      <w:r w:rsidRPr="5897EC05">
        <w:rPr>
          <w:sz w:val="24"/>
          <w:szCs w:val="24"/>
        </w:rPr>
        <w:t xml:space="preserve"> we do, however He saved us </w:t>
      </w:r>
      <w:r w:rsidRPr="5897EC05">
        <w:rPr>
          <w:i/>
          <w:iCs/>
          <w:sz w:val="24"/>
          <w:szCs w:val="24"/>
        </w:rPr>
        <w:t>for good works</w:t>
      </w:r>
      <w:r w:rsidRPr="5897EC05">
        <w:rPr>
          <w:sz w:val="24"/>
          <w:szCs w:val="24"/>
        </w:rPr>
        <w:t>. Grace can’t be earned, but faith is not lazy. (James 2:14-26) If you happen to be a woman who has a “Martha personality,” laziness is not your problem. (Luke 10:39-40)</w:t>
      </w:r>
    </w:p>
    <w:p w14:paraId="15FB90CC" w14:textId="2D5B7D37" w:rsidR="00091294" w:rsidRPr="00CA352C" w:rsidRDefault="5897EC05" w:rsidP="00B57294">
      <w:pPr>
        <w:ind w:firstLine="720"/>
        <w:jc w:val="both"/>
        <w:rPr>
          <w:sz w:val="24"/>
          <w:szCs w:val="24"/>
        </w:rPr>
      </w:pPr>
      <w:r w:rsidRPr="5897EC05">
        <w:rPr>
          <w:sz w:val="24"/>
          <w:szCs w:val="24"/>
        </w:rPr>
        <w:t>We are bombarded, on a daily basis, with work that needs to be done. And then, other people have their own ideas of what work is ours to do.  If we allow them, they will load our plates full of g</w:t>
      </w:r>
      <w:r w:rsidRPr="5897EC05">
        <w:rPr>
          <w:i/>
          <w:iCs/>
          <w:sz w:val="24"/>
          <w:szCs w:val="24"/>
        </w:rPr>
        <w:t>ood</w:t>
      </w:r>
      <w:r w:rsidRPr="5897EC05">
        <w:rPr>
          <w:sz w:val="24"/>
          <w:szCs w:val="24"/>
        </w:rPr>
        <w:t xml:space="preserve"> t</w:t>
      </w:r>
      <w:r w:rsidRPr="5897EC05">
        <w:rPr>
          <w:i/>
          <w:iCs/>
          <w:sz w:val="24"/>
          <w:szCs w:val="24"/>
        </w:rPr>
        <w:t>hings</w:t>
      </w:r>
      <w:r w:rsidRPr="5897EC05">
        <w:rPr>
          <w:sz w:val="24"/>
          <w:szCs w:val="24"/>
        </w:rPr>
        <w:t xml:space="preserve">.  But, are these God things for me? This is especially true for those of us who have a reputation as a "work-horse".  Jesus work, done in His power, is easy and His burden is light. (Matt. 11:28-30) However, if it is </w:t>
      </w:r>
      <w:r w:rsidRPr="5897EC05">
        <w:rPr>
          <w:i/>
          <w:iCs/>
          <w:sz w:val="24"/>
          <w:szCs w:val="24"/>
        </w:rPr>
        <w:t>not God’s work</w:t>
      </w:r>
      <w:r w:rsidRPr="5897EC05">
        <w:rPr>
          <w:sz w:val="24"/>
          <w:szCs w:val="24"/>
        </w:rPr>
        <w:t xml:space="preserve"> for you - it is </w:t>
      </w:r>
      <w:r w:rsidRPr="5897EC05">
        <w:rPr>
          <w:i/>
          <w:iCs/>
          <w:sz w:val="24"/>
          <w:szCs w:val="24"/>
        </w:rPr>
        <w:t>not good</w:t>
      </w:r>
      <w:r w:rsidRPr="5897EC05">
        <w:rPr>
          <w:sz w:val="24"/>
          <w:szCs w:val="24"/>
        </w:rPr>
        <w:t>. As a matter of fact, it can be down-right sinful if we are operating outside of plan God has for us. What is good work for me may be sinful for you. Quite often, we’re doing the good work God had planned for someone else to do.  So how can I know the difference between good work verses what is God’s work for me? The work may be different from day to day, or change with the seasons of life.  We will see the different kinds of working of the Spirit when we get to Chapter 4 of Ephesians. One day at the Judgment Seat of Christ, our works will be tested. We may need to let go of some “good things” to take hold of God’s things!</w:t>
      </w:r>
    </w:p>
    <w:p w14:paraId="6EEE906A" w14:textId="634AD370" w:rsidR="00091294" w:rsidRDefault="5897EC05" w:rsidP="00B57294">
      <w:pPr>
        <w:ind w:firstLine="720"/>
        <w:jc w:val="both"/>
        <w:rPr>
          <w:sz w:val="24"/>
          <w:szCs w:val="24"/>
        </w:rPr>
      </w:pPr>
      <w:r w:rsidRPr="5897EC05">
        <w:rPr>
          <w:sz w:val="24"/>
          <w:szCs w:val="24"/>
        </w:rPr>
        <w:t xml:space="preserve"> I will never know what He had planned for me unless I seek and find Him first.  Remember, He will not be found by casual seekers, and the plan for you is hidden “in Christ Jesus.” The only work that will survive is the work He has ordained for me. His power is not given to do the work I have chosen but His power is given to energize </w:t>
      </w:r>
      <w:r w:rsidRPr="5897EC05">
        <w:rPr>
          <w:i/>
          <w:iCs/>
          <w:sz w:val="24"/>
          <w:szCs w:val="24"/>
          <w:u w:val="single"/>
        </w:rPr>
        <w:t>His</w:t>
      </w:r>
      <w:r w:rsidRPr="5897EC05">
        <w:rPr>
          <w:sz w:val="24"/>
          <w:szCs w:val="24"/>
        </w:rPr>
        <w:t xml:space="preserve"> </w:t>
      </w:r>
      <w:r w:rsidRPr="5897EC05">
        <w:rPr>
          <w:i/>
          <w:iCs/>
          <w:sz w:val="24"/>
          <w:szCs w:val="24"/>
          <w:u w:val="single"/>
        </w:rPr>
        <w:t>Work</w:t>
      </w:r>
      <w:r w:rsidRPr="5897EC05">
        <w:rPr>
          <w:sz w:val="24"/>
          <w:szCs w:val="24"/>
        </w:rPr>
        <w:t xml:space="preserve">. </w:t>
      </w:r>
    </w:p>
    <w:p w14:paraId="3C709123" w14:textId="77777777" w:rsidR="00D44C53" w:rsidRPr="002902CD" w:rsidRDefault="00D44C53" w:rsidP="00D44C53">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2CAF7A83" w14:textId="1816914D" w:rsidR="007546F4" w:rsidRDefault="5897EC05" w:rsidP="00244EAB">
      <w:pPr>
        <w:pStyle w:val="ListParagraph"/>
        <w:numPr>
          <w:ilvl w:val="0"/>
          <w:numId w:val="18"/>
        </w:numPr>
        <w:rPr>
          <w:sz w:val="24"/>
          <w:szCs w:val="24"/>
        </w:rPr>
      </w:pPr>
      <w:r w:rsidRPr="5897EC05">
        <w:rPr>
          <w:sz w:val="24"/>
          <w:szCs w:val="24"/>
        </w:rPr>
        <w:t>Genesis 1-3; Titus 2:3-14, Ephesians 1:4; 2:6-10; 4:1-19, 24, 32; 5: 19; Colossians 1: 15-21; 3:10; Proverbs 3:3-8; Jeremiah 29:11-15, Psalms 139:13-16, 90:14-17; 1 Peter 4:8-10; Romans 12:4-16; 1Corinthians 3:8-11; 12:1-27; 14:3-5</w:t>
      </w:r>
    </w:p>
    <w:p w14:paraId="63873344" w14:textId="4D209CE9" w:rsidR="00091294" w:rsidRPr="0026180B" w:rsidRDefault="00091294" w:rsidP="00091294">
      <w:pPr>
        <w:ind w:firstLine="360"/>
        <w:jc w:val="both"/>
        <w:rPr>
          <w:sz w:val="24"/>
          <w:szCs w:val="24"/>
        </w:rPr>
      </w:pPr>
      <w:r w:rsidRPr="0026180B">
        <w:rPr>
          <w:sz w:val="24"/>
          <w:szCs w:val="24"/>
        </w:rPr>
        <w:t xml:space="preserve"> </w:t>
      </w:r>
      <w:r w:rsidR="00883CDA">
        <w:rPr>
          <w:sz w:val="24"/>
          <w:szCs w:val="24"/>
        </w:rPr>
        <w:tab/>
      </w:r>
      <w:r w:rsidRPr="0026180B">
        <w:rPr>
          <w:sz w:val="24"/>
          <w:szCs w:val="24"/>
        </w:rPr>
        <w:t>His work is people</w:t>
      </w:r>
      <w:r w:rsidR="0026180B">
        <w:rPr>
          <w:sz w:val="24"/>
          <w:szCs w:val="24"/>
        </w:rPr>
        <w:t>,</w:t>
      </w:r>
      <w:r w:rsidRPr="0026180B">
        <w:rPr>
          <w:sz w:val="24"/>
          <w:szCs w:val="24"/>
        </w:rPr>
        <w:t xml:space="preserve"> and what we do for them, we do for Him.</w:t>
      </w:r>
      <w:r w:rsidRPr="5897EC05">
        <w:rPr>
          <w:i/>
          <w:iCs/>
          <w:sz w:val="24"/>
          <w:szCs w:val="24"/>
        </w:rPr>
        <w:t xml:space="preserve">  “And the King will answer them, I assure you:  Whatever you did for one of the least of these brothers of mine, </w:t>
      </w:r>
      <w:r w:rsidRPr="5897EC05">
        <w:rPr>
          <w:b/>
          <w:bCs/>
          <w:i/>
          <w:iCs/>
          <w:sz w:val="24"/>
          <w:szCs w:val="24"/>
          <w:u w:val="single"/>
        </w:rPr>
        <w:t>you did for me</w:t>
      </w:r>
      <w:r w:rsidRPr="5897EC05">
        <w:rPr>
          <w:i/>
          <w:iCs/>
          <w:sz w:val="24"/>
          <w:szCs w:val="24"/>
        </w:rPr>
        <w:t xml:space="preserve">.” (Matthew 25: 31-46 40) </w:t>
      </w:r>
      <w:r w:rsidRPr="0026180B">
        <w:rPr>
          <w:sz w:val="24"/>
          <w:szCs w:val="24"/>
        </w:rPr>
        <w:t xml:space="preserve">Who are the priority people in your life? </w:t>
      </w:r>
    </w:p>
    <w:p w14:paraId="73A0909A" w14:textId="0E8A7EB2" w:rsidR="00091294" w:rsidRPr="0077235F" w:rsidRDefault="00527A07" w:rsidP="00091294">
      <w:pPr>
        <w:jc w:val="both"/>
        <w:rPr>
          <w:b/>
          <w:sz w:val="28"/>
          <w:szCs w:val="28"/>
        </w:rPr>
      </w:pPr>
      <w:r>
        <w:rPr>
          <w:b/>
          <w:bCs/>
          <w:sz w:val="28"/>
          <w:szCs w:val="28"/>
        </w:rPr>
        <w:t xml:space="preserve">WORD SEARCH: </w:t>
      </w:r>
      <w:r w:rsidR="00D44C53">
        <w:rPr>
          <w:b/>
          <w:bCs/>
          <w:sz w:val="28"/>
          <w:szCs w:val="28"/>
        </w:rPr>
        <w:t xml:space="preserve">From </w:t>
      </w:r>
      <w:r w:rsidR="5897EC05" w:rsidRPr="5897EC05">
        <w:rPr>
          <w:b/>
          <w:bCs/>
          <w:sz w:val="28"/>
          <w:szCs w:val="28"/>
        </w:rPr>
        <w:t>Strong’s Concordance</w:t>
      </w:r>
    </w:p>
    <w:p w14:paraId="71D863EC" w14:textId="77777777" w:rsidR="00091294" w:rsidRDefault="5897EC05" w:rsidP="00BD269D">
      <w:pPr>
        <w:pStyle w:val="ListParagraph"/>
        <w:numPr>
          <w:ilvl w:val="0"/>
          <w:numId w:val="52"/>
        </w:numPr>
        <w:rPr>
          <w:sz w:val="24"/>
          <w:szCs w:val="24"/>
        </w:rPr>
      </w:pPr>
      <w:r w:rsidRPr="5897EC05">
        <w:rPr>
          <w:sz w:val="24"/>
          <w:szCs w:val="24"/>
        </w:rPr>
        <w:t xml:space="preserve"># 4161 </w:t>
      </w:r>
      <w:r w:rsidRPr="5897EC05">
        <w:rPr>
          <w:sz w:val="24"/>
          <w:szCs w:val="24"/>
          <w:u w:val="single"/>
        </w:rPr>
        <w:t>Workmanship</w:t>
      </w:r>
      <w:r w:rsidRPr="5897EC05">
        <w:rPr>
          <w:sz w:val="24"/>
          <w:szCs w:val="24"/>
        </w:rPr>
        <w:t xml:space="preserve">:  </w:t>
      </w:r>
      <w:r w:rsidRPr="5897EC05">
        <w:rPr>
          <w:sz w:val="24"/>
          <w:szCs w:val="24"/>
          <w:u w:val="single"/>
        </w:rPr>
        <w:t>Poiema</w:t>
      </w:r>
      <w:r w:rsidRPr="5897EC05">
        <w:rPr>
          <w:sz w:val="24"/>
          <w:szCs w:val="24"/>
        </w:rPr>
        <w:t xml:space="preserve">, a product, i.e. fabric, thing that is made, workmanship. This word has been translated as: Masterpiece. The next word comes from this word. These two words make up our English word </w:t>
      </w:r>
      <w:r w:rsidRPr="5897EC05">
        <w:rPr>
          <w:i/>
          <w:iCs/>
          <w:sz w:val="24"/>
          <w:szCs w:val="24"/>
          <w:u w:val="single"/>
        </w:rPr>
        <w:t>poem</w:t>
      </w:r>
      <w:r w:rsidRPr="5897EC05">
        <w:rPr>
          <w:sz w:val="24"/>
          <w:szCs w:val="24"/>
        </w:rPr>
        <w:t>. (Eph. 2:10)</w:t>
      </w:r>
    </w:p>
    <w:p w14:paraId="157E37DE" w14:textId="77777777" w:rsidR="00091294" w:rsidRPr="00C94641" w:rsidRDefault="5897EC05" w:rsidP="00BD269D">
      <w:pPr>
        <w:pStyle w:val="ListParagraph"/>
        <w:numPr>
          <w:ilvl w:val="0"/>
          <w:numId w:val="52"/>
        </w:numPr>
        <w:rPr>
          <w:sz w:val="24"/>
          <w:szCs w:val="24"/>
        </w:rPr>
      </w:pPr>
      <w:r w:rsidRPr="5897EC05">
        <w:rPr>
          <w:sz w:val="24"/>
          <w:szCs w:val="24"/>
        </w:rPr>
        <w:t xml:space="preserve">#4286 </w:t>
      </w:r>
      <w:r w:rsidRPr="5897EC05">
        <w:rPr>
          <w:sz w:val="24"/>
          <w:szCs w:val="24"/>
          <w:u w:val="single"/>
        </w:rPr>
        <w:t>Ordained</w:t>
      </w:r>
      <w:r w:rsidRPr="5897EC05">
        <w:rPr>
          <w:sz w:val="24"/>
          <w:szCs w:val="24"/>
        </w:rPr>
        <w:t xml:space="preserve"> (Matt. 3:14) and </w:t>
      </w:r>
      <w:r w:rsidRPr="5897EC05">
        <w:rPr>
          <w:sz w:val="24"/>
          <w:szCs w:val="24"/>
          <w:u w:val="single"/>
        </w:rPr>
        <w:t>Purposed</w:t>
      </w:r>
      <w:r w:rsidRPr="5897EC05">
        <w:rPr>
          <w:sz w:val="24"/>
          <w:szCs w:val="24"/>
        </w:rPr>
        <w:t xml:space="preserve"> in Christ </w:t>
      </w:r>
      <w:r w:rsidRPr="5897EC05">
        <w:rPr>
          <w:sz w:val="24"/>
          <w:szCs w:val="24"/>
          <w:u w:val="single"/>
        </w:rPr>
        <w:t>Poieo</w:t>
      </w:r>
      <w:r w:rsidRPr="5897EC05">
        <w:rPr>
          <w:sz w:val="24"/>
          <w:szCs w:val="24"/>
        </w:rPr>
        <w:t>, to make; or do abide; appoint; band-together; commit, fulfill; purpose; preform; provide; rise up; work and yield. (Eph. 3:11)</w:t>
      </w:r>
    </w:p>
    <w:p w14:paraId="2631FF1D" w14:textId="77777777" w:rsidR="00091294" w:rsidRPr="0077235F" w:rsidRDefault="5897EC05" w:rsidP="00BD269D">
      <w:pPr>
        <w:pStyle w:val="ListParagraph"/>
        <w:numPr>
          <w:ilvl w:val="0"/>
          <w:numId w:val="52"/>
        </w:numPr>
        <w:rPr>
          <w:sz w:val="24"/>
          <w:szCs w:val="24"/>
        </w:rPr>
      </w:pPr>
      <w:r w:rsidRPr="5897EC05">
        <w:rPr>
          <w:sz w:val="24"/>
          <w:szCs w:val="24"/>
        </w:rPr>
        <w:t xml:space="preserve"># 4282 </w:t>
      </w:r>
      <w:r w:rsidRPr="5897EC05">
        <w:rPr>
          <w:sz w:val="24"/>
          <w:szCs w:val="24"/>
          <w:u w:val="single"/>
        </w:rPr>
        <w:t>Purposed</w:t>
      </w:r>
      <w:r w:rsidRPr="5897EC05">
        <w:rPr>
          <w:sz w:val="24"/>
          <w:szCs w:val="24"/>
        </w:rPr>
        <w:t xml:space="preserve"> (Eph. 1:11, 3:11) </w:t>
      </w:r>
      <w:r w:rsidRPr="5897EC05">
        <w:rPr>
          <w:sz w:val="24"/>
          <w:szCs w:val="24"/>
          <w:u w:val="single"/>
        </w:rPr>
        <w:t>Ordained</w:t>
      </w:r>
      <w:r w:rsidRPr="5897EC05">
        <w:rPr>
          <w:sz w:val="24"/>
          <w:szCs w:val="24"/>
        </w:rPr>
        <w:t xml:space="preserve"> (Eph. 2:10) </w:t>
      </w:r>
      <w:r w:rsidRPr="5897EC05">
        <w:rPr>
          <w:sz w:val="24"/>
          <w:szCs w:val="24"/>
          <w:u w:val="single"/>
        </w:rPr>
        <w:t xml:space="preserve">Prothesis </w:t>
      </w:r>
      <w:r w:rsidRPr="5897EC05">
        <w:rPr>
          <w:sz w:val="24"/>
          <w:szCs w:val="24"/>
        </w:rPr>
        <w:t xml:space="preserve">from #4388 </w:t>
      </w:r>
      <w:r w:rsidRPr="5897EC05">
        <w:rPr>
          <w:sz w:val="24"/>
          <w:szCs w:val="24"/>
          <w:u w:val="single"/>
        </w:rPr>
        <w:t>Pro-tithemai</w:t>
      </w:r>
      <w:r w:rsidRPr="5897EC05">
        <w:rPr>
          <w:sz w:val="24"/>
          <w:szCs w:val="24"/>
        </w:rPr>
        <w:t>; a setting forth; i.e. proposal intention, the show bread in the temple, as exposed before God, purpose.</w:t>
      </w:r>
    </w:p>
    <w:p w14:paraId="6714CF9A" w14:textId="16100051" w:rsidR="00091294" w:rsidRPr="0077235F" w:rsidRDefault="5897EC05" w:rsidP="00BD269D">
      <w:pPr>
        <w:pStyle w:val="ListParagraph"/>
        <w:numPr>
          <w:ilvl w:val="0"/>
          <w:numId w:val="52"/>
        </w:numPr>
        <w:rPr>
          <w:sz w:val="24"/>
          <w:szCs w:val="24"/>
        </w:rPr>
      </w:pPr>
      <w:r w:rsidRPr="5897EC05">
        <w:rPr>
          <w:sz w:val="24"/>
          <w:szCs w:val="24"/>
        </w:rPr>
        <w:t xml:space="preserve"># 2041 </w:t>
      </w:r>
      <w:r w:rsidRPr="5897EC05">
        <w:rPr>
          <w:sz w:val="24"/>
          <w:szCs w:val="24"/>
          <w:u w:val="single"/>
        </w:rPr>
        <w:t>Work</w:t>
      </w:r>
      <w:r w:rsidRPr="5897EC05">
        <w:rPr>
          <w:sz w:val="24"/>
          <w:szCs w:val="24"/>
        </w:rPr>
        <w:t xml:space="preserve"> (Eph. 2:9,10;4:12,5:11; John 4:34,14:10-12,17:4; Philippians 1:6, Col. 1:10, Matt. 5:15) Ergon/</w:t>
      </w:r>
      <w:r w:rsidRPr="5897EC05">
        <w:rPr>
          <w:sz w:val="24"/>
          <w:szCs w:val="24"/>
          <w:u w:val="single"/>
        </w:rPr>
        <w:t>ergo</w:t>
      </w:r>
      <w:r w:rsidRPr="5897EC05">
        <w:rPr>
          <w:sz w:val="24"/>
          <w:szCs w:val="24"/>
        </w:rPr>
        <w:t>: to work, toil, as a n effort or occupation, an act, deed, doing labor work. #2040 Workman (2 Tim. 2:15) workman/teacher.</w:t>
      </w:r>
    </w:p>
    <w:p w14:paraId="246D3F82" w14:textId="77777777" w:rsidR="00091294" w:rsidRPr="0077235F" w:rsidRDefault="5897EC05" w:rsidP="00091294">
      <w:pPr>
        <w:pStyle w:val="ListParagraph"/>
        <w:rPr>
          <w:sz w:val="24"/>
          <w:szCs w:val="24"/>
        </w:rPr>
      </w:pPr>
      <w:r w:rsidRPr="5897EC05">
        <w:rPr>
          <w:sz w:val="24"/>
          <w:szCs w:val="24"/>
        </w:rPr>
        <w:t xml:space="preserve">The next two words, translated in the following passages, give us a key to where we get the (energy) to do this effective “good work”. As a mater-of-fact, we get our English word </w:t>
      </w:r>
      <w:r w:rsidRPr="5897EC05">
        <w:rPr>
          <w:i/>
          <w:iCs/>
          <w:sz w:val="24"/>
          <w:szCs w:val="24"/>
        </w:rPr>
        <w:t>energize</w:t>
      </w:r>
      <w:r w:rsidRPr="5897EC05">
        <w:rPr>
          <w:sz w:val="24"/>
          <w:szCs w:val="24"/>
        </w:rPr>
        <w:t xml:space="preserve"> from the word.</w:t>
      </w:r>
    </w:p>
    <w:p w14:paraId="0E2A1BAC" w14:textId="77777777" w:rsidR="00091294" w:rsidRPr="0077235F" w:rsidRDefault="5897EC05" w:rsidP="00BD269D">
      <w:pPr>
        <w:pStyle w:val="ListParagraph"/>
        <w:numPr>
          <w:ilvl w:val="0"/>
          <w:numId w:val="53"/>
        </w:numPr>
        <w:jc w:val="both"/>
        <w:rPr>
          <w:sz w:val="24"/>
          <w:szCs w:val="24"/>
        </w:rPr>
      </w:pPr>
      <w:r w:rsidRPr="5897EC05">
        <w:rPr>
          <w:sz w:val="24"/>
          <w:szCs w:val="24"/>
        </w:rPr>
        <w:t>#1753/1754 (</w:t>
      </w:r>
      <w:r w:rsidRPr="5897EC05">
        <w:rPr>
          <w:sz w:val="24"/>
          <w:szCs w:val="24"/>
          <w:u w:val="single"/>
        </w:rPr>
        <w:t>Effectual</w:t>
      </w:r>
      <w:r w:rsidRPr="5897EC05">
        <w:rPr>
          <w:sz w:val="24"/>
          <w:szCs w:val="24"/>
        </w:rPr>
        <w:t>/</w:t>
      </w:r>
      <w:r w:rsidRPr="5897EC05">
        <w:rPr>
          <w:sz w:val="24"/>
          <w:szCs w:val="24"/>
          <w:u w:val="single"/>
        </w:rPr>
        <w:t>Work)</w:t>
      </w:r>
      <w:r w:rsidRPr="5897EC05">
        <w:rPr>
          <w:sz w:val="24"/>
          <w:szCs w:val="24"/>
        </w:rPr>
        <w:t xml:space="preserve"> (Eph.1:19; 3:7; 4:16; Phil.2:13; Col. 1:29; James5:16) READ THESE PASSAGES.</w:t>
      </w:r>
    </w:p>
    <w:p w14:paraId="007446DE" w14:textId="77777777" w:rsidR="00091294" w:rsidRDefault="5897EC05" w:rsidP="00BD269D">
      <w:pPr>
        <w:pStyle w:val="ListParagraph"/>
        <w:numPr>
          <w:ilvl w:val="0"/>
          <w:numId w:val="53"/>
        </w:numPr>
        <w:jc w:val="both"/>
        <w:rPr>
          <w:sz w:val="24"/>
          <w:szCs w:val="24"/>
        </w:rPr>
      </w:pPr>
      <w:r w:rsidRPr="5897EC05">
        <w:rPr>
          <w:sz w:val="24"/>
          <w:szCs w:val="24"/>
        </w:rPr>
        <w:t>#1753-</w:t>
      </w:r>
      <w:r w:rsidRPr="5897EC05">
        <w:rPr>
          <w:sz w:val="24"/>
          <w:szCs w:val="24"/>
          <w:u w:val="single"/>
        </w:rPr>
        <w:t>energiah</w:t>
      </w:r>
      <w:r w:rsidRPr="5897EC05">
        <w:rPr>
          <w:sz w:val="24"/>
          <w:szCs w:val="24"/>
        </w:rPr>
        <w:t>: efficiency, (“ENERGY”) Operation, strong, effectual, working. #1754 energeo: to be active, effectual, efficient-do, fervent, be mighty in, show forth, self, work, effectually in.</w:t>
      </w:r>
    </w:p>
    <w:p w14:paraId="38D5DF16" w14:textId="77777777" w:rsidR="00B57294" w:rsidRDefault="5897EC05" w:rsidP="00B57294">
      <w:pPr>
        <w:jc w:val="center"/>
        <w:rPr>
          <w:b/>
          <w:sz w:val="28"/>
          <w:szCs w:val="28"/>
        </w:rPr>
      </w:pPr>
      <w:r w:rsidRPr="5897EC05">
        <w:rPr>
          <w:b/>
          <w:bCs/>
          <w:sz w:val="28"/>
          <w:szCs w:val="28"/>
        </w:rPr>
        <w:t>Work that Satisfies</w:t>
      </w:r>
    </w:p>
    <w:p w14:paraId="7FDC1E3A" w14:textId="77777777" w:rsidR="00B57294" w:rsidRPr="00C92BE1" w:rsidRDefault="5897EC05" w:rsidP="0678137B">
      <w:pPr>
        <w:pStyle w:val="Heading1"/>
        <w:shd w:val="clear" w:color="auto" w:fill="FFFFFF" w:themeFill="background1"/>
        <w:spacing w:before="0"/>
        <w:jc w:val="center"/>
        <w:rPr>
          <w:rFonts w:asciiTheme="minorHAnsi" w:hAnsiTheme="minorHAnsi" w:cstheme="minorHAnsi"/>
          <w:bCs w:val="0"/>
          <w:i/>
          <w:color w:val="000000"/>
          <w:sz w:val="24"/>
          <w:szCs w:val="24"/>
        </w:rPr>
      </w:pPr>
      <w:r w:rsidRPr="5897EC05">
        <w:rPr>
          <w:rStyle w:val="passage-display-bcv"/>
          <w:rFonts w:asciiTheme="minorHAnsi" w:eastAsiaTheme="minorEastAsia" w:hAnsiTheme="minorHAnsi" w:cstheme="minorBidi"/>
          <w:i/>
          <w:iCs/>
          <w:color w:val="000000" w:themeColor="text1"/>
          <w:sz w:val="24"/>
          <w:szCs w:val="24"/>
        </w:rPr>
        <w:t xml:space="preserve">John 4:31-34 </w:t>
      </w:r>
      <w:r w:rsidRPr="5897EC05">
        <w:rPr>
          <w:rStyle w:val="passage-display-version"/>
          <w:rFonts w:asciiTheme="minorHAnsi" w:eastAsiaTheme="minorEastAsia" w:hAnsiTheme="minorHAnsi" w:cstheme="minorBidi"/>
          <w:i/>
          <w:iCs/>
          <w:color w:val="000000" w:themeColor="text1"/>
          <w:sz w:val="24"/>
          <w:szCs w:val="24"/>
        </w:rPr>
        <w:t>(NIV)</w:t>
      </w:r>
    </w:p>
    <w:p w14:paraId="3A808750" w14:textId="77777777" w:rsidR="00B57294" w:rsidRPr="00C92BE1" w:rsidRDefault="5897EC05" w:rsidP="5897EC05">
      <w:pPr>
        <w:pStyle w:val="NormalWeb"/>
        <w:shd w:val="clear" w:color="auto" w:fill="FFFFFF" w:themeFill="background1"/>
        <w:spacing w:before="0" w:beforeAutospacing="0" w:after="150" w:afterAutospacing="0" w:line="360" w:lineRule="atLeast"/>
        <w:jc w:val="center"/>
        <w:rPr>
          <w:rFonts w:asciiTheme="minorHAnsi" w:hAnsiTheme="minorHAnsi" w:cstheme="minorHAnsi"/>
          <w:b/>
          <w:i/>
          <w:color w:val="000000"/>
        </w:rPr>
      </w:pPr>
      <w:r w:rsidRPr="5897EC05">
        <w:rPr>
          <w:rStyle w:val="text"/>
          <w:rFonts w:asciiTheme="minorHAnsi" w:eastAsiaTheme="minorEastAsia" w:hAnsiTheme="minorHAnsi" w:cstheme="minorBidi"/>
          <w:b/>
          <w:bCs/>
          <w:i/>
          <w:iCs/>
          <w:color w:val="000000" w:themeColor="text1"/>
          <w:vertAlign w:val="superscript"/>
        </w:rPr>
        <w:t>31 </w:t>
      </w:r>
      <w:r w:rsidRPr="5897EC05">
        <w:rPr>
          <w:rStyle w:val="text"/>
          <w:rFonts w:asciiTheme="minorHAnsi" w:eastAsiaTheme="minorEastAsia" w:hAnsiTheme="minorHAnsi" w:cstheme="minorBidi"/>
          <w:b/>
          <w:bCs/>
          <w:i/>
          <w:iCs/>
          <w:color w:val="000000" w:themeColor="text1"/>
        </w:rPr>
        <w:t>Meanwhile his disciples urged him, “Rabbi,</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eat something.”</w:t>
      </w:r>
      <w:r w:rsidRPr="5897EC05">
        <w:rPr>
          <w:rStyle w:val="text"/>
          <w:rFonts w:asciiTheme="minorHAnsi" w:eastAsiaTheme="minorEastAsia" w:hAnsiTheme="minorHAnsi" w:cstheme="minorBidi"/>
          <w:b/>
          <w:bCs/>
          <w:i/>
          <w:iCs/>
          <w:color w:val="000000" w:themeColor="text1"/>
          <w:vertAlign w:val="superscript"/>
        </w:rPr>
        <w:t> </w:t>
      </w:r>
      <w:r w:rsidRPr="5897EC05">
        <w:rPr>
          <w:rStyle w:val="text"/>
          <w:rFonts w:asciiTheme="minorHAnsi" w:eastAsiaTheme="minorEastAsia" w:hAnsiTheme="minorHAnsi" w:cstheme="minorBidi"/>
          <w:b/>
          <w:bCs/>
          <w:i/>
          <w:iCs/>
          <w:color w:val="000000" w:themeColor="text1"/>
        </w:rPr>
        <w:t>But he said to them,</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“I have food to eat</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that you know nothing about.”</w:t>
      </w:r>
      <w:r w:rsidRPr="5897EC05">
        <w:rPr>
          <w:rStyle w:val="text"/>
          <w:rFonts w:asciiTheme="minorHAnsi" w:eastAsiaTheme="minorEastAsia" w:hAnsiTheme="minorHAnsi" w:cstheme="minorBidi"/>
          <w:b/>
          <w:bCs/>
          <w:i/>
          <w:iCs/>
          <w:color w:val="000000" w:themeColor="text1"/>
          <w:vertAlign w:val="superscript"/>
        </w:rPr>
        <w:t> </w:t>
      </w:r>
      <w:r w:rsidRPr="5897EC05">
        <w:rPr>
          <w:rStyle w:val="text"/>
          <w:rFonts w:asciiTheme="minorHAnsi" w:eastAsiaTheme="minorEastAsia" w:hAnsiTheme="minorHAnsi" w:cstheme="minorBidi"/>
          <w:b/>
          <w:bCs/>
          <w:i/>
          <w:iCs/>
          <w:color w:val="000000" w:themeColor="text1"/>
        </w:rPr>
        <w:t>Then his disciples said to each other, “Could someone have brought him food?”</w:t>
      </w:r>
      <w:r w:rsidRPr="5897EC05">
        <w:rPr>
          <w:rStyle w:val="woj"/>
          <w:rFonts w:asciiTheme="minorHAnsi" w:eastAsiaTheme="minorEastAsia" w:hAnsiTheme="minorHAnsi" w:cstheme="minorBidi"/>
          <w:b/>
          <w:bCs/>
          <w:i/>
          <w:iCs/>
          <w:color w:val="000000" w:themeColor="text1"/>
          <w:vertAlign w:val="superscript"/>
        </w:rPr>
        <w:t> </w:t>
      </w:r>
      <w:r w:rsidRPr="5897EC05">
        <w:rPr>
          <w:rStyle w:val="woj"/>
          <w:rFonts w:asciiTheme="minorHAnsi" w:eastAsiaTheme="minorEastAsia" w:hAnsiTheme="minorHAnsi" w:cstheme="minorBidi"/>
          <w:b/>
          <w:bCs/>
          <w:i/>
          <w:iCs/>
          <w:color w:val="000000" w:themeColor="text1"/>
        </w:rPr>
        <w:t>“My food,”</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said Jesus,</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“is to do the will</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of him who sent me and to finish his work.</w:t>
      </w:r>
    </w:p>
    <w:p w14:paraId="69F41EB4" w14:textId="77777777" w:rsidR="00815E38" w:rsidRDefault="5897EC05" w:rsidP="00B57294">
      <w:pPr>
        <w:ind w:firstLine="720"/>
        <w:jc w:val="both"/>
        <w:rPr>
          <w:sz w:val="24"/>
          <w:szCs w:val="24"/>
        </w:rPr>
      </w:pPr>
      <w:r w:rsidRPr="5897EC05">
        <w:rPr>
          <w:sz w:val="24"/>
          <w:szCs w:val="24"/>
        </w:rPr>
        <w:t xml:space="preserve">  In the narrative of Jesus’ encounter with the Woman at the Well, is followed by an important lesson for Jesus disciples, this includes those who are living today. I would like to share with you why the second story is very precious to me also. Th</w:t>
      </w:r>
      <w:r w:rsidR="00103139">
        <w:rPr>
          <w:sz w:val="24"/>
          <w:szCs w:val="24"/>
        </w:rPr>
        <w:t>is</w:t>
      </w:r>
      <w:r w:rsidRPr="5897EC05">
        <w:rPr>
          <w:sz w:val="24"/>
          <w:szCs w:val="24"/>
        </w:rPr>
        <w:t xml:space="preserve"> </w:t>
      </w:r>
      <w:r w:rsidR="00103139">
        <w:rPr>
          <w:sz w:val="24"/>
          <w:szCs w:val="24"/>
        </w:rPr>
        <w:t xml:space="preserve">is the </w:t>
      </w:r>
      <w:r w:rsidRPr="5897EC05">
        <w:rPr>
          <w:sz w:val="24"/>
          <w:szCs w:val="24"/>
        </w:rPr>
        <w:t>passage</w:t>
      </w:r>
      <w:r w:rsidR="00103139">
        <w:rPr>
          <w:sz w:val="24"/>
          <w:szCs w:val="24"/>
        </w:rPr>
        <w:t xml:space="preserve"> of Scripture</w:t>
      </w:r>
      <w:r w:rsidRPr="5897EC05">
        <w:rPr>
          <w:sz w:val="24"/>
          <w:szCs w:val="24"/>
        </w:rPr>
        <w:t xml:space="preserve"> </w:t>
      </w:r>
      <w:r w:rsidR="00103139">
        <w:rPr>
          <w:sz w:val="24"/>
          <w:szCs w:val="24"/>
        </w:rPr>
        <w:t xml:space="preserve">that </w:t>
      </w:r>
      <w:r w:rsidRPr="5897EC05">
        <w:rPr>
          <w:sz w:val="24"/>
          <w:szCs w:val="24"/>
        </w:rPr>
        <w:t xml:space="preserve">the Lord </w:t>
      </w:r>
      <w:r w:rsidR="00103139">
        <w:rPr>
          <w:sz w:val="24"/>
          <w:szCs w:val="24"/>
        </w:rPr>
        <w:t>used, some 18 years ago, to confirm the specific calling on my life to the</w:t>
      </w:r>
      <w:r w:rsidRPr="5897EC05">
        <w:rPr>
          <w:sz w:val="24"/>
          <w:szCs w:val="24"/>
        </w:rPr>
        <w:t xml:space="preserve"> ministry of His Word to women</w:t>
      </w:r>
      <w:r w:rsidR="00103139">
        <w:rPr>
          <w:sz w:val="24"/>
          <w:szCs w:val="24"/>
        </w:rPr>
        <w:t>. (Titus 2:3-5)</w:t>
      </w:r>
      <w:r w:rsidRPr="5897EC05">
        <w:rPr>
          <w:sz w:val="24"/>
          <w:szCs w:val="24"/>
        </w:rPr>
        <w:t xml:space="preserve"> </w:t>
      </w:r>
    </w:p>
    <w:p w14:paraId="6FD3E5CC" w14:textId="644926B7" w:rsidR="00B57294" w:rsidRDefault="00815E38" w:rsidP="00B57294">
      <w:pPr>
        <w:ind w:firstLine="720"/>
        <w:jc w:val="both"/>
        <w:rPr>
          <w:sz w:val="24"/>
          <w:szCs w:val="24"/>
        </w:rPr>
      </w:pPr>
      <w:r>
        <w:rPr>
          <w:sz w:val="24"/>
          <w:szCs w:val="24"/>
        </w:rPr>
        <w:t xml:space="preserve"> In this narrative, Jesus and His disciples</w:t>
      </w:r>
      <w:r w:rsidR="5897EC05" w:rsidRPr="5897EC05">
        <w:rPr>
          <w:sz w:val="24"/>
          <w:szCs w:val="24"/>
        </w:rPr>
        <w:t xml:space="preserve"> had walked seventy-five miles</w:t>
      </w:r>
      <w:r>
        <w:rPr>
          <w:sz w:val="24"/>
          <w:szCs w:val="24"/>
        </w:rPr>
        <w:t xml:space="preserve">. They </w:t>
      </w:r>
      <w:r w:rsidR="5897EC05" w:rsidRPr="5897EC05">
        <w:rPr>
          <w:sz w:val="24"/>
          <w:szCs w:val="24"/>
        </w:rPr>
        <w:t xml:space="preserve">were weary, thirsty and hungry.  </w:t>
      </w:r>
      <w:r>
        <w:rPr>
          <w:sz w:val="24"/>
          <w:szCs w:val="24"/>
        </w:rPr>
        <w:t xml:space="preserve">The </w:t>
      </w:r>
      <w:r w:rsidR="5897EC05" w:rsidRPr="5897EC05">
        <w:rPr>
          <w:sz w:val="24"/>
          <w:szCs w:val="24"/>
        </w:rPr>
        <w:t>disciples went to Samaria get bread to fill their bellies</w:t>
      </w:r>
      <w:r>
        <w:rPr>
          <w:sz w:val="24"/>
          <w:szCs w:val="24"/>
        </w:rPr>
        <w:t xml:space="preserve"> -</w:t>
      </w:r>
      <w:r w:rsidR="5897EC05" w:rsidRPr="5897EC05">
        <w:rPr>
          <w:sz w:val="24"/>
          <w:szCs w:val="24"/>
        </w:rPr>
        <w:t xml:space="preserve"> Jesus, on the other hand, went there to get</w:t>
      </w:r>
      <w:r>
        <w:rPr>
          <w:sz w:val="24"/>
          <w:szCs w:val="24"/>
        </w:rPr>
        <w:t xml:space="preserve"> something far more valuable,</w:t>
      </w:r>
      <w:r w:rsidR="5897EC05" w:rsidRPr="5897EC05">
        <w:rPr>
          <w:sz w:val="24"/>
          <w:szCs w:val="24"/>
        </w:rPr>
        <w:t xml:space="preserve"> the despised woman.  </w:t>
      </w:r>
    </w:p>
    <w:p w14:paraId="2F23A5DE" w14:textId="44ECFA03" w:rsidR="00B57294" w:rsidRDefault="5897EC05" w:rsidP="00B57294">
      <w:pPr>
        <w:ind w:firstLine="720"/>
        <w:jc w:val="both"/>
        <w:rPr>
          <w:sz w:val="24"/>
          <w:szCs w:val="24"/>
        </w:rPr>
      </w:pPr>
      <w:r w:rsidRPr="5897EC05">
        <w:rPr>
          <w:sz w:val="24"/>
          <w:szCs w:val="24"/>
        </w:rPr>
        <w:t xml:space="preserve"> Jesus said to His disciples, “I have food to eat that you know nothing about.” What food was He referring to? The food, that satisfied even the physical hunger of Jesus, was the </w:t>
      </w:r>
      <w:r w:rsidRPr="5897EC05">
        <w:rPr>
          <w:b/>
          <w:bCs/>
          <w:i/>
          <w:iCs/>
          <w:sz w:val="24"/>
          <w:szCs w:val="24"/>
        </w:rPr>
        <w:t>love of</w:t>
      </w:r>
      <w:r w:rsidRPr="5897EC05">
        <w:rPr>
          <w:sz w:val="24"/>
          <w:szCs w:val="24"/>
        </w:rPr>
        <w:t xml:space="preserve"> </w:t>
      </w:r>
      <w:r w:rsidRPr="5897EC05">
        <w:rPr>
          <w:b/>
          <w:bCs/>
          <w:i/>
          <w:iCs/>
          <w:sz w:val="24"/>
          <w:szCs w:val="24"/>
        </w:rPr>
        <w:t>His Father</w:t>
      </w:r>
      <w:r w:rsidRPr="5897EC05">
        <w:rPr>
          <w:sz w:val="24"/>
          <w:szCs w:val="24"/>
        </w:rPr>
        <w:t xml:space="preserve">. God’s love, in Greek, is Agape. The definition of this word is short and sweet…. It means a love feast or a banquet of love! </w:t>
      </w:r>
    </w:p>
    <w:p w14:paraId="4A24DDFA" w14:textId="7A2B50A5" w:rsidR="00421EB1" w:rsidRDefault="00421EB1" w:rsidP="00421EB1">
      <w:pPr>
        <w:ind w:firstLine="720"/>
        <w:jc w:val="both"/>
        <w:rPr>
          <w:sz w:val="24"/>
          <w:szCs w:val="24"/>
        </w:rPr>
      </w:pPr>
      <w:r w:rsidRPr="5897EC05">
        <w:rPr>
          <w:sz w:val="24"/>
          <w:szCs w:val="24"/>
        </w:rPr>
        <w:t>Through her, He would reach all of Samaria</w:t>
      </w:r>
      <w:r>
        <w:rPr>
          <w:sz w:val="24"/>
          <w:szCs w:val="24"/>
        </w:rPr>
        <w:t>.  W</w:t>
      </w:r>
      <w:r w:rsidRPr="5897EC05">
        <w:rPr>
          <w:sz w:val="24"/>
          <w:szCs w:val="24"/>
        </w:rPr>
        <w:t xml:space="preserve">hen </w:t>
      </w:r>
      <w:r>
        <w:rPr>
          <w:sz w:val="24"/>
          <w:szCs w:val="24"/>
        </w:rPr>
        <w:t>the others</w:t>
      </w:r>
      <w:r w:rsidRPr="5897EC05">
        <w:rPr>
          <w:sz w:val="24"/>
          <w:szCs w:val="24"/>
        </w:rPr>
        <w:t xml:space="preserve"> believed in Him </w:t>
      </w:r>
      <w:r>
        <w:rPr>
          <w:sz w:val="24"/>
          <w:szCs w:val="24"/>
        </w:rPr>
        <w:t xml:space="preserve">also, </w:t>
      </w:r>
      <w:r w:rsidRPr="5897EC05">
        <w:rPr>
          <w:sz w:val="24"/>
          <w:szCs w:val="24"/>
        </w:rPr>
        <w:t xml:space="preserve">they </w:t>
      </w:r>
      <w:r>
        <w:rPr>
          <w:sz w:val="24"/>
          <w:szCs w:val="24"/>
        </w:rPr>
        <w:t xml:space="preserve">declared </w:t>
      </w:r>
      <w:r w:rsidRPr="5897EC05">
        <w:rPr>
          <w:sz w:val="24"/>
          <w:szCs w:val="24"/>
        </w:rPr>
        <w:t>Him</w:t>
      </w:r>
      <w:r>
        <w:rPr>
          <w:sz w:val="24"/>
          <w:szCs w:val="24"/>
        </w:rPr>
        <w:t xml:space="preserve"> to be,</w:t>
      </w:r>
      <w:r w:rsidRPr="5897EC05">
        <w:rPr>
          <w:sz w:val="24"/>
          <w:szCs w:val="24"/>
        </w:rPr>
        <w:t xml:space="preserve"> “The Savior of the world!” </w:t>
      </w:r>
    </w:p>
    <w:p w14:paraId="52402CDD" w14:textId="77777777" w:rsidR="00421EB1" w:rsidRDefault="00421EB1" w:rsidP="00B57294">
      <w:pPr>
        <w:ind w:firstLine="720"/>
        <w:jc w:val="both"/>
        <w:rPr>
          <w:sz w:val="24"/>
          <w:szCs w:val="24"/>
        </w:rPr>
      </w:pPr>
    </w:p>
    <w:p w14:paraId="059EF8B7" w14:textId="77777777" w:rsidR="00B57294" w:rsidRPr="00DC1E96" w:rsidRDefault="5897EC05" w:rsidP="0678137B">
      <w:pPr>
        <w:pStyle w:val="Heading1"/>
        <w:shd w:val="clear" w:color="auto" w:fill="FFFFFF" w:themeFill="background1"/>
        <w:spacing w:before="0"/>
        <w:jc w:val="center"/>
        <w:rPr>
          <w:rFonts w:asciiTheme="minorHAnsi" w:hAnsiTheme="minorHAnsi" w:cstheme="minorHAnsi"/>
          <w:bCs w:val="0"/>
          <w:i/>
          <w:color w:val="000000"/>
          <w:sz w:val="24"/>
          <w:szCs w:val="24"/>
        </w:rPr>
      </w:pPr>
      <w:r w:rsidRPr="5897EC05">
        <w:rPr>
          <w:rStyle w:val="passage-display-bcv"/>
          <w:rFonts w:asciiTheme="minorHAnsi" w:eastAsiaTheme="minorEastAsia" w:hAnsiTheme="minorHAnsi" w:cstheme="minorBidi"/>
          <w:i/>
          <w:iCs/>
          <w:color w:val="000000" w:themeColor="text1"/>
          <w:sz w:val="24"/>
          <w:szCs w:val="24"/>
        </w:rPr>
        <w:t>Song of Songs 2:4</w:t>
      </w:r>
      <w:r w:rsidRPr="5897EC05">
        <w:rPr>
          <w:rStyle w:val="passage-display-version"/>
          <w:rFonts w:asciiTheme="minorHAnsi" w:eastAsiaTheme="minorEastAsia" w:hAnsiTheme="minorHAnsi" w:cstheme="minorBidi"/>
          <w:i/>
          <w:iCs/>
          <w:color w:val="000000" w:themeColor="text1"/>
          <w:sz w:val="24"/>
          <w:szCs w:val="24"/>
        </w:rPr>
        <w:t xml:space="preserve"> (NIV)</w:t>
      </w:r>
    </w:p>
    <w:p w14:paraId="3EB82766" w14:textId="77777777" w:rsidR="00B57294" w:rsidRPr="00DC1E96" w:rsidRDefault="5897EC05" w:rsidP="5897EC05">
      <w:pPr>
        <w:pStyle w:val="line"/>
        <w:shd w:val="clear" w:color="auto" w:fill="FFFFFF" w:themeFill="background1"/>
        <w:spacing w:before="0" w:beforeAutospacing="0" w:after="0" w:afterAutospacing="0" w:line="360" w:lineRule="atLeast"/>
        <w:jc w:val="center"/>
        <w:rPr>
          <w:rFonts w:asciiTheme="minorHAnsi" w:hAnsiTheme="minorHAnsi" w:cstheme="minorHAnsi"/>
          <w:b/>
          <w:i/>
          <w:color w:val="000000"/>
        </w:rPr>
      </w:pPr>
      <w:r w:rsidRPr="5897EC05">
        <w:rPr>
          <w:rStyle w:val="text"/>
          <w:rFonts w:asciiTheme="minorHAnsi" w:eastAsiaTheme="minorEastAsia" w:hAnsiTheme="minorHAnsi" w:cstheme="minorBidi"/>
          <w:b/>
          <w:bCs/>
          <w:i/>
          <w:iCs/>
          <w:color w:val="000000" w:themeColor="text1"/>
          <w:vertAlign w:val="superscript"/>
        </w:rPr>
        <w:t> </w:t>
      </w:r>
      <w:r w:rsidRPr="5897EC05">
        <w:rPr>
          <w:rStyle w:val="text"/>
          <w:rFonts w:asciiTheme="minorHAnsi" w:eastAsiaTheme="minorEastAsia" w:hAnsiTheme="minorHAnsi" w:cstheme="minorBidi"/>
          <w:b/>
          <w:bCs/>
          <w:i/>
          <w:iCs/>
          <w:color w:val="000000" w:themeColor="text1"/>
        </w:rPr>
        <w:t>Let him lead me to the banquet hall,</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let his banner</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over me be love.</w:t>
      </w:r>
    </w:p>
    <w:p w14:paraId="39CC4042" w14:textId="77777777" w:rsidR="00B57294" w:rsidRDefault="00B57294" w:rsidP="00B57294">
      <w:pPr>
        <w:ind w:firstLine="720"/>
        <w:jc w:val="both"/>
        <w:rPr>
          <w:sz w:val="24"/>
          <w:szCs w:val="24"/>
        </w:rPr>
      </w:pPr>
    </w:p>
    <w:p w14:paraId="6BC9F366" w14:textId="77777777" w:rsidR="00B57294" w:rsidRDefault="5897EC05" w:rsidP="00B57294">
      <w:pPr>
        <w:ind w:firstLine="720"/>
        <w:jc w:val="both"/>
        <w:rPr>
          <w:sz w:val="24"/>
          <w:szCs w:val="24"/>
        </w:rPr>
      </w:pPr>
      <w:r w:rsidRPr="5897EC05">
        <w:rPr>
          <w:sz w:val="24"/>
          <w:szCs w:val="24"/>
        </w:rPr>
        <w:t xml:space="preserve">What Jesus taught me is this: His </w:t>
      </w:r>
      <w:r w:rsidRPr="5897EC05">
        <w:rPr>
          <w:b/>
          <w:bCs/>
          <w:i/>
          <w:iCs/>
          <w:sz w:val="24"/>
          <w:szCs w:val="24"/>
        </w:rPr>
        <w:t>food was</w:t>
      </w:r>
      <w:r w:rsidRPr="5897EC05">
        <w:rPr>
          <w:sz w:val="24"/>
          <w:szCs w:val="24"/>
        </w:rPr>
        <w:t xml:space="preserve"> to do the </w:t>
      </w:r>
      <w:r w:rsidRPr="5897EC05">
        <w:rPr>
          <w:b/>
          <w:bCs/>
          <w:i/>
          <w:iCs/>
          <w:sz w:val="24"/>
          <w:szCs w:val="24"/>
        </w:rPr>
        <w:t xml:space="preserve">will of His Father and finish his work. </w:t>
      </w:r>
      <w:r w:rsidRPr="5897EC05">
        <w:rPr>
          <w:sz w:val="24"/>
          <w:szCs w:val="24"/>
        </w:rPr>
        <w:t xml:space="preserve">The same satisfying work the Father sent Jesus to do… is our work also. What is the work of God that satisfied the Lord Jesus? It was the </w:t>
      </w:r>
      <w:r w:rsidRPr="5897EC05">
        <w:rPr>
          <w:b/>
          <w:bCs/>
          <w:i/>
          <w:iCs/>
          <w:sz w:val="24"/>
          <w:szCs w:val="24"/>
        </w:rPr>
        <w:t>work of building twelve men- making disciples</w:t>
      </w:r>
      <w:r w:rsidRPr="5897EC05">
        <w:rPr>
          <w:sz w:val="24"/>
          <w:szCs w:val="24"/>
        </w:rPr>
        <w:t xml:space="preserve">! How do we know this is so? We know it by the study of The Lord’s Prayer found in John chapter seventeen. By the way, you may be thinking, “Isn’t the Lord’s Prayer found in Luke chapter eleven?” To be exact- no! That is the model prayer. The Lord’s Prayer is found recorded in the entire chapter of John seventeen. </w:t>
      </w:r>
    </w:p>
    <w:p w14:paraId="3D8B7E93" w14:textId="77777777" w:rsidR="00B57294" w:rsidRPr="00DB273F" w:rsidRDefault="5897EC05" w:rsidP="00B57294">
      <w:pPr>
        <w:jc w:val="center"/>
        <w:rPr>
          <w:rFonts w:cstheme="minorHAnsi"/>
          <w:b/>
          <w:i/>
          <w:sz w:val="24"/>
          <w:szCs w:val="24"/>
        </w:rPr>
      </w:pPr>
      <w:r w:rsidRPr="5897EC05">
        <w:rPr>
          <w:rFonts w:asciiTheme="minorHAnsi" w:eastAsiaTheme="minorEastAsia" w:hAnsiTheme="minorHAnsi" w:cstheme="minorBidi"/>
          <w:b/>
          <w:bCs/>
          <w:i/>
          <w:iCs/>
          <w:sz w:val="24"/>
          <w:szCs w:val="24"/>
        </w:rPr>
        <w:t>John 17:1-6 (NIV)</w:t>
      </w:r>
    </w:p>
    <w:p w14:paraId="2B83A43F" w14:textId="77777777" w:rsidR="00B57294" w:rsidRPr="00DB273F" w:rsidRDefault="5897EC05" w:rsidP="0678137B">
      <w:pPr>
        <w:shd w:val="clear" w:color="auto" w:fill="FFFFFF" w:themeFill="background1"/>
        <w:spacing w:after="150" w:line="360" w:lineRule="atLeast"/>
        <w:jc w:val="center"/>
        <w:rPr>
          <w:rFonts w:eastAsia="Times New Roman" w:cstheme="minorHAnsi"/>
          <w:b/>
          <w:i/>
          <w:color w:val="000000"/>
          <w:sz w:val="24"/>
          <w:szCs w:val="24"/>
        </w:rPr>
      </w:pPr>
      <w:r w:rsidRPr="5897EC05">
        <w:rPr>
          <w:rFonts w:asciiTheme="minorHAnsi" w:eastAsiaTheme="minorEastAsia" w:hAnsiTheme="minorHAnsi" w:cstheme="minorBidi"/>
          <w:b/>
          <w:bCs/>
          <w:i/>
          <w:iCs/>
          <w:color w:val="000000" w:themeColor="text1"/>
          <w:sz w:val="24"/>
          <w:szCs w:val="24"/>
        </w:rPr>
        <w:t>After Jesus said this, he looked toward heaven and prayed:</w:t>
      </w:r>
    </w:p>
    <w:p w14:paraId="7440CC5E" w14:textId="77777777" w:rsidR="00B57294" w:rsidRPr="00DB273F" w:rsidRDefault="5897EC05" w:rsidP="0678137B">
      <w:pPr>
        <w:shd w:val="clear" w:color="auto" w:fill="FFFFFF" w:themeFill="background1"/>
        <w:spacing w:after="150" w:line="360" w:lineRule="atLeast"/>
        <w:jc w:val="center"/>
        <w:rPr>
          <w:rFonts w:eastAsia="Times New Roman" w:cstheme="minorHAnsi"/>
          <w:b/>
          <w:i/>
          <w:color w:val="000000"/>
          <w:sz w:val="24"/>
          <w:szCs w:val="24"/>
        </w:rPr>
      </w:pPr>
      <w:r w:rsidRPr="5897EC05">
        <w:rPr>
          <w:rFonts w:asciiTheme="minorHAnsi" w:eastAsiaTheme="minorEastAsia" w:hAnsiTheme="minorHAnsi" w:cstheme="minorBidi"/>
          <w:b/>
          <w:bCs/>
          <w:i/>
          <w:iCs/>
          <w:color w:val="000000" w:themeColor="text1"/>
          <w:sz w:val="24"/>
          <w:szCs w:val="24"/>
        </w:rPr>
        <w:t>“Father, the hour has come. Glorify your Son, that your Son may glorify you. </w:t>
      </w:r>
      <w:r w:rsidRPr="5897EC05">
        <w:rPr>
          <w:rFonts w:asciiTheme="minorHAnsi" w:eastAsiaTheme="minorEastAsia" w:hAnsiTheme="minorHAnsi" w:cstheme="minorBidi"/>
          <w:b/>
          <w:bCs/>
          <w:i/>
          <w:iCs/>
          <w:color w:val="000000" w:themeColor="text1"/>
          <w:sz w:val="24"/>
          <w:szCs w:val="24"/>
          <w:vertAlign w:val="superscript"/>
        </w:rPr>
        <w:t>2 </w:t>
      </w:r>
      <w:r w:rsidRPr="5897EC05">
        <w:rPr>
          <w:rFonts w:asciiTheme="minorHAnsi" w:eastAsiaTheme="minorEastAsia" w:hAnsiTheme="minorHAnsi" w:cstheme="minorBidi"/>
          <w:b/>
          <w:bCs/>
          <w:i/>
          <w:iCs/>
          <w:color w:val="000000" w:themeColor="text1"/>
          <w:sz w:val="24"/>
          <w:szCs w:val="24"/>
        </w:rPr>
        <w:t>For you granted him authority over all people that he might give eternal life to all those you have given him. </w:t>
      </w:r>
      <w:r w:rsidRPr="5897EC05">
        <w:rPr>
          <w:rFonts w:asciiTheme="minorHAnsi" w:eastAsiaTheme="minorEastAsia" w:hAnsiTheme="minorHAnsi" w:cstheme="minorBidi"/>
          <w:b/>
          <w:bCs/>
          <w:i/>
          <w:iCs/>
          <w:color w:val="000000" w:themeColor="text1"/>
          <w:sz w:val="24"/>
          <w:szCs w:val="24"/>
          <w:vertAlign w:val="superscript"/>
        </w:rPr>
        <w:t>3 </w:t>
      </w:r>
      <w:r w:rsidRPr="5897EC05">
        <w:rPr>
          <w:rFonts w:asciiTheme="minorHAnsi" w:eastAsiaTheme="minorEastAsia" w:hAnsiTheme="minorHAnsi" w:cstheme="minorBidi"/>
          <w:b/>
          <w:bCs/>
          <w:i/>
          <w:iCs/>
          <w:color w:val="000000" w:themeColor="text1"/>
          <w:sz w:val="24"/>
          <w:szCs w:val="24"/>
        </w:rPr>
        <w:t>Now this is eternal life: that they know you, the only true God, and Jesus Christ, whom you have sent. </w:t>
      </w:r>
      <w:r w:rsidRPr="5897EC05">
        <w:rPr>
          <w:rFonts w:asciiTheme="minorHAnsi" w:eastAsiaTheme="minorEastAsia" w:hAnsiTheme="minorHAnsi" w:cstheme="minorBidi"/>
          <w:b/>
          <w:bCs/>
          <w:i/>
          <w:iCs/>
          <w:color w:val="000000" w:themeColor="text1"/>
          <w:sz w:val="24"/>
          <w:szCs w:val="24"/>
          <w:vertAlign w:val="superscript"/>
        </w:rPr>
        <w:t>4 </w:t>
      </w:r>
      <w:r w:rsidRPr="5897EC05">
        <w:rPr>
          <w:rFonts w:asciiTheme="minorHAnsi" w:eastAsiaTheme="minorEastAsia" w:hAnsiTheme="minorHAnsi" w:cstheme="minorBidi"/>
          <w:b/>
          <w:bCs/>
          <w:i/>
          <w:iCs/>
          <w:color w:val="000000" w:themeColor="text1"/>
          <w:sz w:val="24"/>
          <w:szCs w:val="24"/>
        </w:rPr>
        <w:t>I have brought you glory on earth by finishing the work you gave me to do. </w:t>
      </w:r>
      <w:r w:rsidRPr="5897EC05">
        <w:rPr>
          <w:rFonts w:asciiTheme="minorHAnsi" w:eastAsiaTheme="minorEastAsia" w:hAnsiTheme="minorHAnsi" w:cstheme="minorBidi"/>
          <w:b/>
          <w:bCs/>
          <w:i/>
          <w:iCs/>
          <w:color w:val="000000" w:themeColor="text1"/>
          <w:sz w:val="24"/>
          <w:szCs w:val="24"/>
          <w:vertAlign w:val="superscript"/>
        </w:rPr>
        <w:t>5 </w:t>
      </w:r>
      <w:r w:rsidRPr="5897EC05">
        <w:rPr>
          <w:rFonts w:asciiTheme="minorHAnsi" w:eastAsiaTheme="minorEastAsia" w:hAnsiTheme="minorHAnsi" w:cstheme="minorBidi"/>
          <w:b/>
          <w:bCs/>
          <w:i/>
          <w:iCs/>
          <w:color w:val="000000" w:themeColor="text1"/>
          <w:sz w:val="24"/>
          <w:szCs w:val="24"/>
        </w:rPr>
        <w:t>And now, Father, glorify me in your presence with the glory I had with you before the world began.</w:t>
      </w:r>
    </w:p>
    <w:p w14:paraId="74ED16ED" w14:textId="77777777" w:rsidR="00B57294" w:rsidRPr="007546F4" w:rsidRDefault="5897EC05" w:rsidP="00B57294">
      <w:pPr>
        <w:ind w:firstLine="720"/>
        <w:jc w:val="both"/>
        <w:rPr>
          <w:sz w:val="24"/>
          <w:szCs w:val="24"/>
        </w:rPr>
      </w:pPr>
      <w:r w:rsidRPr="5897EC05">
        <w:rPr>
          <w:sz w:val="24"/>
          <w:szCs w:val="24"/>
        </w:rPr>
        <w:t xml:space="preserve">Herb Hodges interpretation of this passage, and he uncovered a hidden treasure, I had never seen in the word, </w:t>
      </w:r>
      <w:r w:rsidRPr="5897EC05">
        <w:rPr>
          <w:i/>
          <w:iCs/>
          <w:sz w:val="24"/>
          <w:szCs w:val="24"/>
        </w:rPr>
        <w:t>“finished.”</w:t>
      </w:r>
      <w:r w:rsidRPr="5897EC05">
        <w:rPr>
          <w:sz w:val="24"/>
          <w:szCs w:val="24"/>
        </w:rPr>
        <w:t xml:space="preserve">  This word is derived from the same word Jesus used on the cross where the work of redemption was completed! Herb pointed out the fact that the prayer in John seventeen was spoken prior to the Lord’s crucifixion. By studying it in context, it becomes clear what or (more accurately-who) Jesus was referring to. This is the most detailed prayer of the Lord Jesus. The subject of the entire prayer was </w:t>
      </w:r>
      <w:r w:rsidRPr="5897EC05">
        <w:rPr>
          <w:i/>
          <w:iCs/>
          <w:sz w:val="24"/>
          <w:szCs w:val="24"/>
        </w:rPr>
        <w:t>His disciples</w:t>
      </w:r>
      <w:r w:rsidRPr="5897EC05">
        <w:rPr>
          <w:sz w:val="24"/>
          <w:szCs w:val="24"/>
        </w:rPr>
        <w:t xml:space="preserve">.  </w:t>
      </w:r>
      <w:r w:rsidRPr="5897EC05">
        <w:rPr>
          <w:i/>
          <w:iCs/>
          <w:sz w:val="24"/>
          <w:szCs w:val="24"/>
        </w:rPr>
        <w:t>The work He had finished was making disciples</w:t>
      </w:r>
      <w:r w:rsidRPr="5897EC05">
        <w:rPr>
          <w:sz w:val="24"/>
          <w:szCs w:val="24"/>
        </w:rPr>
        <w:t>!</w:t>
      </w:r>
    </w:p>
    <w:p w14:paraId="469567C6" w14:textId="77777777" w:rsidR="00B57294" w:rsidRPr="00421EB1" w:rsidRDefault="5897EC05" w:rsidP="00B57294">
      <w:pPr>
        <w:jc w:val="center"/>
        <w:rPr>
          <w:rFonts w:asciiTheme="minorHAnsi" w:hAnsiTheme="minorHAnsi"/>
          <w:b/>
          <w:i/>
          <w:sz w:val="24"/>
          <w:szCs w:val="24"/>
        </w:rPr>
      </w:pPr>
      <w:r w:rsidRPr="00421EB1">
        <w:rPr>
          <w:rFonts w:asciiTheme="minorHAnsi" w:hAnsiTheme="minorHAnsi"/>
          <w:b/>
          <w:bCs/>
          <w:i/>
          <w:iCs/>
          <w:sz w:val="24"/>
          <w:szCs w:val="24"/>
        </w:rPr>
        <w:t>John 6:27</w:t>
      </w:r>
    </w:p>
    <w:p w14:paraId="6CBB0380" w14:textId="60D4900D" w:rsidR="00B57294" w:rsidRDefault="5897EC05" w:rsidP="0678137B">
      <w:pPr>
        <w:shd w:val="clear" w:color="auto" w:fill="FFFFFF" w:themeFill="background1"/>
        <w:spacing w:after="150" w:line="360" w:lineRule="atLeast"/>
        <w:jc w:val="center"/>
        <w:rPr>
          <w:rFonts w:asciiTheme="minorHAnsi" w:eastAsia="Times New Roman" w:hAnsiTheme="minorHAnsi"/>
          <w:b/>
          <w:bCs/>
          <w:i/>
          <w:iCs/>
          <w:color w:val="000000" w:themeColor="text1"/>
          <w:sz w:val="24"/>
          <w:szCs w:val="24"/>
        </w:rPr>
      </w:pPr>
      <w:r w:rsidRPr="00421EB1">
        <w:rPr>
          <w:rFonts w:asciiTheme="minorHAnsi" w:eastAsia="Arial,Times New Roman" w:hAnsiTheme="minorHAnsi" w:cs="Arial,Times New Roman"/>
          <w:b/>
          <w:bCs/>
          <w:i/>
          <w:iCs/>
          <w:color w:val="000000" w:themeColor="text1"/>
          <w:sz w:val="24"/>
          <w:szCs w:val="24"/>
          <w:vertAlign w:val="superscript"/>
        </w:rPr>
        <w:t> </w:t>
      </w:r>
      <w:r w:rsidRPr="00421EB1">
        <w:rPr>
          <w:rFonts w:asciiTheme="minorHAnsi" w:eastAsia="Times New Roman" w:hAnsiTheme="minorHAnsi"/>
          <w:b/>
          <w:bCs/>
          <w:i/>
          <w:iCs/>
          <w:color w:val="000000" w:themeColor="text1"/>
          <w:sz w:val="24"/>
          <w:szCs w:val="24"/>
        </w:rPr>
        <w:t>Do not work for food that spoils, but for food that endures to eternal life, which the Son of Man will give you. For on him God the Father has placed his seal of approval.”</w:t>
      </w:r>
    </w:p>
    <w:p w14:paraId="6CCF8ADA" w14:textId="77777777" w:rsidR="008A3A77" w:rsidRPr="00BC58FB" w:rsidRDefault="008A3A77" w:rsidP="008A3A77">
      <w:pPr>
        <w:jc w:val="center"/>
        <w:rPr>
          <w:b/>
          <w:sz w:val="28"/>
          <w:szCs w:val="28"/>
        </w:rPr>
      </w:pPr>
      <w:r w:rsidRPr="00BC58FB">
        <w:rPr>
          <w:b/>
          <w:sz w:val="28"/>
          <w:szCs w:val="28"/>
        </w:rPr>
        <w:t xml:space="preserve">Practical Application for Women </w:t>
      </w:r>
    </w:p>
    <w:p w14:paraId="710EC993" w14:textId="77777777" w:rsidR="008A3A77" w:rsidRPr="0046147E" w:rsidRDefault="008A3A77" w:rsidP="008A3A77">
      <w:pPr>
        <w:jc w:val="center"/>
        <w:rPr>
          <w:b/>
          <w:i/>
          <w:sz w:val="24"/>
          <w:szCs w:val="24"/>
        </w:rPr>
      </w:pPr>
      <w:r w:rsidRPr="0046147E">
        <w:rPr>
          <w:b/>
          <w:i/>
          <w:sz w:val="24"/>
          <w:szCs w:val="24"/>
        </w:rPr>
        <w:t>Titus 2:3-5 (NASB)</w:t>
      </w:r>
    </w:p>
    <w:p w14:paraId="5F57FA52" w14:textId="77777777" w:rsidR="008A3A77" w:rsidRDefault="008A3A77" w:rsidP="008A3A77">
      <w:pPr>
        <w:jc w:val="center"/>
        <w:rPr>
          <w:b/>
          <w:i/>
          <w:sz w:val="24"/>
          <w:szCs w:val="24"/>
        </w:rPr>
      </w:pPr>
      <w:r w:rsidRPr="0046147E">
        <w:rPr>
          <w:b/>
          <w:i/>
          <w:sz w:val="24"/>
          <w:szCs w:val="24"/>
        </w:rPr>
        <w:t xml:space="preserve">Older women likewise are to be reverent in their behavior, not malicious gossips nor enslaved to much wine, teaching what is good, so that they may encourage the younger women to love their husbands, to love their children, to be sensible, pure, workers at home, kind being subject to their own husbands, so that the word of God will not be dishonored. </w:t>
      </w:r>
    </w:p>
    <w:p w14:paraId="4D2B079C" w14:textId="77777777" w:rsidR="008A3A77" w:rsidRPr="0029740B" w:rsidRDefault="008A3A77" w:rsidP="008A3A77">
      <w:pPr>
        <w:jc w:val="center"/>
        <w:rPr>
          <w:b/>
          <w:sz w:val="28"/>
          <w:szCs w:val="28"/>
        </w:rPr>
      </w:pPr>
      <w:r w:rsidRPr="54BB58A7">
        <w:rPr>
          <w:b/>
          <w:bCs/>
          <w:sz w:val="28"/>
          <w:szCs w:val="28"/>
        </w:rPr>
        <w:t>Our Ministry to the Lord</w:t>
      </w:r>
    </w:p>
    <w:p w14:paraId="06CFD420" w14:textId="77777777" w:rsidR="008A3A77" w:rsidRDefault="008A3A77" w:rsidP="008A3A77">
      <w:pPr>
        <w:ind w:firstLine="720"/>
        <w:jc w:val="both"/>
      </w:pPr>
      <w:r w:rsidRPr="54BB58A7">
        <w:rPr>
          <w:rFonts w:eastAsiaTheme="minorEastAsia"/>
          <w:sz w:val="24"/>
          <w:szCs w:val="24"/>
        </w:rPr>
        <w:t xml:space="preserve">Our first and foremost ministry is to our Savior - the Lord Jesus Christ. He desires that our relationship with Him be a divine romance, not empty religious rituals. In our lesson, </w:t>
      </w:r>
      <w:r w:rsidRPr="00C72CAA">
        <w:rPr>
          <w:rFonts w:eastAsiaTheme="minorEastAsia"/>
          <w:b/>
          <w:sz w:val="24"/>
          <w:szCs w:val="24"/>
        </w:rPr>
        <w:t xml:space="preserve">Holy Habit - How </w:t>
      </w:r>
      <w:r>
        <w:rPr>
          <w:rFonts w:eastAsiaTheme="minorEastAsia"/>
          <w:b/>
          <w:sz w:val="24"/>
          <w:szCs w:val="24"/>
        </w:rPr>
        <w:t>t</w:t>
      </w:r>
      <w:r w:rsidRPr="00C72CAA">
        <w:rPr>
          <w:rFonts w:eastAsiaTheme="minorEastAsia"/>
          <w:b/>
          <w:sz w:val="24"/>
          <w:szCs w:val="24"/>
        </w:rPr>
        <w:t>o Have a Quiet Time</w:t>
      </w:r>
      <w:r w:rsidRPr="54BB58A7">
        <w:rPr>
          <w:rFonts w:eastAsiaTheme="minorEastAsia"/>
          <w:sz w:val="24"/>
          <w:szCs w:val="24"/>
        </w:rPr>
        <w:t>, we learn what it looks like to nurture this relationship. One hundred percent of our lives belong to Him, and everything else falls under His ownership. Without this first ministry, everything else we do will be vain, empty, fruitless work. The next two ministries will be useless without private worship. However, private worship in no way excludes the necessity of corporate worship within a local body of believers. It greatly enhances it! How else are we to fulfill all the other “together ministries”? You will find several lessons in level number four that further address this need.</w:t>
      </w:r>
    </w:p>
    <w:p w14:paraId="6E098B0A" w14:textId="77777777" w:rsidR="008A3A77" w:rsidRDefault="008A3A77" w:rsidP="008A3A77">
      <w:pPr>
        <w:jc w:val="both"/>
        <w:rPr>
          <w:sz w:val="24"/>
          <w:szCs w:val="24"/>
        </w:rPr>
      </w:pPr>
      <w:r w:rsidRPr="54BB58A7">
        <w:rPr>
          <w:b/>
          <w:bCs/>
          <w:sz w:val="28"/>
          <w:szCs w:val="28"/>
        </w:rPr>
        <w:t>Digging Deeper:</w:t>
      </w:r>
      <w:r w:rsidRPr="54BB58A7">
        <w:rPr>
          <w:sz w:val="24"/>
          <w:szCs w:val="24"/>
        </w:rPr>
        <w:t xml:space="preserve"> Matthew 6:29-33; </w:t>
      </w:r>
      <w:r w:rsidRPr="00C72CAA">
        <w:rPr>
          <w:sz w:val="24"/>
          <w:szCs w:val="24"/>
          <w:u w:val="single"/>
        </w:rPr>
        <w:t xml:space="preserve">Luke 10:39-42; John 15:1-16; </w:t>
      </w:r>
      <w:r w:rsidRPr="54BB58A7">
        <w:rPr>
          <w:sz w:val="24"/>
          <w:szCs w:val="24"/>
        </w:rPr>
        <w:t xml:space="preserve">Acts 13:2-4  </w:t>
      </w:r>
    </w:p>
    <w:p w14:paraId="7F280068" w14:textId="77777777" w:rsidR="008A3A77" w:rsidRPr="0029740B" w:rsidRDefault="008A3A77" w:rsidP="008A3A77">
      <w:pPr>
        <w:jc w:val="center"/>
        <w:rPr>
          <w:b/>
          <w:sz w:val="28"/>
          <w:szCs w:val="28"/>
        </w:rPr>
      </w:pPr>
      <w:r w:rsidRPr="54BB58A7">
        <w:rPr>
          <w:b/>
          <w:bCs/>
          <w:sz w:val="28"/>
          <w:szCs w:val="28"/>
        </w:rPr>
        <w:t>Our Ministry to Our Family</w:t>
      </w:r>
    </w:p>
    <w:p w14:paraId="34D7DC4C" w14:textId="5B3A30D5" w:rsidR="008A3A77" w:rsidRDefault="008A3A77" w:rsidP="008A3A77">
      <w:pPr>
        <w:ind w:firstLine="720"/>
        <w:jc w:val="both"/>
        <w:rPr>
          <w:rFonts w:eastAsiaTheme="minorEastAsia"/>
          <w:sz w:val="24"/>
          <w:szCs w:val="24"/>
        </w:rPr>
      </w:pPr>
      <w:r w:rsidRPr="54BB58A7">
        <w:rPr>
          <w:rFonts w:eastAsiaTheme="minorEastAsia"/>
          <w:sz w:val="24"/>
          <w:szCs w:val="24"/>
        </w:rPr>
        <w:t xml:space="preserve">Our second ministry, for the woman who is married, is her husband. If she has children, they are to follow a close second. For the woman with a family, the majority of your time and energy needs to be invested into the precious lives of those whom God has entrusted to your care. </w:t>
      </w:r>
    </w:p>
    <w:p w14:paraId="6270409B" w14:textId="3BC5362F" w:rsidR="008A3A77" w:rsidRDefault="008A3A77" w:rsidP="008A3A77">
      <w:pPr>
        <w:ind w:firstLine="720"/>
        <w:jc w:val="both"/>
        <w:rPr>
          <w:rFonts w:eastAsiaTheme="minorEastAsia"/>
          <w:sz w:val="24"/>
          <w:szCs w:val="24"/>
        </w:rPr>
      </w:pPr>
      <w:r>
        <w:rPr>
          <w:rFonts w:eastAsiaTheme="minorEastAsia"/>
          <w:sz w:val="24"/>
          <w:szCs w:val="24"/>
        </w:rPr>
        <w:t xml:space="preserve">In his message, </w:t>
      </w:r>
      <w:r w:rsidRPr="005B7FC6">
        <w:rPr>
          <w:rFonts w:eastAsiaTheme="minorEastAsia"/>
          <w:sz w:val="24"/>
          <w:szCs w:val="24"/>
          <w:u w:val="single"/>
        </w:rPr>
        <w:t xml:space="preserve">What is A Healthy </w:t>
      </w:r>
      <w:r w:rsidR="00A7342F" w:rsidRPr="005B7FC6">
        <w:rPr>
          <w:rFonts w:eastAsiaTheme="minorEastAsia"/>
          <w:sz w:val="24"/>
          <w:szCs w:val="24"/>
          <w:u w:val="single"/>
        </w:rPr>
        <w:t>Church</w:t>
      </w:r>
      <w:r w:rsidR="00A7342F">
        <w:rPr>
          <w:rFonts w:eastAsiaTheme="minorEastAsia"/>
          <w:sz w:val="24"/>
          <w:szCs w:val="24"/>
        </w:rPr>
        <w:t>,</w:t>
      </w:r>
      <w:r>
        <w:rPr>
          <w:rFonts w:eastAsiaTheme="minorEastAsia"/>
          <w:sz w:val="24"/>
          <w:szCs w:val="24"/>
        </w:rPr>
        <w:t xml:space="preserve"> Pastor David Lawrence, </w:t>
      </w:r>
      <w:r w:rsidR="00A7342F">
        <w:rPr>
          <w:rFonts w:eastAsiaTheme="minorEastAsia"/>
          <w:sz w:val="24"/>
          <w:szCs w:val="24"/>
        </w:rPr>
        <w:t>underscoring</w:t>
      </w:r>
      <w:r>
        <w:rPr>
          <w:rFonts w:eastAsiaTheme="minorEastAsia"/>
          <w:sz w:val="24"/>
          <w:szCs w:val="24"/>
        </w:rPr>
        <w:t xml:space="preserve"> the priority of family said, “Everybody wants to change the world, but no one wants to change </w:t>
      </w:r>
      <w:r w:rsidR="00A7342F">
        <w:rPr>
          <w:rFonts w:eastAsiaTheme="minorEastAsia"/>
          <w:sz w:val="24"/>
          <w:szCs w:val="24"/>
        </w:rPr>
        <w:t>diapers</w:t>
      </w:r>
      <w:r>
        <w:rPr>
          <w:rFonts w:eastAsiaTheme="minorEastAsia"/>
          <w:sz w:val="24"/>
          <w:szCs w:val="24"/>
        </w:rPr>
        <w:t xml:space="preserve">. But the world is changed one dipper at a time.” </w:t>
      </w:r>
    </w:p>
    <w:p w14:paraId="3CA486B3" w14:textId="28C8A7BE" w:rsidR="008A3A77" w:rsidRDefault="008A3A77" w:rsidP="008A3A77">
      <w:pPr>
        <w:ind w:firstLine="720"/>
        <w:jc w:val="both"/>
      </w:pPr>
      <w:r w:rsidRPr="54BB58A7">
        <w:rPr>
          <w:rFonts w:eastAsiaTheme="minorEastAsia"/>
          <w:sz w:val="24"/>
          <w:szCs w:val="24"/>
        </w:rPr>
        <w:t xml:space="preserve">If you are a single woman, you are under the headship of the Lord Jesus Christ. You too can be a spiritual mother to other women if your first ministry is to the Lord. </w:t>
      </w:r>
      <w:r>
        <w:rPr>
          <w:rFonts w:eastAsiaTheme="minorEastAsia"/>
          <w:sz w:val="24"/>
          <w:szCs w:val="24"/>
        </w:rPr>
        <w:t>However, t</w:t>
      </w:r>
      <w:r w:rsidRPr="54BB58A7">
        <w:rPr>
          <w:rFonts w:eastAsiaTheme="minorEastAsia"/>
          <w:sz w:val="24"/>
          <w:szCs w:val="24"/>
        </w:rPr>
        <w:t>his will look different in each season of life. For example, when you are caring for aging parents, or when your children have grown and “left the nest”, then this would be a great time to bring a few younger</w:t>
      </w:r>
      <w:r>
        <w:rPr>
          <w:rFonts w:eastAsiaTheme="minorEastAsia"/>
          <w:sz w:val="24"/>
          <w:szCs w:val="24"/>
        </w:rPr>
        <w:t xml:space="preserve"> women into your life and home and model for them what this looks like to </w:t>
      </w:r>
      <w:r w:rsidRPr="00C72CAA">
        <w:rPr>
          <w:rFonts w:eastAsiaTheme="minorEastAsia"/>
          <w:b/>
          <w:sz w:val="24"/>
          <w:szCs w:val="24"/>
        </w:rPr>
        <w:t xml:space="preserve">live for others. </w:t>
      </w:r>
      <w:r w:rsidRPr="54BB58A7">
        <w:rPr>
          <w:rFonts w:eastAsiaTheme="minorEastAsia"/>
          <w:sz w:val="24"/>
          <w:szCs w:val="24"/>
        </w:rPr>
        <w:t>Before we look at our third and last ministry, please don’t forget this important fact: If we get our priorities out of order, we will find ourselves ineffective or unproductive in all the other areas of our lives.</w:t>
      </w:r>
    </w:p>
    <w:p w14:paraId="0ED050AE" w14:textId="77777777" w:rsidR="008A3A77" w:rsidRDefault="008A3A77" w:rsidP="008A3A77">
      <w:pPr>
        <w:jc w:val="both"/>
        <w:rPr>
          <w:sz w:val="24"/>
          <w:szCs w:val="24"/>
        </w:rPr>
      </w:pPr>
      <w:r w:rsidRPr="006D5B65">
        <w:rPr>
          <w:b/>
          <w:sz w:val="28"/>
          <w:szCs w:val="28"/>
        </w:rPr>
        <w:t>Digging Deeper:</w:t>
      </w:r>
      <w:r w:rsidRPr="006D5B65">
        <w:rPr>
          <w:sz w:val="24"/>
          <w:szCs w:val="24"/>
        </w:rPr>
        <w:t xml:space="preserve"> </w:t>
      </w:r>
      <w:r w:rsidRPr="00AD5263">
        <w:rPr>
          <w:sz w:val="24"/>
          <w:szCs w:val="24"/>
        </w:rPr>
        <w:t>Titus 2:3-5; Ephesians</w:t>
      </w:r>
      <w:r>
        <w:rPr>
          <w:sz w:val="24"/>
          <w:szCs w:val="24"/>
        </w:rPr>
        <w:t xml:space="preserve"> 5:22-24; Colossians 3:12-24; 1 </w:t>
      </w:r>
      <w:r w:rsidRPr="00AD5263">
        <w:rPr>
          <w:sz w:val="24"/>
          <w:szCs w:val="24"/>
        </w:rPr>
        <w:t>Timothy 2:9-15</w:t>
      </w:r>
      <w:r>
        <w:rPr>
          <w:sz w:val="24"/>
          <w:szCs w:val="24"/>
        </w:rPr>
        <w:t>;</w:t>
      </w:r>
      <w:r w:rsidRPr="006D5B65">
        <w:rPr>
          <w:sz w:val="24"/>
          <w:szCs w:val="24"/>
        </w:rPr>
        <w:t xml:space="preserve"> </w:t>
      </w:r>
      <w:r w:rsidRPr="00AD5263">
        <w:rPr>
          <w:sz w:val="24"/>
          <w:szCs w:val="24"/>
        </w:rPr>
        <w:t>1 Corinthians 7:1-40</w:t>
      </w:r>
    </w:p>
    <w:p w14:paraId="56BB8A0C" w14:textId="77777777" w:rsidR="008A3A77" w:rsidRPr="0029740B" w:rsidRDefault="008A3A77" w:rsidP="008A3A77">
      <w:pPr>
        <w:jc w:val="center"/>
        <w:rPr>
          <w:b/>
          <w:sz w:val="28"/>
          <w:szCs w:val="28"/>
        </w:rPr>
      </w:pPr>
      <w:r>
        <w:rPr>
          <w:b/>
          <w:sz w:val="28"/>
          <w:szCs w:val="28"/>
        </w:rPr>
        <w:t>Our Ministry in</w:t>
      </w:r>
      <w:r w:rsidRPr="0029740B">
        <w:rPr>
          <w:b/>
          <w:sz w:val="28"/>
          <w:szCs w:val="28"/>
        </w:rPr>
        <w:t xml:space="preserve"> Discipling Relationships</w:t>
      </w:r>
    </w:p>
    <w:p w14:paraId="418B9154" w14:textId="5729017C" w:rsidR="008A3A77" w:rsidRDefault="008A3A77" w:rsidP="008A3A77">
      <w:pPr>
        <w:ind w:firstLine="720"/>
        <w:jc w:val="both"/>
        <w:rPr>
          <w:rFonts w:eastAsiaTheme="minorEastAsia"/>
          <w:sz w:val="24"/>
          <w:szCs w:val="24"/>
        </w:rPr>
      </w:pPr>
      <w:r w:rsidRPr="54BB58A7">
        <w:rPr>
          <w:rFonts w:eastAsiaTheme="minorEastAsia"/>
          <w:sz w:val="24"/>
          <w:szCs w:val="24"/>
        </w:rPr>
        <w:t xml:space="preserve">This brings me to our last ministry - discipling relationships with other women. </w:t>
      </w:r>
      <w:r>
        <w:rPr>
          <w:rFonts w:eastAsiaTheme="minorEastAsia"/>
          <w:sz w:val="24"/>
          <w:szCs w:val="24"/>
        </w:rPr>
        <w:t xml:space="preserve">Please understand this; </w:t>
      </w:r>
      <w:r w:rsidRPr="00BD7BD5">
        <w:rPr>
          <w:rFonts w:eastAsiaTheme="minorEastAsia"/>
          <w:i/>
          <w:sz w:val="24"/>
          <w:szCs w:val="24"/>
        </w:rPr>
        <w:t>it is a lifestyle,</w:t>
      </w:r>
      <w:r>
        <w:rPr>
          <w:rFonts w:eastAsiaTheme="minorEastAsia"/>
          <w:i/>
          <w:sz w:val="24"/>
          <w:szCs w:val="24"/>
        </w:rPr>
        <w:t xml:space="preserve"> and</w:t>
      </w:r>
      <w:r w:rsidRPr="00BD7BD5">
        <w:rPr>
          <w:rFonts w:eastAsiaTheme="minorEastAsia"/>
          <w:i/>
          <w:sz w:val="24"/>
          <w:szCs w:val="24"/>
        </w:rPr>
        <w:t xml:space="preserve"> not a program</w:t>
      </w:r>
      <w:r>
        <w:rPr>
          <w:rFonts w:eastAsiaTheme="minorEastAsia"/>
          <w:sz w:val="24"/>
          <w:szCs w:val="24"/>
        </w:rPr>
        <w:t>!</w:t>
      </w:r>
      <w:r w:rsidRPr="54BB58A7">
        <w:rPr>
          <w:rFonts w:eastAsiaTheme="minorEastAsia"/>
          <w:sz w:val="24"/>
          <w:szCs w:val="24"/>
        </w:rPr>
        <w:t xml:space="preserve"> Because of this, discipling takes place as we go and wherever we go. </w:t>
      </w:r>
      <w:r w:rsidRPr="00BD7BD5">
        <w:rPr>
          <w:rFonts w:eastAsiaTheme="minorEastAsia"/>
          <w:b/>
          <w:bCs/>
          <w:i/>
          <w:iCs/>
          <w:sz w:val="24"/>
          <w:szCs w:val="24"/>
          <w:u w:val="single"/>
        </w:rPr>
        <w:t>Instead of adding more to our very busy schedules, we are inviting people to join us in our daily routine!</w:t>
      </w:r>
      <w:r w:rsidRPr="54BB58A7">
        <w:rPr>
          <w:rFonts w:eastAsiaTheme="minorEastAsia"/>
          <w:b/>
          <w:bCs/>
          <w:i/>
          <w:iCs/>
          <w:sz w:val="24"/>
          <w:szCs w:val="24"/>
        </w:rPr>
        <w:t xml:space="preserve"> </w:t>
      </w:r>
      <w:r w:rsidRPr="54BB58A7">
        <w:rPr>
          <w:rFonts w:eastAsiaTheme="minorEastAsia"/>
          <w:sz w:val="24"/>
          <w:szCs w:val="24"/>
        </w:rPr>
        <w:t xml:space="preserve">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 With that being said, I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Pr="54BB58A7">
        <w:rPr>
          <w:rFonts w:eastAsiaTheme="minorEastAsia"/>
          <w:b/>
          <w:bCs/>
          <w:i/>
          <w:iCs/>
          <w:sz w:val="24"/>
          <w:szCs w:val="24"/>
        </w:rPr>
        <w:t>If it is not a spiritual relationship, then it is not discipleship!</w:t>
      </w:r>
      <w:r w:rsidRPr="54BB58A7">
        <w:rPr>
          <w:rFonts w:eastAsiaTheme="minorEastAsia"/>
          <w:sz w:val="24"/>
          <w:szCs w:val="24"/>
        </w:rPr>
        <w:t xml:space="preserve"> (1 Thessalonians 2:5-20)</w:t>
      </w:r>
    </w:p>
    <w:p w14:paraId="5798C2FD" w14:textId="77777777" w:rsidR="00A7342F" w:rsidRDefault="00A7342F" w:rsidP="00A7342F">
      <w:pPr>
        <w:ind w:firstLine="720"/>
        <w:jc w:val="both"/>
        <w:rPr>
          <w:b/>
          <w:i/>
          <w:sz w:val="24"/>
          <w:szCs w:val="24"/>
        </w:rPr>
      </w:pPr>
      <w:r w:rsidRPr="00EA6B87">
        <w:rPr>
          <w:sz w:val="24"/>
          <w:szCs w:val="24"/>
        </w:rPr>
        <w:t>What se</w:t>
      </w:r>
      <w:r>
        <w:rPr>
          <w:sz w:val="24"/>
          <w:szCs w:val="24"/>
        </w:rPr>
        <w:t>e</w:t>
      </w:r>
      <w:r w:rsidRPr="00EA6B87">
        <w:rPr>
          <w:sz w:val="24"/>
          <w:szCs w:val="24"/>
        </w:rPr>
        <w:t xml:space="preserve">ms small and insignificant in the world’s eyes can be monumental in God's sight.  When God chose a man named Zerubbabel to rebuild a smaller version of Solomon’s temple, God encouraged His servant with these words:  </w:t>
      </w:r>
      <w:r w:rsidRPr="00EA6B87">
        <w:rPr>
          <w:b/>
          <w:i/>
          <w:sz w:val="24"/>
          <w:szCs w:val="24"/>
        </w:rPr>
        <w:t xml:space="preserve">For who has despised the day of small things. </w:t>
      </w:r>
      <w:r>
        <w:rPr>
          <w:b/>
          <w:i/>
          <w:sz w:val="24"/>
          <w:szCs w:val="24"/>
        </w:rPr>
        <w:t>(Zechariah 4:9-10)</w:t>
      </w:r>
    </w:p>
    <w:p w14:paraId="1A7D56ED" w14:textId="77777777" w:rsidR="00A7342F" w:rsidRDefault="00A7342F" w:rsidP="00A7342F">
      <w:pPr>
        <w:ind w:firstLine="720"/>
        <w:jc w:val="both"/>
        <w:rPr>
          <w:sz w:val="24"/>
          <w:szCs w:val="24"/>
        </w:rPr>
      </w:pPr>
      <w:r>
        <w:rPr>
          <w:sz w:val="24"/>
          <w:szCs w:val="24"/>
        </w:rPr>
        <w:t>Making</w:t>
      </w:r>
      <w:r w:rsidRPr="00EA6B87">
        <w:rPr>
          <w:sz w:val="24"/>
          <w:szCs w:val="24"/>
        </w:rPr>
        <w:t xml:space="preserve"> disciples by Jesus</w:t>
      </w:r>
      <w:r>
        <w:rPr>
          <w:sz w:val="24"/>
          <w:szCs w:val="24"/>
        </w:rPr>
        <w:t>’</w:t>
      </w:r>
      <w:r w:rsidRPr="00EA6B87">
        <w:rPr>
          <w:sz w:val="24"/>
          <w:szCs w:val="24"/>
        </w:rPr>
        <w:t xml:space="preserve"> blueprint is to </w:t>
      </w:r>
      <w:r w:rsidRPr="00EA6B87">
        <w:rPr>
          <w:i/>
          <w:sz w:val="24"/>
          <w:szCs w:val="24"/>
        </w:rPr>
        <w:t>build a few people</w:t>
      </w:r>
      <w:r w:rsidRPr="00EA6B87">
        <w:rPr>
          <w:sz w:val="24"/>
          <w:szCs w:val="24"/>
        </w:rPr>
        <w:t xml:space="preserve"> who </w:t>
      </w:r>
      <w:r w:rsidRPr="00981799">
        <w:rPr>
          <w:b/>
          <w:i/>
          <w:sz w:val="24"/>
          <w:szCs w:val="24"/>
        </w:rPr>
        <w:t>become</w:t>
      </w:r>
      <w:r w:rsidRPr="00EA6B87">
        <w:rPr>
          <w:sz w:val="24"/>
          <w:szCs w:val="24"/>
        </w:rPr>
        <w:t xml:space="preserve"> </w:t>
      </w:r>
      <w:r w:rsidRPr="00981799">
        <w:rPr>
          <w:b/>
          <w:i/>
          <w:sz w:val="24"/>
          <w:szCs w:val="24"/>
        </w:rPr>
        <w:t>the</w:t>
      </w:r>
      <w:r w:rsidRPr="00EA6B87">
        <w:rPr>
          <w:sz w:val="24"/>
          <w:szCs w:val="24"/>
        </w:rPr>
        <w:t xml:space="preserve"> </w:t>
      </w:r>
      <w:r w:rsidRPr="00981799">
        <w:rPr>
          <w:b/>
          <w:i/>
          <w:sz w:val="24"/>
          <w:szCs w:val="24"/>
        </w:rPr>
        <w:t>temple</w:t>
      </w:r>
      <w:r>
        <w:rPr>
          <w:b/>
          <w:i/>
          <w:sz w:val="24"/>
          <w:szCs w:val="24"/>
        </w:rPr>
        <w:t xml:space="preserve"> or Church</w:t>
      </w:r>
      <w:r>
        <w:rPr>
          <w:sz w:val="24"/>
          <w:szCs w:val="24"/>
        </w:rPr>
        <w:t xml:space="preserve"> </w:t>
      </w:r>
      <w:r w:rsidRPr="00EA6B87">
        <w:rPr>
          <w:sz w:val="24"/>
          <w:szCs w:val="24"/>
        </w:rPr>
        <w:t xml:space="preserve">of </w:t>
      </w:r>
      <w:r>
        <w:rPr>
          <w:sz w:val="24"/>
          <w:szCs w:val="24"/>
        </w:rPr>
        <w:t>t</w:t>
      </w:r>
      <w:r w:rsidRPr="00EA6B87">
        <w:rPr>
          <w:sz w:val="24"/>
          <w:szCs w:val="24"/>
        </w:rPr>
        <w:t xml:space="preserve">he living God. God’s plans are always better than our </w:t>
      </w:r>
      <w:r w:rsidRPr="00EA6B87">
        <w:rPr>
          <w:i/>
          <w:sz w:val="24"/>
          <w:szCs w:val="24"/>
        </w:rPr>
        <w:t>building programs</w:t>
      </w:r>
      <w:r w:rsidRPr="00EA6B87">
        <w:rPr>
          <w:sz w:val="24"/>
          <w:szCs w:val="24"/>
        </w:rPr>
        <w:t xml:space="preserve">. When one person invests </w:t>
      </w:r>
      <w:r>
        <w:rPr>
          <w:sz w:val="24"/>
          <w:szCs w:val="24"/>
        </w:rPr>
        <w:t xml:space="preserve">his or her </w:t>
      </w:r>
      <w:r w:rsidRPr="00EA6B87">
        <w:rPr>
          <w:sz w:val="24"/>
          <w:szCs w:val="24"/>
        </w:rPr>
        <w:t>li</w:t>
      </w:r>
      <w:r>
        <w:rPr>
          <w:sz w:val="24"/>
          <w:szCs w:val="24"/>
        </w:rPr>
        <w:t>fe</w:t>
      </w:r>
      <w:r w:rsidRPr="00EA6B87">
        <w:rPr>
          <w:sz w:val="24"/>
          <w:szCs w:val="24"/>
        </w:rPr>
        <w:t xml:space="preserve"> into </w:t>
      </w:r>
      <w:r>
        <w:rPr>
          <w:sz w:val="24"/>
          <w:szCs w:val="24"/>
        </w:rPr>
        <w:t xml:space="preserve">the lives of </w:t>
      </w:r>
      <w:r w:rsidRPr="00EA6B87">
        <w:rPr>
          <w:sz w:val="24"/>
          <w:szCs w:val="24"/>
        </w:rPr>
        <w:t>a few others</w:t>
      </w:r>
      <w:r>
        <w:rPr>
          <w:sz w:val="24"/>
          <w:szCs w:val="24"/>
        </w:rPr>
        <w:t>,</w:t>
      </w:r>
      <w:r w:rsidRPr="00EA6B87">
        <w:rPr>
          <w:sz w:val="24"/>
          <w:szCs w:val="24"/>
        </w:rPr>
        <w:t xml:space="preserve"> the results are the nations being impacted with the gospel. God’s magnificent plan of reaching His Bride is encapsulated in His last command to “</w:t>
      </w:r>
      <w:r w:rsidRPr="00EA6B87">
        <w:rPr>
          <w:b/>
          <w:sz w:val="24"/>
          <w:szCs w:val="24"/>
        </w:rPr>
        <w:t>Make</w:t>
      </w:r>
      <w:r w:rsidRPr="00EA6B87">
        <w:rPr>
          <w:sz w:val="24"/>
          <w:szCs w:val="24"/>
        </w:rPr>
        <w:t xml:space="preserve"> </w:t>
      </w:r>
      <w:r w:rsidRPr="00EA6B87">
        <w:rPr>
          <w:b/>
          <w:sz w:val="24"/>
          <w:szCs w:val="24"/>
        </w:rPr>
        <w:t>disciples</w:t>
      </w:r>
      <w:r w:rsidRPr="00EA6B87">
        <w:rPr>
          <w:sz w:val="24"/>
          <w:szCs w:val="24"/>
        </w:rPr>
        <w:t xml:space="preserve"> </w:t>
      </w:r>
      <w:r w:rsidRPr="00EA6B87">
        <w:rPr>
          <w:b/>
          <w:sz w:val="24"/>
          <w:szCs w:val="24"/>
        </w:rPr>
        <w:t>of</w:t>
      </w:r>
      <w:r w:rsidRPr="00EA6B87">
        <w:rPr>
          <w:sz w:val="24"/>
          <w:szCs w:val="24"/>
        </w:rPr>
        <w:t xml:space="preserve"> </w:t>
      </w:r>
      <w:r w:rsidRPr="00EA6B87">
        <w:rPr>
          <w:b/>
          <w:sz w:val="24"/>
          <w:szCs w:val="24"/>
        </w:rPr>
        <w:t>all</w:t>
      </w:r>
      <w:r w:rsidRPr="00EA6B87">
        <w:rPr>
          <w:sz w:val="24"/>
          <w:szCs w:val="24"/>
        </w:rPr>
        <w:t xml:space="preserve"> </w:t>
      </w:r>
      <w:r w:rsidRPr="00EA6B87">
        <w:rPr>
          <w:b/>
          <w:sz w:val="24"/>
          <w:szCs w:val="24"/>
        </w:rPr>
        <w:t>Nations</w:t>
      </w:r>
      <w:r>
        <w:rPr>
          <w:sz w:val="24"/>
          <w:szCs w:val="24"/>
        </w:rPr>
        <w:t>!" Roy (Soup) Campbell is a disciple maker, whose spiritual offspring are scattered throughout the globe, yet his home base is Memphis Tennessee, in what is known as “the Hood”. This community has a reputation for poverty, crime, and gangs and it is in this dark place he, his wife Linda, and their disciples are bringing light into the darkness. This is his quote: “The light that shines the farthest away will shine the brightest at home.”  I</w:t>
      </w:r>
      <w:r w:rsidRPr="00EA6B87">
        <w:rPr>
          <w:sz w:val="24"/>
          <w:szCs w:val="24"/>
        </w:rPr>
        <w:t xml:space="preserve"> live in a small town just </w:t>
      </w:r>
      <w:r>
        <w:rPr>
          <w:sz w:val="24"/>
          <w:szCs w:val="24"/>
        </w:rPr>
        <w:t>n</w:t>
      </w:r>
      <w:r w:rsidRPr="00EA6B87">
        <w:rPr>
          <w:sz w:val="24"/>
          <w:szCs w:val="24"/>
        </w:rPr>
        <w:t>orth of Memphis</w:t>
      </w:r>
      <w:r>
        <w:rPr>
          <w:sz w:val="24"/>
          <w:szCs w:val="24"/>
        </w:rPr>
        <w:t>,</w:t>
      </w:r>
      <w:r w:rsidRPr="00EA6B87">
        <w:rPr>
          <w:sz w:val="24"/>
          <w:szCs w:val="24"/>
        </w:rPr>
        <w:t xml:space="preserve"> Tennessee, in a ye</w:t>
      </w:r>
      <w:r>
        <w:rPr>
          <w:sz w:val="24"/>
          <w:szCs w:val="24"/>
        </w:rPr>
        <w:t>t smaller community called Lucy, and my family belongs to a small country church: Lucy Baptist. For the last twenty</w:t>
      </w:r>
      <w:r w:rsidRPr="00EA6B87">
        <w:rPr>
          <w:sz w:val="24"/>
          <w:szCs w:val="24"/>
        </w:rPr>
        <w:t xml:space="preserve"> years I have been a stay</w:t>
      </w:r>
      <w:r>
        <w:rPr>
          <w:sz w:val="24"/>
          <w:szCs w:val="24"/>
        </w:rPr>
        <w:t>-</w:t>
      </w:r>
      <w:r w:rsidRPr="00EA6B87">
        <w:rPr>
          <w:sz w:val="24"/>
          <w:szCs w:val="24"/>
        </w:rPr>
        <w:t>at</w:t>
      </w:r>
      <w:r>
        <w:rPr>
          <w:sz w:val="24"/>
          <w:szCs w:val="24"/>
        </w:rPr>
        <w:t>-</w:t>
      </w:r>
      <w:r w:rsidRPr="00EA6B87">
        <w:rPr>
          <w:sz w:val="24"/>
          <w:szCs w:val="24"/>
        </w:rPr>
        <w:t xml:space="preserve">home mom. At present, I have two sons in “the nest” while they complete their college education. </w:t>
      </w:r>
      <w:r>
        <w:rPr>
          <w:sz w:val="24"/>
          <w:szCs w:val="24"/>
        </w:rPr>
        <w:t>My home is the classroom where the lord Jesus has taught me the most.</w:t>
      </w:r>
    </w:p>
    <w:p w14:paraId="5B2AD793" w14:textId="77777777" w:rsidR="00A7342F" w:rsidRDefault="00A7342F" w:rsidP="008A3A77">
      <w:pPr>
        <w:ind w:firstLine="720"/>
        <w:jc w:val="both"/>
      </w:pPr>
    </w:p>
    <w:p w14:paraId="225312CB" w14:textId="77777777" w:rsidR="008A3A77" w:rsidRDefault="008A3A77" w:rsidP="008A3A77">
      <w:pPr>
        <w:ind w:firstLine="720"/>
        <w:jc w:val="both"/>
      </w:pPr>
      <w:r w:rsidRPr="54BB58A7">
        <w:rPr>
          <w:rFonts w:eastAsiaTheme="minorEastAsia"/>
          <w:sz w:val="24"/>
          <w:szCs w:val="24"/>
        </w:rPr>
        <w:t>The motivation for obedience to the last command to make disciples, is the greatest command, “</w:t>
      </w:r>
      <w:r w:rsidRPr="54BB58A7">
        <w:rPr>
          <w:rFonts w:eastAsiaTheme="minorEastAsia"/>
          <w:b/>
          <w:bCs/>
          <w:i/>
          <w:iCs/>
          <w:sz w:val="24"/>
          <w:szCs w:val="24"/>
        </w:rPr>
        <w:t>Love the Lord your God</w:t>
      </w:r>
      <w:r w:rsidRPr="54BB58A7">
        <w:rPr>
          <w:rFonts w:eastAsiaTheme="minorEastAsia"/>
          <w:sz w:val="24"/>
          <w:szCs w:val="24"/>
        </w:rPr>
        <w:t>" and to "</w:t>
      </w:r>
      <w:r w:rsidRPr="54BB58A7">
        <w:rPr>
          <w:rFonts w:eastAsiaTheme="minorEastAsia"/>
          <w:b/>
          <w:bCs/>
          <w:i/>
          <w:iCs/>
          <w:sz w:val="24"/>
          <w:szCs w:val="24"/>
        </w:rPr>
        <w:t>Love your neighbor as you love yourself.</w:t>
      </w:r>
      <w:r w:rsidRPr="54BB58A7">
        <w:rPr>
          <w:rFonts w:eastAsiaTheme="minorEastAsia"/>
          <w:sz w:val="24"/>
          <w:szCs w:val="24"/>
        </w:rPr>
        <w:t>” Without love, our teaching will be without power. It is our love for Him that empowers our love for them.</w:t>
      </w:r>
    </w:p>
    <w:p w14:paraId="6804AFF7" w14:textId="77777777" w:rsidR="008A3A77" w:rsidRDefault="008A3A77" w:rsidP="008A3A77">
      <w:pPr>
        <w:jc w:val="both"/>
        <w:rPr>
          <w:sz w:val="24"/>
          <w:szCs w:val="24"/>
        </w:rPr>
      </w:pPr>
      <w:r w:rsidRPr="004533AF">
        <w:rPr>
          <w:b/>
          <w:sz w:val="28"/>
          <w:szCs w:val="28"/>
        </w:rPr>
        <w:t>Digging Deeper</w:t>
      </w:r>
      <w:r w:rsidRPr="004533AF">
        <w:rPr>
          <w:sz w:val="24"/>
          <w:szCs w:val="24"/>
        </w:rPr>
        <w:t xml:space="preserve">: Matthew </w:t>
      </w:r>
      <w:r>
        <w:rPr>
          <w:sz w:val="24"/>
          <w:szCs w:val="24"/>
        </w:rPr>
        <w:t>19:</w:t>
      </w:r>
      <w:r w:rsidRPr="004533AF">
        <w:rPr>
          <w:sz w:val="24"/>
          <w:szCs w:val="24"/>
        </w:rPr>
        <w:t>18-19</w:t>
      </w:r>
      <w:r>
        <w:rPr>
          <w:sz w:val="24"/>
          <w:szCs w:val="24"/>
        </w:rPr>
        <w:t>, 22:36-40; Luke 10:25-27; Galatians 5:14</w:t>
      </w:r>
    </w:p>
    <w:p w14:paraId="519E97DA" w14:textId="77777777" w:rsidR="008A3A77" w:rsidRPr="00421EB1" w:rsidRDefault="008A3A77" w:rsidP="0678137B">
      <w:pPr>
        <w:shd w:val="clear" w:color="auto" w:fill="FFFFFF" w:themeFill="background1"/>
        <w:spacing w:after="150" w:line="360" w:lineRule="atLeast"/>
        <w:jc w:val="center"/>
        <w:rPr>
          <w:rFonts w:asciiTheme="minorHAnsi" w:eastAsia="Times New Roman" w:hAnsiTheme="minorHAnsi"/>
          <w:b/>
          <w:i/>
          <w:color w:val="000000"/>
          <w:sz w:val="24"/>
          <w:szCs w:val="24"/>
        </w:rPr>
      </w:pPr>
    </w:p>
    <w:p w14:paraId="5D8226E8" w14:textId="77777777" w:rsidR="00B57294" w:rsidRPr="003D3EBD" w:rsidRDefault="00B57294" w:rsidP="00091294">
      <w:pPr>
        <w:pStyle w:val="ListParagraph"/>
        <w:ind w:left="0"/>
        <w:jc w:val="center"/>
        <w:rPr>
          <w:b/>
          <w:sz w:val="28"/>
          <w:szCs w:val="28"/>
        </w:rPr>
      </w:pPr>
    </w:p>
    <w:p w14:paraId="651B7137" w14:textId="77777777" w:rsidR="00091294" w:rsidRDefault="5897EC05" w:rsidP="00091294">
      <w:pPr>
        <w:pStyle w:val="ListParagraph"/>
        <w:ind w:left="0"/>
        <w:jc w:val="center"/>
        <w:rPr>
          <w:b/>
          <w:sz w:val="28"/>
          <w:szCs w:val="28"/>
        </w:rPr>
      </w:pPr>
      <w:r w:rsidRPr="5897EC05">
        <w:rPr>
          <w:b/>
          <w:bCs/>
          <w:sz w:val="28"/>
          <w:szCs w:val="28"/>
        </w:rPr>
        <w:t xml:space="preserve">I Need You and You Need Me </w:t>
      </w:r>
    </w:p>
    <w:p w14:paraId="68D32A23" w14:textId="77777777" w:rsidR="00091294" w:rsidRDefault="00091294" w:rsidP="00091294">
      <w:pPr>
        <w:pStyle w:val="ListParagraph"/>
        <w:ind w:left="0"/>
        <w:jc w:val="center"/>
        <w:rPr>
          <w:b/>
          <w:sz w:val="28"/>
          <w:szCs w:val="28"/>
        </w:rPr>
      </w:pPr>
    </w:p>
    <w:p w14:paraId="080474C8" w14:textId="77777777" w:rsidR="00091294" w:rsidRPr="00D81AFF" w:rsidRDefault="5897EC05" w:rsidP="00091294">
      <w:pPr>
        <w:pStyle w:val="ListParagraph"/>
        <w:ind w:left="0"/>
        <w:jc w:val="center"/>
        <w:rPr>
          <w:rFonts w:cstheme="minorHAnsi"/>
          <w:b/>
          <w:i/>
          <w:sz w:val="24"/>
          <w:szCs w:val="24"/>
        </w:rPr>
      </w:pPr>
      <w:r w:rsidRPr="5897EC05">
        <w:rPr>
          <w:rFonts w:asciiTheme="minorHAnsi" w:eastAsiaTheme="minorEastAsia" w:hAnsiTheme="minorHAnsi" w:cstheme="minorBidi"/>
          <w:b/>
          <w:bCs/>
          <w:i/>
          <w:iCs/>
          <w:sz w:val="24"/>
          <w:szCs w:val="24"/>
        </w:rPr>
        <w:t>1 Corinthians 12:12-27 (NIV)</w:t>
      </w:r>
    </w:p>
    <w:p w14:paraId="2E00DDFF" w14:textId="24720489" w:rsidR="00091294" w:rsidRPr="00D81AFF" w:rsidRDefault="5897EC05" w:rsidP="00091294">
      <w:pPr>
        <w:spacing w:after="0" w:line="240" w:lineRule="auto"/>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For even as the body is one and yet has many members, and all the members of the body, though they are many, are one body, so also is Christ. For by one Spirit we were all baptized into one body, whether Jews or Greeks, whether slaves or free, and we were all made to drink of one Spirit.  For the body is not one member, but many. If the foot says, “Because I am not a hand, I am not a part of the body,” it is not for this reason any the less a part of the body. And if the ear says, “Because I am not an eye, I am not a part of the body,” it is not for this reason any the less a part of the body. If the whole body were an eye, where would the hearing be? If the whole were hearing, where would the sense of smell be? But now God has placed the members, each one of them, in the body, just as He desired. If they were all one member, where would the body be? But now there are many members, but one body. And the eye cannot say to the hand, “I have no need of you”; or again the head to the feet, “I have no need of you.” On the contrary, it is much truer that the members of the body which seem to be weaker are necessary</w:t>
      </w:r>
      <w:r w:rsidR="00880763">
        <w:rPr>
          <w:rFonts w:asciiTheme="minorHAnsi" w:eastAsiaTheme="minorEastAsia" w:hAnsiTheme="minorHAnsi" w:cstheme="minorBidi"/>
          <w:b/>
          <w:bCs/>
          <w:i/>
          <w:iCs/>
          <w:sz w:val="24"/>
          <w:szCs w:val="24"/>
        </w:rPr>
        <w:t xml:space="preserve"> </w:t>
      </w:r>
      <w:r w:rsidRPr="5897EC05">
        <w:rPr>
          <w:rFonts w:asciiTheme="minorHAnsi" w:eastAsiaTheme="minorEastAsia" w:hAnsiTheme="minorHAnsi" w:cstheme="minorBidi"/>
          <w:b/>
          <w:bCs/>
          <w:i/>
          <w:iCs/>
          <w:sz w:val="24"/>
          <w:szCs w:val="24"/>
        </w:rPr>
        <w:t xml:space="preserve">and those members of the body which we deem less honorable, on these we bestow more abundant honor, and our less presentable members become much more presentable, whereas our more presentable members have no need of it. But God has so composed the body, giving more abundant honor to that member which lacked, </w:t>
      </w:r>
      <w:r w:rsidR="00880763">
        <w:rPr>
          <w:rFonts w:asciiTheme="minorHAnsi" w:eastAsiaTheme="minorEastAsia" w:hAnsiTheme="minorHAnsi" w:cstheme="minorBidi"/>
          <w:b/>
          <w:bCs/>
          <w:i/>
          <w:iCs/>
          <w:sz w:val="24"/>
          <w:szCs w:val="24"/>
        </w:rPr>
        <w:t xml:space="preserve">so </w:t>
      </w:r>
      <w:r w:rsidRPr="5897EC05">
        <w:rPr>
          <w:rFonts w:asciiTheme="minorHAnsi" w:eastAsiaTheme="minorEastAsia" w:hAnsiTheme="minorHAnsi" w:cstheme="minorBidi"/>
          <w:b/>
          <w:bCs/>
          <w:i/>
          <w:iCs/>
          <w:sz w:val="24"/>
          <w:szCs w:val="24"/>
        </w:rPr>
        <w:t>that there may be no division in the body, but that the members may have the same care for one another. And if one member suffers, all the members suffer with it; if one member is honored, all the members rejoice with it.  Now you are Christ’s body, and individually members of it</w:t>
      </w:r>
      <w:r w:rsidR="00880763">
        <w:rPr>
          <w:rFonts w:asciiTheme="minorHAnsi" w:eastAsiaTheme="minorEastAsia" w:hAnsiTheme="minorHAnsi" w:cstheme="minorBidi"/>
          <w:b/>
          <w:bCs/>
          <w:i/>
          <w:iCs/>
          <w:sz w:val="24"/>
          <w:szCs w:val="24"/>
        </w:rPr>
        <w:t>.</w:t>
      </w:r>
    </w:p>
    <w:p w14:paraId="72514218" w14:textId="77777777" w:rsidR="00091294" w:rsidRDefault="00091294" w:rsidP="00091294">
      <w:pPr>
        <w:pStyle w:val="ListParagraph"/>
        <w:ind w:left="0"/>
        <w:jc w:val="center"/>
        <w:rPr>
          <w:b/>
          <w:sz w:val="28"/>
          <w:szCs w:val="28"/>
        </w:rPr>
      </w:pPr>
    </w:p>
    <w:p w14:paraId="32619758" w14:textId="77777777" w:rsidR="0054046A" w:rsidRDefault="5897EC05" w:rsidP="0054046A">
      <w:pPr>
        <w:ind w:firstLine="720"/>
        <w:jc w:val="both"/>
        <w:rPr>
          <w:sz w:val="24"/>
          <w:szCs w:val="24"/>
        </w:rPr>
      </w:pPr>
      <w:r w:rsidRPr="5897EC05">
        <w:rPr>
          <w:sz w:val="24"/>
          <w:szCs w:val="24"/>
        </w:rPr>
        <w:t xml:space="preserve"> Woven together like golden threads in a tapestry, is the Body of Christ. In the Master’s plan, He has gifted each one of us and designed that our lives be so intertwined that we are incomplete without the others. The most profound lesson a mature believer can learn is how very dependent they are on God and others within the Body of Christ. We are not made to work alone. When God gives a vision to one person, it cannot be fulfilled without many people supplying their skills. He designed us that way. </w:t>
      </w:r>
    </w:p>
    <w:p w14:paraId="64F7D1ED" w14:textId="77777777" w:rsidR="0054046A" w:rsidRDefault="5897EC05" w:rsidP="0054046A">
      <w:pPr>
        <w:ind w:firstLine="720"/>
        <w:jc w:val="both"/>
        <w:rPr>
          <w:sz w:val="24"/>
          <w:szCs w:val="24"/>
        </w:rPr>
      </w:pPr>
      <w:r w:rsidRPr="5897EC05">
        <w:rPr>
          <w:sz w:val="24"/>
          <w:szCs w:val="24"/>
        </w:rPr>
        <w:t>Collectively, the Church of the Lord Jesus Christ is God’s poem to the world and each of us has a line. Yet, if you remove a line, the poem no longer rhymes.  To use another analogy, before the foundation of the world, the Lord wrote a “</w:t>
      </w:r>
      <w:r w:rsidRPr="5897EC05">
        <w:rPr>
          <w:i/>
          <w:iCs/>
          <w:sz w:val="24"/>
          <w:szCs w:val="24"/>
        </w:rPr>
        <w:t>good work-order” with each</w:t>
      </w:r>
      <w:r w:rsidRPr="5897EC05">
        <w:rPr>
          <w:sz w:val="24"/>
          <w:szCs w:val="24"/>
        </w:rPr>
        <w:t xml:space="preserve"> of our names written on it. We have been commissioned and skilled for a particular job.  When the work is complete it will be a magnificent masterpiece reflecting His creativity and Glory.</w:t>
      </w:r>
    </w:p>
    <w:p w14:paraId="5484C9F4" w14:textId="2E8C3B43" w:rsidR="00091294" w:rsidRDefault="5897EC05" w:rsidP="00091294">
      <w:pPr>
        <w:jc w:val="both"/>
        <w:rPr>
          <w:sz w:val="24"/>
          <w:szCs w:val="24"/>
        </w:rPr>
      </w:pPr>
      <w:r w:rsidRPr="5897EC05">
        <w:rPr>
          <w:sz w:val="24"/>
          <w:szCs w:val="24"/>
        </w:rPr>
        <w:t>“</w:t>
      </w:r>
      <w:r w:rsidRPr="5897EC05">
        <w:rPr>
          <w:i/>
          <w:iCs/>
          <w:sz w:val="24"/>
          <w:szCs w:val="24"/>
        </w:rPr>
        <w:t xml:space="preserve">We cannot obey a multitude of God’s commands without being in regular, close fellowship with other believers. He has designed this world so that many of our needs get met </w:t>
      </w:r>
      <w:r w:rsidR="00CA7F9B">
        <w:rPr>
          <w:i/>
          <w:iCs/>
          <w:sz w:val="24"/>
          <w:szCs w:val="24"/>
        </w:rPr>
        <w:t>only</w:t>
      </w:r>
      <w:r w:rsidRPr="5897EC05">
        <w:rPr>
          <w:i/>
          <w:iCs/>
          <w:sz w:val="24"/>
          <w:szCs w:val="24"/>
        </w:rPr>
        <w:t xml:space="preserve"> through </w:t>
      </w:r>
      <w:r w:rsidRPr="5897EC05">
        <w:rPr>
          <w:i/>
          <w:iCs/>
          <w:sz w:val="24"/>
          <w:szCs w:val="24"/>
          <w:u w:val="single"/>
        </w:rPr>
        <w:t>mutual interdependence</w:t>
      </w:r>
      <w:r w:rsidRPr="5897EC05">
        <w:rPr>
          <w:i/>
          <w:iCs/>
          <w:sz w:val="24"/>
          <w:szCs w:val="24"/>
        </w:rPr>
        <w:t xml:space="preserve">.”  </w:t>
      </w:r>
      <w:r w:rsidRPr="5897EC05">
        <w:rPr>
          <w:sz w:val="24"/>
          <w:szCs w:val="24"/>
        </w:rPr>
        <w:t>--- Charles Stanley</w:t>
      </w:r>
    </w:p>
    <w:p w14:paraId="47508A2F" w14:textId="77777777" w:rsidR="00B82F1B" w:rsidRPr="00B82F1B" w:rsidRDefault="00B82F1B" w:rsidP="00B82F1B">
      <w:pPr>
        <w:widowControl w:val="0"/>
        <w:overflowPunct w:val="0"/>
        <w:autoSpaceDE w:val="0"/>
        <w:autoSpaceDN w:val="0"/>
        <w:adjustRightInd w:val="0"/>
        <w:spacing w:after="0" w:line="240" w:lineRule="auto"/>
        <w:jc w:val="both"/>
        <w:rPr>
          <w:rFonts w:ascii="Franklin Gothic Medium" w:eastAsia="Times New Roman" w:hAnsi="Franklin Gothic Medium" w:cs="Arial"/>
          <w:b/>
          <w:bCs/>
          <w:kern w:val="28"/>
        </w:rPr>
      </w:pPr>
      <w:r w:rsidRPr="00B82F1B">
        <w:rPr>
          <w:rFonts w:ascii="Franklin Gothic Medium" w:eastAsia="Times New Roman" w:hAnsi="Franklin Gothic Medium" w:cs="Arial"/>
          <w:b/>
          <w:bCs/>
          <w:kern w:val="28"/>
        </w:rPr>
        <w:t xml:space="preserve">Gospel community is lived out through </w:t>
      </w:r>
      <w:r w:rsidRPr="00B82F1B">
        <w:rPr>
          <w:rFonts w:ascii="Franklin Gothic Medium" w:eastAsia="Times New Roman" w:hAnsi="Franklin Gothic Medium" w:cs="Arial"/>
          <w:b/>
          <w:bCs/>
          <w:kern w:val="28"/>
          <w:u w:val="single"/>
        </w:rPr>
        <w:t>transparency</w:t>
      </w:r>
      <w:r w:rsidRPr="00B82F1B">
        <w:rPr>
          <w:rFonts w:ascii="Franklin Gothic Medium" w:eastAsia="Times New Roman" w:hAnsi="Franklin Gothic Medium" w:cs="Arial"/>
          <w:b/>
          <w:bCs/>
          <w:kern w:val="28"/>
        </w:rPr>
        <w:t xml:space="preserve">. (v.9) </w:t>
      </w:r>
    </w:p>
    <w:p w14:paraId="77D20F3A" w14:textId="77777777" w:rsidR="00B82F1B" w:rsidRPr="00B82F1B" w:rsidRDefault="00B82F1B" w:rsidP="00B82F1B">
      <w:pPr>
        <w:widowControl w:val="0"/>
        <w:overflowPunct w:val="0"/>
        <w:autoSpaceDE w:val="0"/>
        <w:autoSpaceDN w:val="0"/>
        <w:adjustRightInd w:val="0"/>
        <w:spacing w:after="0" w:line="240" w:lineRule="auto"/>
        <w:ind w:firstLine="720"/>
        <w:jc w:val="both"/>
        <w:rPr>
          <w:rFonts w:ascii="Franklin Gothic Medium" w:eastAsia="Times New Roman" w:hAnsi="Franklin Gothic Medium" w:cs="Arial"/>
          <w:bCs/>
          <w:i/>
          <w:kern w:val="28"/>
        </w:rPr>
      </w:pPr>
      <w:r w:rsidRPr="00B82F1B">
        <w:rPr>
          <w:rFonts w:ascii="Franklin Gothic Medium" w:eastAsia="Times New Roman" w:hAnsi="Franklin Gothic Medium" w:cs="Arial"/>
          <w:b/>
          <w:bCs/>
          <w:i/>
          <w:iCs/>
          <w:kern w:val="28"/>
        </w:rPr>
        <w:t xml:space="preserve">Let love be without hypocrisy, </w:t>
      </w:r>
      <w:r w:rsidRPr="00B82F1B">
        <w:rPr>
          <w:rFonts w:ascii="Franklin Gothic Medium" w:eastAsia="Times New Roman" w:hAnsi="Franklin Gothic Medium" w:cs="Arial"/>
          <w:bCs/>
          <w:iCs/>
          <w:kern w:val="28"/>
        </w:rPr>
        <w:t>ESV:</w:t>
      </w:r>
      <w:r w:rsidRPr="00B82F1B">
        <w:rPr>
          <w:rFonts w:ascii="Franklin Gothic Medium" w:eastAsia="Times New Roman" w:hAnsi="Franklin Gothic Medium" w:cs="Arial"/>
          <w:b/>
          <w:bCs/>
          <w:iCs/>
          <w:kern w:val="28"/>
        </w:rPr>
        <w:t xml:space="preserve"> </w:t>
      </w:r>
      <w:r w:rsidRPr="00B82F1B">
        <w:rPr>
          <w:rFonts w:ascii="Franklin Gothic Medium" w:eastAsia="Times New Roman" w:hAnsi="Franklin Gothic Medium" w:cs="Arial"/>
          <w:b/>
          <w:bCs/>
          <w:i/>
          <w:kern w:val="28"/>
        </w:rPr>
        <w:t xml:space="preserve">genuine. </w:t>
      </w:r>
      <w:r w:rsidRPr="00B82F1B">
        <w:rPr>
          <w:rFonts w:ascii="Arial" w:eastAsia="Times New Roman" w:hAnsi="Arial" w:cs="Arial"/>
          <w:kern w:val="28"/>
          <w:sz w:val="20"/>
          <w:szCs w:val="20"/>
        </w:rPr>
        <w:t xml:space="preserve"> </w:t>
      </w:r>
      <w:r w:rsidRPr="00B82F1B">
        <w:rPr>
          <w:rFonts w:ascii="Franklin Gothic Medium" w:eastAsia="Times New Roman" w:hAnsi="Franklin Gothic Medium" w:cs="Arial"/>
          <w:kern w:val="28"/>
        </w:rPr>
        <w:t xml:space="preserve">It comes from word for </w:t>
      </w:r>
      <w:r w:rsidRPr="00B82F1B">
        <w:rPr>
          <w:rFonts w:ascii="Franklin Gothic Medium" w:eastAsia="Times New Roman" w:hAnsi="Franklin Gothic Medium" w:cs="Arial"/>
          <w:i/>
          <w:kern w:val="28"/>
        </w:rPr>
        <w:t xml:space="preserve">hypocrisy </w:t>
      </w:r>
      <w:r w:rsidRPr="00B82F1B">
        <w:rPr>
          <w:rFonts w:ascii="Franklin Gothic Medium" w:eastAsia="Times New Roman" w:hAnsi="Franklin Gothic Medium" w:cs="Arial"/>
          <w:kern w:val="28"/>
        </w:rPr>
        <w:t xml:space="preserve">which means, </w:t>
      </w:r>
      <w:r w:rsidRPr="00B82F1B">
        <w:rPr>
          <w:rFonts w:ascii="Franklin Gothic Medium" w:eastAsia="Times New Roman" w:hAnsi="Franklin Gothic Medium" w:cs="Arial"/>
          <w:bCs/>
          <w:i/>
          <w:kern w:val="28"/>
        </w:rPr>
        <w:t xml:space="preserve">speaking behind a mask </w:t>
      </w:r>
      <w:r w:rsidRPr="00B82F1B">
        <w:rPr>
          <w:rFonts w:ascii="Franklin Gothic Medium" w:eastAsia="Times New Roman" w:hAnsi="Franklin Gothic Medium" w:cs="Arial"/>
          <w:bCs/>
          <w:kern w:val="28"/>
        </w:rPr>
        <w:t>from the theater</w:t>
      </w:r>
      <w:r w:rsidRPr="00B82F1B">
        <w:rPr>
          <w:rFonts w:ascii="Franklin Gothic Medium" w:eastAsia="Times New Roman" w:hAnsi="Franklin Gothic Medium" w:cs="Arial"/>
          <w:bCs/>
          <w:i/>
          <w:kern w:val="28"/>
        </w:rPr>
        <w:t xml:space="preserve">. </w:t>
      </w:r>
      <w:r w:rsidRPr="00B82F1B">
        <w:rPr>
          <w:rFonts w:ascii="Franklin Gothic Medium" w:eastAsia="Times New Roman" w:hAnsi="Franklin Gothic Medium" w:cs="Arial"/>
          <w:bCs/>
          <w:kern w:val="28"/>
        </w:rPr>
        <w:t xml:space="preserve">We are not to be </w:t>
      </w:r>
      <w:r w:rsidRPr="00B82F1B">
        <w:rPr>
          <w:rFonts w:ascii="Franklin Gothic Medium" w:eastAsia="Times New Roman" w:hAnsi="Franklin Gothic Medium" w:cs="Arial"/>
          <w:bCs/>
          <w:i/>
          <w:iCs/>
          <w:kern w:val="28"/>
        </w:rPr>
        <w:t>play actors or phonies</w:t>
      </w:r>
      <w:r w:rsidRPr="00B82F1B">
        <w:rPr>
          <w:rFonts w:ascii="Franklin Gothic Medium" w:eastAsia="Times New Roman" w:hAnsi="Franklin Gothic Medium" w:cs="Arial"/>
          <w:bCs/>
          <w:iCs/>
          <w:kern w:val="28"/>
        </w:rPr>
        <w:t>.</w:t>
      </w:r>
      <w:r w:rsidRPr="00B82F1B">
        <w:rPr>
          <w:rFonts w:ascii="Franklin Gothic Medium" w:eastAsia="Times New Roman" w:hAnsi="Franklin Gothic Medium" w:cs="Arial"/>
          <w:bCs/>
          <w:kern w:val="28"/>
        </w:rPr>
        <w:t xml:space="preserve"> </w:t>
      </w:r>
      <w:r w:rsidRPr="00B82F1B">
        <w:rPr>
          <w:rFonts w:ascii="Franklin Gothic Medium" w:eastAsia="Times New Roman" w:hAnsi="Franklin Gothic Medium" w:cs="Arial"/>
          <w:b/>
          <w:bCs/>
          <w:i/>
          <w:kern w:val="28"/>
        </w:rPr>
        <w:t xml:space="preserve">The masks must come off! </w:t>
      </w:r>
      <w:r w:rsidRPr="00B82F1B">
        <w:rPr>
          <w:rFonts w:ascii="Franklin Gothic Medium" w:eastAsia="Times New Roman" w:hAnsi="Franklin Gothic Medium" w:cs="Arial"/>
          <w:bCs/>
          <w:kern w:val="28"/>
        </w:rPr>
        <w:t xml:space="preserve">In our culture we ask each other, </w:t>
      </w:r>
      <w:r w:rsidRPr="00B82F1B">
        <w:rPr>
          <w:rFonts w:ascii="Franklin Gothic Medium" w:eastAsia="Times New Roman" w:hAnsi="Franklin Gothic Medium" w:cs="Arial"/>
          <w:bCs/>
          <w:i/>
          <w:kern w:val="28"/>
        </w:rPr>
        <w:t xml:space="preserve">How are you? </w:t>
      </w:r>
      <w:r w:rsidRPr="00B82F1B">
        <w:rPr>
          <w:rFonts w:ascii="Franklin Gothic Medium" w:eastAsia="Times New Roman" w:hAnsi="Franklin Gothic Medium" w:cs="Arial"/>
          <w:bCs/>
          <w:kern w:val="28"/>
        </w:rPr>
        <w:t xml:space="preserve">The answer is: </w:t>
      </w:r>
      <w:r w:rsidRPr="00B82F1B">
        <w:rPr>
          <w:rFonts w:ascii="Franklin Gothic Medium" w:eastAsia="Times New Roman" w:hAnsi="Franklin Gothic Medium" w:cs="Arial"/>
          <w:bCs/>
          <w:i/>
          <w:kern w:val="28"/>
        </w:rPr>
        <w:t xml:space="preserve">Fine!  How are you? </w:t>
      </w:r>
      <w:r w:rsidRPr="00B82F1B">
        <w:rPr>
          <w:rFonts w:ascii="Franklin Gothic Medium" w:eastAsia="Times New Roman" w:hAnsi="Franklin Gothic Medium" w:cs="Arial"/>
          <w:bCs/>
          <w:kern w:val="28"/>
        </w:rPr>
        <w:t xml:space="preserve">Sadly, people don’t really want to know, and so often, we don’t really tell the truth!  Dustin Willis in </w:t>
      </w:r>
      <w:r w:rsidRPr="00B82F1B">
        <w:rPr>
          <w:rFonts w:ascii="Franklin Gothic Medium" w:eastAsia="Times New Roman" w:hAnsi="Franklin Gothic Medium" w:cs="Arial"/>
          <w:bCs/>
          <w:kern w:val="28"/>
          <w:u w:val="single"/>
        </w:rPr>
        <w:t>Life in Community</w:t>
      </w:r>
      <w:r w:rsidRPr="00B82F1B">
        <w:rPr>
          <w:rFonts w:ascii="Franklin Gothic Medium" w:eastAsia="Times New Roman" w:hAnsi="Franklin Gothic Medium" w:cs="Arial"/>
          <w:bCs/>
          <w:kern w:val="28"/>
        </w:rPr>
        <w:t xml:space="preserve"> said, </w:t>
      </w:r>
      <w:r w:rsidRPr="00B82F1B">
        <w:rPr>
          <w:rFonts w:ascii="Franklin Gothic Medium" w:eastAsia="Times New Roman" w:hAnsi="Franklin Gothic Medium" w:cs="Arial"/>
          <w:bCs/>
          <w:i/>
          <w:kern w:val="28"/>
        </w:rPr>
        <w:t xml:space="preserve">Honesty is one of the greatest means of fostering Biblical community. </w:t>
      </w:r>
    </w:p>
    <w:p w14:paraId="25CE5879" w14:textId="77777777" w:rsidR="00B82F1B" w:rsidRPr="00B82F1B" w:rsidRDefault="00B82F1B" w:rsidP="00B82F1B">
      <w:pPr>
        <w:widowControl w:val="0"/>
        <w:overflowPunct w:val="0"/>
        <w:autoSpaceDE w:val="0"/>
        <w:autoSpaceDN w:val="0"/>
        <w:adjustRightInd w:val="0"/>
        <w:spacing w:after="0" w:line="240" w:lineRule="auto"/>
        <w:jc w:val="both"/>
        <w:rPr>
          <w:rFonts w:ascii="Franklin Gothic Medium" w:eastAsia="Times New Roman" w:hAnsi="Franklin Gothic Medium" w:cs="Arial"/>
          <w:b/>
          <w:bCs/>
          <w:i/>
          <w:kern w:val="28"/>
        </w:rPr>
      </w:pPr>
      <w:r w:rsidRPr="00B82F1B">
        <w:rPr>
          <w:rFonts w:ascii="Franklin Gothic Medium" w:eastAsia="Times New Roman" w:hAnsi="Franklin Gothic Medium" w:cs="Arial"/>
          <w:b/>
          <w:bCs/>
          <w:kern w:val="28"/>
        </w:rPr>
        <w:t xml:space="preserve">ILLUS. </w:t>
      </w:r>
      <w:r w:rsidRPr="00B82F1B">
        <w:rPr>
          <w:rFonts w:ascii="Franklin Gothic Medium" w:eastAsia="Times New Roman" w:hAnsi="Franklin Gothic Medium" w:cs="Arial"/>
          <w:b/>
          <w:kern w:val="28"/>
        </w:rPr>
        <w:t xml:space="preserve">Chuck Swindoll said, </w:t>
      </w:r>
      <w:r w:rsidRPr="00B82F1B">
        <w:rPr>
          <w:rFonts w:ascii="Franklin Gothic Medium" w:eastAsia="Times New Roman" w:hAnsi="Franklin Gothic Medium" w:cs="Arial"/>
          <w:b/>
          <w:i/>
          <w:iCs/>
          <w:kern w:val="28"/>
        </w:rPr>
        <w:t>fences must come down. Masks need to come off. Welcome signs need to be hung outside the door. Keys to the locks of our lives must be duplicated and distributed. Bridges need to be lowered that allow others to walk across…and then to share our joys and sorrows.</w:t>
      </w:r>
    </w:p>
    <w:p w14:paraId="54CA505E" w14:textId="77777777" w:rsidR="00B82F1B" w:rsidRDefault="00B82F1B" w:rsidP="00091294">
      <w:pPr>
        <w:jc w:val="both"/>
        <w:rPr>
          <w:sz w:val="24"/>
          <w:szCs w:val="24"/>
        </w:rPr>
      </w:pPr>
    </w:p>
    <w:p w14:paraId="3ACFF8A8" w14:textId="77777777" w:rsidR="00D44C53" w:rsidRPr="002902CD" w:rsidRDefault="00D44C53" w:rsidP="00D44C53">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2ED163B5" w14:textId="210E27C4" w:rsidR="00091294" w:rsidRPr="00CA7F9B" w:rsidRDefault="5897EC05" w:rsidP="00244EAB">
      <w:pPr>
        <w:pStyle w:val="ListParagraph"/>
        <w:numPr>
          <w:ilvl w:val="0"/>
          <w:numId w:val="18"/>
        </w:numPr>
        <w:rPr>
          <w:sz w:val="24"/>
          <w:szCs w:val="24"/>
        </w:rPr>
      </w:pPr>
      <w:r w:rsidRPr="00CA7F9B">
        <w:rPr>
          <w:sz w:val="24"/>
          <w:szCs w:val="24"/>
        </w:rPr>
        <w:t>Luke 10:1; Exodus 17:12; 31:1-11; 35:31-34; Ephesians 1:4,15-19,2:10,20-22, 3:20-21; 4:15-16; 1 Corinthians 12:12-27</w:t>
      </w:r>
    </w:p>
    <w:p w14:paraId="4E8ACE3E" w14:textId="77777777" w:rsidR="008D3895" w:rsidRPr="00E6000A" w:rsidRDefault="5897EC05" w:rsidP="008D3895">
      <w:pPr>
        <w:jc w:val="center"/>
        <w:rPr>
          <w:b/>
          <w:sz w:val="32"/>
          <w:szCs w:val="32"/>
        </w:rPr>
      </w:pPr>
      <w:r w:rsidRPr="5897EC05">
        <w:rPr>
          <w:b/>
          <w:bCs/>
          <w:sz w:val="32"/>
          <w:szCs w:val="32"/>
        </w:rPr>
        <w:t>What is a Christian?</w:t>
      </w:r>
    </w:p>
    <w:p w14:paraId="3E170B4C" w14:textId="77777777" w:rsidR="008D3895" w:rsidRPr="00892225" w:rsidRDefault="5897EC05" w:rsidP="008D3895">
      <w:pPr>
        <w:tabs>
          <w:tab w:val="left" w:pos="945"/>
          <w:tab w:val="center" w:pos="5040"/>
        </w:tabs>
        <w:jc w:val="center"/>
        <w:rPr>
          <w:b/>
          <w:i/>
          <w:sz w:val="24"/>
          <w:szCs w:val="24"/>
        </w:rPr>
      </w:pPr>
      <w:r w:rsidRPr="5897EC05">
        <w:rPr>
          <w:b/>
          <w:bCs/>
          <w:i/>
          <w:iCs/>
          <w:sz w:val="24"/>
          <w:szCs w:val="24"/>
        </w:rPr>
        <w:t>Acts 11:26 (NASB)</w:t>
      </w:r>
    </w:p>
    <w:p w14:paraId="03424430" w14:textId="2E616D8E" w:rsidR="008D3895" w:rsidRPr="00CA7F9B" w:rsidRDefault="5897EC05" w:rsidP="00CA7F9B">
      <w:pPr>
        <w:tabs>
          <w:tab w:val="left" w:pos="945"/>
          <w:tab w:val="center" w:pos="5040"/>
        </w:tabs>
        <w:ind w:left="360"/>
        <w:jc w:val="center"/>
        <w:rPr>
          <w:b/>
          <w:i/>
          <w:sz w:val="24"/>
          <w:szCs w:val="24"/>
        </w:rPr>
      </w:pPr>
      <w:r w:rsidRPr="5897EC05">
        <w:rPr>
          <w:b/>
          <w:bCs/>
          <w:i/>
          <w:iCs/>
          <w:sz w:val="24"/>
          <w:szCs w:val="24"/>
        </w:rPr>
        <w:t>When He had found him, he brought him to Antioch.  And for an entire year they met with the church and taught considerable numbers; and the disciples were first called Christians in Antioch.</w:t>
      </w:r>
      <w:r w:rsidR="008D3895" w:rsidRPr="5897EC05">
        <w:rPr>
          <w:rFonts w:asciiTheme="minorHAnsi" w:eastAsiaTheme="minorEastAsia" w:hAnsiTheme="minorHAnsi" w:cstheme="minorBidi"/>
          <w:b/>
          <w:bCs/>
          <w:vanish/>
          <w:sz w:val="24"/>
          <w:szCs w:val="24"/>
        </w:rPr>
        <w:t>Footnotes:</w:t>
      </w:r>
    </w:p>
    <w:p w14:paraId="203E953E" w14:textId="77777777" w:rsidR="008D3895" w:rsidRPr="00717EA9" w:rsidRDefault="00CD64AB" w:rsidP="00CA7F9B">
      <w:pPr>
        <w:spacing w:before="100" w:beforeAutospacing="1" w:after="100" w:afterAutospacing="1" w:line="240" w:lineRule="auto"/>
        <w:ind w:firstLine="720"/>
        <w:jc w:val="both"/>
        <w:rPr>
          <w:rFonts w:asciiTheme="minorHAnsi" w:eastAsiaTheme="minorEastAsia" w:hAnsiTheme="minorHAnsi" w:cstheme="minorBidi"/>
          <w:vanish/>
          <w:sz w:val="24"/>
          <w:szCs w:val="24"/>
        </w:rPr>
      </w:pPr>
      <w:hyperlink r:id="rId29" w:anchor="en-NASB-22929" w:tooltip="Go to Zechariah 4:6" w:history="1">
        <w:r w:rsidR="008D3895" w:rsidRPr="5897EC05">
          <w:rPr>
            <w:rFonts w:asciiTheme="minorHAnsi" w:eastAsiaTheme="minorEastAsia" w:hAnsiTheme="minorHAnsi" w:cstheme="minorBidi"/>
            <w:vanish/>
            <w:color w:val="0000FF"/>
            <w:sz w:val="24"/>
            <w:szCs w:val="24"/>
            <w:u w:val="single"/>
          </w:rPr>
          <w:t>Zechariah 4:6</w:t>
        </w:r>
      </w:hyperlink>
      <w:r w:rsidR="008D3895" w:rsidRPr="5897EC05">
        <w:rPr>
          <w:rFonts w:asciiTheme="minorHAnsi" w:eastAsiaTheme="minorEastAsia" w:hAnsiTheme="minorHAnsi" w:cstheme="minorBidi"/>
          <w:vanish/>
          <w:sz w:val="24"/>
          <w:szCs w:val="24"/>
        </w:rPr>
        <w:t xml:space="preserve"> Lit </w:t>
      </w:r>
      <w:r w:rsidR="008D3895" w:rsidRPr="5897EC05">
        <w:rPr>
          <w:rFonts w:asciiTheme="minorHAnsi" w:eastAsiaTheme="minorEastAsia" w:hAnsiTheme="minorHAnsi" w:cstheme="minorBidi"/>
          <w:i/>
          <w:iCs/>
          <w:vanish/>
          <w:sz w:val="24"/>
          <w:szCs w:val="24"/>
        </w:rPr>
        <w:t>said to me, saying</w:t>
      </w:r>
    </w:p>
    <w:p w14:paraId="1BF04106" w14:textId="77777777" w:rsidR="008D3895" w:rsidRPr="00717EA9" w:rsidRDefault="008D3895" w:rsidP="00CA7F9B">
      <w:pPr>
        <w:spacing w:before="100" w:beforeAutospacing="1" w:after="100" w:afterAutospacing="1" w:line="240" w:lineRule="auto"/>
        <w:jc w:val="both"/>
        <w:outlineLvl w:val="3"/>
        <w:rPr>
          <w:rFonts w:asciiTheme="minorHAnsi" w:eastAsia="Times New Roman" w:hAnsiTheme="minorHAnsi" w:cstheme="minorHAnsi"/>
          <w:b/>
          <w:bCs/>
          <w:vanish/>
          <w:sz w:val="24"/>
          <w:szCs w:val="24"/>
        </w:rPr>
      </w:pPr>
      <w:r w:rsidRPr="5897EC05">
        <w:rPr>
          <w:rFonts w:asciiTheme="minorHAnsi" w:eastAsiaTheme="minorEastAsia" w:hAnsiTheme="minorHAnsi" w:cstheme="minorBidi"/>
          <w:b/>
          <w:bCs/>
          <w:vanish/>
          <w:sz w:val="24"/>
          <w:szCs w:val="24"/>
        </w:rPr>
        <w:t>Cross references:</w:t>
      </w:r>
    </w:p>
    <w:p w14:paraId="6AFB30F5" w14:textId="77777777" w:rsidR="008D3895" w:rsidRPr="00717EA9" w:rsidRDefault="00CD64AB" w:rsidP="00244EAB">
      <w:pPr>
        <w:numPr>
          <w:ilvl w:val="0"/>
          <w:numId w:val="32"/>
        </w:numPr>
        <w:spacing w:before="100" w:beforeAutospacing="1" w:after="100" w:afterAutospacing="1" w:line="240" w:lineRule="auto"/>
        <w:jc w:val="both"/>
        <w:rPr>
          <w:rFonts w:asciiTheme="minorHAnsi" w:eastAsiaTheme="minorEastAsia" w:hAnsiTheme="minorHAnsi" w:cstheme="minorBidi"/>
          <w:vanish/>
          <w:sz w:val="24"/>
          <w:szCs w:val="24"/>
        </w:rPr>
      </w:pPr>
      <w:hyperlink r:id="rId30" w:anchor="en-NASB-22929" w:tooltip="Go to Zechariah 4:6" w:history="1">
        <w:r w:rsidR="008D3895" w:rsidRPr="5897EC05">
          <w:rPr>
            <w:rFonts w:asciiTheme="minorHAnsi" w:eastAsiaTheme="minorEastAsia" w:hAnsiTheme="minorHAnsi" w:cstheme="minorBidi"/>
            <w:vanish/>
            <w:color w:val="0000FF"/>
            <w:sz w:val="24"/>
            <w:szCs w:val="24"/>
            <w:u w:val="single"/>
          </w:rPr>
          <w:t>Zechariah 4:6</w:t>
        </w:r>
      </w:hyperlink>
      <w:r w:rsidR="008D3895" w:rsidRPr="5897EC05">
        <w:rPr>
          <w:rFonts w:asciiTheme="minorHAnsi" w:eastAsiaTheme="minorEastAsia" w:hAnsiTheme="minorHAnsi" w:cstheme="minorBidi"/>
          <w:vanish/>
          <w:sz w:val="24"/>
          <w:szCs w:val="24"/>
        </w:rPr>
        <w:t xml:space="preserve"> : </w:t>
      </w:r>
      <w:hyperlink r:id="rId31" w:history="1">
        <w:r w:rsidR="008D3895" w:rsidRPr="5897EC05">
          <w:rPr>
            <w:rFonts w:asciiTheme="minorHAnsi" w:eastAsiaTheme="minorEastAsia" w:hAnsiTheme="minorHAnsi" w:cstheme="minorBidi"/>
            <w:vanish/>
            <w:color w:val="0000FF"/>
            <w:sz w:val="24"/>
            <w:szCs w:val="24"/>
            <w:u w:val="single"/>
          </w:rPr>
          <w:t>Ezra 5:2; Hag 2:4, 5</w:t>
        </w:r>
      </w:hyperlink>
    </w:p>
    <w:p w14:paraId="41922688" w14:textId="77777777" w:rsidR="008D3895" w:rsidRPr="00717EA9" w:rsidRDefault="00CD64AB" w:rsidP="00244EAB">
      <w:pPr>
        <w:numPr>
          <w:ilvl w:val="0"/>
          <w:numId w:val="32"/>
        </w:numPr>
        <w:spacing w:before="100" w:beforeAutospacing="1" w:after="100" w:afterAutospacing="1" w:line="240" w:lineRule="auto"/>
        <w:jc w:val="both"/>
        <w:rPr>
          <w:rFonts w:asciiTheme="minorHAnsi" w:eastAsiaTheme="minorEastAsia" w:hAnsiTheme="minorHAnsi" w:cstheme="minorBidi"/>
          <w:vanish/>
          <w:sz w:val="24"/>
          <w:szCs w:val="24"/>
        </w:rPr>
      </w:pPr>
      <w:hyperlink r:id="rId32" w:anchor="en-NASB-22929" w:tooltip="Go to Zechariah 4:6" w:history="1">
        <w:r w:rsidR="008D3895" w:rsidRPr="5897EC05">
          <w:rPr>
            <w:rFonts w:asciiTheme="minorHAnsi" w:eastAsiaTheme="minorEastAsia" w:hAnsiTheme="minorHAnsi" w:cstheme="minorBidi"/>
            <w:vanish/>
            <w:color w:val="0000FF"/>
            <w:sz w:val="24"/>
            <w:szCs w:val="24"/>
            <w:u w:val="single"/>
          </w:rPr>
          <w:t>Zechariah 4:6</w:t>
        </w:r>
      </w:hyperlink>
      <w:r w:rsidR="008D3895" w:rsidRPr="5897EC05">
        <w:rPr>
          <w:rFonts w:asciiTheme="minorHAnsi" w:eastAsiaTheme="minorEastAsia" w:hAnsiTheme="minorHAnsi" w:cstheme="minorBidi"/>
          <w:vanish/>
          <w:sz w:val="24"/>
          <w:szCs w:val="24"/>
        </w:rPr>
        <w:t xml:space="preserve"> : </w:t>
      </w:r>
      <w:hyperlink r:id="rId33" w:history="1">
        <w:r w:rsidR="008D3895" w:rsidRPr="5897EC05">
          <w:rPr>
            <w:rFonts w:asciiTheme="minorHAnsi" w:eastAsiaTheme="minorEastAsia" w:hAnsiTheme="minorHAnsi" w:cstheme="minorBidi"/>
            <w:vanish/>
            <w:color w:val="0000FF"/>
            <w:sz w:val="24"/>
            <w:szCs w:val="24"/>
            <w:u w:val="single"/>
          </w:rPr>
          <w:t>Is 11:2-4; 30:1; Hos 1:7</w:t>
        </w:r>
      </w:hyperlink>
    </w:p>
    <w:p w14:paraId="1EDD0F3E" w14:textId="77777777" w:rsidR="008D3895" w:rsidRPr="00717EA9" w:rsidRDefault="00CD64AB" w:rsidP="00244EAB">
      <w:pPr>
        <w:numPr>
          <w:ilvl w:val="0"/>
          <w:numId w:val="32"/>
        </w:numPr>
        <w:spacing w:before="100" w:beforeAutospacing="1" w:after="100" w:afterAutospacing="1" w:line="240" w:lineRule="auto"/>
        <w:jc w:val="both"/>
        <w:rPr>
          <w:rFonts w:asciiTheme="minorHAnsi" w:eastAsiaTheme="minorEastAsia" w:hAnsiTheme="minorHAnsi" w:cstheme="minorBidi"/>
          <w:vanish/>
          <w:sz w:val="24"/>
          <w:szCs w:val="24"/>
        </w:rPr>
      </w:pPr>
      <w:hyperlink r:id="rId34" w:anchor="en-NASB-22929" w:tooltip="Go to Zechariah 4:6" w:history="1">
        <w:r w:rsidR="008D3895" w:rsidRPr="5897EC05">
          <w:rPr>
            <w:rFonts w:asciiTheme="minorHAnsi" w:eastAsiaTheme="minorEastAsia" w:hAnsiTheme="minorHAnsi" w:cstheme="minorBidi"/>
            <w:vanish/>
            <w:color w:val="0000FF"/>
            <w:sz w:val="24"/>
            <w:szCs w:val="24"/>
            <w:u w:val="single"/>
          </w:rPr>
          <w:t>Zechariah 4:6</w:t>
        </w:r>
      </w:hyperlink>
      <w:r w:rsidR="008D3895" w:rsidRPr="5897EC05">
        <w:rPr>
          <w:rFonts w:asciiTheme="minorHAnsi" w:eastAsiaTheme="minorEastAsia" w:hAnsiTheme="minorHAnsi" w:cstheme="minorBidi"/>
          <w:vanish/>
          <w:sz w:val="24"/>
          <w:szCs w:val="24"/>
        </w:rPr>
        <w:t xml:space="preserve"> : </w:t>
      </w:r>
      <w:hyperlink r:id="rId35" w:history="1">
        <w:r w:rsidR="008D3895" w:rsidRPr="5897EC05">
          <w:rPr>
            <w:rFonts w:asciiTheme="minorHAnsi" w:eastAsiaTheme="minorEastAsia" w:hAnsiTheme="minorHAnsi" w:cstheme="minorBidi"/>
            <w:vanish/>
            <w:color w:val="0000FF"/>
            <w:sz w:val="24"/>
            <w:szCs w:val="24"/>
            <w:u w:val="single"/>
          </w:rPr>
          <w:t>2 Chr 32:7, 8; Eph 6:17</w:t>
        </w:r>
      </w:hyperlink>
    </w:p>
    <w:p w14:paraId="219E7D37" w14:textId="1FEFC1BF" w:rsidR="008D3895" w:rsidRDefault="5897EC05" w:rsidP="00CA7F9B">
      <w:pPr>
        <w:jc w:val="both"/>
        <w:rPr>
          <w:sz w:val="24"/>
          <w:szCs w:val="24"/>
        </w:rPr>
      </w:pPr>
      <w:r w:rsidRPr="5897EC05">
        <w:rPr>
          <w:sz w:val="24"/>
          <w:szCs w:val="24"/>
        </w:rPr>
        <w:t xml:space="preserve">Where do we get the name Christian, and what does it mean? We will attempt to answer these questions with Biblical and historical facts.  The name Christian is found only three times in the entire Bible. However, the name “Christian” was a term of derision given by </w:t>
      </w:r>
      <w:r w:rsidRPr="5897EC05">
        <w:rPr>
          <w:i/>
          <w:iCs/>
          <w:sz w:val="24"/>
          <w:szCs w:val="24"/>
        </w:rPr>
        <w:t>unbelievers</w:t>
      </w:r>
      <w:r w:rsidRPr="5897EC05">
        <w:rPr>
          <w:sz w:val="24"/>
          <w:szCs w:val="24"/>
        </w:rPr>
        <w:t xml:space="preserve"> to the followers of Christ. (We are about to see why.) (Acts 11:26; 26:28; 1 Peter 4:16) Believers were called disciples 273 times in the New Testament until book of Acts. Then, the believers were called, disciples, Saints, the House-Hold of God, the Bride of Christ, Bond Servants, Church of the Living God, His Body, Children of Light, Elect, Chosen Ones and as we have just seen, God’s Workmanship. </w:t>
      </w:r>
    </w:p>
    <w:p w14:paraId="58366997" w14:textId="77777777" w:rsidR="008D3895" w:rsidRDefault="5897EC05" w:rsidP="008D3895">
      <w:pPr>
        <w:ind w:firstLine="720"/>
        <w:jc w:val="both"/>
        <w:rPr>
          <w:i/>
          <w:sz w:val="24"/>
          <w:szCs w:val="24"/>
        </w:rPr>
      </w:pPr>
      <w:r w:rsidRPr="5897EC05">
        <w:rPr>
          <w:sz w:val="24"/>
          <w:szCs w:val="24"/>
        </w:rPr>
        <w:t xml:space="preserve">After the disciples had been taught by Paul and Barnabas for a year, the unbelievers saw the lives of the disciples and what they were doing and they gave them a new name… Christians.  The name Christian is made up of the Greek words Christos, </w:t>
      </w:r>
      <w:r w:rsidRPr="5897EC05">
        <w:rPr>
          <w:i/>
          <w:iCs/>
          <w:sz w:val="24"/>
          <w:szCs w:val="24"/>
        </w:rPr>
        <w:t>The Anointed Messiah</w:t>
      </w:r>
      <w:r w:rsidRPr="5897EC05">
        <w:rPr>
          <w:sz w:val="24"/>
          <w:szCs w:val="24"/>
        </w:rPr>
        <w:t xml:space="preserve">, and Christianos, </w:t>
      </w:r>
      <w:r w:rsidRPr="5897EC05">
        <w:rPr>
          <w:i/>
          <w:iCs/>
          <w:sz w:val="24"/>
          <w:szCs w:val="24"/>
        </w:rPr>
        <w:t xml:space="preserve">a follower of Christ, i.e. Christian.  </w:t>
      </w:r>
    </w:p>
    <w:p w14:paraId="2A8EB0D9" w14:textId="77777777" w:rsidR="008D3895" w:rsidRDefault="5897EC05" w:rsidP="008D3895">
      <w:pPr>
        <w:ind w:firstLine="720"/>
        <w:jc w:val="both"/>
        <w:rPr>
          <w:sz w:val="24"/>
          <w:szCs w:val="24"/>
        </w:rPr>
      </w:pPr>
      <w:r w:rsidRPr="5897EC05">
        <w:rPr>
          <w:sz w:val="24"/>
          <w:szCs w:val="24"/>
        </w:rPr>
        <w:t xml:space="preserve">In Herb Hodges Chapter entitled, “What is a Christian?” he makes this point, “The word Christian has become a much misused, abused, and confused term today.” He goes on to qualify the meaning of being called Christians. He said, “To be a Christian, means that you are </w:t>
      </w:r>
      <w:r w:rsidRPr="5897EC05">
        <w:rPr>
          <w:i/>
          <w:iCs/>
          <w:sz w:val="24"/>
          <w:szCs w:val="24"/>
        </w:rPr>
        <w:t>spiritually busy</w:t>
      </w:r>
      <w:r w:rsidRPr="5897EC05">
        <w:rPr>
          <w:sz w:val="24"/>
          <w:szCs w:val="24"/>
        </w:rPr>
        <w:t xml:space="preserve"> for Jesus Christ.” It is your vocation. He gave this illustration,</w:t>
      </w:r>
    </w:p>
    <w:p w14:paraId="3F232BC2" w14:textId="77777777" w:rsidR="008D3895" w:rsidRDefault="5897EC05" w:rsidP="008D3895">
      <w:pPr>
        <w:ind w:left="720" w:right="864" w:firstLine="720"/>
        <w:jc w:val="both"/>
        <w:rPr>
          <w:sz w:val="24"/>
          <w:szCs w:val="24"/>
        </w:rPr>
      </w:pPr>
      <w:r w:rsidRPr="5897EC05">
        <w:rPr>
          <w:sz w:val="24"/>
          <w:szCs w:val="24"/>
        </w:rPr>
        <w:t xml:space="preserve">“One night in early manhood, Augustine had a dream. In his dream, he approached the gate of heaven and was met by a gatekeeper. ‘Who and what are you?’ the gatekeeper asked. My name is Augustine, he replied, and I am a Christian. No, you are not a Christian, the gatekeeper answered. In this place, we do not judge people by their words, but by their actions. You are not a Christian; you are a Ciceronian, because you spend most of your time studying Cicero, you are a Ciceronian.’ Augustine awakened from this sobering dream and determined to devote his life to Jesus Christ, and spend his time studying Christ and His truth.”  </w:t>
      </w:r>
    </w:p>
    <w:p w14:paraId="4352816D" w14:textId="77777777" w:rsidR="008D3895" w:rsidRDefault="5897EC05" w:rsidP="008D3895">
      <w:pPr>
        <w:ind w:firstLine="720"/>
        <w:jc w:val="both"/>
        <w:rPr>
          <w:sz w:val="24"/>
          <w:szCs w:val="24"/>
        </w:rPr>
      </w:pPr>
      <w:r w:rsidRPr="5897EC05">
        <w:rPr>
          <w:sz w:val="24"/>
          <w:szCs w:val="24"/>
        </w:rPr>
        <w:t xml:space="preserve">The Greek word used in Acts 11:26 for </w:t>
      </w:r>
      <w:r w:rsidRPr="5897EC05">
        <w:rPr>
          <w:i/>
          <w:iCs/>
          <w:sz w:val="24"/>
          <w:szCs w:val="24"/>
        </w:rPr>
        <w:t>called</w:t>
      </w:r>
      <w:r w:rsidRPr="5897EC05">
        <w:rPr>
          <w:sz w:val="24"/>
          <w:szCs w:val="24"/>
        </w:rPr>
        <w:t xml:space="preserve"> is: Chrematizo – </w:t>
      </w:r>
      <w:r w:rsidRPr="5897EC05">
        <w:rPr>
          <w:i/>
          <w:iCs/>
          <w:sz w:val="24"/>
          <w:szCs w:val="24"/>
        </w:rPr>
        <w:t>to constitute a firm for business, i.e. bear as a title, be called, reveal and speak</w:t>
      </w:r>
      <w:r w:rsidRPr="5897EC05">
        <w:rPr>
          <w:sz w:val="24"/>
          <w:szCs w:val="24"/>
        </w:rPr>
        <w:t xml:space="preserve">. Another Greek word that is derived from this word is Chreia. Jesus used this word in Luke 10:39-42 to express the “one thing that is </w:t>
      </w:r>
      <w:r w:rsidRPr="5897EC05">
        <w:rPr>
          <w:i/>
          <w:iCs/>
          <w:sz w:val="24"/>
          <w:szCs w:val="24"/>
        </w:rPr>
        <w:t>needed</w:t>
      </w:r>
      <w:r w:rsidRPr="5897EC05">
        <w:rPr>
          <w:sz w:val="24"/>
          <w:szCs w:val="24"/>
        </w:rPr>
        <w:t xml:space="preserve">.” What was this one thing? Mary made it her business to be His disciple and sit at His feet listening to His word. That is the first business of every Christian. </w:t>
      </w:r>
    </w:p>
    <w:p w14:paraId="4F3C052B" w14:textId="77777777" w:rsidR="008D3895" w:rsidRDefault="5897EC05" w:rsidP="008D3895">
      <w:pPr>
        <w:ind w:firstLine="720"/>
        <w:jc w:val="both"/>
        <w:rPr>
          <w:sz w:val="24"/>
          <w:szCs w:val="24"/>
        </w:rPr>
      </w:pPr>
      <w:r w:rsidRPr="5897EC05">
        <w:rPr>
          <w:sz w:val="24"/>
          <w:szCs w:val="24"/>
        </w:rPr>
        <w:t xml:space="preserve">This Greek word means </w:t>
      </w:r>
      <w:r w:rsidRPr="5897EC05">
        <w:rPr>
          <w:i/>
          <w:iCs/>
          <w:sz w:val="24"/>
          <w:szCs w:val="24"/>
        </w:rPr>
        <w:t xml:space="preserve">employment, business, necessary and useful. </w:t>
      </w:r>
      <w:r w:rsidRPr="5897EC05">
        <w:rPr>
          <w:sz w:val="24"/>
          <w:szCs w:val="24"/>
        </w:rPr>
        <w:t xml:space="preserve"> We get many of our names from the old English practice of naming a person by their occupation: such as the family names Baker or Goldsmith. My married name is Porter; a porter’s job was to keep the gate. My maiden name is Page; a page is one whose job it is to deliver a message. Both these occupations are the jobs of a servant. Christians had to </w:t>
      </w:r>
      <w:r w:rsidRPr="5897EC05">
        <w:rPr>
          <w:i/>
          <w:iCs/>
          <w:sz w:val="24"/>
          <w:szCs w:val="24"/>
        </w:rPr>
        <w:t>earn</w:t>
      </w:r>
      <w:r w:rsidRPr="5897EC05">
        <w:rPr>
          <w:sz w:val="24"/>
          <w:szCs w:val="24"/>
        </w:rPr>
        <w:t xml:space="preserve"> the title by </w:t>
      </w:r>
      <w:r w:rsidRPr="5897EC05">
        <w:rPr>
          <w:i/>
          <w:iCs/>
          <w:sz w:val="24"/>
          <w:szCs w:val="24"/>
        </w:rPr>
        <w:t>doing</w:t>
      </w:r>
      <w:r w:rsidRPr="5897EC05">
        <w:rPr>
          <w:sz w:val="24"/>
          <w:szCs w:val="24"/>
        </w:rPr>
        <w:t xml:space="preserve"> the </w:t>
      </w:r>
      <w:r w:rsidRPr="5897EC05">
        <w:rPr>
          <w:b/>
          <w:bCs/>
          <w:i/>
          <w:iCs/>
          <w:sz w:val="24"/>
          <w:szCs w:val="24"/>
        </w:rPr>
        <w:t>business</w:t>
      </w:r>
      <w:r w:rsidRPr="5897EC05">
        <w:rPr>
          <w:sz w:val="24"/>
          <w:szCs w:val="24"/>
        </w:rPr>
        <w:t>; their business was Christ’s business-fishing for men and women and making disciples! If we’re not sharing the gospel message so others can believe on Him, we should not expect to experience God’s power and authority to fulfill our own purposes and plans!  (Matthew 28:18-20)</w:t>
      </w:r>
    </w:p>
    <w:p w14:paraId="4C9F22E7" w14:textId="77777777" w:rsidR="008D3895" w:rsidRPr="00717EA9" w:rsidRDefault="5897EC05" w:rsidP="008D3895">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Acts 1:8 (NASB)</w:t>
      </w:r>
    </w:p>
    <w:p w14:paraId="100AE16C" w14:textId="77777777" w:rsidR="008D3895" w:rsidRDefault="5897EC05" w:rsidP="008D3895">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 xml:space="preserve">But you will receive power when the Holy Spirit has come upon you; and you will be My witnesses both in Jerusalem, and in all Judea and Samaria, and even to the remotest part of the earth. </w:t>
      </w:r>
    </w:p>
    <w:p w14:paraId="0C76961F" w14:textId="779B71B1" w:rsidR="008D3895" w:rsidRDefault="5897EC05" w:rsidP="008D3895">
      <w:pPr>
        <w:tabs>
          <w:tab w:val="left" w:pos="945"/>
          <w:tab w:val="center" w:pos="5040"/>
        </w:tabs>
        <w:rPr>
          <w:b/>
          <w:sz w:val="28"/>
          <w:szCs w:val="28"/>
        </w:rPr>
      </w:pPr>
      <w:r w:rsidRPr="5897EC05">
        <w:rPr>
          <w:b/>
          <w:bCs/>
          <w:sz w:val="28"/>
          <w:szCs w:val="28"/>
        </w:rPr>
        <w:t xml:space="preserve">DISCUSSION QUESTIONS: </w:t>
      </w:r>
      <w:r w:rsidR="00D44C53">
        <w:rPr>
          <w:b/>
          <w:bCs/>
          <w:sz w:val="28"/>
          <w:szCs w:val="28"/>
        </w:rPr>
        <w:t>Let’s talk about it.</w:t>
      </w:r>
    </w:p>
    <w:p w14:paraId="3C69EB58" w14:textId="77777777" w:rsidR="008D3895" w:rsidRPr="009E5D75" w:rsidRDefault="5897EC05" w:rsidP="00244EAB">
      <w:pPr>
        <w:pStyle w:val="ListParagraph"/>
        <w:numPr>
          <w:ilvl w:val="0"/>
          <w:numId w:val="34"/>
        </w:numPr>
        <w:tabs>
          <w:tab w:val="left" w:pos="945"/>
          <w:tab w:val="center" w:pos="5040"/>
        </w:tabs>
        <w:rPr>
          <w:b/>
          <w:bCs/>
          <w:sz w:val="24"/>
          <w:szCs w:val="24"/>
        </w:rPr>
      </w:pPr>
      <w:r w:rsidRPr="5897EC05">
        <w:rPr>
          <w:sz w:val="24"/>
          <w:szCs w:val="24"/>
        </w:rPr>
        <w:t>What do most believers call themselves?</w:t>
      </w:r>
    </w:p>
    <w:p w14:paraId="46765EC4" w14:textId="58B6A3CA" w:rsidR="008D3895" w:rsidRPr="009E5D75" w:rsidRDefault="008D3895" w:rsidP="00244EAB">
      <w:pPr>
        <w:pStyle w:val="ListParagraph"/>
        <w:numPr>
          <w:ilvl w:val="0"/>
          <w:numId w:val="34"/>
        </w:numPr>
        <w:rPr>
          <w:sz w:val="24"/>
          <w:szCs w:val="24"/>
        </w:rPr>
      </w:pPr>
      <w:r w:rsidRPr="009E5D75">
        <w:rPr>
          <w:sz w:val="24"/>
          <w:szCs w:val="24"/>
        </w:rPr>
        <w:t>Why is divine power given to Believers? (</w:t>
      </w:r>
      <w:r>
        <w:rPr>
          <w:sz w:val="24"/>
          <w:szCs w:val="24"/>
        </w:rPr>
        <w:t>Colossians</w:t>
      </w:r>
      <w:r w:rsidRPr="009E5D75">
        <w:rPr>
          <w:sz w:val="24"/>
          <w:szCs w:val="24"/>
        </w:rPr>
        <w:t xml:space="preserve"> 1:27-29; Acts 1:8; Matthew 28:18-20)</w:t>
      </w:r>
    </w:p>
    <w:p w14:paraId="461E7033" w14:textId="77777777" w:rsidR="008D3895" w:rsidRPr="009E5D75" w:rsidRDefault="5897EC05" w:rsidP="00244EAB">
      <w:pPr>
        <w:pStyle w:val="ListParagraph"/>
        <w:numPr>
          <w:ilvl w:val="0"/>
          <w:numId w:val="34"/>
        </w:numPr>
        <w:rPr>
          <w:sz w:val="24"/>
          <w:szCs w:val="24"/>
        </w:rPr>
      </w:pPr>
      <w:r w:rsidRPr="5897EC05">
        <w:rPr>
          <w:sz w:val="24"/>
          <w:szCs w:val="24"/>
        </w:rPr>
        <w:t xml:space="preserve">What is the power like? </w:t>
      </w:r>
    </w:p>
    <w:p w14:paraId="18C33D0E" w14:textId="77777777" w:rsidR="008D3895" w:rsidRDefault="5897EC05" w:rsidP="00244EAB">
      <w:pPr>
        <w:pStyle w:val="ListParagraph"/>
        <w:numPr>
          <w:ilvl w:val="0"/>
          <w:numId w:val="34"/>
        </w:numPr>
        <w:tabs>
          <w:tab w:val="left" w:pos="945"/>
          <w:tab w:val="center" w:pos="5040"/>
        </w:tabs>
        <w:rPr>
          <w:sz w:val="24"/>
          <w:szCs w:val="24"/>
        </w:rPr>
      </w:pPr>
      <w:r w:rsidRPr="5897EC05">
        <w:rPr>
          <w:sz w:val="24"/>
          <w:szCs w:val="24"/>
        </w:rPr>
        <w:t>In the Great commission, what is the one command given of the 4 verbs?</w:t>
      </w:r>
    </w:p>
    <w:p w14:paraId="150A047A" w14:textId="77777777" w:rsidR="008D3895" w:rsidRPr="009E5D75" w:rsidRDefault="5897EC05" w:rsidP="00244EAB">
      <w:pPr>
        <w:pStyle w:val="ListParagraph"/>
        <w:numPr>
          <w:ilvl w:val="0"/>
          <w:numId w:val="34"/>
        </w:numPr>
        <w:tabs>
          <w:tab w:val="left" w:pos="945"/>
          <w:tab w:val="center" w:pos="5040"/>
        </w:tabs>
        <w:rPr>
          <w:sz w:val="24"/>
          <w:szCs w:val="24"/>
        </w:rPr>
      </w:pPr>
      <w:r w:rsidRPr="5897EC05">
        <w:rPr>
          <w:sz w:val="24"/>
          <w:szCs w:val="24"/>
        </w:rPr>
        <w:t>From the above answer, what is the connection to the power of God? (Matt. 28:17-20)</w:t>
      </w:r>
    </w:p>
    <w:p w14:paraId="3C5A6D40" w14:textId="77777777" w:rsidR="008D3895" w:rsidRPr="009E5D75" w:rsidRDefault="5897EC05" w:rsidP="00244EAB">
      <w:pPr>
        <w:pStyle w:val="ListParagraph"/>
        <w:numPr>
          <w:ilvl w:val="0"/>
          <w:numId w:val="34"/>
        </w:numPr>
        <w:tabs>
          <w:tab w:val="left" w:pos="945"/>
          <w:tab w:val="center" w:pos="5040"/>
        </w:tabs>
        <w:rPr>
          <w:sz w:val="24"/>
          <w:szCs w:val="24"/>
        </w:rPr>
      </w:pPr>
      <w:r w:rsidRPr="5897EC05">
        <w:rPr>
          <w:sz w:val="24"/>
          <w:szCs w:val="24"/>
        </w:rPr>
        <w:t>What does the word Christian mean?</w:t>
      </w:r>
    </w:p>
    <w:p w14:paraId="741DFB2D" w14:textId="5881F4A8" w:rsidR="008D3895" w:rsidRDefault="5897EC05" w:rsidP="00244EAB">
      <w:pPr>
        <w:pStyle w:val="ListParagraph"/>
        <w:numPr>
          <w:ilvl w:val="0"/>
          <w:numId w:val="34"/>
        </w:numPr>
        <w:tabs>
          <w:tab w:val="left" w:pos="945"/>
          <w:tab w:val="center" w:pos="5040"/>
        </w:tabs>
        <w:rPr>
          <w:sz w:val="24"/>
          <w:szCs w:val="24"/>
        </w:rPr>
      </w:pPr>
      <w:r w:rsidRPr="5897EC05">
        <w:rPr>
          <w:sz w:val="24"/>
          <w:szCs w:val="24"/>
        </w:rPr>
        <w:t>In our last Chapter we saw the definition of the word follow. What does it mean, and what will we be doing if we are following Jesus?</w:t>
      </w:r>
    </w:p>
    <w:p w14:paraId="24EDE0C4" w14:textId="77777777" w:rsidR="00475950" w:rsidRPr="00E36407" w:rsidRDefault="5897EC05" w:rsidP="00244EAB">
      <w:pPr>
        <w:pStyle w:val="ListParagraph"/>
        <w:numPr>
          <w:ilvl w:val="0"/>
          <w:numId w:val="34"/>
        </w:numPr>
        <w:rPr>
          <w:sz w:val="24"/>
          <w:szCs w:val="24"/>
        </w:rPr>
      </w:pPr>
      <w:r w:rsidRPr="5897EC05">
        <w:rPr>
          <w:sz w:val="24"/>
          <w:szCs w:val="24"/>
        </w:rPr>
        <w:t>Think in terms of what you are currently involved in and make a list of non –negotiable commitments. Prioritize that list.</w:t>
      </w:r>
    </w:p>
    <w:p w14:paraId="54D47C6B" w14:textId="77777777" w:rsidR="00475950" w:rsidRPr="00E36407" w:rsidRDefault="5897EC05" w:rsidP="00244EAB">
      <w:pPr>
        <w:pStyle w:val="ListParagraph"/>
        <w:numPr>
          <w:ilvl w:val="0"/>
          <w:numId w:val="34"/>
        </w:numPr>
        <w:rPr>
          <w:sz w:val="24"/>
          <w:szCs w:val="24"/>
        </w:rPr>
      </w:pPr>
      <w:r w:rsidRPr="5897EC05">
        <w:rPr>
          <w:sz w:val="24"/>
          <w:szCs w:val="24"/>
        </w:rPr>
        <w:t xml:space="preserve">Have I asked the Lord if this is </w:t>
      </w:r>
      <w:r w:rsidRPr="5897EC05">
        <w:rPr>
          <w:i/>
          <w:iCs/>
          <w:sz w:val="24"/>
          <w:szCs w:val="24"/>
        </w:rPr>
        <w:t>His plan</w:t>
      </w:r>
      <w:r w:rsidRPr="5897EC05">
        <w:rPr>
          <w:sz w:val="24"/>
          <w:szCs w:val="24"/>
        </w:rPr>
        <w:t xml:space="preserve"> or is it </w:t>
      </w:r>
      <w:r w:rsidRPr="5897EC05">
        <w:rPr>
          <w:i/>
          <w:iCs/>
          <w:sz w:val="24"/>
          <w:szCs w:val="24"/>
        </w:rPr>
        <w:t>my plan</w:t>
      </w:r>
      <w:r w:rsidRPr="5897EC05">
        <w:rPr>
          <w:sz w:val="24"/>
          <w:szCs w:val="24"/>
        </w:rPr>
        <w:t>?</w:t>
      </w:r>
    </w:p>
    <w:p w14:paraId="76B5FE11" w14:textId="77777777" w:rsidR="00475950" w:rsidRPr="00E36407" w:rsidRDefault="5897EC05" w:rsidP="00244EAB">
      <w:pPr>
        <w:pStyle w:val="ListParagraph"/>
        <w:numPr>
          <w:ilvl w:val="0"/>
          <w:numId w:val="34"/>
        </w:numPr>
        <w:rPr>
          <w:sz w:val="24"/>
          <w:szCs w:val="24"/>
        </w:rPr>
      </w:pPr>
      <w:r w:rsidRPr="5897EC05">
        <w:rPr>
          <w:sz w:val="24"/>
          <w:szCs w:val="24"/>
        </w:rPr>
        <w:t>Does this activity fit in the practical plan for my life at this moment?</w:t>
      </w:r>
    </w:p>
    <w:p w14:paraId="3EE0D347" w14:textId="77777777" w:rsidR="00475950" w:rsidRPr="00E36407" w:rsidRDefault="5897EC05" w:rsidP="00244EAB">
      <w:pPr>
        <w:pStyle w:val="ListParagraph"/>
        <w:numPr>
          <w:ilvl w:val="0"/>
          <w:numId w:val="34"/>
        </w:numPr>
        <w:rPr>
          <w:sz w:val="24"/>
          <w:szCs w:val="24"/>
        </w:rPr>
      </w:pPr>
      <w:r w:rsidRPr="5897EC05">
        <w:rPr>
          <w:sz w:val="24"/>
          <w:szCs w:val="24"/>
        </w:rPr>
        <w:t xml:space="preserve">Does it hurt or hinder my priorities relationships, including neglecting my “first love”? </w:t>
      </w:r>
    </w:p>
    <w:p w14:paraId="5216236F" w14:textId="77777777" w:rsidR="00475950" w:rsidRDefault="5897EC05" w:rsidP="00244EAB">
      <w:pPr>
        <w:pStyle w:val="ListParagraph"/>
        <w:numPr>
          <w:ilvl w:val="0"/>
          <w:numId w:val="34"/>
        </w:numPr>
        <w:rPr>
          <w:sz w:val="24"/>
          <w:szCs w:val="24"/>
        </w:rPr>
      </w:pPr>
      <w:r w:rsidRPr="5897EC05">
        <w:rPr>
          <w:sz w:val="24"/>
          <w:szCs w:val="24"/>
        </w:rPr>
        <w:t>Do I feel stressed or drained physically when I do this work?</w:t>
      </w:r>
    </w:p>
    <w:p w14:paraId="365A2E98" w14:textId="77777777" w:rsidR="00475950" w:rsidRPr="00E36407" w:rsidRDefault="5897EC05" w:rsidP="00244EAB">
      <w:pPr>
        <w:pStyle w:val="ListParagraph"/>
        <w:numPr>
          <w:ilvl w:val="0"/>
          <w:numId w:val="34"/>
        </w:numPr>
        <w:rPr>
          <w:sz w:val="24"/>
          <w:szCs w:val="24"/>
        </w:rPr>
      </w:pPr>
      <w:r w:rsidRPr="5897EC05">
        <w:rPr>
          <w:sz w:val="24"/>
          <w:szCs w:val="24"/>
        </w:rPr>
        <w:t>Do I feel energized and at peace with God and men?</w:t>
      </w:r>
    </w:p>
    <w:p w14:paraId="3CBA4BD2" w14:textId="77777777" w:rsidR="00475950" w:rsidRPr="00E36407" w:rsidRDefault="5897EC05" w:rsidP="00244EAB">
      <w:pPr>
        <w:pStyle w:val="ListParagraph"/>
        <w:numPr>
          <w:ilvl w:val="0"/>
          <w:numId w:val="34"/>
        </w:numPr>
        <w:rPr>
          <w:sz w:val="24"/>
          <w:szCs w:val="24"/>
        </w:rPr>
      </w:pPr>
      <w:r w:rsidRPr="5897EC05">
        <w:rPr>
          <w:sz w:val="24"/>
          <w:szCs w:val="24"/>
        </w:rPr>
        <w:t>Examine your motives by asking yourself: “Why do I do what I do?” Be honest, the Lord already knows.</w:t>
      </w:r>
    </w:p>
    <w:p w14:paraId="51FB7F85" w14:textId="77777777" w:rsidR="00475950" w:rsidRDefault="5897EC05" w:rsidP="00244EAB">
      <w:pPr>
        <w:pStyle w:val="ListParagraph"/>
        <w:numPr>
          <w:ilvl w:val="0"/>
          <w:numId w:val="34"/>
        </w:numPr>
        <w:rPr>
          <w:sz w:val="24"/>
          <w:szCs w:val="24"/>
        </w:rPr>
      </w:pPr>
      <w:r w:rsidRPr="5897EC05">
        <w:rPr>
          <w:sz w:val="24"/>
          <w:szCs w:val="24"/>
        </w:rPr>
        <w:t xml:space="preserve">Describe a time when you found that two are better than one in getting a job done. (Ecclesiastes 4:9-12) </w:t>
      </w:r>
    </w:p>
    <w:p w14:paraId="3857EF0D" w14:textId="77777777" w:rsidR="00475950" w:rsidRPr="00065D87" w:rsidRDefault="5897EC05" w:rsidP="00244EAB">
      <w:pPr>
        <w:pStyle w:val="ListParagraph"/>
        <w:numPr>
          <w:ilvl w:val="0"/>
          <w:numId w:val="34"/>
        </w:numPr>
      </w:pPr>
      <w:r w:rsidRPr="5897EC05">
        <w:rPr>
          <w:sz w:val="24"/>
          <w:szCs w:val="24"/>
        </w:rPr>
        <w:t>Read Proverbs 3:5-7 and answer this question. If I don’t consult Him, my only option is to lean on my own _____________, and I operate in the______, and I settle for good and forfeit God’s best.</w:t>
      </w:r>
    </w:p>
    <w:p w14:paraId="207AA87B" w14:textId="77777777" w:rsidR="00475950" w:rsidRPr="0026180B" w:rsidRDefault="5897EC05" w:rsidP="00244EAB">
      <w:pPr>
        <w:pStyle w:val="ListParagraph"/>
        <w:numPr>
          <w:ilvl w:val="0"/>
          <w:numId w:val="34"/>
        </w:numPr>
      </w:pPr>
      <w:r w:rsidRPr="5897EC05">
        <w:rPr>
          <w:sz w:val="24"/>
          <w:szCs w:val="24"/>
        </w:rPr>
        <w:t xml:space="preserve"> If I continue, directing my own paths, then one day all my work will be _______ in the judgment seat of Christ.</w:t>
      </w:r>
    </w:p>
    <w:p w14:paraId="1C9E3999" w14:textId="77777777" w:rsidR="00475950" w:rsidRDefault="00475950" w:rsidP="00475950">
      <w:pPr>
        <w:pStyle w:val="ListParagraph"/>
      </w:pPr>
    </w:p>
    <w:p w14:paraId="17E6A158" w14:textId="6FF1B8F8" w:rsidR="00475950" w:rsidRDefault="5897EC05" w:rsidP="00475950">
      <w:pPr>
        <w:contextualSpacing/>
        <w:jc w:val="center"/>
        <w:rPr>
          <w:b/>
          <w:bCs/>
          <w:sz w:val="28"/>
          <w:szCs w:val="28"/>
        </w:rPr>
      </w:pPr>
      <w:r w:rsidRPr="5897EC05">
        <w:rPr>
          <w:b/>
          <w:bCs/>
          <w:sz w:val="28"/>
          <w:szCs w:val="28"/>
        </w:rPr>
        <w:t>Think On These Things</w:t>
      </w:r>
    </w:p>
    <w:p w14:paraId="35464542" w14:textId="77777777" w:rsidR="00E97087" w:rsidRDefault="00E97087" w:rsidP="00E97087">
      <w:pPr>
        <w:ind w:left="540"/>
        <w:jc w:val="both"/>
        <w:rPr>
          <w:sz w:val="24"/>
          <w:szCs w:val="24"/>
        </w:rPr>
      </w:pPr>
      <w:r w:rsidRPr="00C8057F">
        <w:rPr>
          <w:sz w:val="24"/>
          <w:szCs w:val="24"/>
        </w:rPr>
        <w:t xml:space="preserve">Did you learn something new?  Did the Lord speak personally to you through this chapter?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p>
    <w:p w14:paraId="704A23C3" w14:textId="0B160807" w:rsidR="00730A31" w:rsidRPr="004B78F4" w:rsidRDefault="00730A31" w:rsidP="004B78F4">
      <w:pPr>
        <w:tabs>
          <w:tab w:val="left" w:pos="945"/>
          <w:tab w:val="center" w:pos="5040"/>
        </w:tabs>
        <w:ind w:left="4320"/>
        <w:rPr>
          <w:sz w:val="24"/>
          <w:szCs w:val="24"/>
        </w:rPr>
      </w:pPr>
    </w:p>
    <w:p w14:paraId="674AED91" w14:textId="71B98DF1" w:rsidR="00730A31" w:rsidRPr="00730A31" w:rsidRDefault="007F6DC6" w:rsidP="00730A31">
      <w:pPr>
        <w:jc w:val="center"/>
        <w:rPr>
          <w:b/>
          <w:sz w:val="28"/>
          <w:szCs w:val="28"/>
        </w:rPr>
      </w:pPr>
      <w:r>
        <w:rPr>
          <w:b/>
          <w:bCs/>
          <w:sz w:val="28"/>
          <w:szCs w:val="28"/>
        </w:rPr>
        <w:t>Memory Verses</w:t>
      </w:r>
    </w:p>
    <w:p w14:paraId="773801C5" w14:textId="77777777" w:rsidR="00475950" w:rsidRPr="008677A3" w:rsidRDefault="5897EC05" w:rsidP="00475950">
      <w:pPr>
        <w:jc w:val="center"/>
        <w:rPr>
          <w:b/>
          <w:i/>
          <w:sz w:val="24"/>
          <w:szCs w:val="24"/>
        </w:rPr>
      </w:pPr>
      <w:r w:rsidRPr="5897EC05">
        <w:rPr>
          <w:b/>
          <w:bCs/>
          <w:i/>
          <w:iCs/>
          <w:sz w:val="24"/>
          <w:szCs w:val="24"/>
        </w:rPr>
        <w:t>Ephesians 4:1(KJV)</w:t>
      </w:r>
    </w:p>
    <w:p w14:paraId="3AA8CB51" w14:textId="53DC54A3" w:rsidR="00475950" w:rsidRDefault="5897EC05" w:rsidP="00475950">
      <w:pPr>
        <w:jc w:val="center"/>
        <w:rPr>
          <w:b/>
          <w:i/>
          <w:sz w:val="24"/>
          <w:szCs w:val="24"/>
        </w:rPr>
      </w:pPr>
      <w:r w:rsidRPr="5897EC05">
        <w:rPr>
          <w:b/>
          <w:bCs/>
          <w:i/>
          <w:iCs/>
          <w:sz w:val="24"/>
          <w:szCs w:val="24"/>
        </w:rPr>
        <w:t>“Walk worthy of the vocation to which you are called.”</w:t>
      </w:r>
    </w:p>
    <w:p w14:paraId="46A7C2BD" w14:textId="0ABD05EC" w:rsidR="00DF6147" w:rsidRDefault="00DF6147" w:rsidP="00475950">
      <w:pPr>
        <w:jc w:val="center"/>
        <w:rPr>
          <w:b/>
          <w:i/>
          <w:sz w:val="24"/>
          <w:szCs w:val="24"/>
        </w:rPr>
      </w:pPr>
    </w:p>
    <w:p w14:paraId="1098D819" w14:textId="7B9499B6" w:rsidR="00A66515" w:rsidRDefault="00A66515" w:rsidP="00475950">
      <w:pPr>
        <w:jc w:val="center"/>
        <w:rPr>
          <w:b/>
          <w:i/>
          <w:sz w:val="24"/>
          <w:szCs w:val="24"/>
        </w:rPr>
      </w:pPr>
    </w:p>
    <w:p w14:paraId="0ED9CA2A" w14:textId="480C7352" w:rsidR="00A66515" w:rsidRDefault="00A66515" w:rsidP="00475950">
      <w:pPr>
        <w:jc w:val="center"/>
        <w:rPr>
          <w:b/>
          <w:i/>
          <w:sz w:val="24"/>
          <w:szCs w:val="24"/>
        </w:rPr>
      </w:pPr>
    </w:p>
    <w:p w14:paraId="20B0FB0A" w14:textId="16B41A06" w:rsidR="00A66515" w:rsidRDefault="00A66515" w:rsidP="00475950">
      <w:pPr>
        <w:jc w:val="center"/>
        <w:rPr>
          <w:b/>
          <w:i/>
          <w:sz w:val="24"/>
          <w:szCs w:val="24"/>
        </w:rPr>
      </w:pPr>
    </w:p>
    <w:p w14:paraId="165722A9" w14:textId="7B069BC0" w:rsidR="00A66515" w:rsidRDefault="00A66515" w:rsidP="00475950">
      <w:pPr>
        <w:jc w:val="center"/>
        <w:rPr>
          <w:b/>
          <w:i/>
          <w:sz w:val="24"/>
          <w:szCs w:val="24"/>
        </w:rPr>
      </w:pPr>
    </w:p>
    <w:p w14:paraId="47921A32" w14:textId="2C18845A" w:rsidR="00A66515" w:rsidRDefault="00A66515" w:rsidP="00475950">
      <w:pPr>
        <w:jc w:val="center"/>
        <w:rPr>
          <w:b/>
          <w:i/>
          <w:sz w:val="24"/>
          <w:szCs w:val="24"/>
        </w:rPr>
      </w:pPr>
    </w:p>
    <w:p w14:paraId="439A4AD6" w14:textId="42F7994A" w:rsidR="007723CA" w:rsidRDefault="007723CA" w:rsidP="00475950">
      <w:pPr>
        <w:jc w:val="center"/>
        <w:rPr>
          <w:b/>
          <w:i/>
          <w:sz w:val="24"/>
          <w:szCs w:val="24"/>
        </w:rPr>
      </w:pPr>
    </w:p>
    <w:p w14:paraId="2FC08F04" w14:textId="7A9EAADF" w:rsidR="007723CA" w:rsidRDefault="007723CA" w:rsidP="00475950">
      <w:pPr>
        <w:jc w:val="center"/>
        <w:rPr>
          <w:b/>
          <w:i/>
          <w:sz w:val="24"/>
          <w:szCs w:val="24"/>
        </w:rPr>
      </w:pPr>
    </w:p>
    <w:p w14:paraId="340E26C5" w14:textId="55E4EAF7" w:rsidR="007723CA" w:rsidRDefault="007723CA" w:rsidP="00475950">
      <w:pPr>
        <w:jc w:val="center"/>
        <w:rPr>
          <w:b/>
          <w:i/>
          <w:sz w:val="24"/>
          <w:szCs w:val="24"/>
        </w:rPr>
      </w:pPr>
    </w:p>
    <w:p w14:paraId="4A16E3C4" w14:textId="12FF8D82" w:rsidR="007723CA" w:rsidRDefault="007723CA" w:rsidP="00475950">
      <w:pPr>
        <w:jc w:val="center"/>
        <w:rPr>
          <w:b/>
          <w:i/>
          <w:sz w:val="24"/>
          <w:szCs w:val="24"/>
        </w:rPr>
      </w:pPr>
    </w:p>
    <w:p w14:paraId="70E464B4" w14:textId="610FAAC9" w:rsidR="001658B4" w:rsidRDefault="001658B4" w:rsidP="00475950">
      <w:pPr>
        <w:jc w:val="center"/>
        <w:rPr>
          <w:b/>
          <w:i/>
          <w:sz w:val="24"/>
          <w:szCs w:val="24"/>
        </w:rPr>
      </w:pPr>
    </w:p>
    <w:p w14:paraId="3117BAB6" w14:textId="788F66C0" w:rsidR="001658B4" w:rsidRDefault="001658B4" w:rsidP="00475950">
      <w:pPr>
        <w:jc w:val="center"/>
        <w:rPr>
          <w:b/>
          <w:i/>
          <w:sz w:val="24"/>
          <w:szCs w:val="24"/>
        </w:rPr>
      </w:pPr>
    </w:p>
    <w:p w14:paraId="3065D7A0" w14:textId="7F5C73BB" w:rsidR="001658B4" w:rsidRDefault="001658B4" w:rsidP="00475950">
      <w:pPr>
        <w:jc w:val="center"/>
        <w:rPr>
          <w:b/>
          <w:i/>
          <w:sz w:val="24"/>
          <w:szCs w:val="24"/>
        </w:rPr>
      </w:pPr>
    </w:p>
    <w:p w14:paraId="18D0C68C" w14:textId="11D4E8C6" w:rsidR="001658B4" w:rsidRDefault="001658B4" w:rsidP="00475950">
      <w:pPr>
        <w:jc w:val="center"/>
        <w:rPr>
          <w:b/>
          <w:i/>
          <w:sz w:val="24"/>
          <w:szCs w:val="24"/>
        </w:rPr>
      </w:pPr>
    </w:p>
    <w:p w14:paraId="08A10EF0" w14:textId="77777777" w:rsidR="001658B4" w:rsidRDefault="001658B4" w:rsidP="001658B4">
      <w:pPr>
        <w:spacing w:after="160" w:line="259" w:lineRule="auto"/>
        <w:jc w:val="center"/>
        <w:rPr>
          <w:rFonts w:asciiTheme="minorHAnsi" w:eastAsiaTheme="minorEastAsia" w:hAnsiTheme="minorHAnsi" w:cstheme="minorBidi"/>
          <w:b/>
          <w:bCs/>
          <w:sz w:val="32"/>
          <w:szCs w:val="32"/>
        </w:rPr>
      </w:pPr>
      <w:r w:rsidRPr="00222B51">
        <w:rPr>
          <w:rFonts w:asciiTheme="minorHAnsi" w:eastAsiaTheme="minorEastAsia" w:hAnsiTheme="minorHAnsi" w:cstheme="minorBidi"/>
          <w:b/>
          <w:bCs/>
          <w:sz w:val="32"/>
          <w:szCs w:val="32"/>
        </w:rPr>
        <w:t>Week #10</w:t>
      </w:r>
    </w:p>
    <w:p w14:paraId="57948C01" w14:textId="61370070" w:rsidR="001658B4" w:rsidRDefault="0025779B" w:rsidP="001658B4">
      <w:pPr>
        <w:jc w:val="center"/>
        <w:rPr>
          <w:rFonts w:ascii="Edwardian Script ITC" w:eastAsiaTheme="minorEastAsia" w:hAnsi="Edwardian Script ITC" w:cstheme="minorBidi"/>
          <w:b/>
          <w:bCs/>
          <w:sz w:val="72"/>
          <w:szCs w:val="72"/>
        </w:rPr>
      </w:pPr>
      <w:r>
        <w:rPr>
          <w:rFonts w:ascii="Edwardian Script ITC" w:eastAsiaTheme="minorEastAsia" w:hAnsi="Edwardian Script ITC" w:cstheme="minorBidi"/>
          <w:b/>
          <w:bCs/>
          <w:sz w:val="72"/>
          <w:szCs w:val="72"/>
        </w:rPr>
        <w:t>Red and Yellow Black and White</w:t>
      </w:r>
      <w:r w:rsidR="001658B4">
        <w:rPr>
          <w:rFonts w:ascii="Edwardian Script ITC" w:eastAsiaTheme="minorEastAsia" w:hAnsi="Edwardian Script ITC" w:cstheme="minorBidi"/>
          <w:b/>
          <w:bCs/>
          <w:sz w:val="72"/>
          <w:szCs w:val="72"/>
        </w:rPr>
        <w:t xml:space="preserve"> </w:t>
      </w:r>
    </w:p>
    <w:p w14:paraId="2F8E5D87" w14:textId="744D0A3D" w:rsidR="00D44C53" w:rsidRPr="00D44C53" w:rsidRDefault="00D44C53" w:rsidP="008F7B9D">
      <w:pPr>
        <w:jc w:val="center"/>
        <w:rPr>
          <w:b/>
          <w:sz w:val="28"/>
          <w:szCs w:val="28"/>
        </w:rPr>
      </w:pPr>
      <w:r w:rsidRPr="00D44C53">
        <w:rPr>
          <w:b/>
          <w:bCs/>
          <w:sz w:val="28"/>
          <w:szCs w:val="28"/>
        </w:rPr>
        <w:t>Key Passages</w:t>
      </w:r>
    </w:p>
    <w:p w14:paraId="0D277D33" w14:textId="5490A63F" w:rsidR="00651437" w:rsidRDefault="5897EC05" w:rsidP="00AB40A2">
      <w:pPr>
        <w:jc w:val="center"/>
        <w:rPr>
          <w:b/>
          <w:bCs/>
          <w:i/>
          <w:iCs/>
          <w:sz w:val="24"/>
          <w:szCs w:val="24"/>
        </w:rPr>
      </w:pPr>
      <w:r w:rsidRPr="5897EC05">
        <w:rPr>
          <w:b/>
          <w:bCs/>
          <w:i/>
          <w:iCs/>
          <w:sz w:val="24"/>
          <w:szCs w:val="24"/>
        </w:rPr>
        <w:t>Ephesians 2:11-</w:t>
      </w:r>
      <w:r w:rsidR="00FA33EE">
        <w:rPr>
          <w:b/>
          <w:bCs/>
          <w:i/>
          <w:iCs/>
          <w:sz w:val="24"/>
          <w:szCs w:val="24"/>
        </w:rPr>
        <w:t>17</w:t>
      </w:r>
      <w:r w:rsidRPr="5897EC05">
        <w:rPr>
          <w:b/>
          <w:bCs/>
          <w:i/>
          <w:iCs/>
          <w:sz w:val="24"/>
          <w:szCs w:val="24"/>
        </w:rPr>
        <w:t xml:space="preserve"> (ESV)</w:t>
      </w:r>
    </w:p>
    <w:p w14:paraId="1ACC36AA" w14:textId="165637EA" w:rsidR="00AB2948" w:rsidRPr="00AB2948" w:rsidRDefault="00AB2948" w:rsidP="00AB2948">
      <w:pPr>
        <w:pStyle w:val="regular"/>
        <w:jc w:val="center"/>
        <w:rPr>
          <w:rFonts w:asciiTheme="minorHAnsi" w:hAnsiTheme="minorHAnsi"/>
          <w:b/>
          <w:i/>
        </w:rPr>
      </w:pPr>
      <w:r>
        <w:rPr>
          <w:rFonts w:asciiTheme="minorHAnsi" w:hAnsiTheme="minorHAnsi"/>
          <w:b/>
          <w:i/>
        </w:rPr>
        <w:t xml:space="preserve">Therefore, </w:t>
      </w:r>
      <w:r w:rsidRPr="00AB2948">
        <w:rPr>
          <w:rFonts w:asciiTheme="minorHAnsi" w:hAnsiTheme="minorHAnsi"/>
          <w:b/>
          <w:i/>
        </w:rPr>
        <w:t>remember that at one time you Gentiles in the flesh, called “the uncircumcision” by what is called the circumcision, which is made in the flesh by hands—remember that you were at that time separated from Christ, alienated from the commonwealth of Israel and strangers to the covenants of promise, having no hope and without God in the world. But now in Christ Jesus you who once were far off have been brought near by the blood of Christ. For he himself is our peace, who has made us both one and has broken down in his flesh the dividing wall of hostility by abolishing the law of commandments expressed in ordinances, that he might create in himself one new man in place of the two, so making peace, and might reconcile us both to God in one body through the cross, thereby killing the hostility.</w:t>
      </w:r>
    </w:p>
    <w:p w14:paraId="49537C79" w14:textId="4B437FF8" w:rsidR="00AB2948" w:rsidRPr="00AB2948" w:rsidRDefault="00AB2948" w:rsidP="00AB2948">
      <w:pPr>
        <w:pStyle w:val="regular"/>
        <w:jc w:val="center"/>
        <w:rPr>
          <w:rFonts w:asciiTheme="minorHAnsi" w:hAnsiTheme="minorHAnsi"/>
          <w:b/>
          <w:i/>
        </w:rPr>
      </w:pPr>
      <w:r w:rsidRPr="00AB2948">
        <w:rPr>
          <w:rFonts w:asciiTheme="minorHAnsi" w:hAnsiTheme="minorHAnsi"/>
          <w:b/>
          <w:i/>
        </w:rPr>
        <w:t xml:space="preserve">And he came and preached peace to you who were far off and peace to those who were near. For through him we both have access in one Spirit to the Father. </w:t>
      </w:r>
    </w:p>
    <w:p w14:paraId="2144D809" w14:textId="0154EDA5" w:rsidR="00DD4E18" w:rsidRDefault="5897EC05" w:rsidP="00DD4E18">
      <w:pPr>
        <w:jc w:val="center"/>
        <w:rPr>
          <w:b/>
          <w:sz w:val="28"/>
          <w:szCs w:val="28"/>
        </w:rPr>
      </w:pPr>
      <w:bookmarkStart w:id="56" w:name="footnotes"/>
      <w:bookmarkEnd w:id="56"/>
      <w:r w:rsidRPr="5897EC05">
        <w:rPr>
          <w:b/>
          <w:bCs/>
          <w:sz w:val="28"/>
          <w:szCs w:val="28"/>
        </w:rPr>
        <w:t>Introduction</w:t>
      </w:r>
    </w:p>
    <w:p w14:paraId="7E300B35" w14:textId="77777777" w:rsidR="00914BFA" w:rsidRDefault="00FA33EE" w:rsidP="00C12B32">
      <w:pPr>
        <w:ind w:firstLine="720"/>
        <w:jc w:val="both"/>
        <w:rPr>
          <w:sz w:val="24"/>
          <w:szCs w:val="24"/>
        </w:rPr>
      </w:pPr>
      <w:r>
        <w:rPr>
          <w:sz w:val="24"/>
          <w:szCs w:val="24"/>
        </w:rPr>
        <w:t xml:space="preserve">I will never forget the time our youth pastor taught from this passage and then had us break into small groups for discussion. I was assigned the “younger” youth boys. You can imagine how uncomfortable I was when they ask me what circumcised meant! </w:t>
      </w:r>
      <w:r w:rsidR="0025779B">
        <w:rPr>
          <w:sz w:val="24"/>
          <w:szCs w:val="24"/>
        </w:rPr>
        <w:t>At first, all</w:t>
      </w:r>
      <w:r>
        <w:rPr>
          <w:sz w:val="24"/>
          <w:szCs w:val="24"/>
        </w:rPr>
        <w:t xml:space="preserve"> the color draining from my face and then </w:t>
      </w:r>
      <w:r w:rsidR="0025779B">
        <w:rPr>
          <w:sz w:val="24"/>
          <w:szCs w:val="24"/>
        </w:rPr>
        <w:t>I turned several</w:t>
      </w:r>
      <w:r>
        <w:rPr>
          <w:sz w:val="24"/>
          <w:szCs w:val="24"/>
        </w:rPr>
        <w:t xml:space="preserve"> shades of red as I stammered my way through that conversation</w:t>
      </w:r>
      <w:r w:rsidR="0025779B">
        <w:rPr>
          <w:sz w:val="24"/>
          <w:szCs w:val="24"/>
        </w:rPr>
        <w:t>.</w:t>
      </w:r>
      <w:r>
        <w:rPr>
          <w:sz w:val="24"/>
          <w:szCs w:val="24"/>
        </w:rPr>
        <w:t xml:space="preserve">  </w:t>
      </w:r>
      <w:r w:rsidR="00C12B32">
        <w:rPr>
          <w:sz w:val="24"/>
          <w:szCs w:val="24"/>
        </w:rPr>
        <w:t>But d</w:t>
      </w:r>
      <w:r w:rsidR="0025779B">
        <w:rPr>
          <w:sz w:val="24"/>
          <w:szCs w:val="24"/>
        </w:rPr>
        <w:t xml:space="preserve">on’t </w:t>
      </w:r>
      <w:r w:rsidR="00C12B32">
        <w:rPr>
          <w:sz w:val="24"/>
          <w:szCs w:val="24"/>
        </w:rPr>
        <w:t xml:space="preserve">you </w:t>
      </w:r>
      <w:r w:rsidR="0025779B">
        <w:rPr>
          <w:sz w:val="24"/>
          <w:szCs w:val="24"/>
        </w:rPr>
        <w:t>worry. This le</w:t>
      </w:r>
      <w:r w:rsidR="00C12B32">
        <w:rPr>
          <w:sz w:val="24"/>
          <w:szCs w:val="24"/>
        </w:rPr>
        <w:t>sson is not about circumcision. It’s about finding the key to peace on earth, racial reconciliation</w:t>
      </w:r>
      <w:r w:rsidR="00914BFA">
        <w:rPr>
          <w:sz w:val="24"/>
          <w:szCs w:val="24"/>
        </w:rPr>
        <w:t>. You may be thinking, “How in the world is she going to pull all of that together!” You just might be surprised.</w:t>
      </w:r>
    </w:p>
    <w:p w14:paraId="7C845A97" w14:textId="0C00F26B" w:rsidR="0074100B" w:rsidRDefault="00AD0E52" w:rsidP="0074100B">
      <w:pPr>
        <w:ind w:firstLine="720"/>
        <w:jc w:val="both"/>
        <w:rPr>
          <w:sz w:val="24"/>
          <w:szCs w:val="24"/>
        </w:rPr>
      </w:pPr>
      <w:r>
        <w:rPr>
          <w:sz w:val="24"/>
          <w:szCs w:val="24"/>
        </w:rPr>
        <w:t>Saul was a proud Jew, an educated man, an expert of the</w:t>
      </w:r>
      <w:r w:rsidR="5897EC05" w:rsidRPr="5897EC05">
        <w:rPr>
          <w:sz w:val="24"/>
          <w:szCs w:val="24"/>
        </w:rPr>
        <w:t xml:space="preserve"> Old Testament, </w:t>
      </w:r>
      <w:r>
        <w:rPr>
          <w:sz w:val="24"/>
          <w:szCs w:val="24"/>
        </w:rPr>
        <w:t xml:space="preserve">and a bigot. One might even say, he was raised to be one. And isn’t it true that, generally speaking, our upbringing will shape the way we treat other people? </w:t>
      </w:r>
      <w:r w:rsidR="5897EC05" w:rsidRPr="5897EC05">
        <w:rPr>
          <w:sz w:val="24"/>
          <w:szCs w:val="24"/>
        </w:rPr>
        <w:t xml:space="preserve"> </w:t>
      </w:r>
      <w:r w:rsidR="0074100B">
        <w:rPr>
          <w:sz w:val="24"/>
          <w:szCs w:val="24"/>
        </w:rPr>
        <w:t>We build walls of segregation. To</w:t>
      </w:r>
      <w:r w:rsidR="5897EC05" w:rsidRPr="5897EC05">
        <w:rPr>
          <w:sz w:val="24"/>
          <w:szCs w:val="24"/>
        </w:rPr>
        <w:t xml:space="preserve"> keep people in, or </w:t>
      </w:r>
      <w:r w:rsidR="0074100B">
        <w:rPr>
          <w:sz w:val="24"/>
          <w:szCs w:val="24"/>
        </w:rPr>
        <w:t>to</w:t>
      </w:r>
      <w:r w:rsidR="5897EC05" w:rsidRPr="5897EC05">
        <w:rPr>
          <w:sz w:val="24"/>
          <w:szCs w:val="24"/>
        </w:rPr>
        <w:t xml:space="preserve"> keep people out. </w:t>
      </w:r>
      <w:r>
        <w:rPr>
          <w:sz w:val="24"/>
          <w:szCs w:val="24"/>
        </w:rPr>
        <w:t xml:space="preserve">We find this is all levels of society. </w:t>
      </w:r>
      <w:r w:rsidR="5897EC05" w:rsidRPr="5897EC05">
        <w:rPr>
          <w:sz w:val="24"/>
          <w:szCs w:val="24"/>
        </w:rPr>
        <w:t>However, the beauty of the gospel is that</w:t>
      </w:r>
      <w:r w:rsidR="008D49D1">
        <w:rPr>
          <w:sz w:val="24"/>
          <w:szCs w:val="24"/>
        </w:rPr>
        <w:t>, in Christ, the walls that divide us</w:t>
      </w:r>
      <w:r w:rsidR="0074100B">
        <w:rPr>
          <w:sz w:val="24"/>
          <w:szCs w:val="24"/>
        </w:rPr>
        <w:t xml:space="preserve"> are obliterated and we become one</w:t>
      </w:r>
      <w:r w:rsidR="008D49D1">
        <w:rPr>
          <w:sz w:val="24"/>
          <w:szCs w:val="24"/>
        </w:rPr>
        <w:t>. Although</w:t>
      </w:r>
      <w:r w:rsidR="5897EC05" w:rsidRPr="5897EC05">
        <w:rPr>
          <w:sz w:val="24"/>
          <w:szCs w:val="24"/>
        </w:rPr>
        <w:t xml:space="preserve"> we may not have the same blood pulsating through our veins, we are all </w:t>
      </w:r>
      <w:r w:rsidR="008D49D1">
        <w:rPr>
          <w:sz w:val="24"/>
          <w:szCs w:val="24"/>
        </w:rPr>
        <w:t>washed in</w:t>
      </w:r>
      <w:r w:rsidR="5897EC05" w:rsidRPr="5897EC05">
        <w:rPr>
          <w:sz w:val="24"/>
          <w:szCs w:val="24"/>
        </w:rPr>
        <w:t xml:space="preserve"> the blood of Jesus. </w:t>
      </w:r>
      <w:r w:rsidR="0074100B">
        <w:rPr>
          <w:sz w:val="24"/>
          <w:szCs w:val="24"/>
        </w:rPr>
        <w:t xml:space="preserve">And because of this, </w:t>
      </w:r>
      <w:r w:rsidR="00743171">
        <w:rPr>
          <w:sz w:val="24"/>
          <w:szCs w:val="24"/>
        </w:rPr>
        <w:t>there is the</w:t>
      </w:r>
      <w:r w:rsidR="008D49D1">
        <w:rPr>
          <w:sz w:val="24"/>
          <w:szCs w:val="24"/>
        </w:rPr>
        <w:t xml:space="preserve"> possibility of</w:t>
      </w:r>
      <w:r w:rsidR="0074100B">
        <w:rPr>
          <w:sz w:val="24"/>
          <w:szCs w:val="24"/>
        </w:rPr>
        <w:t xml:space="preserve"> real peace and</w:t>
      </w:r>
      <w:r w:rsidR="008D49D1">
        <w:rPr>
          <w:sz w:val="24"/>
          <w:szCs w:val="24"/>
        </w:rPr>
        <w:t xml:space="preserve"> racial reconciliation</w:t>
      </w:r>
      <w:r w:rsidR="0074100B">
        <w:rPr>
          <w:sz w:val="24"/>
          <w:szCs w:val="24"/>
        </w:rPr>
        <w:t xml:space="preserve">. And Oh, don’t we need this now? </w:t>
      </w:r>
      <w:r w:rsidR="5897EC05" w:rsidRPr="5897EC05">
        <w:rPr>
          <w:sz w:val="24"/>
          <w:szCs w:val="24"/>
        </w:rPr>
        <w:t xml:space="preserve"> The only hope for peace on earth and good will toward mankind is to be reconciled to God through Jesus …</w:t>
      </w:r>
      <w:r w:rsidR="00914BFA">
        <w:rPr>
          <w:sz w:val="24"/>
          <w:szCs w:val="24"/>
        </w:rPr>
        <w:t xml:space="preserve">. </w:t>
      </w:r>
      <w:r w:rsidR="5897EC05" w:rsidRPr="5897EC05">
        <w:rPr>
          <w:sz w:val="24"/>
          <w:szCs w:val="24"/>
        </w:rPr>
        <w:t xml:space="preserve">He is our Peace. </w:t>
      </w:r>
    </w:p>
    <w:p w14:paraId="391261D9" w14:textId="5A24880B" w:rsidR="007723CA" w:rsidRPr="00743171" w:rsidRDefault="00743171" w:rsidP="00743171">
      <w:pPr>
        <w:jc w:val="center"/>
        <w:rPr>
          <w:b/>
          <w:sz w:val="28"/>
          <w:szCs w:val="28"/>
        </w:rPr>
      </w:pPr>
      <w:r w:rsidRPr="00743171">
        <w:rPr>
          <w:b/>
          <w:sz w:val="28"/>
          <w:szCs w:val="28"/>
        </w:rPr>
        <w:t>Two Were Made One</w:t>
      </w:r>
    </w:p>
    <w:p w14:paraId="5B8A53DD" w14:textId="77777777" w:rsidR="00E45190" w:rsidRPr="00DD4E18" w:rsidRDefault="00E45190" w:rsidP="00E45190">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2:1</w:t>
      </w:r>
      <w:r>
        <w:rPr>
          <w:rFonts w:asciiTheme="minorHAnsi" w:eastAsiaTheme="minorEastAsia" w:hAnsiTheme="minorHAnsi" w:cstheme="minorBidi"/>
          <w:b/>
          <w:bCs/>
          <w:i/>
          <w:iCs/>
          <w:sz w:val="24"/>
          <w:szCs w:val="24"/>
        </w:rPr>
        <w:t>8</w:t>
      </w:r>
      <w:r w:rsidRPr="5897EC05">
        <w:rPr>
          <w:rFonts w:asciiTheme="minorHAnsi" w:eastAsiaTheme="minorEastAsia" w:hAnsiTheme="minorHAnsi" w:cstheme="minorBidi"/>
          <w:b/>
          <w:bCs/>
          <w:i/>
          <w:iCs/>
          <w:sz w:val="24"/>
          <w:szCs w:val="24"/>
        </w:rPr>
        <w:t>-22 (ESV)</w:t>
      </w:r>
    </w:p>
    <w:p w14:paraId="64C03826" w14:textId="77777777" w:rsidR="00E45190" w:rsidRDefault="00E45190" w:rsidP="00E45190">
      <w:pPr>
        <w:jc w:val="center"/>
        <w:rPr>
          <w:b/>
          <w:i/>
          <w:sz w:val="24"/>
          <w:szCs w:val="24"/>
        </w:rPr>
      </w:pPr>
      <w:r w:rsidRPr="5897EC05">
        <w:rPr>
          <w:b/>
          <w:bCs/>
          <w:i/>
          <w:iCs/>
          <w:sz w:val="24"/>
          <w:szCs w:val="24"/>
        </w:rPr>
        <w:t xml:space="preserve">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hyperlink r:id="rId36" w:history="1"/>
    </w:p>
    <w:p w14:paraId="36AFDCC8" w14:textId="4B80FD3A" w:rsidR="00834939" w:rsidRDefault="00E45190" w:rsidP="00834939">
      <w:pPr>
        <w:jc w:val="both"/>
        <w:rPr>
          <w:sz w:val="24"/>
          <w:szCs w:val="24"/>
        </w:rPr>
      </w:pPr>
      <w:r>
        <w:rPr>
          <w:sz w:val="24"/>
          <w:szCs w:val="24"/>
        </w:rPr>
        <w:t xml:space="preserve"> </w:t>
      </w:r>
      <w:r>
        <w:rPr>
          <w:sz w:val="24"/>
          <w:szCs w:val="24"/>
        </w:rPr>
        <w:tab/>
        <w:t>Peace</w:t>
      </w:r>
      <w:r w:rsidR="00743171">
        <w:rPr>
          <w:sz w:val="24"/>
          <w:szCs w:val="24"/>
        </w:rPr>
        <w:t xml:space="preserve">…. We so </w:t>
      </w:r>
      <w:r>
        <w:rPr>
          <w:sz w:val="24"/>
          <w:szCs w:val="24"/>
        </w:rPr>
        <w:t xml:space="preserve">often use </w:t>
      </w:r>
      <w:r w:rsidR="00743171">
        <w:rPr>
          <w:sz w:val="24"/>
          <w:szCs w:val="24"/>
        </w:rPr>
        <w:t>the word but do we have even the</w:t>
      </w:r>
      <w:r>
        <w:rPr>
          <w:sz w:val="24"/>
          <w:szCs w:val="24"/>
        </w:rPr>
        <w:t xml:space="preserve"> slightest notion of it’s true significance</w:t>
      </w:r>
      <w:r w:rsidR="00743171">
        <w:rPr>
          <w:sz w:val="24"/>
          <w:szCs w:val="24"/>
        </w:rPr>
        <w:t>?</w:t>
      </w:r>
      <w:r>
        <w:rPr>
          <w:sz w:val="24"/>
          <w:szCs w:val="24"/>
        </w:rPr>
        <w:t xml:space="preserve">  </w:t>
      </w:r>
      <w:r w:rsidR="00743171">
        <w:rPr>
          <w:sz w:val="24"/>
          <w:szCs w:val="24"/>
        </w:rPr>
        <w:t xml:space="preserve">For example, </w:t>
      </w:r>
      <w:r w:rsidR="00834939">
        <w:rPr>
          <w:sz w:val="24"/>
          <w:szCs w:val="24"/>
        </w:rPr>
        <w:t>we talk about world peace or peace on earth and good will towards men, and then we</w:t>
      </w:r>
      <w:r w:rsidR="00743171">
        <w:rPr>
          <w:sz w:val="24"/>
          <w:szCs w:val="24"/>
        </w:rPr>
        <w:t xml:space="preserve"> hear talk </w:t>
      </w:r>
      <w:r w:rsidR="00C42720">
        <w:rPr>
          <w:sz w:val="24"/>
          <w:szCs w:val="24"/>
        </w:rPr>
        <w:t>of peace treaties that never seem to materialize. Or some say, “I need some</w:t>
      </w:r>
      <w:r w:rsidR="00743171">
        <w:rPr>
          <w:sz w:val="24"/>
          <w:szCs w:val="24"/>
        </w:rPr>
        <w:t xml:space="preserve"> peace of mind,</w:t>
      </w:r>
      <w:r w:rsidR="00C42720">
        <w:rPr>
          <w:sz w:val="24"/>
          <w:szCs w:val="24"/>
        </w:rPr>
        <w:t>” or, “Can’t I just get some</w:t>
      </w:r>
      <w:r w:rsidR="00743171">
        <w:rPr>
          <w:sz w:val="24"/>
          <w:szCs w:val="24"/>
        </w:rPr>
        <w:t xml:space="preserve"> peace and quiet</w:t>
      </w:r>
      <w:r w:rsidR="00C42720">
        <w:rPr>
          <w:sz w:val="24"/>
          <w:szCs w:val="24"/>
        </w:rPr>
        <w:t>?” A priest, or pastor may ask a dying person,</w:t>
      </w:r>
      <w:r w:rsidR="00C42720" w:rsidRPr="00C42720">
        <w:rPr>
          <w:sz w:val="24"/>
          <w:szCs w:val="24"/>
        </w:rPr>
        <w:t xml:space="preserve"> </w:t>
      </w:r>
      <w:r w:rsidR="00C42720">
        <w:rPr>
          <w:sz w:val="24"/>
          <w:szCs w:val="24"/>
        </w:rPr>
        <w:t>“Do you want to make peace with your maker?” On tomb stones we engrave “</w:t>
      </w:r>
      <w:r w:rsidR="00743171">
        <w:rPr>
          <w:sz w:val="24"/>
          <w:szCs w:val="24"/>
        </w:rPr>
        <w:t>rest in peace</w:t>
      </w:r>
      <w:r w:rsidR="00C42720">
        <w:rPr>
          <w:sz w:val="24"/>
          <w:szCs w:val="24"/>
        </w:rPr>
        <w:t xml:space="preserve">.” </w:t>
      </w:r>
      <w:r w:rsidR="00743171">
        <w:rPr>
          <w:sz w:val="24"/>
          <w:szCs w:val="24"/>
        </w:rPr>
        <w:t xml:space="preserve"> </w:t>
      </w:r>
      <w:r w:rsidR="00C42720">
        <w:rPr>
          <w:sz w:val="24"/>
          <w:szCs w:val="24"/>
        </w:rPr>
        <w:t>And yet,</w:t>
      </w:r>
      <w:r w:rsidRPr="5897EC05">
        <w:rPr>
          <w:sz w:val="24"/>
          <w:szCs w:val="24"/>
        </w:rPr>
        <w:t xml:space="preserve"> in a world that seems to be in perpetual conflict, </w:t>
      </w:r>
      <w:r>
        <w:rPr>
          <w:sz w:val="24"/>
          <w:szCs w:val="24"/>
        </w:rPr>
        <w:t xml:space="preserve">peace </w:t>
      </w:r>
      <w:r w:rsidRPr="5897EC05">
        <w:rPr>
          <w:sz w:val="24"/>
          <w:szCs w:val="24"/>
        </w:rPr>
        <w:t xml:space="preserve">seems to be elusive. </w:t>
      </w:r>
      <w:r w:rsidR="00834939">
        <w:rPr>
          <w:sz w:val="24"/>
          <w:szCs w:val="24"/>
        </w:rPr>
        <w:t>B</w:t>
      </w:r>
      <w:r w:rsidR="00C42720">
        <w:rPr>
          <w:sz w:val="24"/>
          <w:szCs w:val="24"/>
        </w:rPr>
        <w:t>ut</w:t>
      </w:r>
      <w:r w:rsidRPr="5897EC05">
        <w:rPr>
          <w:sz w:val="24"/>
          <w:szCs w:val="24"/>
        </w:rPr>
        <w:t xml:space="preserve"> wouldn’t you agree that </w:t>
      </w:r>
      <w:r w:rsidR="00C42720">
        <w:rPr>
          <w:sz w:val="24"/>
          <w:szCs w:val="24"/>
        </w:rPr>
        <w:t>in our heart of hearts, peace is something that none of us can live very long without</w:t>
      </w:r>
      <w:r w:rsidR="00834939">
        <w:rPr>
          <w:sz w:val="24"/>
          <w:szCs w:val="24"/>
        </w:rPr>
        <w:t xml:space="preserve">? </w:t>
      </w:r>
    </w:p>
    <w:p w14:paraId="5CC7BCFC" w14:textId="77777777" w:rsidR="00E90F07" w:rsidRDefault="00834939" w:rsidP="00834939">
      <w:pPr>
        <w:ind w:firstLine="720"/>
        <w:jc w:val="both"/>
        <w:rPr>
          <w:sz w:val="24"/>
          <w:szCs w:val="24"/>
        </w:rPr>
      </w:pPr>
      <w:r>
        <w:rPr>
          <w:sz w:val="24"/>
          <w:szCs w:val="24"/>
        </w:rPr>
        <w:t>But what about</w:t>
      </w:r>
      <w:r w:rsidR="00E45190" w:rsidRPr="5897EC05">
        <w:rPr>
          <w:sz w:val="24"/>
          <w:szCs w:val="24"/>
        </w:rPr>
        <w:t xml:space="preserve"> </w:t>
      </w:r>
      <w:r>
        <w:rPr>
          <w:sz w:val="24"/>
          <w:szCs w:val="24"/>
        </w:rPr>
        <w:t xml:space="preserve">when there is no peace among the ones who live with you in your own home? </w:t>
      </w:r>
      <w:r w:rsidR="00E45190" w:rsidRPr="5897EC05">
        <w:rPr>
          <w:sz w:val="24"/>
          <w:szCs w:val="24"/>
        </w:rPr>
        <w:t xml:space="preserve"> </w:t>
      </w:r>
      <w:r>
        <w:rPr>
          <w:sz w:val="24"/>
          <w:szCs w:val="24"/>
        </w:rPr>
        <w:t xml:space="preserve">It is one thing when </w:t>
      </w:r>
      <w:r w:rsidR="00E45190">
        <w:rPr>
          <w:sz w:val="24"/>
          <w:szCs w:val="24"/>
        </w:rPr>
        <w:t xml:space="preserve">the walls of hostility exist between nations and races, but </w:t>
      </w:r>
      <w:r w:rsidR="00E90F07">
        <w:rPr>
          <w:sz w:val="24"/>
          <w:szCs w:val="24"/>
        </w:rPr>
        <w:t>it’s altogether</w:t>
      </w:r>
      <w:r w:rsidR="00E45190">
        <w:rPr>
          <w:sz w:val="24"/>
          <w:szCs w:val="24"/>
        </w:rPr>
        <w:t xml:space="preserve"> different when the walls of hostility become the four walls in which you live</w:t>
      </w:r>
      <w:r w:rsidR="00E90F07">
        <w:rPr>
          <w:sz w:val="24"/>
          <w:szCs w:val="24"/>
        </w:rPr>
        <w:t xml:space="preserve">. </w:t>
      </w:r>
    </w:p>
    <w:p w14:paraId="0065C47C" w14:textId="50FB2889" w:rsidR="00E45190" w:rsidRDefault="00E90F07" w:rsidP="00834939">
      <w:pPr>
        <w:ind w:firstLine="720"/>
        <w:jc w:val="both"/>
        <w:rPr>
          <w:sz w:val="24"/>
          <w:szCs w:val="24"/>
        </w:rPr>
      </w:pPr>
      <w:r>
        <w:rPr>
          <w:sz w:val="24"/>
          <w:szCs w:val="24"/>
        </w:rPr>
        <w:t xml:space="preserve">When Art and I got married, we were </w:t>
      </w:r>
      <w:r w:rsidR="00850E0F">
        <w:rPr>
          <w:sz w:val="24"/>
          <w:szCs w:val="24"/>
        </w:rPr>
        <w:t xml:space="preserve">lost sinners who were </w:t>
      </w:r>
      <w:r>
        <w:rPr>
          <w:sz w:val="24"/>
          <w:szCs w:val="24"/>
        </w:rPr>
        <w:t>equally yoked</w:t>
      </w:r>
      <w:r w:rsidR="00850E0F">
        <w:rPr>
          <w:sz w:val="24"/>
          <w:szCs w:val="24"/>
        </w:rPr>
        <w:t>.</w:t>
      </w:r>
      <w:r>
        <w:rPr>
          <w:sz w:val="24"/>
          <w:szCs w:val="24"/>
        </w:rPr>
        <w:t xml:space="preserve"> But</w:t>
      </w:r>
      <w:r w:rsidR="00850E0F">
        <w:rPr>
          <w:sz w:val="24"/>
          <w:szCs w:val="24"/>
        </w:rPr>
        <w:t xml:space="preserve">, two years after we were married </w:t>
      </w:r>
      <w:r>
        <w:rPr>
          <w:sz w:val="24"/>
          <w:szCs w:val="24"/>
        </w:rPr>
        <w:t xml:space="preserve">I was saved </w:t>
      </w:r>
      <w:r w:rsidR="00850E0F">
        <w:rPr>
          <w:sz w:val="24"/>
          <w:szCs w:val="24"/>
        </w:rPr>
        <w:t>and</w:t>
      </w:r>
      <w:r>
        <w:rPr>
          <w:sz w:val="24"/>
          <w:szCs w:val="24"/>
        </w:rPr>
        <w:t xml:space="preserve"> the dividing walls of hostility came up in </w:t>
      </w:r>
      <w:r w:rsidR="00850E0F">
        <w:rPr>
          <w:sz w:val="24"/>
          <w:szCs w:val="24"/>
        </w:rPr>
        <w:t>our</w:t>
      </w:r>
      <w:r>
        <w:rPr>
          <w:sz w:val="24"/>
          <w:szCs w:val="24"/>
        </w:rPr>
        <w:t xml:space="preserve"> marriage. I was yoked to the Lord Jesus and Art remained yoked to sin. </w:t>
      </w:r>
      <w:r w:rsidR="000354D5">
        <w:rPr>
          <w:sz w:val="24"/>
          <w:szCs w:val="24"/>
        </w:rPr>
        <w:t xml:space="preserve">I had been rescued from the kingdom of darkness, but Art was still under the dominion of the one who comes to kill still and destroy. Light and dark don’t mix. (Colossians 1:12-14) </w:t>
      </w:r>
      <w:r>
        <w:rPr>
          <w:sz w:val="24"/>
          <w:szCs w:val="24"/>
        </w:rPr>
        <w:t xml:space="preserve">And this went on for thirteen years. As you might expect, it was not the happily ever after! Some of you know quite well what I am talking about. </w:t>
      </w:r>
    </w:p>
    <w:p w14:paraId="44423798" w14:textId="28501A6D" w:rsidR="000354D5" w:rsidRDefault="000354D5" w:rsidP="00E45190">
      <w:pPr>
        <w:ind w:firstLine="720"/>
        <w:jc w:val="both"/>
        <w:rPr>
          <w:sz w:val="24"/>
          <w:szCs w:val="24"/>
        </w:rPr>
      </w:pPr>
      <w:r>
        <w:rPr>
          <w:sz w:val="24"/>
          <w:szCs w:val="24"/>
        </w:rPr>
        <w:t xml:space="preserve">The peace treaty was finally signed for us when Art bowed his knees to the Prince of Peace by repentance and surrender to the Lordship of Christ. About two years later, at the suggestion of a counselor, we </w:t>
      </w:r>
      <w:r w:rsidRPr="5897EC05">
        <w:rPr>
          <w:sz w:val="24"/>
          <w:szCs w:val="24"/>
        </w:rPr>
        <w:t xml:space="preserve">renewed our wedding vows. </w:t>
      </w:r>
      <w:r>
        <w:rPr>
          <w:sz w:val="24"/>
          <w:szCs w:val="24"/>
        </w:rPr>
        <w:t xml:space="preserve">It was </w:t>
      </w:r>
      <w:r w:rsidR="00E45190" w:rsidRPr="5897EC05">
        <w:rPr>
          <w:sz w:val="24"/>
          <w:szCs w:val="24"/>
        </w:rPr>
        <w:t>our seventeenth wedding anniversary</w:t>
      </w:r>
      <w:r>
        <w:rPr>
          <w:sz w:val="24"/>
          <w:szCs w:val="24"/>
        </w:rPr>
        <w:t>.</w:t>
      </w:r>
    </w:p>
    <w:p w14:paraId="478C9512" w14:textId="201DE314" w:rsidR="00E45190" w:rsidRDefault="00850E0F" w:rsidP="00E45190">
      <w:pPr>
        <w:ind w:firstLine="720"/>
        <w:jc w:val="both"/>
        <w:rPr>
          <w:sz w:val="24"/>
          <w:szCs w:val="24"/>
        </w:rPr>
      </w:pPr>
      <w:r>
        <w:rPr>
          <w:sz w:val="24"/>
          <w:szCs w:val="24"/>
        </w:rPr>
        <w:t xml:space="preserve">I hope you will forgive me for taking the liberty of using our key passage out of context to illustrate a personal application. But if you knew my whole story, you would understand why we choice these verses at the renewal of our vows. </w:t>
      </w:r>
      <w:r w:rsidR="00E45190" w:rsidRPr="5897EC05">
        <w:rPr>
          <w:sz w:val="24"/>
          <w:szCs w:val="24"/>
        </w:rPr>
        <w:t>Th</w:t>
      </w:r>
      <w:r w:rsidR="00015BE6">
        <w:rPr>
          <w:sz w:val="24"/>
          <w:szCs w:val="24"/>
        </w:rPr>
        <w:t xml:space="preserve">e following was printed on our </w:t>
      </w:r>
      <w:r w:rsidR="00E45190" w:rsidRPr="5897EC05">
        <w:rPr>
          <w:sz w:val="24"/>
          <w:szCs w:val="24"/>
        </w:rPr>
        <w:t>program for our second wedding</w:t>
      </w:r>
      <w:r w:rsidR="00015BE6">
        <w:rPr>
          <w:sz w:val="24"/>
          <w:szCs w:val="24"/>
        </w:rPr>
        <w:t>. T</w:t>
      </w:r>
      <w:r w:rsidR="00E45190" w:rsidRPr="5897EC05">
        <w:rPr>
          <w:sz w:val="24"/>
          <w:szCs w:val="24"/>
        </w:rPr>
        <w:t>he chosen passage was Ephesians 2:14-22.</w:t>
      </w:r>
    </w:p>
    <w:p w14:paraId="773F9EC4" w14:textId="77777777" w:rsidR="00E45190" w:rsidRDefault="00E45190" w:rsidP="00E45190">
      <w:pPr>
        <w:jc w:val="both"/>
        <w:rPr>
          <w:sz w:val="24"/>
          <w:szCs w:val="24"/>
        </w:rPr>
      </w:pPr>
      <w:r w:rsidRPr="5897EC05">
        <w:rPr>
          <w:sz w:val="24"/>
          <w:szCs w:val="24"/>
        </w:rPr>
        <w:t>“On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His miraculous grace.  He, who is our peace, has redeemed our marriage and brought us together as one. The greatest miracle of all is new-birth through Christ Jesus and redemption from sins. Through Him all things are made new! It is our desire to give Him, who alone is worthy, all the praise and honor and glory. Jesus is the reason we are here today. Thank you for making our joy complete with your presence!”</w:t>
      </w:r>
    </w:p>
    <w:p w14:paraId="14F6C3DA" w14:textId="77777777" w:rsidR="00262ED4" w:rsidRDefault="00262ED4" w:rsidP="00262ED4">
      <w:pPr>
        <w:jc w:val="center"/>
        <w:rPr>
          <w:b/>
          <w:bCs/>
          <w:sz w:val="28"/>
          <w:szCs w:val="28"/>
        </w:rPr>
      </w:pPr>
      <w:r w:rsidRPr="5897EC05">
        <w:rPr>
          <w:b/>
          <w:bCs/>
          <w:sz w:val="28"/>
          <w:szCs w:val="28"/>
        </w:rPr>
        <w:t>Walls of Hostility</w:t>
      </w:r>
    </w:p>
    <w:p w14:paraId="272C6AD8" w14:textId="3346F2D9" w:rsidR="00357E07" w:rsidRDefault="5897EC05" w:rsidP="00262E9E">
      <w:pPr>
        <w:ind w:firstLine="720"/>
        <w:jc w:val="both"/>
        <w:rPr>
          <w:sz w:val="24"/>
          <w:szCs w:val="24"/>
        </w:rPr>
      </w:pPr>
      <w:r w:rsidRPr="5897EC05">
        <w:rPr>
          <w:sz w:val="24"/>
          <w:szCs w:val="24"/>
        </w:rPr>
        <w:t xml:space="preserve">As you read through the narratives found in the gospels and observe how Jesus interacted with people, it becomes clear the God is not a respecter of men. While the Jews are God’s chosen people and through them the Christ would come, His plan all along was to bless all Nations. </w:t>
      </w:r>
    </w:p>
    <w:p w14:paraId="4A75207B" w14:textId="3EF27CCD" w:rsidR="00F75191" w:rsidRDefault="5897EC05" w:rsidP="00F75191">
      <w:pPr>
        <w:ind w:firstLine="720"/>
        <w:jc w:val="both"/>
        <w:rPr>
          <w:sz w:val="24"/>
          <w:szCs w:val="24"/>
        </w:rPr>
      </w:pPr>
      <w:r w:rsidRPr="5897EC05">
        <w:rPr>
          <w:sz w:val="24"/>
          <w:szCs w:val="24"/>
        </w:rPr>
        <w:t>Even from the beginning of His ministry, Jesus broke all the rules to show that salvation was for all people.  This point is perfectly illustrated in chapter four of John in the story of the Samaritan Woman at the Well.  Racial reconciliation was one of the first lessons Jesus taught His disciples. Sadly, many today have not yet learned this lesson.</w:t>
      </w:r>
    </w:p>
    <w:p w14:paraId="2270BD84" w14:textId="77777777" w:rsidR="007C5E20" w:rsidRDefault="5897EC05" w:rsidP="007C5E20">
      <w:pPr>
        <w:jc w:val="center"/>
        <w:rPr>
          <w:rFonts w:cstheme="minorHAnsi"/>
          <w:b/>
          <w:i/>
          <w:sz w:val="24"/>
          <w:szCs w:val="24"/>
        </w:rPr>
      </w:pPr>
      <w:r w:rsidRPr="5897EC05">
        <w:rPr>
          <w:rFonts w:asciiTheme="minorHAnsi" w:eastAsiaTheme="minorEastAsia" w:hAnsiTheme="minorHAnsi" w:cstheme="minorBidi"/>
          <w:b/>
          <w:bCs/>
          <w:i/>
          <w:iCs/>
          <w:sz w:val="24"/>
          <w:szCs w:val="24"/>
        </w:rPr>
        <w:t>John 4:3-9 (NIV)</w:t>
      </w:r>
    </w:p>
    <w:p w14:paraId="5A23386F" w14:textId="77777777" w:rsidR="007C5E20" w:rsidRDefault="5897EC05" w:rsidP="007C5E20">
      <w:pPr>
        <w:jc w:val="center"/>
        <w:rPr>
          <w:rFonts w:eastAsia="Times New Roman" w:cstheme="minorHAnsi"/>
          <w:b/>
          <w:i/>
          <w:color w:val="000000"/>
          <w:sz w:val="24"/>
          <w:szCs w:val="24"/>
        </w:rPr>
      </w:pPr>
      <w:r w:rsidRPr="5897EC05">
        <w:rPr>
          <w:rFonts w:asciiTheme="minorHAnsi" w:eastAsiaTheme="minorEastAsia" w:hAnsiTheme="minorHAnsi" w:cstheme="minorBidi"/>
          <w:b/>
          <w:bCs/>
          <w:i/>
          <w:iCs/>
          <w:color w:val="000000" w:themeColor="text1"/>
          <w:sz w:val="24"/>
          <w:szCs w:val="24"/>
        </w:rPr>
        <w:t>So he left Judea and went back once more to Galilee.</w:t>
      </w:r>
      <w:r w:rsidRPr="5897EC05">
        <w:rPr>
          <w:rFonts w:asciiTheme="minorHAnsi" w:eastAsiaTheme="minorEastAsia" w:hAnsiTheme="minorHAnsi" w:cstheme="minorBidi"/>
          <w:b/>
          <w:bCs/>
          <w:i/>
          <w:iCs/>
          <w:color w:val="000000" w:themeColor="text1"/>
          <w:sz w:val="24"/>
          <w:szCs w:val="24"/>
          <w:vertAlign w:val="superscript"/>
        </w:rPr>
        <w:t> </w:t>
      </w:r>
      <w:r w:rsidRPr="5897EC05">
        <w:rPr>
          <w:rFonts w:asciiTheme="minorHAnsi" w:eastAsiaTheme="minorEastAsia" w:hAnsiTheme="minorHAnsi" w:cstheme="minorBidi"/>
          <w:b/>
          <w:bCs/>
          <w:i/>
          <w:iCs/>
          <w:color w:val="000000" w:themeColor="text1"/>
          <w:sz w:val="24"/>
          <w:szCs w:val="24"/>
        </w:rPr>
        <w:t xml:space="preserve">Now he had to go through Samaria. </w:t>
      </w:r>
      <w:r w:rsidRPr="5897EC05">
        <w:rPr>
          <w:rFonts w:asciiTheme="minorHAnsi" w:eastAsiaTheme="minorEastAsia" w:hAnsiTheme="minorHAnsi" w:cstheme="minorBidi"/>
          <w:b/>
          <w:bCs/>
          <w:i/>
          <w:iCs/>
          <w:color w:val="000000" w:themeColor="text1"/>
          <w:sz w:val="24"/>
          <w:szCs w:val="24"/>
          <w:vertAlign w:val="superscript"/>
        </w:rPr>
        <w:t> </w:t>
      </w:r>
      <w:r w:rsidRPr="5897EC05">
        <w:rPr>
          <w:rFonts w:asciiTheme="minorHAnsi" w:eastAsiaTheme="minorEastAsia" w:hAnsiTheme="minorHAnsi" w:cstheme="minorBidi"/>
          <w:b/>
          <w:bCs/>
          <w:i/>
          <w:iCs/>
          <w:color w:val="000000" w:themeColor="text1"/>
          <w:sz w:val="24"/>
          <w:szCs w:val="24"/>
        </w:rPr>
        <w:t>So he came to a town in Samaria called Sychar, near the plot of ground Jacob had given to his son Joseph. </w:t>
      </w:r>
      <w:r w:rsidRPr="5897EC05">
        <w:rPr>
          <w:rFonts w:asciiTheme="minorHAnsi" w:eastAsiaTheme="minorEastAsia" w:hAnsiTheme="minorHAnsi" w:cstheme="minorBidi"/>
          <w:b/>
          <w:bCs/>
          <w:i/>
          <w:iCs/>
          <w:color w:val="000000" w:themeColor="text1"/>
          <w:sz w:val="24"/>
          <w:szCs w:val="24"/>
          <w:vertAlign w:val="superscript"/>
        </w:rPr>
        <w:t> </w:t>
      </w:r>
      <w:r w:rsidRPr="5897EC05">
        <w:rPr>
          <w:rFonts w:asciiTheme="minorHAnsi" w:eastAsiaTheme="minorEastAsia" w:hAnsiTheme="minorHAnsi" w:cstheme="minorBidi"/>
          <w:b/>
          <w:bCs/>
          <w:i/>
          <w:iCs/>
          <w:color w:val="000000" w:themeColor="text1"/>
          <w:sz w:val="24"/>
          <w:szCs w:val="24"/>
        </w:rPr>
        <w:t>Jacob’s well was there, and Jesus, tired as he was from the journey, sat down by the well. It was about noon. When a Samaritan woman came to draw water, Jesus said to her, “Will you give me a drink?” His disciples had gone into the town to buy food. Samaritan woman said to him, ‘You are a Jew and I am a Samaritan woman. How can you ask me for a drink? For Jews do not associate with Samaritans.’</w:t>
      </w:r>
    </w:p>
    <w:p w14:paraId="6E6FE649" w14:textId="52B9E255" w:rsidR="00262E9E" w:rsidRDefault="5897EC05" w:rsidP="00262E9E">
      <w:pPr>
        <w:ind w:firstLine="720"/>
        <w:jc w:val="both"/>
        <w:rPr>
          <w:sz w:val="24"/>
          <w:szCs w:val="24"/>
        </w:rPr>
      </w:pPr>
      <w:r w:rsidRPr="5897EC05">
        <w:rPr>
          <w:sz w:val="24"/>
          <w:szCs w:val="24"/>
        </w:rPr>
        <w:t>The Jews and the Samaritans had a long history of animosity.</w:t>
      </w:r>
      <w:r w:rsidRPr="5897EC05">
        <w:rPr>
          <w:rFonts w:asciiTheme="minorHAnsi" w:eastAsiaTheme="minorEastAsia" w:hAnsiTheme="minorHAnsi" w:cstheme="minorBidi"/>
          <w:sz w:val="24"/>
          <w:szCs w:val="24"/>
        </w:rPr>
        <w:t xml:space="preserve"> T</w:t>
      </w:r>
      <w:r w:rsidRPr="5897EC05">
        <w:rPr>
          <w:sz w:val="24"/>
          <w:szCs w:val="24"/>
        </w:rPr>
        <w:t xml:space="preserve">he Samaritans were half breads because the Jews who had intermarried with Gentiles. It was considered taboo, even scandalous, for Jesus to even speak to her. Jews had no dealings with Samaritans; they were considered to be “unclean.” Furthermore, they would normally walk seventy miles out of the way to stay out of Samaria! And yet, He purposely went to Samaria to find her, and change both her identity and her destiny. She had the great honor of being the first person, to whom Jesus revealed His true identity as… Christ… the long awaited Savior of the world. </w:t>
      </w:r>
    </w:p>
    <w:p w14:paraId="52B7957C" w14:textId="7E1D920F" w:rsidR="007C5E20" w:rsidRDefault="5897EC05" w:rsidP="00894E57">
      <w:pPr>
        <w:jc w:val="center"/>
        <w:rPr>
          <w:rFonts w:asciiTheme="minorHAnsi" w:eastAsiaTheme="minorEastAsia" w:hAnsiTheme="minorHAnsi" w:cstheme="minorBidi"/>
          <w:b/>
          <w:bCs/>
          <w:color w:val="000000" w:themeColor="text1"/>
          <w:sz w:val="28"/>
          <w:szCs w:val="28"/>
        </w:rPr>
      </w:pPr>
      <w:r w:rsidRPr="5897EC05">
        <w:rPr>
          <w:rFonts w:asciiTheme="minorHAnsi" w:eastAsiaTheme="minorEastAsia" w:hAnsiTheme="minorHAnsi" w:cstheme="minorBidi"/>
          <w:b/>
          <w:bCs/>
          <w:color w:val="000000" w:themeColor="text1"/>
          <w:sz w:val="28"/>
          <w:szCs w:val="28"/>
        </w:rPr>
        <w:t>The Arrogance of Racism</w:t>
      </w:r>
    </w:p>
    <w:p w14:paraId="4B1B25D4" w14:textId="77777777" w:rsidR="00685C94" w:rsidRPr="00FE5F1E" w:rsidRDefault="5897EC05" w:rsidP="00685C9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3:1-13 (ESV)</w:t>
      </w:r>
    </w:p>
    <w:p w14:paraId="6B872522" w14:textId="77777777" w:rsidR="00685C94" w:rsidRPr="00FE5F1E" w:rsidRDefault="5897EC05" w:rsidP="00685C94">
      <w:pPr>
        <w:pStyle w:val="regular"/>
        <w:jc w:val="center"/>
        <w:rPr>
          <w:rFonts w:asciiTheme="minorHAnsi" w:hAnsiTheme="minorHAnsi"/>
          <w:b/>
          <w:i/>
        </w:rPr>
      </w:pPr>
      <w:r w:rsidRPr="5897EC05">
        <w:rPr>
          <w:rFonts w:asciiTheme="minorHAnsi" w:eastAsiaTheme="minorEastAsia" w:hAnsiTheme="minorHAnsi" w:cstheme="minorBidi"/>
          <w:b/>
          <w:bCs/>
          <w:i/>
          <w:iCs/>
        </w:rPr>
        <w:t>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by the Spirit. This mystery is that the Gentiles are fellow heirs, members of the same body, and partakers of the promise in Christ Jesus through the gospel.</w:t>
      </w:r>
    </w:p>
    <w:p w14:paraId="4AA10DC7" w14:textId="3AA87181" w:rsidR="00685C94" w:rsidRPr="007C5E20" w:rsidRDefault="5897EC05" w:rsidP="00685C94">
      <w:pPr>
        <w:jc w:val="center"/>
        <w:rPr>
          <w:rFonts w:eastAsia="Times New Roman" w:cstheme="minorHAnsi"/>
          <w:b/>
          <w:color w:val="000000"/>
          <w:sz w:val="28"/>
          <w:szCs w:val="28"/>
        </w:rPr>
      </w:pPr>
      <w:r w:rsidRPr="5897EC05">
        <w:rPr>
          <w:rFonts w:asciiTheme="minorHAnsi" w:eastAsiaTheme="minorEastAsia" w:hAnsiTheme="minorHAnsi" w:cstheme="minorBidi"/>
          <w:b/>
          <w:bCs/>
          <w:i/>
          <w:iCs/>
          <w:sz w:val="24"/>
          <w:szCs w:val="24"/>
        </w:rPr>
        <w:t>Of this gospel I was made a minister according to the gift of God’s grace, which was given me by the working of his power. To me, though I am the very least of all the saints, this grace was given, to preach to the Gentiles the unsearchable riches of Christ, and to bring to light for everyone what is the plan of the mystery hidden for ages in God who created all things, so that through the church the manifold wisdom of God might now be made known to the rulers and authorities in the heavenly places.</w:t>
      </w:r>
    </w:p>
    <w:p w14:paraId="77821B38" w14:textId="542FB1F1" w:rsidR="00AB40A2" w:rsidRDefault="5897EC05" w:rsidP="00AB40A2">
      <w:pPr>
        <w:ind w:firstLine="720"/>
        <w:jc w:val="both"/>
        <w:rPr>
          <w:sz w:val="24"/>
          <w:szCs w:val="24"/>
        </w:rPr>
      </w:pPr>
      <w:r w:rsidRPr="5897EC05">
        <w:rPr>
          <w:sz w:val="24"/>
          <w:szCs w:val="24"/>
        </w:rPr>
        <w:t xml:space="preserve">I grew up in Memphis Tennessee during a time when the United States, and especially in the south, was divided by racism. In 1968 I was in kindergarten and oblivious to the fires of hate that ultimately led to the assignation of Dr. Martin Luther King in our home town. My husband Art was in the second grade at the time, and he remembers the National Gard tanks coming down his street. One of the few memories I have from my first year in school, was running hand in hand with my friend to the playground. His skin was brown and mine was lily white and we did not know we were different. We were color blind…and that was a good thing. </w:t>
      </w:r>
    </w:p>
    <w:p w14:paraId="555B25C2" w14:textId="75B3ACBA" w:rsidR="00AB40A2" w:rsidRDefault="5897EC05" w:rsidP="00AB40A2">
      <w:pPr>
        <w:ind w:firstLine="720"/>
        <w:jc w:val="both"/>
        <w:rPr>
          <w:sz w:val="24"/>
          <w:szCs w:val="24"/>
        </w:rPr>
      </w:pPr>
      <w:r w:rsidRPr="5897EC05">
        <w:rPr>
          <w:sz w:val="24"/>
          <w:szCs w:val="24"/>
        </w:rPr>
        <w:t xml:space="preserve">By the time I started the fourth grade, the powers that be though it would be a good idea to integrate our public school system. Because we were going to be bussed to a school on the other side of town, some of the churches formed a school called; “Citizens Against Bussing School.” To make a long story short, I missed the forth-grade, and spent the fifth-through-the-ninth grade in a private church school where, instead of being taught, I worked on packets and then when outside to play.  This was coupled by the fact that I did not wear the glasses that were prescribed to me in the first grade. It was not until I was twenty-four years old that I realized how blind I had been, and I’ve been wearing glasses ever since. Subsequently, I missed an enormous part of my formative years of foundational education. The results of all of this is that I have spent my entire adult life with a shameful secret, an insecurity about my lack of education and poor written communication skills. To be brutally honest, my own insecurities became a justification for a sinful prejudice against those who were well educated. </w:t>
      </w:r>
    </w:p>
    <w:p w14:paraId="24C46B67" w14:textId="0739A013" w:rsidR="00AB40A2" w:rsidRDefault="5897EC05" w:rsidP="00AB40A2">
      <w:pPr>
        <w:ind w:firstLine="720"/>
        <w:jc w:val="both"/>
        <w:rPr>
          <w:sz w:val="24"/>
          <w:szCs w:val="24"/>
        </w:rPr>
      </w:pPr>
      <w:r w:rsidRPr="5897EC05">
        <w:rPr>
          <w:sz w:val="24"/>
          <w:szCs w:val="24"/>
        </w:rPr>
        <w:t>You see, prejudice comes in many shapes and sizes - such as, the intellectuals verse the uneducated, the haves verse the have nots, blacks verse the whites, etc. But in Bible times the great divide was between the Jews and all other races – the Gentiles. Before Saul became Paul, he was perhaps one of the worst of the worst at looking down his nose at the Gentiles. But the irony is, God has a since of humor.  As we learned in our previous lesson, before the foundation of the world, God assigned Saul, the persecutor of Christians, to become Paul the evangelist to the Gentiles. (Remember how we said we are called by the name of our occupations) God is jealous for His glory. And when He changes hearts, bringing peace, love and reconciliation between enemies, God gets the glory. It is obvious, that God Spirit is at work.</w:t>
      </w:r>
    </w:p>
    <w:p w14:paraId="1E5925C9" w14:textId="77777777" w:rsidR="00AB40A2" w:rsidRPr="00CA352C" w:rsidRDefault="5897EC05" w:rsidP="00AB40A2">
      <w:pPr>
        <w:jc w:val="center"/>
        <w:rPr>
          <w:b/>
          <w:i/>
          <w:sz w:val="24"/>
          <w:szCs w:val="24"/>
        </w:rPr>
      </w:pPr>
      <w:r w:rsidRPr="5897EC05">
        <w:rPr>
          <w:b/>
          <w:bCs/>
          <w:i/>
          <w:iCs/>
          <w:sz w:val="24"/>
          <w:szCs w:val="24"/>
        </w:rPr>
        <w:t>John 10:16 (NASB)</w:t>
      </w:r>
    </w:p>
    <w:p w14:paraId="5D0B61EA" w14:textId="46A05BB5" w:rsidR="00AB40A2" w:rsidRDefault="5897EC05" w:rsidP="00AB40A2">
      <w:pPr>
        <w:jc w:val="center"/>
        <w:rPr>
          <w:b/>
          <w:bCs/>
          <w:i/>
          <w:iCs/>
          <w:sz w:val="24"/>
          <w:szCs w:val="24"/>
        </w:rPr>
      </w:pPr>
      <w:r w:rsidRPr="5897EC05">
        <w:rPr>
          <w:b/>
          <w:bCs/>
          <w:i/>
          <w:iCs/>
          <w:sz w:val="24"/>
          <w:szCs w:val="24"/>
        </w:rPr>
        <w:t>I have other sheep, which are not of this fold; I must bring them also, and they will hear my voice; and they will become one flock with one shepherd.</w:t>
      </w:r>
    </w:p>
    <w:p w14:paraId="10EB0EAA" w14:textId="77777777" w:rsidR="00D44C53" w:rsidRDefault="00D44C53" w:rsidP="00AB40A2">
      <w:pPr>
        <w:jc w:val="center"/>
        <w:rPr>
          <w:b/>
          <w:bCs/>
          <w:i/>
          <w:iCs/>
          <w:sz w:val="24"/>
          <w:szCs w:val="24"/>
        </w:rPr>
      </w:pPr>
    </w:p>
    <w:p w14:paraId="356F480D" w14:textId="77777777" w:rsidR="00D44C53" w:rsidRPr="002902CD" w:rsidRDefault="00D44C53" w:rsidP="00D44C53">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44D4F767" w14:textId="74BC39D8" w:rsidR="00AB40A2" w:rsidRDefault="5897EC05" w:rsidP="00244EAB">
      <w:pPr>
        <w:pStyle w:val="ListParagraph"/>
        <w:numPr>
          <w:ilvl w:val="0"/>
          <w:numId w:val="18"/>
        </w:numPr>
        <w:rPr>
          <w:sz w:val="24"/>
          <w:szCs w:val="24"/>
        </w:rPr>
      </w:pPr>
      <w:r w:rsidRPr="5897EC05">
        <w:rPr>
          <w:sz w:val="24"/>
          <w:szCs w:val="24"/>
        </w:rPr>
        <w:t>John 4:3-42, 11:50-52; Luke 18:9-14; Acts 10:34-48, 22:21, 26:1-18; Romans 2:11, 11:1-36; Ephesians 3:1,13, 6:19-20; Colossians 1:25</w:t>
      </w:r>
      <w:r w:rsidR="00C800FA">
        <w:rPr>
          <w:sz w:val="24"/>
          <w:szCs w:val="24"/>
        </w:rPr>
        <w:t xml:space="preserve">- </w:t>
      </w:r>
      <w:r w:rsidRPr="5897EC05">
        <w:rPr>
          <w:sz w:val="24"/>
          <w:szCs w:val="24"/>
        </w:rPr>
        <w:t>27</w:t>
      </w:r>
    </w:p>
    <w:p w14:paraId="7403F865" w14:textId="77777777" w:rsidR="00C800FA" w:rsidRDefault="00C800FA" w:rsidP="00C800FA">
      <w:pPr>
        <w:pStyle w:val="ListParagraph"/>
        <w:rPr>
          <w:sz w:val="24"/>
          <w:szCs w:val="24"/>
        </w:rPr>
      </w:pPr>
    </w:p>
    <w:p w14:paraId="5EB5E1AF" w14:textId="77777777" w:rsidR="00EC4545" w:rsidRPr="00DD4E18" w:rsidRDefault="00EC4545" w:rsidP="00EC4545">
      <w:pPr>
        <w:jc w:val="center"/>
        <w:rPr>
          <w:b/>
          <w:sz w:val="28"/>
          <w:szCs w:val="28"/>
        </w:rPr>
      </w:pPr>
      <w:r w:rsidRPr="5897EC05">
        <w:rPr>
          <w:b/>
          <w:bCs/>
          <w:sz w:val="28"/>
          <w:szCs w:val="28"/>
        </w:rPr>
        <w:t>Holy Nation in God</w:t>
      </w:r>
    </w:p>
    <w:p w14:paraId="029FDEA7" w14:textId="77777777" w:rsidR="00EC4545" w:rsidRPr="00D44C53" w:rsidRDefault="00EC4545" w:rsidP="00EC4545">
      <w:pPr>
        <w:rPr>
          <w:b/>
          <w:sz w:val="28"/>
          <w:szCs w:val="28"/>
        </w:rPr>
      </w:pPr>
      <w:r w:rsidRPr="00D44C53">
        <w:rPr>
          <w:b/>
          <w:bCs/>
          <w:sz w:val="28"/>
          <w:szCs w:val="28"/>
        </w:rPr>
        <w:t xml:space="preserve">WORD SEARCH: </w:t>
      </w:r>
      <w:r>
        <w:rPr>
          <w:b/>
          <w:bCs/>
          <w:sz w:val="28"/>
          <w:szCs w:val="28"/>
        </w:rPr>
        <w:t>F</w:t>
      </w:r>
      <w:r w:rsidRPr="00D44C53">
        <w:rPr>
          <w:b/>
          <w:bCs/>
          <w:sz w:val="28"/>
          <w:szCs w:val="28"/>
        </w:rPr>
        <w:t>rom Strong’s Concordance</w:t>
      </w:r>
    </w:p>
    <w:p w14:paraId="4A2D6B9C" w14:textId="77777777" w:rsidR="00EC4545" w:rsidRDefault="00EC4545" w:rsidP="00EC4545">
      <w:pPr>
        <w:rPr>
          <w:b/>
          <w:sz w:val="28"/>
          <w:szCs w:val="28"/>
          <w:u w:val="single"/>
        </w:rPr>
      </w:pPr>
      <w:r w:rsidRPr="5897EC05">
        <w:rPr>
          <w:b/>
          <w:bCs/>
          <w:sz w:val="28"/>
          <w:szCs w:val="28"/>
          <w:u w:val="single"/>
        </w:rPr>
        <w:t>Nation #1484 1 Peter 2; Rev. 5:8-9, 7:9; Matthew 28:19</w:t>
      </w:r>
    </w:p>
    <w:p w14:paraId="4B860954" w14:textId="77777777" w:rsidR="00EC4545" w:rsidRDefault="00EC4545" w:rsidP="00EC4545">
      <w:pPr>
        <w:rPr>
          <w:b/>
          <w:sz w:val="28"/>
          <w:szCs w:val="28"/>
          <w:u w:val="single"/>
        </w:rPr>
      </w:pPr>
      <w:r w:rsidRPr="5897EC05">
        <w:rPr>
          <w:b/>
          <w:bCs/>
          <w:sz w:val="28"/>
          <w:szCs w:val="28"/>
          <w:u w:val="single"/>
        </w:rPr>
        <w:t>Family # 3958 Eph. 3:15</w:t>
      </w:r>
    </w:p>
    <w:p w14:paraId="7020BB32" w14:textId="77777777" w:rsidR="00EC4545" w:rsidRDefault="00EC4545" w:rsidP="00EC4545">
      <w:pPr>
        <w:rPr>
          <w:b/>
          <w:sz w:val="28"/>
          <w:szCs w:val="28"/>
          <w:u w:val="single"/>
        </w:rPr>
      </w:pPr>
      <w:r w:rsidRPr="5897EC05">
        <w:rPr>
          <w:b/>
          <w:bCs/>
          <w:sz w:val="28"/>
          <w:szCs w:val="28"/>
          <w:u w:val="single"/>
        </w:rPr>
        <w:t>Father # 3962 Eph. 1:2,3,17,2 ;18,3:14,4:6,5:20,31; 6:2,23</w:t>
      </w:r>
    </w:p>
    <w:p w14:paraId="32BA6BA5" w14:textId="77777777" w:rsidR="00EC4545" w:rsidRDefault="00EC4545" w:rsidP="00EC4545">
      <w:pPr>
        <w:rPr>
          <w:b/>
          <w:sz w:val="28"/>
          <w:szCs w:val="28"/>
          <w:u w:val="single"/>
        </w:rPr>
      </w:pPr>
      <w:r w:rsidRPr="5897EC05">
        <w:rPr>
          <w:b/>
          <w:bCs/>
          <w:sz w:val="28"/>
          <w:szCs w:val="28"/>
          <w:u w:val="single"/>
        </w:rPr>
        <w:t>Whole # 3958; Eph. 3:15, 4:16</w:t>
      </w:r>
    </w:p>
    <w:p w14:paraId="34C063CC" w14:textId="77777777" w:rsidR="00EC4545" w:rsidRDefault="00EC4545" w:rsidP="00EC4545">
      <w:pPr>
        <w:rPr>
          <w:b/>
          <w:sz w:val="28"/>
          <w:szCs w:val="28"/>
          <w:u w:val="single"/>
        </w:rPr>
      </w:pPr>
      <w:r w:rsidRPr="5897EC05">
        <w:rPr>
          <w:b/>
          <w:bCs/>
          <w:sz w:val="28"/>
          <w:szCs w:val="28"/>
          <w:u w:val="single"/>
        </w:rPr>
        <w:t>House # 3609 Eph. 2:19</w:t>
      </w:r>
    </w:p>
    <w:p w14:paraId="39E199C6" w14:textId="77777777" w:rsidR="00EC4545" w:rsidRDefault="00EC4545" w:rsidP="00EC4545">
      <w:pPr>
        <w:rPr>
          <w:b/>
          <w:bCs/>
          <w:sz w:val="28"/>
          <w:szCs w:val="28"/>
          <w:u w:val="single"/>
        </w:rPr>
      </w:pPr>
      <w:r w:rsidRPr="5897EC05">
        <w:rPr>
          <w:b/>
          <w:bCs/>
          <w:sz w:val="28"/>
          <w:szCs w:val="28"/>
          <w:u w:val="single"/>
        </w:rPr>
        <w:t>House in Hebrew #1004 Bayith: a house, especially Family: - court, daughter, home born, inside, palace, steward+ tablet, temple within</w:t>
      </w:r>
    </w:p>
    <w:p w14:paraId="1ED510F5" w14:textId="77777777" w:rsidR="00EC4545" w:rsidRDefault="00EC4545" w:rsidP="00EC4545">
      <w:pPr>
        <w:rPr>
          <w:b/>
          <w:sz w:val="28"/>
          <w:szCs w:val="28"/>
          <w:u w:val="single"/>
        </w:rPr>
      </w:pPr>
    </w:p>
    <w:p w14:paraId="6EF83A2D" w14:textId="77777777" w:rsidR="00EC4545" w:rsidRPr="002902CD" w:rsidRDefault="00EC4545" w:rsidP="00EC4545">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43DCD2DF" w14:textId="77777777" w:rsidR="00EC4545" w:rsidRPr="004F3E2E" w:rsidRDefault="00EC4545" w:rsidP="00EC4545">
      <w:pPr>
        <w:pStyle w:val="ListParagraph"/>
        <w:numPr>
          <w:ilvl w:val="0"/>
          <w:numId w:val="18"/>
        </w:numPr>
        <w:rPr>
          <w:sz w:val="24"/>
          <w:szCs w:val="24"/>
        </w:rPr>
      </w:pPr>
      <w:r>
        <w:rPr>
          <w:sz w:val="24"/>
          <w:szCs w:val="24"/>
        </w:rPr>
        <w:t xml:space="preserve"> Hebrew 3:6; </w:t>
      </w:r>
      <w:r w:rsidRPr="004F3E2E">
        <w:rPr>
          <w:sz w:val="24"/>
          <w:szCs w:val="24"/>
        </w:rPr>
        <w:t>Romans 10:9-16; Rev</w:t>
      </w:r>
      <w:r>
        <w:rPr>
          <w:sz w:val="24"/>
          <w:szCs w:val="24"/>
        </w:rPr>
        <w:t>elation</w:t>
      </w:r>
      <w:r w:rsidRPr="004F3E2E">
        <w:rPr>
          <w:sz w:val="24"/>
          <w:szCs w:val="24"/>
        </w:rPr>
        <w:t xml:space="preserve"> 5:8; Acts 10; John 4; Matthew 28; 1 Corinthians 2:9-16; </w:t>
      </w:r>
      <w:r>
        <w:rPr>
          <w:sz w:val="24"/>
          <w:szCs w:val="24"/>
        </w:rPr>
        <w:t xml:space="preserve">2 Corinthians 6:14-18; </w:t>
      </w:r>
      <w:r w:rsidRPr="004F3E2E">
        <w:rPr>
          <w:sz w:val="24"/>
          <w:szCs w:val="24"/>
        </w:rPr>
        <w:t>1 Peter 2:5-16; Isaiah 28:16</w:t>
      </w:r>
    </w:p>
    <w:p w14:paraId="09929F0A" w14:textId="77777777" w:rsidR="00EC4545" w:rsidRDefault="00EC4545" w:rsidP="00EC4545">
      <w:pPr>
        <w:rPr>
          <w:sz w:val="24"/>
          <w:szCs w:val="24"/>
        </w:rPr>
      </w:pPr>
    </w:p>
    <w:p w14:paraId="34938A08" w14:textId="77777777" w:rsidR="00D44C53" w:rsidRDefault="00D44C53" w:rsidP="0678137B">
      <w:pPr>
        <w:shd w:val="clear" w:color="auto" w:fill="FFFFFF" w:themeFill="background1"/>
        <w:spacing w:after="150" w:line="360" w:lineRule="atLeast"/>
        <w:jc w:val="center"/>
        <w:rPr>
          <w:rFonts w:eastAsia="Times New Roman" w:cs="Helvetica"/>
          <w:b/>
          <w:i/>
          <w:color w:val="000000"/>
          <w:sz w:val="24"/>
          <w:szCs w:val="24"/>
        </w:rPr>
      </w:pPr>
    </w:p>
    <w:p w14:paraId="538CC6CD" w14:textId="5881C714" w:rsidR="001073B4" w:rsidRDefault="0087034E" w:rsidP="001073B4">
      <w:pPr>
        <w:jc w:val="center"/>
        <w:rPr>
          <w:b/>
          <w:sz w:val="28"/>
          <w:szCs w:val="28"/>
        </w:rPr>
      </w:pPr>
      <w:r>
        <w:rPr>
          <w:b/>
          <w:bCs/>
          <w:sz w:val="28"/>
          <w:szCs w:val="28"/>
        </w:rPr>
        <w:t>Home -</w:t>
      </w:r>
      <w:r w:rsidR="0025779B">
        <w:rPr>
          <w:b/>
          <w:bCs/>
          <w:sz w:val="28"/>
          <w:szCs w:val="28"/>
        </w:rPr>
        <w:t xml:space="preserve"> </w:t>
      </w:r>
      <w:r>
        <w:rPr>
          <w:b/>
          <w:bCs/>
          <w:sz w:val="28"/>
          <w:szCs w:val="28"/>
        </w:rPr>
        <w:t>A Place We Are Built For</w:t>
      </w:r>
    </w:p>
    <w:p w14:paraId="5AB3760C" w14:textId="77777777" w:rsidR="001073B4" w:rsidRPr="003C43AF" w:rsidRDefault="5897EC05" w:rsidP="001073B4">
      <w:pPr>
        <w:jc w:val="center"/>
        <w:rPr>
          <w:b/>
          <w:i/>
          <w:sz w:val="24"/>
          <w:szCs w:val="24"/>
        </w:rPr>
      </w:pPr>
      <w:r w:rsidRPr="5897EC05">
        <w:rPr>
          <w:b/>
          <w:bCs/>
          <w:i/>
          <w:iCs/>
          <w:sz w:val="24"/>
          <w:szCs w:val="24"/>
        </w:rPr>
        <w:t>Proverbs 24:3-4 (NASB)</w:t>
      </w:r>
    </w:p>
    <w:p w14:paraId="31C48074" w14:textId="77777777" w:rsidR="001073B4" w:rsidRDefault="5897EC05" w:rsidP="001073B4">
      <w:pPr>
        <w:pStyle w:val="ListParagraph"/>
        <w:ind w:left="0"/>
        <w:jc w:val="center"/>
        <w:rPr>
          <w:b/>
          <w:i/>
          <w:sz w:val="24"/>
          <w:szCs w:val="24"/>
        </w:rPr>
      </w:pPr>
      <w:r w:rsidRPr="5897EC05">
        <w:rPr>
          <w:b/>
          <w:bCs/>
          <w:i/>
          <w:iCs/>
          <w:sz w:val="24"/>
          <w:szCs w:val="24"/>
        </w:rPr>
        <w:t>By wisdom a house is built, and by understanding it is established; and by knowledge the rooms are filled with all precious and pleasant riches.</w:t>
      </w:r>
    </w:p>
    <w:p w14:paraId="5A80B0AA" w14:textId="77777777" w:rsidR="001073B4" w:rsidRDefault="5897EC05" w:rsidP="001073B4">
      <w:pPr>
        <w:ind w:firstLine="720"/>
        <w:jc w:val="both"/>
        <w:rPr>
          <w:sz w:val="24"/>
          <w:szCs w:val="24"/>
        </w:rPr>
      </w:pPr>
      <w:r w:rsidRPr="5897EC05">
        <w:rPr>
          <w:sz w:val="24"/>
          <w:szCs w:val="24"/>
        </w:rPr>
        <w:t>My Daddy is a builder. He has built at least fifteen dwellings for his family including my dream house, a place my family calls “Home”.  He also built room additions and several homes for other families including my husband’s older sister Sheila. This is ironic to me because my husband lived next door to his sister and so Art met my father years before I did. I am told that Art and his family even came to our house during those years but I don’t remember it. Stranger still, Art and I had seen one another when we were much younger at the wedding of my Uncle Jim and Aunt Sharon. My sister Sybil and I were the flower girls, and I think we were about seven and nine years old. I don’t have memories of my uncle passing out during his wedding, but because my aunt Sharon put the photo of us on Facebook to commemorate their anniversary, I have the picture of my lovely bouffant or birds nest hair do. Art (who is two years older than I) and his parents were in attendance at this wedding, as friends of the Bride’s family. I don’t think it was love at first sight for Art and me. But I do know that God predestined that that we would meet one another and become part of His family.</w:t>
      </w:r>
    </w:p>
    <w:p w14:paraId="16065163" w14:textId="0BB12D4F" w:rsidR="001073B4" w:rsidRDefault="5897EC05" w:rsidP="001073B4">
      <w:pPr>
        <w:ind w:firstLine="720"/>
        <w:jc w:val="both"/>
        <w:rPr>
          <w:sz w:val="24"/>
          <w:szCs w:val="24"/>
        </w:rPr>
      </w:pPr>
      <w:r w:rsidRPr="5897EC05">
        <w:rPr>
          <w:sz w:val="24"/>
          <w:szCs w:val="24"/>
        </w:rPr>
        <w:t>What is my point? My heavenly Father is also a builder- He is building an eternal home for His children. Do you remember Jesus’ earthy father’s occupation?  Joseph was a carpenter and Jesus worked with him in the family business for thirty years. And then Jesus began His most important building project-- the building of His, “</w:t>
      </w:r>
      <w:r w:rsidRPr="5897EC05">
        <w:rPr>
          <w:b/>
          <w:bCs/>
          <w:i/>
          <w:iCs/>
          <w:sz w:val="24"/>
          <w:szCs w:val="24"/>
        </w:rPr>
        <w:t>Twelve ordinary</w:t>
      </w:r>
      <w:r w:rsidRPr="5897EC05">
        <w:rPr>
          <w:sz w:val="24"/>
          <w:szCs w:val="24"/>
        </w:rPr>
        <w:t xml:space="preserve"> </w:t>
      </w:r>
      <w:r w:rsidRPr="5897EC05">
        <w:rPr>
          <w:b/>
          <w:bCs/>
          <w:i/>
          <w:iCs/>
          <w:sz w:val="24"/>
          <w:szCs w:val="24"/>
        </w:rPr>
        <w:t>men</w:t>
      </w:r>
      <w:r w:rsidRPr="5897EC05">
        <w:rPr>
          <w:sz w:val="24"/>
          <w:szCs w:val="24"/>
        </w:rPr>
        <w:t xml:space="preserve">.” I recommend John MacArthur’s book by that titled. When the work of building them was complete, He prayed for them and then then He went to the cross to purchase their redemption. (John 17:1-26) On the third day, He was resurrected and spent the next forty days giving them their marching orders before He returned home to His Heavenly Father to start construction on the eternal home for His family. </w:t>
      </w:r>
    </w:p>
    <w:p w14:paraId="0B6CFE76" w14:textId="77777777" w:rsidR="001073B4" w:rsidRPr="00EA7465" w:rsidRDefault="5897EC05" w:rsidP="001073B4">
      <w:pPr>
        <w:jc w:val="center"/>
        <w:rPr>
          <w:b/>
          <w:i/>
          <w:sz w:val="24"/>
          <w:szCs w:val="24"/>
        </w:rPr>
      </w:pPr>
      <w:r w:rsidRPr="5897EC05">
        <w:rPr>
          <w:b/>
          <w:bCs/>
          <w:i/>
          <w:iCs/>
          <w:sz w:val="24"/>
          <w:szCs w:val="24"/>
        </w:rPr>
        <w:t>John 14:2&amp;6</w:t>
      </w:r>
    </w:p>
    <w:p w14:paraId="6F6AB0E2" w14:textId="7D726668" w:rsidR="001073B4" w:rsidRDefault="5897EC05" w:rsidP="001073B4">
      <w:pPr>
        <w:jc w:val="center"/>
        <w:rPr>
          <w:b/>
          <w:bCs/>
          <w:i/>
          <w:iCs/>
          <w:sz w:val="24"/>
          <w:szCs w:val="24"/>
        </w:rPr>
      </w:pPr>
      <w:r w:rsidRPr="5897EC05">
        <w:rPr>
          <w:b/>
          <w:bCs/>
          <w:i/>
          <w:iCs/>
          <w:sz w:val="24"/>
          <w:szCs w:val="24"/>
        </w:rPr>
        <w:t xml:space="preserve">In My Father’s house are many mansions; if it were not so I would have told you. I go to prepare a place for you.  6 Jesus said unto him, I am the way, the truth and the life: no man cometh unto the Father, but by me. </w:t>
      </w:r>
    </w:p>
    <w:p w14:paraId="28CFAE53" w14:textId="49DFC63C" w:rsidR="00525904" w:rsidRDefault="00525904" w:rsidP="001073B4">
      <w:pPr>
        <w:jc w:val="center"/>
        <w:rPr>
          <w:b/>
          <w:bCs/>
          <w:i/>
          <w:iCs/>
          <w:sz w:val="24"/>
          <w:szCs w:val="24"/>
        </w:rPr>
      </w:pPr>
    </w:p>
    <w:p w14:paraId="69ABB89B" w14:textId="52CB06B4" w:rsidR="00525904" w:rsidRDefault="00525904" w:rsidP="00525904">
      <w:pPr>
        <w:rPr>
          <w:bCs/>
          <w:iCs/>
          <w:sz w:val="24"/>
          <w:szCs w:val="24"/>
        </w:rPr>
      </w:pPr>
      <w:r w:rsidRPr="00525904">
        <w:rPr>
          <w:bCs/>
          <w:iCs/>
          <w:sz w:val="24"/>
          <w:szCs w:val="24"/>
        </w:rPr>
        <w:t xml:space="preserve">In Randy Alcorn’s book </w:t>
      </w:r>
      <w:r w:rsidRPr="00525904">
        <w:rPr>
          <w:bCs/>
          <w:iCs/>
          <w:sz w:val="24"/>
          <w:szCs w:val="24"/>
          <w:u w:val="single"/>
        </w:rPr>
        <w:t>The Treasure Principle</w:t>
      </w:r>
      <w:r>
        <w:rPr>
          <w:bCs/>
          <w:iCs/>
          <w:sz w:val="24"/>
          <w:szCs w:val="24"/>
        </w:rPr>
        <w:t xml:space="preserve"> </w:t>
      </w:r>
      <w:r w:rsidR="00481EC1">
        <w:rPr>
          <w:bCs/>
          <w:iCs/>
          <w:sz w:val="24"/>
          <w:szCs w:val="24"/>
        </w:rPr>
        <w:t xml:space="preserve">(page 48) </w:t>
      </w:r>
      <w:r>
        <w:rPr>
          <w:bCs/>
          <w:iCs/>
          <w:sz w:val="24"/>
          <w:szCs w:val="24"/>
        </w:rPr>
        <w:t>he said:</w:t>
      </w:r>
    </w:p>
    <w:p w14:paraId="5A377304" w14:textId="3289D1F0" w:rsidR="007B4D55" w:rsidRDefault="00525904" w:rsidP="00481EC1">
      <w:pPr>
        <w:ind w:left="720" w:right="720"/>
        <w:jc w:val="both"/>
        <w:rPr>
          <w:bCs/>
          <w:sz w:val="24"/>
          <w:szCs w:val="24"/>
        </w:rPr>
      </w:pPr>
      <w:r w:rsidRPr="00525904">
        <w:rPr>
          <w:sz w:val="24"/>
          <w:szCs w:val="24"/>
        </w:rPr>
        <w:t>When the Kings wedding day</w:t>
      </w:r>
      <w:r w:rsidR="007F6072">
        <w:rPr>
          <w:sz w:val="24"/>
          <w:szCs w:val="24"/>
        </w:rPr>
        <w:t xml:space="preserve"> comes, the universe will screech to a halt (Revelation 19:7-9). </w:t>
      </w:r>
      <w:r w:rsidR="007F6072" w:rsidRPr="007F6072">
        <w:rPr>
          <w:bCs/>
          <w:sz w:val="24"/>
          <w:szCs w:val="24"/>
        </w:rPr>
        <w:t xml:space="preserve"> Nothing else will be on heaven’s calendar. The Groom from Nazareth and His beloved bride will take the center stage.</w:t>
      </w:r>
      <w:r w:rsidR="007F6072">
        <w:rPr>
          <w:bCs/>
          <w:sz w:val="24"/>
          <w:szCs w:val="24"/>
        </w:rPr>
        <w:t xml:space="preserve"> </w:t>
      </w:r>
      <w:r w:rsidR="007F6072" w:rsidRPr="007F6072">
        <w:rPr>
          <w:bCs/>
          <w:sz w:val="24"/>
          <w:szCs w:val="24"/>
        </w:rPr>
        <w:t>Every day of our lives we’re traveling t</w:t>
      </w:r>
      <w:r w:rsidR="007F6072">
        <w:rPr>
          <w:bCs/>
          <w:sz w:val="24"/>
          <w:szCs w:val="24"/>
        </w:rPr>
        <w:t>o</w:t>
      </w:r>
      <w:r w:rsidR="007F6072" w:rsidRPr="007F6072">
        <w:rPr>
          <w:bCs/>
          <w:sz w:val="24"/>
          <w:szCs w:val="24"/>
        </w:rPr>
        <w:t>w</w:t>
      </w:r>
      <w:r w:rsidR="007F6072">
        <w:rPr>
          <w:bCs/>
          <w:sz w:val="24"/>
          <w:szCs w:val="24"/>
        </w:rPr>
        <w:t>a</w:t>
      </w:r>
      <w:r w:rsidR="007F6072" w:rsidRPr="007F6072">
        <w:rPr>
          <w:bCs/>
          <w:sz w:val="24"/>
          <w:szCs w:val="24"/>
        </w:rPr>
        <w:t>rd that wedding – our wedding!</w:t>
      </w:r>
      <w:r w:rsidR="007F6072">
        <w:rPr>
          <w:bCs/>
          <w:sz w:val="24"/>
          <w:szCs w:val="24"/>
        </w:rPr>
        <w:t xml:space="preserve"> It’s closer today than it was yesterday. Our Bridegroom, the Carpenter, is building a place for us in heaven. Everything we send on ahead will be waiting there for us</w:t>
      </w:r>
      <w:r w:rsidR="007B4D55">
        <w:rPr>
          <w:bCs/>
          <w:sz w:val="24"/>
          <w:szCs w:val="24"/>
        </w:rPr>
        <w:t xml:space="preserve">. It’s our gift to Him, but in His </w:t>
      </w:r>
      <w:r w:rsidR="00C508E3">
        <w:rPr>
          <w:bCs/>
          <w:sz w:val="24"/>
          <w:szCs w:val="24"/>
        </w:rPr>
        <w:t>Generosity</w:t>
      </w:r>
      <w:r w:rsidR="007B4D55">
        <w:rPr>
          <w:bCs/>
          <w:sz w:val="24"/>
          <w:szCs w:val="24"/>
        </w:rPr>
        <w:t xml:space="preserve"> He will give those treasures back to us. Jesus is a builder by trade. He’s also omnisc</w:t>
      </w:r>
      <w:r w:rsidR="007F6072">
        <w:rPr>
          <w:bCs/>
          <w:sz w:val="24"/>
          <w:szCs w:val="24"/>
        </w:rPr>
        <w:t xml:space="preserve">ient and omnipotent, </w:t>
      </w:r>
      <w:r w:rsidR="00481EC1">
        <w:rPr>
          <w:bCs/>
          <w:sz w:val="24"/>
          <w:szCs w:val="24"/>
        </w:rPr>
        <w:t>qualities</w:t>
      </w:r>
      <w:r w:rsidR="007F6072">
        <w:rPr>
          <w:bCs/>
          <w:sz w:val="24"/>
          <w:szCs w:val="24"/>
        </w:rPr>
        <w:t xml:space="preserve"> that come in handy on a building </w:t>
      </w:r>
      <w:r w:rsidR="00481EC1">
        <w:rPr>
          <w:bCs/>
          <w:sz w:val="24"/>
          <w:szCs w:val="24"/>
        </w:rPr>
        <w:t>project</w:t>
      </w:r>
      <w:r w:rsidR="007F6072">
        <w:rPr>
          <w:bCs/>
          <w:sz w:val="24"/>
          <w:szCs w:val="24"/>
        </w:rPr>
        <w:t>! Don’t</w:t>
      </w:r>
      <w:r w:rsidR="007B4D55">
        <w:rPr>
          <w:bCs/>
          <w:sz w:val="24"/>
          <w:szCs w:val="24"/>
        </w:rPr>
        <w:t xml:space="preserve"> you think that the home He’s been building for us the last two thousand years is something incredible? Paradoxically, our home is a place we</w:t>
      </w:r>
      <w:r w:rsidR="00481EC1">
        <w:rPr>
          <w:bCs/>
          <w:sz w:val="24"/>
          <w:szCs w:val="24"/>
        </w:rPr>
        <w:t>’ve</w:t>
      </w:r>
      <w:r w:rsidR="007B4D55">
        <w:rPr>
          <w:bCs/>
          <w:sz w:val="24"/>
          <w:szCs w:val="24"/>
        </w:rPr>
        <w:t xml:space="preserve"> never been. But it’s the place we were made for, the place made for us. If we would let this really sink in, it would forever change the way we think and live. We would stop laying up treasures in our earthly hotel rooms and start sending more ahead to our true home.</w:t>
      </w:r>
    </w:p>
    <w:p w14:paraId="67B1C8C7" w14:textId="77777777" w:rsidR="00CF54FB" w:rsidRPr="00727B5D" w:rsidRDefault="00CF54FB" w:rsidP="00CF54FB">
      <w:pPr>
        <w:jc w:val="center"/>
        <w:rPr>
          <w:b/>
          <w:sz w:val="28"/>
          <w:szCs w:val="28"/>
        </w:rPr>
      </w:pPr>
      <w:r w:rsidRPr="00727B5D">
        <w:rPr>
          <w:b/>
          <w:sz w:val="28"/>
          <w:szCs w:val="28"/>
        </w:rPr>
        <w:t>A Home for God’s Children</w:t>
      </w:r>
    </w:p>
    <w:p w14:paraId="2A706A9D" w14:textId="77777777" w:rsidR="00CF54FB" w:rsidRDefault="00CF54FB" w:rsidP="00CF54FB">
      <w:pPr>
        <w:jc w:val="center"/>
        <w:rPr>
          <w:b/>
          <w:i/>
          <w:sz w:val="24"/>
          <w:szCs w:val="24"/>
        </w:rPr>
      </w:pPr>
      <w:r w:rsidRPr="005F133F">
        <w:rPr>
          <w:b/>
          <w:i/>
        </w:rPr>
        <w:t xml:space="preserve"> </w:t>
      </w:r>
      <w:r>
        <w:rPr>
          <w:b/>
          <w:i/>
          <w:sz w:val="24"/>
          <w:szCs w:val="24"/>
        </w:rPr>
        <w:t>Ephesians 2:12</w:t>
      </w:r>
      <w:r w:rsidRPr="005F133F">
        <w:rPr>
          <w:b/>
          <w:i/>
          <w:sz w:val="24"/>
          <w:szCs w:val="24"/>
        </w:rPr>
        <w:t>-21 (NIV)</w:t>
      </w:r>
    </w:p>
    <w:p w14:paraId="35B6C73A" w14:textId="77777777" w:rsidR="00CF54FB" w:rsidRPr="0096131D" w:rsidRDefault="00CF54FB" w:rsidP="00CF54FB">
      <w:pPr>
        <w:pStyle w:val="NormalWeb"/>
        <w:shd w:val="clear" w:color="auto" w:fill="FFFFFF"/>
        <w:spacing w:before="0" w:beforeAutospacing="0" w:after="150" w:afterAutospacing="0" w:line="360" w:lineRule="atLeast"/>
        <w:jc w:val="center"/>
        <w:rPr>
          <w:rFonts w:asciiTheme="minorHAnsi" w:hAnsiTheme="minorHAnsi" w:cs="Helvetica"/>
          <w:b/>
          <w:i/>
          <w:color w:val="000000"/>
        </w:rPr>
      </w:pPr>
      <w:r w:rsidRPr="0096131D">
        <w:rPr>
          <w:rStyle w:val="text"/>
          <w:rFonts w:asciiTheme="minorHAnsi" w:hAnsiTheme="minorHAnsi" w:cs="Arial"/>
          <w:b/>
          <w:bCs/>
          <w:i/>
          <w:color w:val="000000"/>
          <w:vertAlign w:val="superscript"/>
        </w:rPr>
        <w:t>12 </w:t>
      </w:r>
      <w:r w:rsidRPr="0096131D">
        <w:rPr>
          <w:rStyle w:val="text"/>
          <w:rFonts w:asciiTheme="minorHAnsi" w:hAnsiTheme="minorHAnsi" w:cs="Helvetica"/>
          <w:b/>
          <w:i/>
          <w:color w:val="000000"/>
        </w:rPr>
        <w:t>remember that at that time you were separate from Christ, excluded from citizenship in Israel and foreigners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to the covenants of the promise,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without hope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and without God in the world.</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13 </w:t>
      </w:r>
      <w:r w:rsidRPr="0096131D">
        <w:rPr>
          <w:rStyle w:val="text"/>
          <w:rFonts w:asciiTheme="minorHAnsi" w:hAnsiTheme="minorHAnsi" w:cs="Helvetica"/>
          <w:b/>
          <w:i/>
          <w:color w:val="000000"/>
        </w:rPr>
        <w:t>But now in Christ Jesus you who once were faraway have been brought near</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by the blood of Christ.</w:t>
      </w:r>
    </w:p>
    <w:p w14:paraId="4005CCC5" w14:textId="77777777" w:rsidR="00CF54FB" w:rsidRPr="0096131D" w:rsidRDefault="00CF54FB" w:rsidP="00CF54FB">
      <w:pPr>
        <w:pStyle w:val="NormalWeb"/>
        <w:shd w:val="clear" w:color="auto" w:fill="FFFFFF"/>
        <w:spacing w:before="0" w:beforeAutospacing="0" w:after="150" w:afterAutospacing="0" w:line="360" w:lineRule="atLeast"/>
        <w:jc w:val="center"/>
        <w:rPr>
          <w:rFonts w:asciiTheme="minorHAnsi" w:hAnsiTheme="minorHAnsi" w:cs="Helvetica"/>
          <w:b/>
          <w:i/>
          <w:color w:val="000000"/>
        </w:rPr>
      </w:pPr>
      <w:r w:rsidRPr="0096131D">
        <w:rPr>
          <w:rStyle w:val="text"/>
          <w:rFonts w:asciiTheme="minorHAnsi" w:hAnsiTheme="minorHAnsi" w:cs="Arial"/>
          <w:b/>
          <w:bCs/>
          <w:i/>
          <w:color w:val="000000"/>
          <w:vertAlign w:val="superscript"/>
        </w:rPr>
        <w:t>14 </w:t>
      </w:r>
      <w:r w:rsidRPr="0096131D">
        <w:rPr>
          <w:rStyle w:val="text"/>
          <w:rFonts w:asciiTheme="minorHAnsi" w:hAnsiTheme="minorHAnsi" w:cs="Helvetica"/>
          <w:b/>
          <w:i/>
          <w:color w:val="000000"/>
        </w:rPr>
        <w:t>For he himself is our peace,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who has made the two groups one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and has destroyed the barrier, the dividing wall of hostility,</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15 </w:t>
      </w:r>
      <w:r w:rsidRPr="0096131D">
        <w:rPr>
          <w:rStyle w:val="text"/>
          <w:rFonts w:asciiTheme="minorHAnsi" w:hAnsiTheme="minorHAnsi" w:cs="Helvetica"/>
          <w:b/>
          <w:i/>
          <w:color w:val="000000"/>
        </w:rPr>
        <w:t>by setting aside in his flesh</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the law with its commands and regulations.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His purpose was to create in himself one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new humanity out of the two, thus making peace,</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16 </w:t>
      </w:r>
      <w:r w:rsidRPr="0096131D">
        <w:rPr>
          <w:rStyle w:val="text"/>
          <w:rFonts w:asciiTheme="minorHAnsi" w:hAnsiTheme="minorHAnsi" w:cs="Helvetica"/>
          <w:b/>
          <w:i/>
          <w:color w:val="000000"/>
        </w:rPr>
        <w:t>and in one body to reconcile both of them to God through the cross,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by which he put to death their hostility.</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17 </w:t>
      </w:r>
      <w:r w:rsidRPr="0096131D">
        <w:rPr>
          <w:rStyle w:val="text"/>
          <w:rFonts w:asciiTheme="minorHAnsi" w:hAnsiTheme="minorHAnsi" w:cs="Helvetica"/>
          <w:b/>
          <w:i/>
          <w:color w:val="000000"/>
        </w:rPr>
        <w:t>He came and preached peace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to you who were far away and peace to those who were near.</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18 </w:t>
      </w:r>
      <w:r w:rsidRPr="0096131D">
        <w:rPr>
          <w:rStyle w:val="text"/>
          <w:rFonts w:asciiTheme="minorHAnsi" w:hAnsiTheme="minorHAnsi" w:cs="Helvetica"/>
          <w:b/>
          <w:i/>
          <w:color w:val="000000"/>
        </w:rPr>
        <w:t>For through him we both have access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to the Father</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by one Spirit.</w:t>
      </w:r>
    </w:p>
    <w:p w14:paraId="398D6D18" w14:textId="07C20B23" w:rsidR="00CF54FB" w:rsidRDefault="00CF54FB" w:rsidP="00CF54FB">
      <w:pPr>
        <w:pStyle w:val="NormalWeb"/>
        <w:shd w:val="clear" w:color="auto" w:fill="FFFFFF"/>
        <w:spacing w:before="0" w:beforeAutospacing="0" w:after="150" w:afterAutospacing="0" w:line="360" w:lineRule="atLeast"/>
        <w:jc w:val="center"/>
        <w:rPr>
          <w:rStyle w:val="text"/>
          <w:rFonts w:asciiTheme="minorHAnsi" w:hAnsiTheme="minorHAnsi" w:cs="Helvetica"/>
          <w:b/>
          <w:i/>
          <w:color w:val="000000"/>
        </w:rPr>
      </w:pPr>
      <w:r w:rsidRPr="0096131D">
        <w:rPr>
          <w:rStyle w:val="text"/>
          <w:rFonts w:asciiTheme="minorHAnsi" w:hAnsiTheme="minorHAnsi" w:cs="Arial"/>
          <w:b/>
          <w:bCs/>
          <w:i/>
          <w:color w:val="000000"/>
          <w:vertAlign w:val="superscript"/>
        </w:rPr>
        <w:t>19 </w:t>
      </w:r>
      <w:r w:rsidRPr="0096131D">
        <w:rPr>
          <w:rStyle w:val="text"/>
          <w:rFonts w:asciiTheme="minorHAnsi" w:hAnsiTheme="minorHAnsi" w:cs="Helvetica"/>
          <w:b/>
          <w:i/>
          <w:color w:val="000000"/>
        </w:rPr>
        <w:t>Consequently, you are no longer foreigners and strangers,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but fellow citizens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with God’s people and also members of his household,</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20 </w:t>
      </w:r>
      <w:r w:rsidRPr="0096131D">
        <w:rPr>
          <w:rStyle w:val="text"/>
          <w:rFonts w:asciiTheme="minorHAnsi" w:hAnsiTheme="minorHAnsi" w:cs="Helvetica"/>
          <w:b/>
          <w:i/>
          <w:color w:val="000000"/>
        </w:rPr>
        <w:t>built</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on the foundation</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of the apostles and prophets,</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with Christ Jesus himself</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as the chief cornerstone.</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21 </w:t>
      </w:r>
      <w:r w:rsidRPr="0096131D">
        <w:rPr>
          <w:rStyle w:val="text"/>
          <w:rFonts w:asciiTheme="minorHAnsi" w:hAnsiTheme="minorHAnsi" w:cs="Helvetica"/>
          <w:b/>
          <w:i/>
          <w:color w:val="000000"/>
        </w:rPr>
        <w:t>In him the whole building is joined together and rises to become a holy temple</w:t>
      </w:r>
      <w:r w:rsidRPr="0096131D">
        <w:rPr>
          <w:rStyle w:val="apple-converted-space"/>
          <w:rFonts w:asciiTheme="minorHAnsi" w:hAnsiTheme="minorHAnsi" w:cs="Helvetica"/>
          <w:b/>
          <w:i/>
          <w:color w:val="000000"/>
        </w:rPr>
        <w:t> </w:t>
      </w:r>
      <w:r w:rsidRPr="0096131D">
        <w:rPr>
          <w:rStyle w:val="text"/>
          <w:rFonts w:asciiTheme="minorHAnsi" w:hAnsiTheme="minorHAnsi" w:cs="Helvetica"/>
          <w:b/>
          <w:i/>
          <w:color w:val="000000"/>
        </w:rPr>
        <w:t>in the Lord.</w:t>
      </w:r>
      <w:r w:rsidRPr="0096131D">
        <w:rPr>
          <w:rStyle w:val="apple-converted-space"/>
          <w:rFonts w:asciiTheme="minorHAnsi" w:hAnsiTheme="minorHAnsi" w:cs="Helvetica"/>
          <w:b/>
          <w:i/>
          <w:color w:val="000000"/>
        </w:rPr>
        <w:t> </w:t>
      </w:r>
      <w:r w:rsidRPr="0096131D">
        <w:rPr>
          <w:rStyle w:val="text"/>
          <w:rFonts w:asciiTheme="minorHAnsi" w:hAnsiTheme="minorHAnsi" w:cs="Arial"/>
          <w:b/>
          <w:bCs/>
          <w:i/>
          <w:color w:val="000000"/>
          <w:vertAlign w:val="superscript"/>
        </w:rPr>
        <w:t>22 </w:t>
      </w:r>
      <w:r w:rsidRPr="0096131D">
        <w:rPr>
          <w:rStyle w:val="text"/>
          <w:rFonts w:asciiTheme="minorHAnsi" w:hAnsiTheme="minorHAnsi" w:cs="Helvetica"/>
          <w:b/>
          <w:i/>
          <w:color w:val="000000"/>
        </w:rPr>
        <w:t>And in him you too are being built together to become a dwelling in which God lives by his Spirit.</w:t>
      </w:r>
    </w:p>
    <w:p w14:paraId="3A31F29D" w14:textId="5153193C" w:rsidR="004C5841" w:rsidRDefault="004C5841" w:rsidP="00CF54FB">
      <w:pPr>
        <w:pStyle w:val="NormalWeb"/>
        <w:shd w:val="clear" w:color="auto" w:fill="FFFFFF"/>
        <w:spacing w:before="0" w:beforeAutospacing="0" w:after="150" w:afterAutospacing="0" w:line="360" w:lineRule="atLeast"/>
        <w:jc w:val="center"/>
        <w:rPr>
          <w:rStyle w:val="text"/>
          <w:rFonts w:asciiTheme="minorHAnsi" w:hAnsiTheme="minorHAnsi" w:cs="Helvetica"/>
          <w:b/>
          <w:i/>
          <w:color w:val="000000"/>
        </w:rPr>
      </w:pPr>
    </w:p>
    <w:p w14:paraId="50C543EA" w14:textId="655C59C8" w:rsidR="00C3678E" w:rsidRDefault="00C3678E" w:rsidP="00C3678E">
      <w:pPr>
        <w:ind w:firstLine="720"/>
        <w:jc w:val="both"/>
        <w:rPr>
          <w:sz w:val="24"/>
          <w:szCs w:val="24"/>
        </w:rPr>
      </w:pPr>
      <w:r w:rsidRPr="00EA6B87">
        <w:rPr>
          <w:sz w:val="24"/>
          <w:szCs w:val="24"/>
        </w:rPr>
        <w:t>The two Greek words translated into the words (house or household) both imply not only a dwelling or residence</w:t>
      </w:r>
      <w:r>
        <w:rPr>
          <w:sz w:val="24"/>
          <w:szCs w:val="24"/>
        </w:rPr>
        <w:t>,</w:t>
      </w:r>
      <w:r w:rsidRPr="00EA6B87">
        <w:rPr>
          <w:sz w:val="24"/>
          <w:szCs w:val="24"/>
        </w:rPr>
        <w:t xml:space="preserve"> but a family.  When we think of home, we think of the people we love. Our family </w:t>
      </w:r>
      <w:r w:rsidRPr="00EA6B87">
        <w:rPr>
          <w:i/>
          <w:sz w:val="24"/>
          <w:szCs w:val="24"/>
        </w:rPr>
        <w:t>is</w:t>
      </w:r>
      <w:r w:rsidRPr="00EA6B87">
        <w:rPr>
          <w:sz w:val="24"/>
          <w:szCs w:val="24"/>
        </w:rPr>
        <w:t xml:space="preserve"> our home. </w:t>
      </w:r>
    </w:p>
    <w:p w14:paraId="3ACB47B1" w14:textId="749258AA" w:rsidR="00C3678E" w:rsidRDefault="00C3678E" w:rsidP="00C3678E">
      <w:pPr>
        <w:ind w:firstLine="720"/>
        <w:jc w:val="both"/>
        <w:rPr>
          <w:sz w:val="24"/>
          <w:szCs w:val="24"/>
        </w:rPr>
      </w:pPr>
      <w:r>
        <w:rPr>
          <w:sz w:val="24"/>
          <w:szCs w:val="24"/>
        </w:rPr>
        <w:t>According to Focus on The Family over 24 million children in the United States today live apart from their fathers. That’s one out of every three.  Doctor Meg Meeker spoke at a Downline Ministries discipling conference I attended on the role of a mother in the lives of her sons.  She described her interview with a grown married man.  He gave this discretion of his mother. He said, “My mother is my home!” Isn’t it interesting that he would he describe his mother as his home? Our mothers play a more intimate role in raising us. It is at her breast we are nurtured, and for the most part, she is the teacher or first disciple maker. What we learn or don’t learn from our mothers will have lasting effect on our lives. How many of us had harsh, critical words written upon our hearts by our parents?   I ask the women in prison, how many of them were affected negatively by their fathers and I found the majority were. But, what surprised me the most, was the women whose lives were negatively impacted by their mothers. I am always interested in hearing people’s life stories because it gives you great insight into the person’s soul. For example</w:t>
      </w:r>
      <w:r w:rsidR="00A33BDE">
        <w:rPr>
          <w:sz w:val="24"/>
          <w:szCs w:val="24"/>
        </w:rPr>
        <w:t>,</w:t>
      </w:r>
      <w:r>
        <w:rPr>
          <w:sz w:val="24"/>
          <w:szCs w:val="24"/>
        </w:rPr>
        <w:t xml:space="preserve"> the poem Crystal wrote in prison, that I included in the chapter titled “You can know if you can see”. It truly amazes me how some of these women even survived to adult hood. We live in a broken world full of broken people. The only difference between us is the various degrees of brokenness.</w:t>
      </w:r>
    </w:p>
    <w:p w14:paraId="019F0F29" w14:textId="77777777" w:rsidR="00CF54FB" w:rsidRPr="0096131D" w:rsidRDefault="00CF54FB" w:rsidP="00CF54FB">
      <w:pPr>
        <w:pStyle w:val="NormalWeb"/>
        <w:shd w:val="clear" w:color="auto" w:fill="FFFFFF"/>
        <w:spacing w:before="0" w:beforeAutospacing="0" w:after="150" w:afterAutospacing="0" w:line="360" w:lineRule="atLeast"/>
        <w:jc w:val="center"/>
        <w:rPr>
          <w:rFonts w:asciiTheme="minorHAnsi" w:hAnsiTheme="minorHAnsi" w:cs="Helvetica"/>
          <w:b/>
          <w:i/>
          <w:color w:val="000000"/>
        </w:rPr>
      </w:pPr>
    </w:p>
    <w:p w14:paraId="4E15386A" w14:textId="5CC1973C" w:rsidR="00CF54FB" w:rsidRDefault="00CF54FB" w:rsidP="00CF54FB">
      <w:pPr>
        <w:jc w:val="center"/>
        <w:rPr>
          <w:b/>
          <w:sz w:val="28"/>
          <w:szCs w:val="28"/>
        </w:rPr>
      </w:pPr>
      <w:r>
        <w:rPr>
          <w:b/>
          <w:sz w:val="28"/>
          <w:szCs w:val="28"/>
        </w:rPr>
        <w:t xml:space="preserve">The Building of </w:t>
      </w:r>
      <w:r w:rsidR="00C47D9F">
        <w:rPr>
          <w:b/>
          <w:sz w:val="28"/>
          <w:szCs w:val="28"/>
        </w:rPr>
        <w:t>a</w:t>
      </w:r>
      <w:r>
        <w:rPr>
          <w:b/>
          <w:sz w:val="28"/>
          <w:szCs w:val="28"/>
        </w:rPr>
        <w:t xml:space="preserve"> S</w:t>
      </w:r>
      <w:r w:rsidRPr="001C191A">
        <w:rPr>
          <w:b/>
          <w:sz w:val="28"/>
          <w:szCs w:val="28"/>
        </w:rPr>
        <w:t>piritual House</w:t>
      </w:r>
    </w:p>
    <w:p w14:paraId="1F220DE8" w14:textId="77777777" w:rsidR="00CF54FB" w:rsidRPr="003C43AF" w:rsidRDefault="00CF54FB" w:rsidP="00CF54FB">
      <w:pPr>
        <w:jc w:val="center"/>
        <w:rPr>
          <w:b/>
          <w:i/>
          <w:sz w:val="24"/>
          <w:szCs w:val="24"/>
        </w:rPr>
      </w:pPr>
      <w:r w:rsidRPr="003C43AF">
        <w:rPr>
          <w:b/>
          <w:i/>
          <w:sz w:val="24"/>
          <w:szCs w:val="24"/>
        </w:rPr>
        <w:t>Proverbs 24:3-4 (NASB)</w:t>
      </w:r>
    </w:p>
    <w:p w14:paraId="787C4296" w14:textId="77777777" w:rsidR="00CF54FB" w:rsidRDefault="00CF54FB" w:rsidP="00CF54FB">
      <w:pPr>
        <w:pStyle w:val="ListParagraph"/>
        <w:ind w:left="0"/>
        <w:jc w:val="center"/>
        <w:rPr>
          <w:b/>
          <w:i/>
          <w:sz w:val="24"/>
          <w:szCs w:val="24"/>
        </w:rPr>
      </w:pPr>
      <w:r>
        <w:rPr>
          <w:b/>
          <w:i/>
          <w:sz w:val="24"/>
          <w:szCs w:val="24"/>
        </w:rPr>
        <w:t>By wisdom a house is built, and by understanding it is established; and by knowledge the rooms are filled with all precious and pleasant riches.</w:t>
      </w:r>
    </w:p>
    <w:p w14:paraId="5213755E" w14:textId="77777777" w:rsidR="00CF54FB" w:rsidRDefault="00CF54FB" w:rsidP="00CF54FB">
      <w:pPr>
        <w:ind w:firstLine="720"/>
        <w:jc w:val="both"/>
        <w:rPr>
          <w:sz w:val="24"/>
          <w:szCs w:val="24"/>
        </w:rPr>
      </w:pPr>
      <w:r>
        <w:rPr>
          <w:sz w:val="24"/>
          <w:szCs w:val="24"/>
        </w:rPr>
        <w:t>In a previous chapter I made mention of the fact that my</w:t>
      </w:r>
      <w:r w:rsidRPr="00EA7465">
        <w:rPr>
          <w:sz w:val="24"/>
          <w:szCs w:val="24"/>
        </w:rPr>
        <w:t xml:space="preserve"> father is a </w:t>
      </w:r>
      <w:r>
        <w:rPr>
          <w:sz w:val="24"/>
          <w:szCs w:val="24"/>
        </w:rPr>
        <w:t>builder. Daddy has built at least fifteen dwellings for his family including my dream house, a place my family calls “Home”.</w:t>
      </w:r>
      <w:r w:rsidRPr="00EA7465">
        <w:rPr>
          <w:sz w:val="24"/>
          <w:szCs w:val="24"/>
        </w:rPr>
        <w:t xml:space="preserve"> </w:t>
      </w:r>
      <w:r>
        <w:rPr>
          <w:sz w:val="24"/>
          <w:szCs w:val="24"/>
        </w:rPr>
        <w:t xml:space="preserve"> He also built room additions and several homes for other families including my husband’s older sister Sheila. This is ironic to me because my husband lived next door to his sister and so Art met my father years before I did. I am told that Art and his family even came to our house during those years but I don’t remember it. Stranger still, Art and I had seen one another when we were much younger at the wedding of my Uncle Jim and Aunt Sharon. My sister Sybil and I were the flower girls, and I think we were about seven and nine years old. I don’t have memories of my uncle passing out during his wedding, but because my aunt Sharon put the photo of us on Facebook to commemorate their anniversary, I have the picture of my lovely bouffant or birds nest hair do. Art (who is two years older than I) and his parents were in attendance at this wedding, as friends of the Bride’s family. I don’t think it was love at first sight for Art and me. But I do know that God predestined that that we would meet one another and become part of His family.</w:t>
      </w:r>
    </w:p>
    <w:p w14:paraId="4F8A812C" w14:textId="1BF9AF63" w:rsidR="00CF54FB" w:rsidRDefault="00CF54FB" w:rsidP="00CF54FB">
      <w:pPr>
        <w:ind w:firstLine="720"/>
        <w:jc w:val="both"/>
        <w:rPr>
          <w:sz w:val="24"/>
          <w:szCs w:val="24"/>
        </w:rPr>
      </w:pPr>
      <w:r>
        <w:rPr>
          <w:sz w:val="24"/>
          <w:szCs w:val="24"/>
        </w:rPr>
        <w:t xml:space="preserve">What is my point? </w:t>
      </w:r>
      <w:r w:rsidRPr="00EA7465">
        <w:rPr>
          <w:sz w:val="24"/>
          <w:szCs w:val="24"/>
        </w:rPr>
        <w:t>My heavenly Father is also a builder</w:t>
      </w:r>
      <w:r>
        <w:rPr>
          <w:sz w:val="24"/>
          <w:szCs w:val="24"/>
        </w:rPr>
        <w:t>- He</w:t>
      </w:r>
      <w:r w:rsidRPr="00EA7465">
        <w:rPr>
          <w:sz w:val="24"/>
          <w:szCs w:val="24"/>
        </w:rPr>
        <w:t xml:space="preserve"> is building an eternal home for His</w:t>
      </w:r>
      <w:r>
        <w:rPr>
          <w:sz w:val="24"/>
          <w:szCs w:val="24"/>
        </w:rPr>
        <w:t xml:space="preserve"> children. </w:t>
      </w:r>
      <w:r w:rsidRPr="00EA7465">
        <w:rPr>
          <w:sz w:val="24"/>
          <w:szCs w:val="24"/>
        </w:rPr>
        <w:t xml:space="preserve">Do you remember Jesus’ earthy father’s occupation?  Joseph was a carpenter and Jesus worked with him in the family business </w:t>
      </w:r>
      <w:r>
        <w:rPr>
          <w:sz w:val="24"/>
          <w:szCs w:val="24"/>
        </w:rPr>
        <w:t xml:space="preserve">for thirty years. And then Jesus </w:t>
      </w:r>
      <w:r w:rsidRPr="00EA7465">
        <w:rPr>
          <w:sz w:val="24"/>
          <w:szCs w:val="24"/>
        </w:rPr>
        <w:t xml:space="preserve">began </w:t>
      </w:r>
      <w:r>
        <w:rPr>
          <w:sz w:val="24"/>
          <w:szCs w:val="24"/>
        </w:rPr>
        <w:t>H</w:t>
      </w:r>
      <w:r w:rsidRPr="00EA7465">
        <w:rPr>
          <w:sz w:val="24"/>
          <w:szCs w:val="24"/>
        </w:rPr>
        <w:t>is</w:t>
      </w:r>
      <w:r>
        <w:rPr>
          <w:sz w:val="24"/>
          <w:szCs w:val="24"/>
        </w:rPr>
        <w:t xml:space="preserve"> most important building project-- the</w:t>
      </w:r>
      <w:r w:rsidRPr="00EA7465">
        <w:rPr>
          <w:sz w:val="24"/>
          <w:szCs w:val="24"/>
        </w:rPr>
        <w:t xml:space="preserve"> building</w:t>
      </w:r>
      <w:r>
        <w:rPr>
          <w:sz w:val="24"/>
          <w:szCs w:val="24"/>
        </w:rPr>
        <w:t xml:space="preserve"> of His, </w:t>
      </w:r>
      <w:r w:rsidRPr="00EA7465">
        <w:rPr>
          <w:sz w:val="24"/>
          <w:szCs w:val="24"/>
        </w:rPr>
        <w:t>“</w:t>
      </w:r>
      <w:r w:rsidRPr="001F03BB">
        <w:rPr>
          <w:b/>
          <w:i/>
          <w:sz w:val="24"/>
          <w:szCs w:val="24"/>
        </w:rPr>
        <w:t>Twelve ordinary</w:t>
      </w:r>
      <w:r w:rsidRPr="00EA7465">
        <w:rPr>
          <w:sz w:val="24"/>
          <w:szCs w:val="24"/>
        </w:rPr>
        <w:t xml:space="preserve"> </w:t>
      </w:r>
      <w:r w:rsidRPr="001F03BB">
        <w:rPr>
          <w:b/>
          <w:i/>
          <w:sz w:val="24"/>
          <w:szCs w:val="24"/>
        </w:rPr>
        <w:t>men</w:t>
      </w:r>
      <w:r w:rsidRPr="00EA7465">
        <w:rPr>
          <w:sz w:val="24"/>
          <w:szCs w:val="24"/>
        </w:rPr>
        <w:t>.” I recommend Jo</w:t>
      </w:r>
      <w:r>
        <w:rPr>
          <w:sz w:val="24"/>
          <w:szCs w:val="24"/>
        </w:rPr>
        <w:t>hn MacArthur’s book by that titled</w:t>
      </w:r>
      <w:r w:rsidRPr="00EA7465">
        <w:rPr>
          <w:sz w:val="24"/>
          <w:szCs w:val="24"/>
        </w:rPr>
        <w:t xml:space="preserve">. When the work of building them was complete, </w:t>
      </w:r>
      <w:r>
        <w:rPr>
          <w:sz w:val="24"/>
          <w:szCs w:val="24"/>
        </w:rPr>
        <w:t>H</w:t>
      </w:r>
      <w:r w:rsidRPr="00EA7465">
        <w:rPr>
          <w:sz w:val="24"/>
          <w:szCs w:val="24"/>
        </w:rPr>
        <w:t xml:space="preserve">e </w:t>
      </w:r>
      <w:r>
        <w:rPr>
          <w:sz w:val="24"/>
          <w:szCs w:val="24"/>
        </w:rPr>
        <w:t xml:space="preserve">prayed for them and then then He went to the cross to purchase their redemption. </w:t>
      </w:r>
      <w:r w:rsidRPr="00EA7465">
        <w:rPr>
          <w:sz w:val="24"/>
          <w:szCs w:val="24"/>
        </w:rPr>
        <w:t xml:space="preserve">(John 17:1-26) </w:t>
      </w:r>
      <w:r>
        <w:rPr>
          <w:sz w:val="24"/>
          <w:szCs w:val="24"/>
        </w:rPr>
        <w:t>On the third day, He was resurrected and spent the next forty days giving them their marching orders before He returned</w:t>
      </w:r>
      <w:r w:rsidRPr="00EA7465">
        <w:rPr>
          <w:sz w:val="24"/>
          <w:szCs w:val="24"/>
        </w:rPr>
        <w:t xml:space="preserve"> home to </w:t>
      </w:r>
      <w:r>
        <w:rPr>
          <w:sz w:val="24"/>
          <w:szCs w:val="24"/>
        </w:rPr>
        <w:t>H</w:t>
      </w:r>
      <w:r w:rsidRPr="00EA7465">
        <w:rPr>
          <w:sz w:val="24"/>
          <w:szCs w:val="24"/>
        </w:rPr>
        <w:t xml:space="preserve">is </w:t>
      </w:r>
      <w:r w:rsidR="00FA33EE" w:rsidRPr="00EA7465">
        <w:rPr>
          <w:sz w:val="24"/>
          <w:szCs w:val="24"/>
        </w:rPr>
        <w:t>Heavenly</w:t>
      </w:r>
      <w:r w:rsidRPr="00EA7465">
        <w:rPr>
          <w:sz w:val="24"/>
          <w:szCs w:val="24"/>
        </w:rPr>
        <w:t xml:space="preserve"> Father to start construction on the eternal home for </w:t>
      </w:r>
      <w:r>
        <w:rPr>
          <w:sz w:val="24"/>
          <w:szCs w:val="24"/>
        </w:rPr>
        <w:t xml:space="preserve">His </w:t>
      </w:r>
      <w:r w:rsidRPr="00EA7465">
        <w:rPr>
          <w:sz w:val="24"/>
          <w:szCs w:val="24"/>
        </w:rPr>
        <w:t>family</w:t>
      </w:r>
      <w:r>
        <w:rPr>
          <w:sz w:val="24"/>
          <w:szCs w:val="24"/>
        </w:rPr>
        <w:t xml:space="preserve">. </w:t>
      </w:r>
    </w:p>
    <w:p w14:paraId="0F8A4FA7" w14:textId="77777777" w:rsidR="00CF54FB" w:rsidRPr="00EA7465" w:rsidRDefault="00CF54FB" w:rsidP="00CF54FB">
      <w:pPr>
        <w:jc w:val="center"/>
        <w:rPr>
          <w:b/>
          <w:i/>
          <w:sz w:val="24"/>
          <w:szCs w:val="24"/>
        </w:rPr>
      </w:pPr>
      <w:r w:rsidRPr="00EA7465">
        <w:rPr>
          <w:b/>
          <w:i/>
          <w:sz w:val="24"/>
          <w:szCs w:val="24"/>
        </w:rPr>
        <w:t>John 14:2&amp;6</w:t>
      </w:r>
    </w:p>
    <w:p w14:paraId="481E64E7" w14:textId="77777777" w:rsidR="00CF54FB" w:rsidRDefault="00CF54FB" w:rsidP="00CF54FB">
      <w:pPr>
        <w:jc w:val="center"/>
        <w:rPr>
          <w:b/>
          <w:i/>
          <w:sz w:val="24"/>
          <w:szCs w:val="24"/>
        </w:rPr>
      </w:pPr>
      <w:r w:rsidRPr="00EA7465">
        <w:rPr>
          <w:b/>
          <w:i/>
          <w:sz w:val="24"/>
          <w:szCs w:val="24"/>
        </w:rPr>
        <w:t>In My Father’s house are many mansions; if it were not so I would have told you. I go to prepare a place for you.  6 Jesus said unto him, I am the way, the truth and the life: no man c</w:t>
      </w:r>
      <w:r>
        <w:rPr>
          <w:b/>
          <w:i/>
          <w:sz w:val="24"/>
          <w:szCs w:val="24"/>
        </w:rPr>
        <w:t xml:space="preserve">ometh unto the Father, but by me. </w:t>
      </w:r>
    </w:p>
    <w:p w14:paraId="5111C457" w14:textId="77777777" w:rsidR="00CF54FB" w:rsidRPr="00DF293C" w:rsidRDefault="00CF54FB" w:rsidP="00CF54FB">
      <w:pPr>
        <w:jc w:val="center"/>
        <w:rPr>
          <w:b/>
          <w:sz w:val="28"/>
          <w:szCs w:val="28"/>
        </w:rPr>
      </w:pPr>
      <w:r w:rsidRPr="00DF293C">
        <w:rPr>
          <w:b/>
          <w:sz w:val="28"/>
          <w:szCs w:val="28"/>
        </w:rPr>
        <w:t>The Family Portrait</w:t>
      </w:r>
    </w:p>
    <w:p w14:paraId="31A60FF4" w14:textId="77777777" w:rsidR="00CF54FB" w:rsidRDefault="00CF54FB" w:rsidP="00CF54FB">
      <w:pPr>
        <w:jc w:val="center"/>
        <w:rPr>
          <w:b/>
          <w:i/>
          <w:sz w:val="24"/>
          <w:szCs w:val="24"/>
        </w:rPr>
      </w:pPr>
      <w:r>
        <w:rPr>
          <w:b/>
          <w:i/>
          <w:sz w:val="24"/>
          <w:szCs w:val="24"/>
        </w:rPr>
        <w:t>Ephesians 3:14-15</w:t>
      </w:r>
    </w:p>
    <w:p w14:paraId="4ABECF05" w14:textId="6664A866" w:rsidR="00CF54FB" w:rsidRDefault="00CF54FB" w:rsidP="00CF54FB">
      <w:pPr>
        <w:jc w:val="center"/>
        <w:rPr>
          <w:b/>
          <w:i/>
          <w:sz w:val="24"/>
          <w:szCs w:val="24"/>
        </w:rPr>
      </w:pPr>
      <w:r w:rsidRPr="00437A0C">
        <w:rPr>
          <w:b/>
          <w:i/>
          <w:sz w:val="24"/>
          <w:szCs w:val="24"/>
        </w:rPr>
        <w:t xml:space="preserve">For this </w:t>
      </w:r>
      <w:r w:rsidR="00FA33EE" w:rsidRPr="00437A0C">
        <w:rPr>
          <w:b/>
          <w:i/>
          <w:sz w:val="24"/>
          <w:szCs w:val="24"/>
        </w:rPr>
        <w:t>reason,</w:t>
      </w:r>
      <w:r w:rsidRPr="00437A0C">
        <w:rPr>
          <w:b/>
          <w:i/>
          <w:sz w:val="24"/>
          <w:szCs w:val="24"/>
        </w:rPr>
        <w:t xml:space="preserve"> I kneel before the Father, from whom his whole </w:t>
      </w:r>
      <w:r w:rsidRPr="00437A0C">
        <w:rPr>
          <w:b/>
          <w:i/>
          <w:sz w:val="24"/>
          <w:szCs w:val="24"/>
          <w:u w:val="single"/>
        </w:rPr>
        <w:t>family</w:t>
      </w:r>
      <w:r w:rsidRPr="00437A0C">
        <w:rPr>
          <w:b/>
          <w:i/>
          <w:sz w:val="24"/>
          <w:szCs w:val="24"/>
        </w:rPr>
        <w:t xml:space="preserve"> in heaven and on earth derives its name. I pray the out of his glorious riches he may strengthen you with power through his Spirit in your inner being, so that Christ may dwell in your hearts through faith.</w:t>
      </w:r>
    </w:p>
    <w:p w14:paraId="1518C251" w14:textId="35B67C33" w:rsidR="00CF54FB" w:rsidRDefault="00CF54FB" w:rsidP="00CF54FB">
      <w:pPr>
        <w:ind w:firstLine="720"/>
        <w:jc w:val="both"/>
        <w:rPr>
          <w:sz w:val="24"/>
          <w:szCs w:val="24"/>
        </w:rPr>
      </w:pPr>
      <w:r>
        <w:rPr>
          <w:sz w:val="24"/>
          <w:szCs w:val="24"/>
        </w:rPr>
        <w:t xml:space="preserve">I find it very interesting that the word </w:t>
      </w:r>
      <w:r w:rsidRPr="00DF293C">
        <w:rPr>
          <w:b/>
          <w:i/>
          <w:sz w:val="24"/>
          <w:szCs w:val="24"/>
        </w:rPr>
        <w:t>family</w:t>
      </w:r>
      <w:r>
        <w:rPr>
          <w:sz w:val="24"/>
          <w:szCs w:val="24"/>
        </w:rPr>
        <w:t xml:space="preserve"> is used </w:t>
      </w:r>
      <w:r w:rsidRPr="00DF293C">
        <w:rPr>
          <w:b/>
          <w:i/>
          <w:sz w:val="24"/>
          <w:szCs w:val="24"/>
        </w:rPr>
        <w:t>one time</w:t>
      </w:r>
      <w:r>
        <w:rPr>
          <w:sz w:val="24"/>
          <w:szCs w:val="24"/>
        </w:rPr>
        <w:t xml:space="preserve"> in the entire New Testament. It is significant that Apostle Paul’s prayer for the Ephesians. So what other names identify God’s family? Just as each name of God reveals a specific part of His character and nature, so do the specific names given to us His family. We are called Saints, Disciples, Christians, the Elect, the Chosen, the House of God, the Temple, </w:t>
      </w:r>
      <w:r w:rsidRPr="00EA7465">
        <w:rPr>
          <w:sz w:val="24"/>
          <w:szCs w:val="24"/>
        </w:rPr>
        <w:t xml:space="preserve">The building and </w:t>
      </w:r>
      <w:r>
        <w:rPr>
          <w:sz w:val="24"/>
          <w:szCs w:val="24"/>
        </w:rPr>
        <w:t>D</w:t>
      </w:r>
      <w:r w:rsidRPr="00EA7465">
        <w:rPr>
          <w:sz w:val="24"/>
          <w:szCs w:val="24"/>
        </w:rPr>
        <w:t xml:space="preserve">welling of God, the Body of </w:t>
      </w:r>
      <w:r>
        <w:rPr>
          <w:sz w:val="24"/>
          <w:szCs w:val="24"/>
        </w:rPr>
        <w:t>Christ,</w:t>
      </w:r>
      <w:r w:rsidRPr="00EA7465">
        <w:rPr>
          <w:sz w:val="24"/>
          <w:szCs w:val="24"/>
        </w:rPr>
        <w:t xml:space="preserve"> Living </w:t>
      </w:r>
      <w:r>
        <w:rPr>
          <w:sz w:val="24"/>
          <w:szCs w:val="24"/>
        </w:rPr>
        <w:t>S</w:t>
      </w:r>
      <w:r w:rsidRPr="00EA7465">
        <w:rPr>
          <w:sz w:val="24"/>
          <w:szCs w:val="24"/>
        </w:rPr>
        <w:t xml:space="preserve">tones, </w:t>
      </w:r>
      <w:r>
        <w:rPr>
          <w:sz w:val="24"/>
          <w:szCs w:val="24"/>
        </w:rPr>
        <w:t>A Kingdom, Priest</w:t>
      </w:r>
      <w:r w:rsidRPr="00EA7465">
        <w:rPr>
          <w:sz w:val="24"/>
          <w:szCs w:val="24"/>
        </w:rPr>
        <w:t>,</w:t>
      </w:r>
      <w:r>
        <w:rPr>
          <w:sz w:val="24"/>
          <w:szCs w:val="24"/>
        </w:rPr>
        <w:t xml:space="preserve"> and the Bride of Christ.  W</w:t>
      </w:r>
      <w:r w:rsidRPr="00EA7465">
        <w:rPr>
          <w:sz w:val="24"/>
          <w:szCs w:val="24"/>
        </w:rPr>
        <w:t>hen</w:t>
      </w:r>
      <w:r>
        <w:rPr>
          <w:sz w:val="24"/>
          <w:szCs w:val="24"/>
        </w:rPr>
        <w:t xml:space="preserve"> we finally arrive at our eternal </w:t>
      </w:r>
      <w:r w:rsidRPr="00EA7465">
        <w:rPr>
          <w:sz w:val="24"/>
          <w:szCs w:val="24"/>
        </w:rPr>
        <w:t xml:space="preserve">home with Him, </w:t>
      </w:r>
      <w:r>
        <w:rPr>
          <w:sz w:val="24"/>
          <w:szCs w:val="24"/>
        </w:rPr>
        <w:t xml:space="preserve">we’ll be called </w:t>
      </w:r>
      <w:r w:rsidRPr="00EA7465">
        <w:rPr>
          <w:sz w:val="24"/>
          <w:szCs w:val="24"/>
        </w:rPr>
        <w:t>the Wife of the Lamb</w:t>
      </w:r>
      <w:r>
        <w:rPr>
          <w:sz w:val="24"/>
          <w:szCs w:val="24"/>
        </w:rPr>
        <w:t>.  For</w:t>
      </w:r>
      <w:r w:rsidRPr="00EA7465">
        <w:rPr>
          <w:sz w:val="24"/>
          <w:szCs w:val="24"/>
        </w:rPr>
        <w:t xml:space="preserve"> now</w:t>
      </w:r>
      <w:r w:rsidR="00C47D9F">
        <w:rPr>
          <w:sz w:val="24"/>
          <w:szCs w:val="24"/>
        </w:rPr>
        <w:t>,</w:t>
      </w:r>
      <w:r w:rsidRPr="00EA7465">
        <w:rPr>
          <w:sz w:val="24"/>
          <w:szCs w:val="24"/>
        </w:rPr>
        <w:t xml:space="preserve"> I want to focus in upon the</w:t>
      </w:r>
      <w:r>
        <w:rPr>
          <w:sz w:val="24"/>
          <w:szCs w:val="24"/>
        </w:rPr>
        <w:t xml:space="preserve"> description of the</w:t>
      </w:r>
      <w:r w:rsidRPr="00EA7465">
        <w:rPr>
          <w:sz w:val="24"/>
          <w:szCs w:val="24"/>
        </w:rPr>
        <w:t xml:space="preserve"> </w:t>
      </w:r>
      <w:r>
        <w:rPr>
          <w:sz w:val="24"/>
          <w:szCs w:val="24"/>
        </w:rPr>
        <w:t>H</w:t>
      </w:r>
      <w:r w:rsidRPr="00EA7465">
        <w:rPr>
          <w:sz w:val="24"/>
          <w:szCs w:val="24"/>
        </w:rPr>
        <w:t>ousehold of God.</w:t>
      </w:r>
    </w:p>
    <w:p w14:paraId="71E36C8C" w14:textId="77777777" w:rsidR="00CF54FB" w:rsidRDefault="00CF54FB" w:rsidP="00CF54FB">
      <w:pPr>
        <w:ind w:firstLine="720"/>
        <w:jc w:val="both"/>
        <w:rPr>
          <w:sz w:val="24"/>
          <w:szCs w:val="24"/>
        </w:rPr>
      </w:pPr>
      <w:r>
        <w:rPr>
          <w:sz w:val="24"/>
          <w:szCs w:val="24"/>
        </w:rPr>
        <w:t>The following is a biblical “family portrait“</w:t>
      </w:r>
      <w:r w:rsidRPr="00EA7465">
        <w:rPr>
          <w:sz w:val="24"/>
          <w:szCs w:val="24"/>
        </w:rPr>
        <w:t xml:space="preserve">. </w:t>
      </w:r>
      <w:r>
        <w:rPr>
          <w:sz w:val="24"/>
          <w:szCs w:val="24"/>
        </w:rPr>
        <w:t>T</w:t>
      </w:r>
      <w:r w:rsidRPr="00EA7465">
        <w:rPr>
          <w:sz w:val="24"/>
          <w:szCs w:val="24"/>
        </w:rPr>
        <w:t xml:space="preserve">he house the Lord is building, through local </w:t>
      </w:r>
      <w:r>
        <w:rPr>
          <w:sz w:val="24"/>
          <w:szCs w:val="24"/>
        </w:rPr>
        <w:t>communities</w:t>
      </w:r>
      <w:r w:rsidRPr="00EA7465">
        <w:rPr>
          <w:sz w:val="24"/>
          <w:szCs w:val="24"/>
        </w:rPr>
        <w:t xml:space="preserve"> of believers, is a family</w:t>
      </w:r>
      <w:r>
        <w:rPr>
          <w:sz w:val="24"/>
          <w:szCs w:val="24"/>
        </w:rPr>
        <w:t>,</w:t>
      </w:r>
      <w:r w:rsidRPr="00EA7465">
        <w:rPr>
          <w:sz w:val="24"/>
          <w:szCs w:val="24"/>
        </w:rPr>
        <w:t xml:space="preserve"> which bears </w:t>
      </w:r>
      <w:r>
        <w:rPr>
          <w:sz w:val="24"/>
          <w:szCs w:val="24"/>
        </w:rPr>
        <w:t>H</w:t>
      </w:r>
      <w:r w:rsidRPr="00EA7465">
        <w:rPr>
          <w:sz w:val="24"/>
          <w:szCs w:val="24"/>
        </w:rPr>
        <w:t>is name. It is a functional family because Jesus is the glue that holds it all together. It is a house where real Love lives.</w:t>
      </w:r>
      <w:r>
        <w:rPr>
          <w:sz w:val="24"/>
          <w:szCs w:val="24"/>
        </w:rPr>
        <w:t xml:space="preserve"> Because</w:t>
      </w:r>
      <w:r w:rsidRPr="00EA7465">
        <w:rPr>
          <w:sz w:val="24"/>
          <w:szCs w:val="24"/>
        </w:rPr>
        <w:t xml:space="preserve"> God</w:t>
      </w:r>
      <w:r>
        <w:rPr>
          <w:sz w:val="24"/>
          <w:szCs w:val="24"/>
        </w:rPr>
        <w:t xml:space="preserve"> is there in the midst of them and He is love!</w:t>
      </w:r>
      <w:r w:rsidRPr="00EA7465">
        <w:rPr>
          <w:sz w:val="24"/>
          <w:szCs w:val="24"/>
        </w:rPr>
        <w:t xml:space="preserve"> It is an eternal family, made up of people from every nation on earth. </w:t>
      </w:r>
      <w:r>
        <w:rPr>
          <w:sz w:val="24"/>
          <w:szCs w:val="24"/>
        </w:rPr>
        <w:t xml:space="preserve">Some are already home in heaven and some are on earth. </w:t>
      </w:r>
      <w:r w:rsidRPr="00EA7465">
        <w:rPr>
          <w:sz w:val="24"/>
          <w:szCs w:val="24"/>
        </w:rPr>
        <w:t xml:space="preserve">It is a house that the gates of hell will not prevail against! It is a family built one precious seed pearl at a time, and the house will stand whatever storms may come because the foundation of the house is Jesus Christ the Rock of ages. </w:t>
      </w:r>
    </w:p>
    <w:p w14:paraId="3CC82FDE" w14:textId="77777777" w:rsidR="00CF54FB" w:rsidRPr="00F1380E" w:rsidRDefault="00CF54FB" w:rsidP="00CF54FB">
      <w:pPr>
        <w:ind w:firstLine="720"/>
        <w:jc w:val="both"/>
        <w:rPr>
          <w:sz w:val="24"/>
          <w:szCs w:val="24"/>
        </w:rPr>
      </w:pPr>
      <w:r>
        <w:rPr>
          <w:sz w:val="24"/>
          <w:szCs w:val="24"/>
        </w:rPr>
        <w:t>B</w:t>
      </w:r>
      <w:r w:rsidRPr="00EA7465">
        <w:rPr>
          <w:sz w:val="24"/>
          <w:szCs w:val="24"/>
        </w:rPr>
        <w:t xml:space="preserve">oth the Hebrew and Greek words for </w:t>
      </w:r>
      <w:r w:rsidRPr="000D274D">
        <w:rPr>
          <w:b/>
          <w:i/>
          <w:sz w:val="24"/>
          <w:szCs w:val="24"/>
        </w:rPr>
        <w:t>house</w:t>
      </w:r>
      <w:r>
        <w:rPr>
          <w:sz w:val="24"/>
          <w:szCs w:val="24"/>
        </w:rPr>
        <w:t xml:space="preserve"> beautifully describe</w:t>
      </w:r>
      <w:r w:rsidRPr="00EA7465">
        <w:rPr>
          <w:sz w:val="24"/>
          <w:szCs w:val="24"/>
        </w:rPr>
        <w:t xml:space="preserve"> His dwelling place</w:t>
      </w:r>
      <w:r>
        <w:rPr>
          <w:sz w:val="24"/>
          <w:szCs w:val="24"/>
        </w:rPr>
        <w:t xml:space="preserve"> on earth- the Church. The </w:t>
      </w:r>
      <w:r w:rsidRPr="00EA7465">
        <w:rPr>
          <w:sz w:val="24"/>
          <w:szCs w:val="24"/>
        </w:rPr>
        <w:t>Hebrew word for H</w:t>
      </w:r>
      <w:r>
        <w:rPr>
          <w:sz w:val="24"/>
          <w:szCs w:val="24"/>
        </w:rPr>
        <w:t xml:space="preserve">ouse in </w:t>
      </w:r>
      <w:r w:rsidRPr="00EA7465">
        <w:rPr>
          <w:sz w:val="24"/>
          <w:szCs w:val="24"/>
        </w:rPr>
        <w:t>Strong’s</w:t>
      </w:r>
      <w:r>
        <w:rPr>
          <w:sz w:val="24"/>
          <w:szCs w:val="24"/>
        </w:rPr>
        <w:t xml:space="preserve"> Concordance is B</w:t>
      </w:r>
      <w:r w:rsidRPr="00EA7465">
        <w:rPr>
          <w:sz w:val="24"/>
          <w:szCs w:val="24"/>
        </w:rPr>
        <w:t>ayith</w:t>
      </w:r>
      <w:r>
        <w:rPr>
          <w:sz w:val="24"/>
          <w:szCs w:val="24"/>
        </w:rPr>
        <w:t>. This is the definition:</w:t>
      </w:r>
      <w:r w:rsidRPr="00EA7465">
        <w:rPr>
          <w:sz w:val="24"/>
          <w:szCs w:val="24"/>
        </w:rPr>
        <w:t xml:space="preserve"> a house in the greatest variety of applications, especially family: court, </w:t>
      </w:r>
      <w:r w:rsidRPr="000D274D">
        <w:rPr>
          <w:b/>
          <w:i/>
          <w:sz w:val="24"/>
          <w:szCs w:val="24"/>
        </w:rPr>
        <w:t>daughter,</w:t>
      </w:r>
      <w:r w:rsidRPr="00EA7465">
        <w:rPr>
          <w:sz w:val="24"/>
          <w:szCs w:val="24"/>
        </w:rPr>
        <w:t xml:space="preserve"> door, </w:t>
      </w:r>
      <w:r w:rsidRPr="000D274D">
        <w:rPr>
          <w:b/>
          <w:i/>
          <w:sz w:val="24"/>
          <w:szCs w:val="24"/>
          <w:u w:val="single"/>
        </w:rPr>
        <w:t>palace</w:t>
      </w:r>
      <w:r w:rsidRPr="00EA7465">
        <w:rPr>
          <w:sz w:val="24"/>
          <w:szCs w:val="24"/>
        </w:rPr>
        <w:t xml:space="preserve">, steward, tablet, </w:t>
      </w:r>
      <w:r w:rsidRPr="000D274D">
        <w:rPr>
          <w:b/>
          <w:i/>
          <w:sz w:val="24"/>
          <w:szCs w:val="24"/>
          <w:u w:val="single"/>
        </w:rPr>
        <w:t>and temple</w:t>
      </w:r>
      <w:r w:rsidRPr="000D274D">
        <w:rPr>
          <w:b/>
          <w:i/>
          <w:sz w:val="24"/>
          <w:szCs w:val="24"/>
        </w:rPr>
        <w:t>.</w:t>
      </w:r>
    </w:p>
    <w:p w14:paraId="66E13EF9" w14:textId="77777777" w:rsidR="00CF54FB" w:rsidRDefault="00CF54FB" w:rsidP="00CF54FB">
      <w:pPr>
        <w:ind w:firstLine="720"/>
        <w:jc w:val="both"/>
        <w:rPr>
          <w:rFonts w:ascii="Verdana" w:hAnsi="Verdana"/>
          <w:b/>
          <w:bCs/>
          <w:color w:val="000000"/>
          <w:sz w:val="37"/>
          <w:szCs w:val="37"/>
        </w:rPr>
      </w:pPr>
      <w:r>
        <w:rPr>
          <w:sz w:val="24"/>
          <w:szCs w:val="24"/>
        </w:rPr>
        <w:t xml:space="preserve">The </w:t>
      </w:r>
      <w:r w:rsidRPr="00EA7465">
        <w:rPr>
          <w:sz w:val="24"/>
          <w:szCs w:val="24"/>
        </w:rPr>
        <w:t>Greek word for House</w:t>
      </w:r>
      <w:r>
        <w:rPr>
          <w:sz w:val="24"/>
          <w:szCs w:val="24"/>
        </w:rPr>
        <w:t xml:space="preserve"> in</w:t>
      </w:r>
      <w:r w:rsidRPr="00EA7465">
        <w:rPr>
          <w:sz w:val="24"/>
          <w:szCs w:val="24"/>
        </w:rPr>
        <w:t xml:space="preserve"> Strong’s </w:t>
      </w:r>
      <w:r>
        <w:rPr>
          <w:sz w:val="24"/>
          <w:szCs w:val="24"/>
        </w:rPr>
        <w:t xml:space="preserve">Concordance is </w:t>
      </w:r>
      <w:r w:rsidRPr="00EA7465">
        <w:rPr>
          <w:sz w:val="24"/>
          <w:szCs w:val="24"/>
        </w:rPr>
        <w:t>Oikia</w:t>
      </w:r>
      <w:r>
        <w:rPr>
          <w:sz w:val="24"/>
          <w:szCs w:val="24"/>
        </w:rPr>
        <w:t>. This is the vivid description of this word found in the Strong’s Concordance: -</w:t>
      </w:r>
      <w:r w:rsidRPr="00EA7465">
        <w:rPr>
          <w:sz w:val="24"/>
          <w:szCs w:val="24"/>
        </w:rPr>
        <w:t xml:space="preserve"> residence, an abode; a family, domestics: - home, household. From this word oikos: </w:t>
      </w:r>
      <w:r w:rsidRPr="00811799">
        <w:rPr>
          <w:sz w:val="24"/>
          <w:szCs w:val="24"/>
        </w:rPr>
        <w:t>a dwelling</w:t>
      </w:r>
      <w:r>
        <w:rPr>
          <w:sz w:val="24"/>
          <w:szCs w:val="24"/>
        </w:rPr>
        <w:t>,</w:t>
      </w:r>
      <w:r w:rsidRPr="00811799">
        <w:rPr>
          <w:sz w:val="24"/>
          <w:szCs w:val="24"/>
        </w:rPr>
        <w:t xml:space="preserve"> a family</w:t>
      </w:r>
      <w:r w:rsidRPr="00EA7465">
        <w:rPr>
          <w:sz w:val="24"/>
          <w:szCs w:val="24"/>
        </w:rPr>
        <w:t xml:space="preserve">, home, and temple. </w:t>
      </w:r>
      <w:r>
        <w:rPr>
          <w:sz w:val="24"/>
          <w:szCs w:val="24"/>
        </w:rPr>
        <w:t xml:space="preserve">The words in Greek for building and Build are derived from this root word for house. (Ephesians 2:19-21) </w:t>
      </w:r>
    </w:p>
    <w:p w14:paraId="6A39C2CD" w14:textId="77777777" w:rsidR="00CF54FB" w:rsidRPr="00402D9B" w:rsidRDefault="00CF54FB" w:rsidP="00CF54FB">
      <w:pPr>
        <w:pStyle w:val="Heading1"/>
        <w:shd w:val="clear" w:color="auto" w:fill="FFFFFF"/>
        <w:spacing w:before="0"/>
        <w:jc w:val="center"/>
        <w:rPr>
          <w:rFonts w:asciiTheme="minorHAnsi" w:hAnsiTheme="minorHAnsi" w:cs="Helvetica"/>
          <w:bCs w:val="0"/>
          <w:i/>
          <w:color w:val="000000"/>
          <w:sz w:val="24"/>
          <w:szCs w:val="24"/>
        </w:rPr>
      </w:pPr>
      <w:r w:rsidRPr="00402D9B">
        <w:rPr>
          <w:rStyle w:val="passage-display-bcv"/>
          <w:rFonts w:asciiTheme="minorHAnsi" w:hAnsiTheme="minorHAnsi" w:cs="Helvetica"/>
          <w:bCs w:val="0"/>
          <w:i/>
          <w:color w:val="000000"/>
          <w:sz w:val="24"/>
          <w:szCs w:val="24"/>
        </w:rPr>
        <w:t xml:space="preserve">Hebrews 2:10-13 </w:t>
      </w:r>
      <w:r w:rsidRPr="00402D9B">
        <w:rPr>
          <w:rStyle w:val="passage-display-version"/>
          <w:rFonts w:asciiTheme="minorHAnsi" w:hAnsiTheme="minorHAnsi" w:cs="Helvetica"/>
          <w:bCs w:val="0"/>
          <w:i/>
          <w:color w:val="000000"/>
          <w:sz w:val="24"/>
          <w:szCs w:val="24"/>
        </w:rPr>
        <w:t>(NIV)</w:t>
      </w:r>
    </w:p>
    <w:p w14:paraId="44F32556" w14:textId="77777777" w:rsidR="00CF54FB" w:rsidRPr="00402D9B" w:rsidRDefault="00CF54FB" w:rsidP="00CF54FB">
      <w:pPr>
        <w:pStyle w:val="NormalWeb"/>
        <w:shd w:val="clear" w:color="auto" w:fill="FFFFFF"/>
        <w:spacing w:before="0" w:beforeAutospacing="0" w:after="150" w:afterAutospacing="0" w:line="360" w:lineRule="atLeast"/>
        <w:jc w:val="center"/>
        <w:rPr>
          <w:rFonts w:asciiTheme="minorHAnsi" w:hAnsiTheme="minorHAnsi" w:cs="Helvetica"/>
          <w:b/>
          <w:i/>
          <w:color w:val="000000"/>
        </w:rPr>
      </w:pPr>
      <w:r w:rsidRPr="00402D9B">
        <w:rPr>
          <w:rStyle w:val="text"/>
          <w:rFonts w:asciiTheme="minorHAnsi" w:hAnsiTheme="minorHAnsi" w:cs="Arial"/>
          <w:b/>
          <w:bCs/>
          <w:i/>
          <w:color w:val="000000"/>
          <w:vertAlign w:val="superscript"/>
        </w:rPr>
        <w:t>10 </w:t>
      </w:r>
      <w:r w:rsidRPr="00402D9B">
        <w:rPr>
          <w:rStyle w:val="text"/>
          <w:rFonts w:asciiTheme="minorHAnsi" w:hAnsiTheme="minorHAnsi" w:cs="Helvetica"/>
          <w:b/>
          <w:i/>
          <w:color w:val="000000"/>
        </w:rPr>
        <w:t>In bringing many sons and daughters to glory, it was fitting that God, for whom and through whom everything exists,</w:t>
      </w:r>
      <w:r w:rsidRPr="00402D9B">
        <w:rPr>
          <w:rStyle w:val="apple-converted-space"/>
          <w:rFonts w:asciiTheme="minorHAnsi" w:hAnsiTheme="minorHAnsi" w:cs="Helvetica"/>
          <w:b/>
          <w:i/>
          <w:color w:val="000000"/>
        </w:rPr>
        <w:t> </w:t>
      </w:r>
      <w:r w:rsidRPr="00402D9B">
        <w:rPr>
          <w:rStyle w:val="text"/>
          <w:rFonts w:asciiTheme="minorHAnsi" w:hAnsiTheme="minorHAnsi" w:cs="Helvetica"/>
          <w:b/>
          <w:i/>
          <w:color w:val="000000"/>
        </w:rPr>
        <w:t>should m</w:t>
      </w:r>
      <w:r>
        <w:rPr>
          <w:rStyle w:val="text"/>
          <w:rFonts w:asciiTheme="minorHAnsi" w:hAnsiTheme="minorHAnsi" w:cs="Helvetica"/>
          <w:b/>
          <w:i/>
          <w:color w:val="000000"/>
        </w:rPr>
        <w:t>a</w:t>
      </w:r>
      <w:r w:rsidRPr="00402D9B">
        <w:rPr>
          <w:rStyle w:val="text"/>
          <w:rFonts w:asciiTheme="minorHAnsi" w:hAnsiTheme="minorHAnsi" w:cs="Helvetica"/>
          <w:b/>
          <w:i/>
          <w:color w:val="000000"/>
        </w:rPr>
        <w:t>ke the pioneer of their salvation perfect through what he suffered.</w:t>
      </w:r>
      <w:r w:rsidRPr="00402D9B">
        <w:rPr>
          <w:rStyle w:val="apple-converted-space"/>
          <w:rFonts w:asciiTheme="minorHAnsi" w:hAnsiTheme="minorHAnsi" w:cs="Helvetica"/>
          <w:b/>
          <w:i/>
          <w:color w:val="000000"/>
        </w:rPr>
        <w:t> </w:t>
      </w:r>
      <w:r w:rsidRPr="00402D9B">
        <w:rPr>
          <w:rStyle w:val="text"/>
          <w:rFonts w:asciiTheme="minorHAnsi" w:hAnsiTheme="minorHAnsi" w:cs="Arial"/>
          <w:b/>
          <w:bCs/>
          <w:i/>
          <w:color w:val="000000"/>
          <w:vertAlign w:val="superscript"/>
        </w:rPr>
        <w:t>11 </w:t>
      </w:r>
      <w:r w:rsidRPr="00402D9B">
        <w:rPr>
          <w:rStyle w:val="text"/>
          <w:rFonts w:asciiTheme="minorHAnsi" w:hAnsiTheme="minorHAnsi" w:cs="Helvetica"/>
          <w:b/>
          <w:i/>
          <w:color w:val="000000"/>
        </w:rPr>
        <w:t>Both the one who makes people holy</w:t>
      </w:r>
      <w:r w:rsidRPr="00402D9B">
        <w:rPr>
          <w:rStyle w:val="apple-converted-space"/>
          <w:rFonts w:asciiTheme="minorHAnsi" w:hAnsiTheme="minorHAnsi" w:cs="Helvetica"/>
          <w:b/>
          <w:i/>
          <w:color w:val="000000"/>
        </w:rPr>
        <w:t> </w:t>
      </w:r>
      <w:r w:rsidRPr="00402D9B">
        <w:rPr>
          <w:rStyle w:val="text"/>
          <w:rFonts w:asciiTheme="minorHAnsi" w:hAnsiTheme="minorHAnsi" w:cs="Helvetica"/>
          <w:b/>
          <w:i/>
          <w:color w:val="000000"/>
        </w:rPr>
        <w:t>and those who are made holy</w:t>
      </w:r>
      <w:r w:rsidRPr="00402D9B">
        <w:rPr>
          <w:rStyle w:val="apple-converted-space"/>
          <w:rFonts w:asciiTheme="minorHAnsi" w:hAnsiTheme="minorHAnsi" w:cs="Helvetica"/>
          <w:b/>
          <w:i/>
          <w:color w:val="000000"/>
        </w:rPr>
        <w:t> </w:t>
      </w:r>
      <w:r w:rsidRPr="00402D9B">
        <w:rPr>
          <w:rStyle w:val="text"/>
          <w:rFonts w:asciiTheme="minorHAnsi" w:hAnsiTheme="minorHAnsi" w:cs="Helvetica"/>
          <w:b/>
          <w:i/>
          <w:color w:val="000000"/>
        </w:rPr>
        <w:t>are of the same family. So Jesus is not ashamed to call them brothers and sisters.</w:t>
      </w:r>
      <w:r w:rsidRPr="00402D9B">
        <w:rPr>
          <w:rStyle w:val="apple-converted-space"/>
          <w:rFonts w:asciiTheme="minorHAnsi" w:hAnsiTheme="minorHAnsi" w:cs="Helvetica"/>
          <w:b/>
          <w:i/>
          <w:color w:val="000000"/>
        </w:rPr>
        <w:t> </w:t>
      </w:r>
      <w:r w:rsidRPr="00402D9B">
        <w:rPr>
          <w:rStyle w:val="text"/>
          <w:rFonts w:asciiTheme="minorHAnsi" w:hAnsiTheme="minorHAnsi" w:cs="Arial"/>
          <w:b/>
          <w:bCs/>
          <w:i/>
          <w:color w:val="000000"/>
          <w:vertAlign w:val="superscript"/>
        </w:rPr>
        <w:t>12 </w:t>
      </w:r>
      <w:r w:rsidRPr="00402D9B">
        <w:rPr>
          <w:rStyle w:val="text"/>
          <w:rFonts w:asciiTheme="minorHAnsi" w:hAnsiTheme="minorHAnsi" w:cs="Helvetica"/>
          <w:b/>
          <w:i/>
          <w:color w:val="000000"/>
        </w:rPr>
        <w:t>He says,</w:t>
      </w:r>
      <w:r>
        <w:rPr>
          <w:rStyle w:val="text"/>
          <w:rFonts w:asciiTheme="minorHAnsi" w:hAnsiTheme="minorHAnsi" w:cs="Helvetica"/>
          <w:b/>
          <w:i/>
          <w:color w:val="000000"/>
        </w:rPr>
        <w:t xml:space="preserve"> </w:t>
      </w:r>
      <w:r w:rsidRPr="00402D9B">
        <w:rPr>
          <w:rStyle w:val="text"/>
          <w:rFonts w:asciiTheme="minorHAnsi" w:hAnsiTheme="minorHAnsi" w:cs="Helvetica"/>
          <w:b/>
          <w:i/>
          <w:color w:val="000000"/>
        </w:rPr>
        <w:t>“I will declare your name to my brothers and sisters</w:t>
      </w:r>
      <w:r>
        <w:rPr>
          <w:rStyle w:val="text"/>
          <w:rFonts w:asciiTheme="minorHAnsi" w:hAnsiTheme="minorHAnsi" w:cs="Helvetica"/>
          <w:b/>
          <w:i/>
          <w:color w:val="000000"/>
        </w:rPr>
        <w:t>;</w:t>
      </w:r>
      <w:r w:rsidRPr="00402D9B">
        <w:rPr>
          <w:rStyle w:val="indent-1-breaks"/>
          <w:rFonts w:asciiTheme="minorHAnsi" w:hAnsiTheme="minorHAnsi" w:cs="Courier New"/>
          <w:b/>
          <w:i/>
          <w:color w:val="000000"/>
        </w:rPr>
        <w:t>  </w:t>
      </w:r>
      <w:r w:rsidRPr="00402D9B">
        <w:rPr>
          <w:rStyle w:val="text"/>
          <w:rFonts w:asciiTheme="minorHAnsi" w:hAnsiTheme="minorHAnsi" w:cs="Helvetica"/>
          <w:b/>
          <w:i/>
          <w:color w:val="000000"/>
        </w:rPr>
        <w:t>in the assembly I will sing your praises.”</w:t>
      </w:r>
      <w:r>
        <w:rPr>
          <w:rStyle w:val="text"/>
          <w:rFonts w:asciiTheme="minorHAnsi" w:hAnsiTheme="minorHAnsi" w:cs="Helvetica"/>
          <w:b/>
          <w:i/>
          <w:color w:val="000000"/>
        </w:rPr>
        <w:t xml:space="preserve"> </w:t>
      </w:r>
      <w:r w:rsidRPr="00402D9B">
        <w:rPr>
          <w:rStyle w:val="text"/>
          <w:rFonts w:asciiTheme="minorHAnsi" w:hAnsiTheme="minorHAnsi" w:cs="Arial"/>
          <w:b/>
          <w:bCs/>
          <w:i/>
          <w:color w:val="000000"/>
          <w:vertAlign w:val="superscript"/>
        </w:rPr>
        <w:t> </w:t>
      </w:r>
      <w:r w:rsidRPr="00402D9B">
        <w:rPr>
          <w:rStyle w:val="text"/>
          <w:rFonts w:asciiTheme="minorHAnsi" w:hAnsiTheme="minorHAnsi" w:cs="Helvetica"/>
          <w:b/>
          <w:i/>
          <w:color w:val="000000"/>
        </w:rPr>
        <w:t>And again,</w:t>
      </w:r>
      <w:r>
        <w:rPr>
          <w:rStyle w:val="text"/>
          <w:rFonts w:asciiTheme="minorHAnsi" w:hAnsiTheme="minorHAnsi" w:cs="Helvetica"/>
          <w:b/>
          <w:i/>
          <w:color w:val="000000"/>
        </w:rPr>
        <w:t xml:space="preserve"> </w:t>
      </w:r>
      <w:r w:rsidRPr="00402D9B">
        <w:rPr>
          <w:rStyle w:val="text"/>
          <w:rFonts w:asciiTheme="minorHAnsi" w:hAnsiTheme="minorHAnsi" w:cs="Helvetica"/>
          <w:b/>
          <w:i/>
          <w:color w:val="000000"/>
        </w:rPr>
        <w:t>“I will put my trust in him.”</w:t>
      </w:r>
      <w:r>
        <w:rPr>
          <w:rStyle w:val="text"/>
          <w:rFonts w:asciiTheme="minorHAnsi" w:hAnsiTheme="minorHAnsi" w:cs="Helvetica"/>
          <w:b/>
          <w:i/>
          <w:color w:val="000000"/>
        </w:rPr>
        <w:t xml:space="preserve"> </w:t>
      </w:r>
      <w:r w:rsidRPr="00402D9B">
        <w:rPr>
          <w:rStyle w:val="text"/>
          <w:rFonts w:asciiTheme="minorHAnsi" w:hAnsiTheme="minorHAnsi" w:cs="Helvetica"/>
          <w:b/>
          <w:i/>
          <w:color w:val="000000"/>
        </w:rPr>
        <w:t>And again he says,</w:t>
      </w:r>
      <w:r>
        <w:rPr>
          <w:rStyle w:val="text"/>
          <w:rFonts w:asciiTheme="minorHAnsi" w:hAnsiTheme="minorHAnsi" w:cs="Helvetica"/>
          <w:b/>
          <w:i/>
          <w:color w:val="000000"/>
        </w:rPr>
        <w:t xml:space="preserve"> </w:t>
      </w:r>
      <w:r w:rsidRPr="00402D9B">
        <w:rPr>
          <w:rStyle w:val="text"/>
          <w:rFonts w:asciiTheme="minorHAnsi" w:hAnsiTheme="minorHAnsi" w:cs="Helvetica"/>
          <w:b/>
          <w:i/>
          <w:color w:val="000000"/>
        </w:rPr>
        <w:t>“Here am I, and the children God has given me.”</w:t>
      </w:r>
    </w:p>
    <w:p w14:paraId="2C6A6897" w14:textId="1BF4B94C" w:rsidR="00CF54FB" w:rsidRDefault="00CF54FB" w:rsidP="000924C5">
      <w:pPr>
        <w:ind w:firstLine="720"/>
        <w:jc w:val="both"/>
        <w:rPr>
          <w:i/>
          <w:sz w:val="24"/>
          <w:szCs w:val="24"/>
        </w:rPr>
      </w:pPr>
      <w:r w:rsidRPr="00EA7465">
        <w:rPr>
          <w:sz w:val="24"/>
          <w:szCs w:val="24"/>
        </w:rPr>
        <w:t>He sets lonely people in families.</w:t>
      </w:r>
      <w:r>
        <w:rPr>
          <w:sz w:val="24"/>
          <w:szCs w:val="24"/>
        </w:rPr>
        <w:t xml:space="preserve"> (Local communities of Faith) </w:t>
      </w:r>
      <w:r w:rsidRPr="00EA7465">
        <w:rPr>
          <w:sz w:val="24"/>
          <w:szCs w:val="24"/>
        </w:rPr>
        <w:t xml:space="preserve"> He wants all His children to be connected to His living body so that His life can flow in and through us. (Psalms 27:10, 45:10-11, 68:5-6</w:t>
      </w:r>
    </w:p>
    <w:p w14:paraId="3FF4018E" w14:textId="77777777" w:rsidR="00CF54FB" w:rsidRPr="00AE5D79" w:rsidRDefault="00CF54FB" w:rsidP="00CF54FB">
      <w:pPr>
        <w:pStyle w:val="txt-sm"/>
        <w:jc w:val="center"/>
        <w:rPr>
          <w:rFonts w:asciiTheme="minorHAnsi" w:hAnsiTheme="minorHAnsi" w:cstheme="minorHAnsi"/>
          <w:b/>
          <w:i/>
        </w:rPr>
      </w:pPr>
      <w:r w:rsidRPr="00AE5D79">
        <w:rPr>
          <w:rFonts w:asciiTheme="minorHAnsi" w:hAnsiTheme="minorHAnsi" w:cstheme="minorHAnsi"/>
          <w:b/>
          <w:i/>
        </w:rPr>
        <w:t>Isaiah 61:4-</w:t>
      </w:r>
      <w:r>
        <w:rPr>
          <w:rFonts w:asciiTheme="minorHAnsi" w:hAnsiTheme="minorHAnsi" w:cstheme="minorHAnsi"/>
          <w:b/>
          <w:i/>
        </w:rPr>
        <w:t>9</w:t>
      </w:r>
      <w:r w:rsidRPr="00AE5D79">
        <w:rPr>
          <w:rFonts w:asciiTheme="minorHAnsi" w:hAnsiTheme="minorHAnsi" w:cstheme="minorHAnsi"/>
          <w:b/>
          <w:i/>
        </w:rPr>
        <w:t xml:space="preserve"> (NASB)</w:t>
      </w:r>
    </w:p>
    <w:p w14:paraId="0EEC83C0" w14:textId="77777777" w:rsidR="00CF54FB" w:rsidRDefault="00CF54FB" w:rsidP="00CF54FB">
      <w:pPr>
        <w:pStyle w:val="line"/>
        <w:jc w:val="center"/>
        <w:rPr>
          <w:rStyle w:val="text"/>
          <w:rFonts w:asciiTheme="minorHAnsi" w:hAnsiTheme="minorHAnsi" w:cstheme="minorHAnsi"/>
          <w:b/>
          <w:i/>
        </w:rPr>
      </w:pPr>
      <w:r w:rsidRPr="00AE5D79">
        <w:rPr>
          <w:rStyle w:val="text"/>
          <w:rFonts w:asciiTheme="minorHAnsi" w:hAnsiTheme="minorHAnsi" w:cstheme="minorHAnsi"/>
          <w:b/>
          <w:i/>
          <w:vertAlign w:val="superscript"/>
        </w:rPr>
        <w:t>4 </w:t>
      </w:r>
      <w:r w:rsidRPr="00AE5D79">
        <w:rPr>
          <w:rStyle w:val="text"/>
          <w:rFonts w:asciiTheme="minorHAnsi" w:hAnsiTheme="minorHAnsi" w:cstheme="minorHAnsi"/>
          <w:b/>
          <w:i/>
        </w:rPr>
        <w:t>Then they will rebuild the ancient ruins, They will raise up the former devastations;</w:t>
      </w:r>
      <w:r w:rsidRPr="00AE5D79">
        <w:rPr>
          <w:rFonts w:asciiTheme="minorHAnsi" w:hAnsiTheme="minorHAnsi" w:cstheme="minorHAnsi"/>
          <w:b/>
          <w:i/>
        </w:rPr>
        <w:t xml:space="preserve"> </w:t>
      </w:r>
      <w:r w:rsidRPr="00AE5D79">
        <w:rPr>
          <w:rStyle w:val="text"/>
          <w:rFonts w:asciiTheme="minorHAnsi" w:hAnsiTheme="minorHAnsi" w:cstheme="minorHAnsi"/>
          <w:b/>
          <w:i/>
        </w:rPr>
        <w:t>And they will repair the ruined cities,</w:t>
      </w:r>
      <w:r w:rsidRPr="00AE5D79">
        <w:rPr>
          <w:rFonts w:asciiTheme="minorHAnsi" w:hAnsiTheme="minorHAnsi" w:cstheme="minorHAnsi"/>
          <w:b/>
          <w:i/>
        </w:rPr>
        <w:t xml:space="preserve"> </w:t>
      </w:r>
      <w:r w:rsidRPr="00AE5D79">
        <w:rPr>
          <w:rStyle w:val="text"/>
          <w:rFonts w:asciiTheme="minorHAnsi" w:hAnsiTheme="minorHAnsi" w:cstheme="minorHAnsi"/>
          <w:b/>
          <w:i/>
        </w:rPr>
        <w:t>The desolations of many generations.</w:t>
      </w:r>
      <w:r w:rsidRPr="00AE5D79">
        <w:rPr>
          <w:rStyle w:val="text"/>
          <w:rFonts w:asciiTheme="minorHAnsi" w:hAnsiTheme="minorHAnsi" w:cstheme="minorHAnsi"/>
          <w:b/>
          <w:i/>
          <w:vertAlign w:val="superscript"/>
        </w:rPr>
        <w:t>5 </w:t>
      </w:r>
      <w:r w:rsidRPr="00AE5D79">
        <w:rPr>
          <w:rStyle w:val="text"/>
          <w:rFonts w:asciiTheme="minorHAnsi" w:hAnsiTheme="minorHAnsi" w:cstheme="minorHAnsi"/>
          <w:b/>
          <w:i/>
        </w:rPr>
        <w:t>Strangers will stand and  foreigners will be your farmers and your vinedressers.</w:t>
      </w:r>
      <w:r w:rsidRPr="00AE5D79">
        <w:rPr>
          <w:rFonts w:asciiTheme="minorHAnsi" w:hAnsiTheme="minorHAnsi" w:cstheme="minorHAnsi"/>
          <w:b/>
          <w:i/>
        </w:rPr>
        <w:t xml:space="preserve"> </w:t>
      </w:r>
      <w:r w:rsidRPr="00AE5D79">
        <w:rPr>
          <w:rStyle w:val="text"/>
          <w:rFonts w:asciiTheme="minorHAnsi" w:hAnsiTheme="minorHAnsi" w:cstheme="minorHAnsi"/>
          <w:b/>
          <w:i/>
          <w:vertAlign w:val="superscript"/>
        </w:rPr>
        <w:t>6 </w:t>
      </w:r>
      <w:r w:rsidRPr="00AE5D79">
        <w:rPr>
          <w:rStyle w:val="text"/>
          <w:rFonts w:asciiTheme="minorHAnsi" w:hAnsiTheme="minorHAnsi" w:cstheme="minorHAnsi"/>
          <w:b/>
          <w:i/>
        </w:rPr>
        <w:t xml:space="preserve">But you will be called the priests of the </w:t>
      </w:r>
      <w:r w:rsidRPr="00AE5D79">
        <w:rPr>
          <w:rStyle w:val="small-caps"/>
          <w:rFonts w:asciiTheme="minorHAnsi" w:hAnsiTheme="minorHAnsi" w:cstheme="minorHAnsi"/>
          <w:b/>
          <w:i/>
          <w:smallCaps/>
        </w:rPr>
        <w:t>Lord</w:t>
      </w:r>
      <w:r w:rsidRPr="00AE5D79">
        <w:rPr>
          <w:rStyle w:val="text"/>
          <w:rFonts w:asciiTheme="minorHAnsi" w:hAnsiTheme="minorHAnsi" w:cstheme="minorHAnsi"/>
          <w:b/>
          <w:i/>
        </w:rPr>
        <w:t xml:space="preserve">; You will be spoken of </w:t>
      </w:r>
      <w:r w:rsidRPr="00AE5D79">
        <w:rPr>
          <w:rStyle w:val="text"/>
          <w:rFonts w:asciiTheme="minorHAnsi" w:hAnsiTheme="minorHAnsi" w:cstheme="minorHAnsi"/>
          <w:b/>
          <w:i/>
          <w:iCs/>
        </w:rPr>
        <w:t>as</w:t>
      </w:r>
      <w:r w:rsidRPr="00AE5D79">
        <w:rPr>
          <w:rStyle w:val="text"/>
          <w:rFonts w:asciiTheme="minorHAnsi" w:hAnsiTheme="minorHAnsi" w:cstheme="minorHAnsi"/>
          <w:b/>
          <w:i/>
        </w:rPr>
        <w:t xml:space="preserve"> ministers of our God. You will eat the wealth of nations,</w:t>
      </w:r>
      <w:r w:rsidRPr="00AE5D79">
        <w:rPr>
          <w:rFonts w:asciiTheme="minorHAnsi" w:hAnsiTheme="minorHAnsi" w:cstheme="minorHAnsi"/>
          <w:b/>
          <w:i/>
        </w:rPr>
        <w:br/>
      </w:r>
      <w:r w:rsidRPr="00AE5D79">
        <w:rPr>
          <w:rStyle w:val="text"/>
          <w:rFonts w:asciiTheme="minorHAnsi" w:hAnsiTheme="minorHAnsi" w:cstheme="minorHAnsi"/>
          <w:b/>
          <w:i/>
        </w:rPr>
        <w:t>And in their riches you will boast.</w:t>
      </w:r>
      <w:r w:rsidRPr="00AE5D79">
        <w:rPr>
          <w:rStyle w:val="text"/>
          <w:rFonts w:asciiTheme="minorHAnsi" w:hAnsiTheme="minorHAnsi" w:cstheme="minorHAnsi"/>
          <w:b/>
          <w:i/>
          <w:vertAlign w:val="superscript"/>
        </w:rPr>
        <w:t>7 </w:t>
      </w:r>
      <w:r w:rsidRPr="00AE5D79">
        <w:rPr>
          <w:rStyle w:val="text"/>
          <w:rFonts w:asciiTheme="minorHAnsi" w:hAnsiTheme="minorHAnsi" w:cstheme="minorHAnsi"/>
          <w:b/>
          <w:i/>
        </w:rPr>
        <w:t xml:space="preserve">Instead of your shame </w:t>
      </w:r>
      <w:r w:rsidRPr="00AE5D79">
        <w:rPr>
          <w:rStyle w:val="text"/>
          <w:rFonts w:asciiTheme="minorHAnsi" w:hAnsiTheme="minorHAnsi" w:cstheme="minorHAnsi"/>
          <w:b/>
          <w:i/>
          <w:iCs/>
        </w:rPr>
        <w:t>you will have a</w:t>
      </w:r>
      <w:r w:rsidRPr="00AE5D79">
        <w:rPr>
          <w:rStyle w:val="text"/>
          <w:rFonts w:asciiTheme="minorHAnsi" w:hAnsiTheme="minorHAnsi" w:cstheme="minorHAnsi"/>
          <w:b/>
          <w:i/>
        </w:rPr>
        <w:t xml:space="preserve"> double </w:t>
      </w:r>
      <w:r w:rsidRPr="00AE5D79">
        <w:rPr>
          <w:rStyle w:val="text"/>
          <w:rFonts w:asciiTheme="minorHAnsi" w:hAnsiTheme="minorHAnsi" w:cstheme="minorHAnsi"/>
          <w:b/>
          <w:i/>
          <w:iCs/>
        </w:rPr>
        <w:t>portion</w:t>
      </w:r>
      <w:r w:rsidRPr="00AE5D79">
        <w:rPr>
          <w:rStyle w:val="text"/>
          <w:rFonts w:asciiTheme="minorHAnsi" w:hAnsiTheme="minorHAnsi" w:cstheme="minorHAnsi"/>
          <w:b/>
          <w:i/>
        </w:rPr>
        <w:t>,</w:t>
      </w:r>
      <w:r w:rsidRPr="00AE5D79">
        <w:rPr>
          <w:rFonts w:asciiTheme="minorHAnsi" w:hAnsiTheme="minorHAnsi" w:cstheme="minorHAnsi"/>
          <w:b/>
          <w:i/>
        </w:rPr>
        <w:br/>
      </w:r>
      <w:r w:rsidRPr="00AE5D79">
        <w:rPr>
          <w:rStyle w:val="text"/>
          <w:rFonts w:asciiTheme="minorHAnsi" w:hAnsiTheme="minorHAnsi" w:cstheme="minorHAnsi"/>
          <w:b/>
          <w:i/>
        </w:rPr>
        <w:t xml:space="preserve">And </w:t>
      </w:r>
      <w:r w:rsidRPr="00AE5D79">
        <w:rPr>
          <w:rStyle w:val="text"/>
          <w:rFonts w:asciiTheme="minorHAnsi" w:hAnsiTheme="minorHAnsi" w:cstheme="minorHAnsi"/>
          <w:b/>
          <w:i/>
          <w:iCs/>
        </w:rPr>
        <w:t>instead of</w:t>
      </w:r>
      <w:r w:rsidRPr="00AE5D79">
        <w:rPr>
          <w:rStyle w:val="text"/>
          <w:rFonts w:asciiTheme="minorHAnsi" w:hAnsiTheme="minorHAnsi" w:cstheme="minorHAnsi"/>
          <w:b/>
          <w:i/>
        </w:rPr>
        <w:t xml:space="preserve"> humiliation they will shout for joy over their portion. Therefore they will possess a double </w:t>
      </w:r>
      <w:r w:rsidRPr="00AE5D79">
        <w:rPr>
          <w:rStyle w:val="text"/>
          <w:rFonts w:asciiTheme="minorHAnsi" w:hAnsiTheme="minorHAnsi" w:cstheme="minorHAnsi"/>
          <w:b/>
          <w:i/>
          <w:iCs/>
        </w:rPr>
        <w:t>portion</w:t>
      </w:r>
      <w:r w:rsidRPr="00AE5D79">
        <w:rPr>
          <w:rStyle w:val="text"/>
          <w:rFonts w:asciiTheme="minorHAnsi" w:hAnsiTheme="minorHAnsi" w:cstheme="minorHAnsi"/>
          <w:b/>
          <w:i/>
        </w:rPr>
        <w:t xml:space="preserve"> in their land,</w:t>
      </w:r>
      <w:r w:rsidRPr="00AE5D79">
        <w:rPr>
          <w:rFonts w:asciiTheme="minorHAnsi" w:hAnsiTheme="minorHAnsi" w:cstheme="minorHAnsi"/>
          <w:b/>
          <w:i/>
        </w:rPr>
        <w:t xml:space="preserve"> </w:t>
      </w:r>
      <w:r w:rsidRPr="00AE5D79">
        <w:rPr>
          <w:rStyle w:val="text"/>
          <w:rFonts w:asciiTheme="minorHAnsi" w:hAnsiTheme="minorHAnsi" w:cstheme="minorHAnsi"/>
          <w:b/>
          <w:i/>
        </w:rPr>
        <w:t>Everlasting joy will be theirs.</w:t>
      </w:r>
      <w:r w:rsidRPr="00AE5D79">
        <w:rPr>
          <w:rFonts w:asciiTheme="minorHAnsi" w:hAnsiTheme="minorHAnsi" w:cstheme="minorHAnsi"/>
          <w:b/>
          <w:i/>
        </w:rPr>
        <w:t xml:space="preserve"> </w:t>
      </w:r>
      <w:r w:rsidRPr="00AE5D79">
        <w:rPr>
          <w:rStyle w:val="text"/>
          <w:rFonts w:asciiTheme="minorHAnsi" w:hAnsiTheme="minorHAnsi" w:cstheme="minorHAnsi"/>
          <w:b/>
          <w:i/>
          <w:vertAlign w:val="superscript"/>
        </w:rPr>
        <w:t>8 </w:t>
      </w:r>
      <w:r w:rsidRPr="00AE5D79">
        <w:rPr>
          <w:rStyle w:val="text"/>
          <w:rFonts w:asciiTheme="minorHAnsi" w:hAnsiTheme="minorHAnsi" w:cstheme="minorHAnsi"/>
          <w:b/>
          <w:i/>
        </w:rPr>
        <w:t xml:space="preserve">For I, the </w:t>
      </w:r>
      <w:r w:rsidRPr="00AE5D79">
        <w:rPr>
          <w:rStyle w:val="small-caps"/>
          <w:rFonts w:asciiTheme="minorHAnsi" w:hAnsiTheme="minorHAnsi" w:cstheme="minorHAnsi"/>
          <w:b/>
          <w:i/>
          <w:smallCaps/>
        </w:rPr>
        <w:t>Lord</w:t>
      </w:r>
      <w:r w:rsidRPr="00AE5D79">
        <w:rPr>
          <w:rStyle w:val="text"/>
          <w:rFonts w:asciiTheme="minorHAnsi" w:hAnsiTheme="minorHAnsi" w:cstheme="minorHAnsi"/>
          <w:b/>
          <w:i/>
        </w:rPr>
        <w:t>, love justice, I hate robbery in the burnt offering;</w:t>
      </w:r>
      <w:r w:rsidRPr="00AE5D79">
        <w:rPr>
          <w:rFonts w:asciiTheme="minorHAnsi" w:hAnsiTheme="minorHAnsi" w:cstheme="minorHAnsi"/>
          <w:b/>
          <w:i/>
        </w:rPr>
        <w:t xml:space="preserve"> </w:t>
      </w:r>
      <w:r w:rsidRPr="00AE5D79">
        <w:rPr>
          <w:rStyle w:val="text"/>
          <w:rFonts w:asciiTheme="minorHAnsi" w:hAnsiTheme="minorHAnsi" w:cstheme="minorHAnsi"/>
          <w:b/>
          <w:i/>
        </w:rPr>
        <w:t>And I will faithfully give them their recompense</w:t>
      </w:r>
      <w:r w:rsidRPr="00AE5D79">
        <w:rPr>
          <w:rFonts w:asciiTheme="minorHAnsi" w:hAnsiTheme="minorHAnsi" w:cstheme="minorHAnsi"/>
          <w:b/>
          <w:i/>
        </w:rPr>
        <w:t xml:space="preserve"> </w:t>
      </w:r>
      <w:r w:rsidRPr="00AE5D79">
        <w:rPr>
          <w:rStyle w:val="text"/>
          <w:rFonts w:asciiTheme="minorHAnsi" w:hAnsiTheme="minorHAnsi" w:cstheme="minorHAnsi"/>
          <w:b/>
          <w:i/>
        </w:rPr>
        <w:t>And make an everlasting covenant with them.</w:t>
      </w:r>
      <w:r w:rsidRPr="00AE5D79">
        <w:rPr>
          <w:rStyle w:val="text"/>
          <w:rFonts w:asciiTheme="minorHAnsi" w:hAnsiTheme="minorHAnsi" w:cstheme="minorHAnsi"/>
          <w:b/>
          <w:i/>
          <w:vertAlign w:val="superscript"/>
        </w:rPr>
        <w:t>9 </w:t>
      </w:r>
      <w:r w:rsidRPr="00AE5D79">
        <w:rPr>
          <w:rStyle w:val="text"/>
          <w:rFonts w:asciiTheme="minorHAnsi" w:hAnsiTheme="minorHAnsi" w:cstheme="minorHAnsi"/>
          <w:b/>
          <w:i/>
        </w:rPr>
        <w:t>Then their offspring will be known among the nations, And their descendants in the midst of the peoples.</w:t>
      </w:r>
      <w:r w:rsidRPr="00AE5D79">
        <w:rPr>
          <w:rFonts w:asciiTheme="minorHAnsi" w:hAnsiTheme="minorHAnsi" w:cstheme="minorHAnsi"/>
          <w:b/>
          <w:i/>
        </w:rPr>
        <w:t xml:space="preserve"> </w:t>
      </w:r>
      <w:r w:rsidRPr="00AE5D79">
        <w:rPr>
          <w:rStyle w:val="text"/>
          <w:rFonts w:asciiTheme="minorHAnsi" w:hAnsiTheme="minorHAnsi" w:cstheme="minorHAnsi"/>
          <w:b/>
          <w:i/>
        </w:rPr>
        <w:t>All who see them will recognize them</w:t>
      </w:r>
      <w:r w:rsidRPr="00AE5D79">
        <w:rPr>
          <w:rFonts w:asciiTheme="minorHAnsi" w:hAnsiTheme="minorHAnsi" w:cstheme="minorHAnsi"/>
          <w:b/>
          <w:i/>
        </w:rPr>
        <w:t xml:space="preserve"> </w:t>
      </w:r>
      <w:r w:rsidRPr="00AE5D79">
        <w:rPr>
          <w:rStyle w:val="text"/>
          <w:rFonts w:asciiTheme="minorHAnsi" w:hAnsiTheme="minorHAnsi" w:cstheme="minorHAnsi"/>
          <w:b/>
          <w:i/>
        </w:rPr>
        <w:t xml:space="preserve">Because they are the offspring </w:t>
      </w:r>
      <w:r w:rsidRPr="00AE5D79">
        <w:rPr>
          <w:rStyle w:val="text"/>
          <w:rFonts w:asciiTheme="minorHAnsi" w:hAnsiTheme="minorHAnsi" w:cstheme="minorHAnsi"/>
          <w:b/>
          <w:i/>
          <w:iCs/>
        </w:rPr>
        <w:t>whom</w:t>
      </w:r>
      <w:r w:rsidRPr="00AE5D79">
        <w:rPr>
          <w:rStyle w:val="text"/>
          <w:rFonts w:asciiTheme="minorHAnsi" w:hAnsiTheme="minorHAnsi" w:cstheme="minorHAnsi"/>
          <w:b/>
          <w:i/>
        </w:rPr>
        <w:t xml:space="preserve"> the </w:t>
      </w:r>
      <w:r w:rsidRPr="00AE5D79">
        <w:rPr>
          <w:rStyle w:val="small-caps"/>
          <w:rFonts w:asciiTheme="minorHAnsi" w:hAnsiTheme="minorHAnsi" w:cstheme="minorHAnsi"/>
          <w:b/>
          <w:i/>
          <w:smallCaps/>
        </w:rPr>
        <w:t>Lord</w:t>
      </w:r>
      <w:r w:rsidRPr="00AE5D79">
        <w:rPr>
          <w:rStyle w:val="text"/>
          <w:rFonts w:asciiTheme="minorHAnsi" w:hAnsiTheme="minorHAnsi" w:cstheme="minorHAnsi"/>
          <w:b/>
          <w:i/>
        </w:rPr>
        <w:t xml:space="preserve"> has blessed.</w:t>
      </w:r>
    </w:p>
    <w:p w14:paraId="28C4D4A0" w14:textId="41A91339" w:rsidR="00525904" w:rsidRPr="00525904" w:rsidRDefault="00525904" w:rsidP="00525904">
      <w:pPr>
        <w:rPr>
          <w:sz w:val="24"/>
          <w:szCs w:val="24"/>
        </w:rPr>
      </w:pPr>
    </w:p>
    <w:p w14:paraId="6B10BAE5" w14:textId="3351B4CC" w:rsidR="00953D4F" w:rsidRDefault="5897EC05" w:rsidP="00953D4F">
      <w:pPr>
        <w:jc w:val="center"/>
        <w:rPr>
          <w:b/>
          <w:sz w:val="28"/>
          <w:szCs w:val="28"/>
        </w:rPr>
      </w:pPr>
      <w:r w:rsidRPr="5897EC05">
        <w:rPr>
          <w:b/>
          <w:bCs/>
          <w:sz w:val="28"/>
          <w:szCs w:val="28"/>
        </w:rPr>
        <w:t>How Wide, and Long and High, and Deep is the Love of God!</w:t>
      </w:r>
    </w:p>
    <w:p w14:paraId="7BDED980" w14:textId="433A9199" w:rsidR="00953D4F" w:rsidRPr="00437A0C" w:rsidRDefault="5897EC05" w:rsidP="00953D4F">
      <w:pPr>
        <w:jc w:val="center"/>
        <w:rPr>
          <w:b/>
          <w:i/>
          <w:sz w:val="24"/>
          <w:szCs w:val="24"/>
        </w:rPr>
      </w:pPr>
      <w:r w:rsidRPr="5897EC05">
        <w:rPr>
          <w:b/>
          <w:bCs/>
          <w:i/>
          <w:iCs/>
          <w:sz w:val="24"/>
          <w:szCs w:val="24"/>
        </w:rPr>
        <w:t>Ephesians 3:14-21</w:t>
      </w:r>
      <w:r w:rsidR="004F3E2E">
        <w:rPr>
          <w:b/>
          <w:bCs/>
          <w:i/>
          <w:iCs/>
          <w:sz w:val="24"/>
          <w:szCs w:val="24"/>
        </w:rPr>
        <w:t xml:space="preserve"> </w:t>
      </w:r>
      <w:r w:rsidRPr="5897EC05">
        <w:rPr>
          <w:b/>
          <w:bCs/>
          <w:i/>
          <w:iCs/>
          <w:sz w:val="24"/>
          <w:szCs w:val="24"/>
        </w:rPr>
        <w:t>(NIV)</w:t>
      </w:r>
    </w:p>
    <w:p w14:paraId="2F4AFC83" w14:textId="1C696B3E" w:rsidR="00953D4F" w:rsidRDefault="5897EC05" w:rsidP="00953D4F">
      <w:pPr>
        <w:jc w:val="center"/>
        <w:rPr>
          <w:b/>
          <w:i/>
          <w:sz w:val="24"/>
          <w:szCs w:val="24"/>
        </w:rPr>
      </w:pPr>
      <w:r w:rsidRPr="5897EC05">
        <w:rPr>
          <w:b/>
          <w:bCs/>
          <w:i/>
          <w:iCs/>
          <w:sz w:val="24"/>
          <w:szCs w:val="24"/>
        </w:rPr>
        <w:t>For this reason, I kneel before the Father, from whom his whole family in heaven and on earth derives its name. I pray the out of his glorious riches he may strengthen you with power through his Spirit in your inner being, so that Christ may dwell in your hearts through faith. And I pray that you, being rooted and established in love may have the power, together with all the saints, to grasp how wide and long and high and deep is the love of Christ, and to know this love that surpasses knowledge-that you may be filled to the measure of all the fullness of God. Now to Him who is able to do immeasurably more than all we ask or imagine, according to his power that is at work within us, to Him be the glory in the church and in Christ Jesus throughout all generations, for ever and ever! Amen.</w:t>
      </w:r>
    </w:p>
    <w:p w14:paraId="6AC5EE8D" w14:textId="77777777" w:rsidR="00953D4F" w:rsidRPr="001D3B6F" w:rsidRDefault="00953D4F" w:rsidP="00953D4F">
      <w:pPr>
        <w:jc w:val="center"/>
        <w:rPr>
          <w:b/>
          <w:sz w:val="28"/>
          <w:szCs w:val="28"/>
        </w:rPr>
      </w:pPr>
    </w:p>
    <w:p w14:paraId="22910D2C" w14:textId="3869486C" w:rsidR="001073B4" w:rsidRDefault="5897EC05" w:rsidP="001073B4">
      <w:pPr>
        <w:ind w:firstLine="720"/>
        <w:jc w:val="both"/>
        <w:rPr>
          <w:sz w:val="24"/>
          <w:szCs w:val="24"/>
        </w:rPr>
      </w:pPr>
      <w:r w:rsidRPr="5897EC05">
        <w:rPr>
          <w:sz w:val="24"/>
          <w:szCs w:val="24"/>
        </w:rPr>
        <w:t xml:space="preserve">So what other names identify God’s family? Just as each name of God reveals a specific part of His character and nature, so do the specific names given </w:t>
      </w:r>
      <w:r w:rsidR="004C5841">
        <w:rPr>
          <w:sz w:val="24"/>
          <w:szCs w:val="24"/>
        </w:rPr>
        <w:t>to</w:t>
      </w:r>
      <w:r w:rsidRPr="5897EC05">
        <w:rPr>
          <w:sz w:val="24"/>
          <w:szCs w:val="24"/>
        </w:rPr>
        <w:t xml:space="preserve"> His family. We are called Saints, Disciples, Christians, the Elect, the Chosen, the House of God, the Temple, the building and Dwelling of God, the Body of Christ, Living Stones, A Kingdom, Priest, and the Bride of Christ.  When we finally arrive at our eternal home with Him, we’ll be called the “Wife of the Lamb.” But, for now I want to focus in upon the description of the Household of God.</w:t>
      </w:r>
    </w:p>
    <w:p w14:paraId="05BD8F26" w14:textId="77777777" w:rsidR="00C800FA" w:rsidRDefault="5897EC05" w:rsidP="00C800FA">
      <w:pPr>
        <w:ind w:firstLine="720"/>
        <w:jc w:val="both"/>
        <w:rPr>
          <w:sz w:val="24"/>
          <w:szCs w:val="24"/>
        </w:rPr>
      </w:pPr>
      <w:r w:rsidRPr="5897EC05">
        <w:rPr>
          <w:sz w:val="24"/>
          <w:szCs w:val="24"/>
        </w:rPr>
        <w:t xml:space="preserve">The following is a biblical “family portrait”. The house the Lord is building, through local communities of believers, is a family, which bears His name. It is a functional family because Jesus is the glue that holds it all together. It is a house where real Love lives. Because God is there in the midst of them and He is love! It is an eternal family, made up of people from every nation on earth. Some are already home in heaven and some are on earth. It is a house that the gates of hell will not prevail against! It is a family built one precious seed pearl at a time, and the house will stand whatever storms may come because the foundation of the house is Jesus Christ the Rock of ages. </w:t>
      </w:r>
    </w:p>
    <w:p w14:paraId="57AF20BA" w14:textId="4DFD33EB" w:rsidR="000924C5" w:rsidRPr="002902CD" w:rsidRDefault="000924C5" w:rsidP="00C800FA">
      <w:pPr>
        <w:ind w:firstLine="720"/>
        <w:jc w:val="both"/>
        <w:rPr>
          <w:rFonts w:cs="Calibri"/>
          <w:sz w:val="24"/>
          <w:szCs w:val="24"/>
        </w:rPr>
      </w:pPr>
      <w:r>
        <w:rPr>
          <w:b/>
          <w:bCs/>
          <w:sz w:val="28"/>
          <w:szCs w:val="28"/>
        </w:rPr>
        <w:t>DIGGING DEEPER: Read the following passages and make notes of any insights and personal applications.</w:t>
      </w:r>
    </w:p>
    <w:p w14:paraId="2FAA1C27" w14:textId="1526CEFF" w:rsidR="007434C3" w:rsidRPr="000924C5" w:rsidRDefault="5897EC05" w:rsidP="000924C5">
      <w:pPr>
        <w:pStyle w:val="ListParagraph"/>
        <w:numPr>
          <w:ilvl w:val="0"/>
          <w:numId w:val="18"/>
        </w:numPr>
        <w:rPr>
          <w:bCs/>
          <w:sz w:val="24"/>
          <w:szCs w:val="24"/>
        </w:rPr>
      </w:pPr>
      <w:r w:rsidRPr="000924C5">
        <w:rPr>
          <w:bCs/>
          <w:sz w:val="24"/>
          <w:szCs w:val="24"/>
        </w:rPr>
        <w:t>John 14:2</w:t>
      </w:r>
      <w:r w:rsidR="00CF54FB" w:rsidRPr="000924C5">
        <w:rPr>
          <w:bCs/>
          <w:sz w:val="24"/>
          <w:szCs w:val="24"/>
        </w:rPr>
        <w:t xml:space="preserve">-23, </w:t>
      </w:r>
      <w:r w:rsidRPr="000924C5">
        <w:rPr>
          <w:bCs/>
          <w:sz w:val="24"/>
          <w:szCs w:val="24"/>
        </w:rPr>
        <w:t>15:4-10; 1 John 2:6</w:t>
      </w:r>
      <w:r w:rsidR="000924C5" w:rsidRPr="000924C5">
        <w:rPr>
          <w:bCs/>
          <w:sz w:val="24"/>
          <w:szCs w:val="24"/>
        </w:rPr>
        <w:t>-</w:t>
      </w:r>
      <w:r w:rsidRPr="000924C5">
        <w:rPr>
          <w:bCs/>
          <w:sz w:val="24"/>
          <w:szCs w:val="24"/>
        </w:rPr>
        <w:t>14,</w:t>
      </w:r>
      <w:r w:rsidR="000924C5" w:rsidRPr="000924C5">
        <w:rPr>
          <w:bCs/>
          <w:sz w:val="24"/>
          <w:szCs w:val="24"/>
        </w:rPr>
        <w:t xml:space="preserve"> </w:t>
      </w:r>
      <w:r w:rsidRPr="000924C5">
        <w:rPr>
          <w:bCs/>
          <w:sz w:val="24"/>
          <w:szCs w:val="24"/>
        </w:rPr>
        <w:t>3:17</w:t>
      </w:r>
      <w:r w:rsidR="000924C5" w:rsidRPr="000924C5">
        <w:rPr>
          <w:bCs/>
          <w:sz w:val="24"/>
          <w:szCs w:val="24"/>
        </w:rPr>
        <w:t>-</w:t>
      </w:r>
      <w:r w:rsidRPr="000924C5">
        <w:rPr>
          <w:bCs/>
          <w:sz w:val="24"/>
          <w:szCs w:val="24"/>
        </w:rPr>
        <w:t>24,</w:t>
      </w:r>
      <w:r w:rsidR="000924C5" w:rsidRPr="000924C5">
        <w:rPr>
          <w:bCs/>
          <w:sz w:val="24"/>
          <w:szCs w:val="24"/>
        </w:rPr>
        <w:t xml:space="preserve"> </w:t>
      </w:r>
      <w:r w:rsidRPr="000924C5">
        <w:rPr>
          <w:bCs/>
          <w:sz w:val="24"/>
          <w:szCs w:val="24"/>
        </w:rPr>
        <w:t>4:12</w:t>
      </w:r>
      <w:r w:rsidR="000924C5" w:rsidRPr="000924C5">
        <w:rPr>
          <w:bCs/>
          <w:sz w:val="24"/>
          <w:szCs w:val="24"/>
        </w:rPr>
        <w:t>-</w:t>
      </w:r>
      <w:r w:rsidRPr="000924C5">
        <w:rPr>
          <w:bCs/>
          <w:sz w:val="24"/>
          <w:szCs w:val="24"/>
        </w:rPr>
        <w:t>16, 2 John 2</w:t>
      </w:r>
      <w:r w:rsidR="000924C5" w:rsidRPr="000924C5">
        <w:rPr>
          <w:bCs/>
          <w:sz w:val="24"/>
          <w:szCs w:val="24"/>
        </w:rPr>
        <w:t>; Psalms 9</w:t>
      </w:r>
      <w:r w:rsidR="000924C5">
        <w:rPr>
          <w:bCs/>
          <w:sz w:val="24"/>
          <w:szCs w:val="24"/>
        </w:rPr>
        <w:t>0</w:t>
      </w:r>
      <w:r w:rsidR="000924C5" w:rsidRPr="000924C5">
        <w:rPr>
          <w:bCs/>
          <w:sz w:val="24"/>
          <w:szCs w:val="24"/>
        </w:rPr>
        <w:t>:1,</w:t>
      </w:r>
      <w:r w:rsidR="000924C5">
        <w:rPr>
          <w:bCs/>
          <w:sz w:val="24"/>
          <w:szCs w:val="24"/>
        </w:rPr>
        <w:t xml:space="preserve"> 91</w:t>
      </w:r>
      <w:r w:rsidRPr="000924C5">
        <w:rPr>
          <w:bCs/>
          <w:sz w:val="24"/>
          <w:szCs w:val="24"/>
        </w:rPr>
        <w:t>:1</w:t>
      </w:r>
    </w:p>
    <w:p w14:paraId="40E3794F" w14:textId="77777777" w:rsidR="001073B4" w:rsidRPr="008677A3" w:rsidRDefault="5897EC05" w:rsidP="001073B4">
      <w:pPr>
        <w:ind w:firstLine="720"/>
        <w:jc w:val="both"/>
        <w:rPr>
          <w:i/>
          <w:sz w:val="24"/>
          <w:szCs w:val="24"/>
        </w:rPr>
      </w:pPr>
      <w:r w:rsidRPr="5897EC05">
        <w:rPr>
          <w:sz w:val="24"/>
          <w:szCs w:val="24"/>
        </w:rPr>
        <w:t xml:space="preserve">Both the Hebrew and Greek words for </w:t>
      </w:r>
      <w:r w:rsidRPr="5897EC05">
        <w:rPr>
          <w:b/>
          <w:bCs/>
          <w:i/>
          <w:iCs/>
          <w:sz w:val="24"/>
          <w:szCs w:val="24"/>
        </w:rPr>
        <w:t>house</w:t>
      </w:r>
      <w:r w:rsidRPr="5897EC05">
        <w:rPr>
          <w:sz w:val="24"/>
          <w:szCs w:val="24"/>
        </w:rPr>
        <w:t xml:space="preserve"> beautifully describe His dwelling place on earth- the Church. The Hebrew word for House in Strong’s Concordance is Bayith. This is the definition: </w:t>
      </w:r>
      <w:r w:rsidRPr="5897EC05">
        <w:rPr>
          <w:i/>
          <w:iCs/>
          <w:sz w:val="24"/>
          <w:szCs w:val="24"/>
        </w:rPr>
        <w:t xml:space="preserve">a house in the greatest variety of applications, especially family: court, </w:t>
      </w:r>
      <w:r w:rsidRPr="5897EC05">
        <w:rPr>
          <w:b/>
          <w:bCs/>
          <w:i/>
          <w:iCs/>
          <w:sz w:val="24"/>
          <w:szCs w:val="24"/>
        </w:rPr>
        <w:t>daughter,</w:t>
      </w:r>
      <w:r w:rsidRPr="5897EC05">
        <w:rPr>
          <w:i/>
          <w:iCs/>
          <w:sz w:val="24"/>
          <w:szCs w:val="24"/>
        </w:rPr>
        <w:t xml:space="preserve"> door, </w:t>
      </w:r>
      <w:r w:rsidRPr="5897EC05">
        <w:rPr>
          <w:b/>
          <w:bCs/>
          <w:i/>
          <w:iCs/>
          <w:sz w:val="24"/>
          <w:szCs w:val="24"/>
          <w:u w:val="single"/>
        </w:rPr>
        <w:t>palace</w:t>
      </w:r>
      <w:r w:rsidRPr="5897EC05">
        <w:rPr>
          <w:i/>
          <w:iCs/>
          <w:sz w:val="24"/>
          <w:szCs w:val="24"/>
        </w:rPr>
        <w:t xml:space="preserve">, steward, tablet, </w:t>
      </w:r>
      <w:r w:rsidRPr="5897EC05">
        <w:rPr>
          <w:b/>
          <w:bCs/>
          <w:i/>
          <w:iCs/>
          <w:sz w:val="24"/>
          <w:szCs w:val="24"/>
          <w:u w:val="single"/>
        </w:rPr>
        <w:t>and temple</w:t>
      </w:r>
      <w:r w:rsidRPr="5897EC05">
        <w:rPr>
          <w:b/>
          <w:bCs/>
          <w:i/>
          <w:iCs/>
          <w:sz w:val="24"/>
          <w:szCs w:val="24"/>
        </w:rPr>
        <w:t>.</w:t>
      </w:r>
    </w:p>
    <w:p w14:paraId="71B19D71" w14:textId="77777777" w:rsidR="001073B4" w:rsidRDefault="5897EC05" w:rsidP="001073B4">
      <w:pPr>
        <w:ind w:firstLine="720"/>
        <w:jc w:val="both"/>
        <w:rPr>
          <w:rFonts w:ascii="Verdana" w:hAnsi="Verdana"/>
          <w:b/>
          <w:bCs/>
          <w:color w:val="000000"/>
          <w:sz w:val="37"/>
          <w:szCs w:val="37"/>
        </w:rPr>
      </w:pPr>
      <w:r w:rsidRPr="5897EC05">
        <w:rPr>
          <w:sz w:val="24"/>
          <w:szCs w:val="24"/>
        </w:rPr>
        <w:t xml:space="preserve">The Greek word for House in Strong’s Concordance is Oikia. This is the vivid description of this word found in the Strong’s Concordance: - residence, an abode; a family, domestics: - home, household. From this word oikos: a dwelling, a family, home, and temple. The words in Greek for building and Build are derived from this root word for house. (Ephesians 2:19-21) </w:t>
      </w:r>
    </w:p>
    <w:p w14:paraId="45F1FEC6" w14:textId="77777777" w:rsidR="001073B4" w:rsidRPr="00402D9B" w:rsidRDefault="5897EC05" w:rsidP="0678137B">
      <w:pPr>
        <w:pStyle w:val="Heading1"/>
        <w:shd w:val="clear" w:color="auto" w:fill="FFFFFF" w:themeFill="background1"/>
        <w:spacing w:before="0"/>
        <w:jc w:val="center"/>
        <w:rPr>
          <w:rFonts w:asciiTheme="minorHAnsi" w:hAnsiTheme="minorHAnsi" w:cs="Helvetica"/>
          <w:bCs w:val="0"/>
          <w:i/>
          <w:color w:val="000000"/>
          <w:sz w:val="24"/>
          <w:szCs w:val="24"/>
        </w:rPr>
      </w:pPr>
      <w:r w:rsidRPr="5897EC05">
        <w:rPr>
          <w:rStyle w:val="passage-display-bcv"/>
          <w:rFonts w:asciiTheme="minorHAnsi" w:eastAsiaTheme="minorEastAsia" w:hAnsiTheme="minorHAnsi" w:cstheme="minorBidi"/>
          <w:i/>
          <w:iCs/>
          <w:color w:val="000000" w:themeColor="text1"/>
          <w:sz w:val="24"/>
          <w:szCs w:val="24"/>
        </w:rPr>
        <w:t xml:space="preserve">Hebrews 2:10-13 </w:t>
      </w:r>
      <w:r w:rsidRPr="5897EC05">
        <w:rPr>
          <w:rStyle w:val="passage-display-version"/>
          <w:rFonts w:asciiTheme="minorHAnsi" w:eastAsiaTheme="minorEastAsia" w:hAnsiTheme="minorHAnsi" w:cstheme="minorBidi"/>
          <w:i/>
          <w:iCs/>
          <w:color w:val="000000" w:themeColor="text1"/>
          <w:sz w:val="24"/>
          <w:szCs w:val="24"/>
        </w:rPr>
        <w:t>(NIV)</w:t>
      </w:r>
    </w:p>
    <w:p w14:paraId="6FC7BC2E" w14:textId="77777777" w:rsidR="001073B4" w:rsidRPr="00402D9B" w:rsidRDefault="5897EC05" w:rsidP="5897EC05">
      <w:pPr>
        <w:pStyle w:val="NormalWeb"/>
        <w:shd w:val="clear" w:color="auto" w:fill="FFFFFF" w:themeFill="background1"/>
        <w:spacing w:before="0" w:beforeAutospacing="0" w:after="150" w:afterAutospacing="0" w:line="360" w:lineRule="atLeast"/>
        <w:jc w:val="center"/>
        <w:rPr>
          <w:rFonts w:asciiTheme="minorHAnsi" w:hAnsiTheme="minorHAnsi" w:cs="Helvetica"/>
          <w:b/>
          <w:i/>
          <w:color w:val="000000"/>
        </w:rPr>
      </w:pPr>
      <w:r w:rsidRPr="5897EC05">
        <w:rPr>
          <w:rStyle w:val="text"/>
          <w:rFonts w:asciiTheme="minorHAnsi" w:eastAsiaTheme="minorEastAsia" w:hAnsiTheme="minorHAnsi" w:cstheme="minorBidi"/>
          <w:b/>
          <w:bCs/>
          <w:i/>
          <w:iCs/>
          <w:color w:val="000000" w:themeColor="text1"/>
          <w:vertAlign w:val="superscript"/>
        </w:rPr>
        <w:t>10 </w:t>
      </w:r>
      <w:r w:rsidRPr="5897EC05">
        <w:rPr>
          <w:rStyle w:val="text"/>
          <w:rFonts w:asciiTheme="minorHAnsi" w:eastAsiaTheme="minorEastAsia" w:hAnsiTheme="minorHAnsi" w:cstheme="minorBidi"/>
          <w:b/>
          <w:bCs/>
          <w:i/>
          <w:iCs/>
          <w:color w:val="000000" w:themeColor="text1"/>
        </w:rPr>
        <w:t>In bringing many sons and daughters to glory, it was fitting that God, for whom and through whom everything exists,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should make the pioneer of their salvation perfect through what he suffered.</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vertAlign w:val="superscript"/>
        </w:rPr>
        <w:t>11 </w:t>
      </w:r>
      <w:r w:rsidRPr="5897EC05">
        <w:rPr>
          <w:rStyle w:val="text"/>
          <w:rFonts w:asciiTheme="minorHAnsi" w:eastAsiaTheme="minorEastAsia" w:hAnsiTheme="minorHAnsi" w:cstheme="minorBidi"/>
          <w:b/>
          <w:bCs/>
          <w:i/>
          <w:iCs/>
          <w:color w:val="000000" w:themeColor="text1"/>
        </w:rPr>
        <w:t>Both the one who makes people holy</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those who are made holy</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are of the same family. So Jesus is not ashamed to call them brothers and sisters.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vertAlign w:val="superscript"/>
        </w:rPr>
        <w:t>12 </w:t>
      </w:r>
      <w:r w:rsidRPr="5897EC05">
        <w:rPr>
          <w:rStyle w:val="text"/>
          <w:rFonts w:asciiTheme="minorHAnsi" w:eastAsiaTheme="minorEastAsia" w:hAnsiTheme="minorHAnsi" w:cstheme="minorBidi"/>
          <w:b/>
          <w:bCs/>
          <w:i/>
          <w:iCs/>
          <w:color w:val="000000" w:themeColor="text1"/>
        </w:rPr>
        <w:t>He says, “I will declare your name to my brothers and sisters;</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 xml:space="preserve">in the assembly I will sing your praises.” </w:t>
      </w:r>
      <w:r w:rsidRPr="5897EC05">
        <w:rPr>
          <w:rStyle w:val="text"/>
          <w:rFonts w:asciiTheme="minorHAnsi" w:eastAsiaTheme="minorEastAsia" w:hAnsiTheme="minorHAnsi" w:cstheme="minorBidi"/>
          <w:b/>
          <w:bCs/>
          <w:i/>
          <w:iCs/>
          <w:color w:val="000000" w:themeColor="text1"/>
          <w:vertAlign w:val="superscript"/>
        </w:rPr>
        <w:t> </w:t>
      </w:r>
      <w:r w:rsidRPr="5897EC05">
        <w:rPr>
          <w:rStyle w:val="text"/>
          <w:rFonts w:asciiTheme="minorHAnsi" w:eastAsiaTheme="minorEastAsia" w:hAnsiTheme="minorHAnsi" w:cstheme="minorBidi"/>
          <w:b/>
          <w:bCs/>
          <w:i/>
          <w:iCs/>
          <w:color w:val="000000" w:themeColor="text1"/>
        </w:rPr>
        <w:t>And again, “I will put my trust in him.” And again he says, “Here am I, and the children God has given me.”</w:t>
      </w:r>
    </w:p>
    <w:p w14:paraId="62E8F271" w14:textId="77777777" w:rsidR="001073B4" w:rsidRPr="003F390C" w:rsidRDefault="5897EC05" w:rsidP="001073B4">
      <w:pPr>
        <w:jc w:val="center"/>
        <w:rPr>
          <w:b/>
          <w:i/>
          <w:sz w:val="24"/>
          <w:szCs w:val="24"/>
        </w:rPr>
      </w:pPr>
      <w:r w:rsidRPr="5897EC05">
        <w:rPr>
          <w:b/>
          <w:bCs/>
          <w:i/>
          <w:iCs/>
          <w:sz w:val="24"/>
          <w:szCs w:val="24"/>
        </w:rPr>
        <w:t>Psalm 45:10-11, 13-15</w:t>
      </w:r>
    </w:p>
    <w:p w14:paraId="1DA9B404" w14:textId="77777777" w:rsidR="001073B4" w:rsidRDefault="5897EC05" w:rsidP="001073B4">
      <w:pPr>
        <w:jc w:val="center"/>
        <w:rPr>
          <w:b/>
          <w:i/>
          <w:sz w:val="24"/>
          <w:szCs w:val="24"/>
        </w:rPr>
      </w:pPr>
      <w:r w:rsidRPr="5897EC05">
        <w:rPr>
          <w:b/>
          <w:bCs/>
          <w:i/>
          <w:iCs/>
          <w:sz w:val="24"/>
          <w:szCs w:val="24"/>
        </w:rPr>
        <w:t xml:space="preserve">Listen daughter give attention and incline your ear: Forget your people and your father’s </w:t>
      </w:r>
      <w:r w:rsidRPr="5897EC05">
        <w:rPr>
          <w:b/>
          <w:bCs/>
          <w:i/>
          <w:iCs/>
          <w:sz w:val="24"/>
          <w:szCs w:val="24"/>
          <w:u w:val="single"/>
        </w:rPr>
        <w:t>house;</w:t>
      </w:r>
      <w:r w:rsidRPr="5897EC05">
        <w:rPr>
          <w:b/>
          <w:bCs/>
          <w:i/>
          <w:iCs/>
          <w:sz w:val="24"/>
          <w:szCs w:val="24"/>
        </w:rPr>
        <w:t xml:space="preserve"> then will the king will desire your beauty. Because He is your Lord, bow down to him. The Kings daughter is all glorious with in; her clothing is interwoven with gold. She will be led to the King in embroidered work; the virgins, her companions who follow her, will be brought to You. They will be led forth with gladness and rejoicing; they will enter into the King’s palace.</w:t>
      </w:r>
    </w:p>
    <w:p w14:paraId="2D5269CD" w14:textId="77777777" w:rsidR="000924C5" w:rsidRDefault="5897EC05" w:rsidP="001073B4">
      <w:pPr>
        <w:ind w:firstLine="720"/>
        <w:jc w:val="both"/>
        <w:rPr>
          <w:sz w:val="24"/>
          <w:szCs w:val="24"/>
        </w:rPr>
      </w:pPr>
      <w:r w:rsidRPr="5897EC05">
        <w:rPr>
          <w:sz w:val="24"/>
          <w:szCs w:val="24"/>
        </w:rPr>
        <w:t>He sets lonely people in families. (Local communities of Faith) He wants all His children to be connected to His living body so that His life can flow in and through us. (Psalms 27:10, 45:10-11, 68:5-6) In Robert Colman’s book, The Masters Plan of Evangelism, he speaks of the wisdom of God in putting us together as the Church. He says:</w:t>
      </w:r>
    </w:p>
    <w:p w14:paraId="126BC490" w14:textId="51866EB8" w:rsidR="001073B4" w:rsidRDefault="5897EC05" w:rsidP="000924C5">
      <w:pPr>
        <w:ind w:left="720" w:right="720" w:firstLine="720"/>
        <w:jc w:val="both"/>
        <w:rPr>
          <w:sz w:val="24"/>
          <w:szCs w:val="24"/>
        </w:rPr>
      </w:pPr>
      <w:r w:rsidRPr="5897EC05">
        <w:rPr>
          <w:sz w:val="24"/>
          <w:szCs w:val="24"/>
        </w:rPr>
        <w:t xml:space="preserve"> “Really the whole problem of giving personal care to every believer is only resolved in a thorough understanding of the nature and mission of the church. It is important here to observe that the emergence of the church principle around Jesus, whereby one believer was brought into fellowship with all others, was the practice in a larger dimension of the same thing that he was doing with the Twelve. Actually it was the church that was the means of following up with all those who followed him. That is, the group of believers became the body of Christ, and as such ministered to each other individually and collectively. Every member of the community of had a part to fulfill in this ministry. But this they could only do as they themselves were trained and inspired. As long as Jesus was with them in the flesh, he was the Leader, but thereafter, it was necessary for those in the church to assume this leadership. Again this meant that Jesus had to train them to do it, which involved his own constant personal association with a few chosen men.”</w:t>
      </w:r>
    </w:p>
    <w:p w14:paraId="4B608A40" w14:textId="77777777" w:rsidR="001073B4" w:rsidRDefault="5897EC05" w:rsidP="001073B4">
      <w:pPr>
        <w:ind w:firstLine="720"/>
        <w:jc w:val="both"/>
        <w:rPr>
          <w:sz w:val="24"/>
          <w:szCs w:val="24"/>
        </w:rPr>
      </w:pPr>
      <w:r w:rsidRPr="5897EC05">
        <w:rPr>
          <w:sz w:val="24"/>
          <w:szCs w:val="24"/>
        </w:rPr>
        <w:t xml:space="preserve">The following is a song written in 1866 by Samuel J. Stone. In it he beautifully describes the life of the Church and Her final victory over the world and death. </w:t>
      </w:r>
    </w:p>
    <w:p w14:paraId="51A48D18" w14:textId="77777777" w:rsidR="001073B4" w:rsidRDefault="5897EC05" w:rsidP="001073B4">
      <w:pPr>
        <w:pStyle w:val="ListParagraph"/>
        <w:ind w:left="0"/>
        <w:jc w:val="center"/>
        <w:rPr>
          <w:sz w:val="24"/>
          <w:szCs w:val="24"/>
        </w:rPr>
      </w:pPr>
      <w:r w:rsidRPr="5897EC05">
        <w:rPr>
          <w:sz w:val="24"/>
          <w:szCs w:val="24"/>
        </w:rPr>
        <w:t>The Church’s One Foundation</w:t>
      </w:r>
    </w:p>
    <w:p w14:paraId="30C5B560" w14:textId="77777777" w:rsidR="001073B4" w:rsidRPr="007323C9" w:rsidRDefault="5897EC05" w:rsidP="001073B4">
      <w:pPr>
        <w:pStyle w:val="ListParagraph"/>
        <w:ind w:left="0"/>
        <w:jc w:val="center"/>
        <w:rPr>
          <w:b/>
          <w:i/>
          <w:sz w:val="24"/>
          <w:szCs w:val="24"/>
        </w:rPr>
      </w:pPr>
      <w:r w:rsidRPr="5897EC05">
        <w:rPr>
          <w:b/>
          <w:bCs/>
          <w:i/>
          <w:iCs/>
          <w:sz w:val="24"/>
          <w:szCs w:val="24"/>
        </w:rPr>
        <w:t>1 Corinthians 3:11</w:t>
      </w:r>
    </w:p>
    <w:p w14:paraId="2BCBEDAE" w14:textId="77777777" w:rsidR="001073B4" w:rsidRDefault="5897EC05" w:rsidP="001073B4">
      <w:pPr>
        <w:pStyle w:val="ListParagraph"/>
        <w:ind w:left="0"/>
        <w:jc w:val="center"/>
        <w:rPr>
          <w:b/>
          <w:i/>
          <w:sz w:val="24"/>
          <w:szCs w:val="24"/>
        </w:rPr>
      </w:pPr>
      <w:r w:rsidRPr="5897EC05">
        <w:rPr>
          <w:b/>
          <w:bCs/>
          <w:i/>
          <w:iCs/>
          <w:sz w:val="24"/>
          <w:szCs w:val="24"/>
        </w:rPr>
        <w:t>“For no man can lay a foundation other than the one which is laid, which is Jesus Christ.”</w:t>
      </w:r>
    </w:p>
    <w:p w14:paraId="496A02D4" w14:textId="77777777" w:rsidR="001073B4" w:rsidRPr="00675324" w:rsidRDefault="001073B4" w:rsidP="001073B4">
      <w:pPr>
        <w:pStyle w:val="ListParagraph"/>
        <w:ind w:left="0"/>
        <w:jc w:val="center"/>
        <w:rPr>
          <w:sz w:val="24"/>
          <w:szCs w:val="24"/>
        </w:rPr>
      </w:pPr>
    </w:p>
    <w:p w14:paraId="7F6A1CC7" w14:textId="77777777" w:rsidR="001073B4" w:rsidRPr="00675324" w:rsidRDefault="5897EC05" w:rsidP="001073B4">
      <w:pPr>
        <w:pStyle w:val="ListParagraph"/>
        <w:ind w:left="0"/>
        <w:jc w:val="center"/>
        <w:rPr>
          <w:i/>
          <w:sz w:val="24"/>
          <w:szCs w:val="24"/>
        </w:rPr>
      </w:pPr>
      <w:r w:rsidRPr="5897EC05">
        <w:rPr>
          <w:i/>
          <w:iCs/>
          <w:sz w:val="24"/>
          <w:szCs w:val="24"/>
        </w:rPr>
        <w:t xml:space="preserve">The Church’s one foundation is Jesus Christ her LORD She is His new creation by water and the word. </w:t>
      </w:r>
    </w:p>
    <w:p w14:paraId="24DF0924" w14:textId="77777777" w:rsidR="001073B4" w:rsidRPr="00675324" w:rsidRDefault="5897EC05" w:rsidP="001073B4">
      <w:pPr>
        <w:pStyle w:val="ListParagraph"/>
        <w:ind w:left="0"/>
        <w:jc w:val="center"/>
        <w:rPr>
          <w:i/>
          <w:sz w:val="24"/>
          <w:szCs w:val="24"/>
        </w:rPr>
      </w:pPr>
      <w:r w:rsidRPr="5897EC05">
        <w:rPr>
          <w:i/>
          <w:iCs/>
          <w:sz w:val="24"/>
          <w:szCs w:val="24"/>
        </w:rPr>
        <w:t xml:space="preserve">From heaven He came and sought her to be His Holy Bride, with His own blood He bought her and for her life He died. </w:t>
      </w:r>
    </w:p>
    <w:p w14:paraId="1B6E6473" w14:textId="08168AA6" w:rsidR="001073B4" w:rsidRPr="00675324" w:rsidRDefault="5897EC05" w:rsidP="001073B4">
      <w:pPr>
        <w:pStyle w:val="ListParagraph"/>
        <w:ind w:left="0"/>
        <w:jc w:val="center"/>
        <w:rPr>
          <w:i/>
          <w:sz w:val="24"/>
          <w:szCs w:val="24"/>
        </w:rPr>
      </w:pPr>
      <w:r w:rsidRPr="5897EC05">
        <w:rPr>
          <w:i/>
          <w:iCs/>
          <w:sz w:val="24"/>
          <w:szCs w:val="24"/>
        </w:rPr>
        <w:t xml:space="preserve">Elect from every nation yet one o’er all the earth. Her charter of Salvation, One LORD, One Faith, </w:t>
      </w:r>
      <w:r w:rsidR="002A6373">
        <w:rPr>
          <w:i/>
          <w:iCs/>
          <w:sz w:val="24"/>
          <w:szCs w:val="24"/>
        </w:rPr>
        <w:t>o</w:t>
      </w:r>
      <w:r w:rsidRPr="5897EC05">
        <w:rPr>
          <w:i/>
          <w:iCs/>
          <w:sz w:val="24"/>
          <w:szCs w:val="24"/>
        </w:rPr>
        <w:t xml:space="preserve">ne birth, one Holy Name she blesses, partakes one Holy food, and to one Hope she presses with every grace endues. </w:t>
      </w:r>
    </w:p>
    <w:p w14:paraId="7510565B" w14:textId="77777777" w:rsidR="001073B4" w:rsidRDefault="5897EC05" w:rsidP="001073B4">
      <w:pPr>
        <w:pStyle w:val="ListParagraph"/>
        <w:ind w:left="0"/>
        <w:jc w:val="center"/>
        <w:rPr>
          <w:i/>
          <w:sz w:val="24"/>
          <w:szCs w:val="24"/>
        </w:rPr>
      </w:pPr>
      <w:r w:rsidRPr="5897EC05">
        <w:rPr>
          <w:i/>
          <w:iCs/>
          <w:sz w:val="24"/>
          <w:szCs w:val="24"/>
        </w:rPr>
        <w:t>Mid toil and tribulation and tumult of her war, she waits the consummation of peace forevermore till, with the vision glorious her longing eyes are blest and the great Church victorious shall be the Church at rest.</w:t>
      </w:r>
    </w:p>
    <w:p w14:paraId="0ECDE54F" w14:textId="77777777" w:rsidR="001073B4" w:rsidRPr="00675324" w:rsidRDefault="001073B4" w:rsidP="001073B4">
      <w:pPr>
        <w:pStyle w:val="ListParagraph"/>
        <w:ind w:left="0"/>
        <w:jc w:val="center"/>
        <w:rPr>
          <w:i/>
          <w:sz w:val="24"/>
          <w:szCs w:val="24"/>
        </w:rPr>
      </w:pPr>
    </w:p>
    <w:p w14:paraId="17A31773" w14:textId="77777777" w:rsidR="001073B4" w:rsidRPr="00EA7465" w:rsidRDefault="001073B4" w:rsidP="00BD269D">
      <w:pPr>
        <w:pStyle w:val="ListParagraph"/>
        <w:numPr>
          <w:ilvl w:val="0"/>
          <w:numId w:val="63"/>
        </w:numPr>
        <w:jc w:val="center"/>
        <w:rPr>
          <w:sz w:val="24"/>
          <w:szCs w:val="24"/>
        </w:rPr>
      </w:pPr>
    </w:p>
    <w:p w14:paraId="66C74EBF" w14:textId="3ED0760A" w:rsidR="001073B4" w:rsidRDefault="007F6DC6" w:rsidP="001073B4">
      <w:pPr>
        <w:pStyle w:val="ListParagraph"/>
        <w:ind w:left="0"/>
        <w:jc w:val="center"/>
        <w:rPr>
          <w:b/>
          <w:sz w:val="28"/>
          <w:szCs w:val="28"/>
        </w:rPr>
      </w:pPr>
      <w:r>
        <w:rPr>
          <w:b/>
          <w:bCs/>
          <w:sz w:val="28"/>
          <w:szCs w:val="28"/>
        </w:rPr>
        <w:t>Memory Verses</w:t>
      </w:r>
    </w:p>
    <w:p w14:paraId="0724E988" w14:textId="77777777" w:rsidR="001073B4" w:rsidRPr="00AE5D79" w:rsidRDefault="5897EC05" w:rsidP="001073B4">
      <w:pPr>
        <w:pStyle w:val="txt-sm"/>
        <w:jc w:val="center"/>
        <w:rPr>
          <w:rFonts w:asciiTheme="minorHAnsi" w:hAnsiTheme="minorHAnsi" w:cstheme="minorHAnsi"/>
          <w:b/>
          <w:i/>
        </w:rPr>
      </w:pPr>
      <w:r w:rsidRPr="5897EC05">
        <w:rPr>
          <w:rFonts w:asciiTheme="minorHAnsi" w:eastAsiaTheme="minorEastAsia" w:hAnsiTheme="minorHAnsi" w:cstheme="minorBidi"/>
          <w:b/>
          <w:bCs/>
          <w:i/>
          <w:iCs/>
        </w:rPr>
        <w:t>Isaiah 61:4-9 (NASB)</w:t>
      </w:r>
    </w:p>
    <w:p w14:paraId="2E1FA85A" w14:textId="51ADD160" w:rsidR="001073B4" w:rsidRDefault="001073B4" w:rsidP="001073B4">
      <w:pPr>
        <w:pStyle w:val="line"/>
        <w:jc w:val="center"/>
        <w:rPr>
          <w:rStyle w:val="text"/>
          <w:rFonts w:asciiTheme="minorHAnsi" w:eastAsiaTheme="minorEastAsia" w:hAnsiTheme="minorHAnsi" w:cstheme="minorBidi"/>
          <w:b/>
          <w:bCs/>
          <w:i/>
          <w:iCs/>
        </w:rPr>
      </w:pPr>
      <w:r w:rsidRPr="5897EC05">
        <w:rPr>
          <w:rStyle w:val="text"/>
          <w:rFonts w:asciiTheme="minorHAnsi" w:eastAsiaTheme="minorEastAsia" w:hAnsiTheme="minorHAnsi" w:cstheme="minorBidi"/>
          <w:b/>
          <w:bCs/>
          <w:i/>
          <w:iCs/>
          <w:vertAlign w:val="superscript"/>
        </w:rPr>
        <w:t>4 </w:t>
      </w:r>
      <w:r w:rsidRPr="5897EC05">
        <w:rPr>
          <w:rStyle w:val="text"/>
          <w:rFonts w:asciiTheme="minorHAnsi" w:eastAsiaTheme="minorEastAsia" w:hAnsiTheme="minorHAnsi" w:cstheme="minorBidi"/>
          <w:b/>
          <w:bCs/>
          <w:i/>
          <w:iCs/>
        </w:rPr>
        <w:t xml:space="preserve">Then they will rebuild the ancient ruins, </w:t>
      </w:r>
      <w:r w:rsidR="00577BC3" w:rsidRPr="5897EC05">
        <w:rPr>
          <w:rStyle w:val="text"/>
          <w:rFonts w:asciiTheme="minorHAnsi" w:eastAsiaTheme="minorEastAsia" w:hAnsiTheme="minorHAnsi" w:cstheme="minorBidi"/>
          <w:b/>
          <w:bCs/>
          <w:i/>
          <w:iCs/>
        </w:rPr>
        <w:t>they</w:t>
      </w:r>
      <w:r w:rsidRPr="5897EC05">
        <w:rPr>
          <w:rStyle w:val="text"/>
          <w:rFonts w:asciiTheme="minorHAnsi" w:eastAsiaTheme="minorEastAsia" w:hAnsiTheme="minorHAnsi" w:cstheme="minorBidi"/>
          <w:b/>
          <w:bCs/>
          <w:i/>
          <w:iCs/>
        </w:rPr>
        <w:t xml:space="preserve"> will raise up the former devastations;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And they will repair the ruined cities,</w:t>
      </w:r>
      <w:r w:rsidRPr="5897EC05">
        <w:rPr>
          <w:rFonts w:asciiTheme="minorHAnsi" w:eastAsiaTheme="minorEastAsia" w:hAnsiTheme="minorHAnsi" w:cstheme="minorBidi"/>
          <w:b/>
          <w:bCs/>
          <w:i/>
          <w:iCs/>
        </w:rPr>
        <w:t xml:space="preserve"> </w:t>
      </w:r>
      <w:r w:rsidR="00577BC3" w:rsidRPr="5897EC05">
        <w:rPr>
          <w:rStyle w:val="text"/>
          <w:rFonts w:asciiTheme="minorHAnsi" w:eastAsiaTheme="minorEastAsia" w:hAnsiTheme="minorHAnsi" w:cstheme="minorBidi"/>
          <w:b/>
          <w:bCs/>
          <w:i/>
          <w:iCs/>
        </w:rPr>
        <w:t>the</w:t>
      </w:r>
      <w:r w:rsidRPr="5897EC05">
        <w:rPr>
          <w:rStyle w:val="text"/>
          <w:rFonts w:asciiTheme="minorHAnsi" w:eastAsiaTheme="minorEastAsia" w:hAnsiTheme="minorHAnsi" w:cstheme="minorBidi"/>
          <w:b/>
          <w:bCs/>
          <w:i/>
          <w:iCs/>
        </w:rPr>
        <w:t xml:space="preserve"> desolations of many generations.</w:t>
      </w:r>
      <w:r w:rsidRPr="5897EC05">
        <w:rPr>
          <w:rStyle w:val="text"/>
          <w:rFonts w:asciiTheme="minorHAnsi" w:eastAsiaTheme="minorEastAsia" w:hAnsiTheme="minorHAnsi" w:cstheme="minorBidi"/>
          <w:b/>
          <w:bCs/>
          <w:i/>
          <w:iCs/>
          <w:vertAlign w:val="superscript"/>
        </w:rPr>
        <w:t>5 </w:t>
      </w:r>
      <w:r w:rsidRPr="5897EC05">
        <w:rPr>
          <w:rStyle w:val="text"/>
          <w:rFonts w:asciiTheme="minorHAnsi" w:eastAsiaTheme="minorEastAsia" w:hAnsiTheme="minorHAnsi" w:cstheme="minorBidi"/>
          <w:b/>
          <w:bCs/>
          <w:i/>
          <w:iCs/>
        </w:rPr>
        <w:t xml:space="preserve">Strangers will stand </w:t>
      </w:r>
      <w:r w:rsidR="00577BC3" w:rsidRPr="5897EC05">
        <w:rPr>
          <w:rStyle w:val="text"/>
          <w:rFonts w:asciiTheme="minorHAnsi" w:eastAsiaTheme="minorEastAsia" w:hAnsiTheme="minorHAnsi" w:cstheme="minorBidi"/>
          <w:b/>
          <w:bCs/>
          <w:i/>
          <w:iCs/>
        </w:rPr>
        <w:t>and foreigners</w:t>
      </w:r>
      <w:r w:rsidRPr="5897EC05">
        <w:rPr>
          <w:rStyle w:val="text"/>
          <w:rFonts w:asciiTheme="minorHAnsi" w:eastAsiaTheme="minorEastAsia" w:hAnsiTheme="minorHAnsi" w:cstheme="minorBidi"/>
          <w:b/>
          <w:bCs/>
          <w:i/>
          <w:iCs/>
        </w:rPr>
        <w:t xml:space="preserve"> will be your farmers and your vinedressers.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6 </w:t>
      </w:r>
      <w:r w:rsidRPr="5897EC05">
        <w:rPr>
          <w:rStyle w:val="text"/>
          <w:rFonts w:asciiTheme="minorHAnsi" w:eastAsiaTheme="minorEastAsia" w:hAnsiTheme="minorHAnsi" w:cstheme="minorBidi"/>
          <w:b/>
          <w:bCs/>
          <w:i/>
          <w:iCs/>
        </w:rPr>
        <w:t xml:space="preserve">But you will be called the priests of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You will be spoken of as ministers of our God. You will eat the wealth of nations,</w:t>
      </w:r>
      <w:r w:rsidRPr="00AE5D79">
        <w:rPr>
          <w:rFonts w:asciiTheme="minorHAnsi" w:hAnsiTheme="minorHAnsi" w:cstheme="minorHAnsi"/>
          <w:b/>
          <w:i/>
        </w:rPr>
        <w:br/>
      </w:r>
      <w:r w:rsidRPr="5897EC05">
        <w:rPr>
          <w:rStyle w:val="text"/>
          <w:rFonts w:asciiTheme="minorHAnsi" w:eastAsiaTheme="minorEastAsia" w:hAnsiTheme="minorHAnsi" w:cstheme="minorBidi"/>
          <w:b/>
          <w:bCs/>
          <w:i/>
          <w:iCs/>
        </w:rPr>
        <w:t>And in their riches you will boast.</w:t>
      </w:r>
      <w:r w:rsidRPr="5897EC05">
        <w:rPr>
          <w:rStyle w:val="text"/>
          <w:rFonts w:asciiTheme="minorHAnsi" w:eastAsiaTheme="minorEastAsia" w:hAnsiTheme="minorHAnsi" w:cstheme="minorBidi"/>
          <w:b/>
          <w:bCs/>
          <w:i/>
          <w:iCs/>
          <w:vertAlign w:val="superscript"/>
        </w:rPr>
        <w:t>7 </w:t>
      </w:r>
      <w:r w:rsidRPr="5897EC05">
        <w:rPr>
          <w:rStyle w:val="text"/>
          <w:rFonts w:asciiTheme="minorHAnsi" w:eastAsiaTheme="minorEastAsia" w:hAnsiTheme="minorHAnsi" w:cstheme="minorBidi"/>
          <w:b/>
          <w:bCs/>
          <w:i/>
          <w:iCs/>
        </w:rPr>
        <w:t>Instead of your shame you will have a double portion,</w:t>
      </w:r>
      <w:r w:rsidRPr="00AE5D79">
        <w:rPr>
          <w:rFonts w:asciiTheme="minorHAnsi" w:hAnsiTheme="minorHAnsi" w:cstheme="minorHAnsi"/>
          <w:b/>
          <w:i/>
        </w:rPr>
        <w:br/>
      </w:r>
      <w:r w:rsidRPr="5897EC05">
        <w:rPr>
          <w:rStyle w:val="text"/>
          <w:rFonts w:asciiTheme="minorHAnsi" w:eastAsiaTheme="minorEastAsia" w:hAnsiTheme="minorHAnsi" w:cstheme="minorBidi"/>
          <w:b/>
          <w:bCs/>
          <w:i/>
          <w:iCs/>
        </w:rPr>
        <w:t xml:space="preserve">And instead of humiliation they will shout for joy over their portion. </w:t>
      </w:r>
      <w:r w:rsidR="00577BC3" w:rsidRPr="5897EC05">
        <w:rPr>
          <w:rStyle w:val="text"/>
          <w:rFonts w:asciiTheme="minorHAnsi" w:eastAsiaTheme="minorEastAsia" w:hAnsiTheme="minorHAnsi" w:cstheme="minorBidi"/>
          <w:b/>
          <w:bCs/>
          <w:i/>
          <w:iCs/>
        </w:rPr>
        <w:t>Therefore,</w:t>
      </w:r>
      <w:r w:rsidRPr="5897EC05">
        <w:rPr>
          <w:rStyle w:val="text"/>
          <w:rFonts w:asciiTheme="minorHAnsi" w:eastAsiaTheme="minorEastAsia" w:hAnsiTheme="minorHAnsi" w:cstheme="minorBidi"/>
          <w:b/>
          <w:bCs/>
          <w:i/>
          <w:iCs/>
        </w:rPr>
        <w:t xml:space="preserve"> they will possess a double portion in their land,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Everlasting joy will be theirs.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8 </w:t>
      </w:r>
      <w:r w:rsidRPr="5897EC05">
        <w:rPr>
          <w:rStyle w:val="text"/>
          <w:rFonts w:asciiTheme="minorHAnsi" w:eastAsiaTheme="minorEastAsia" w:hAnsiTheme="minorHAnsi" w:cstheme="minorBidi"/>
          <w:b/>
          <w:bCs/>
          <w:i/>
          <w:iCs/>
        </w:rPr>
        <w:t xml:space="preserve">For I,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love justice, I hate robbery in the burnt offering;</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And I will faithfully give them their recompense</w:t>
      </w:r>
      <w:r w:rsidRPr="5897EC05">
        <w:rPr>
          <w:rFonts w:asciiTheme="minorHAnsi" w:eastAsiaTheme="minorEastAsia" w:hAnsiTheme="minorHAnsi" w:cstheme="minorBidi"/>
          <w:b/>
          <w:bCs/>
          <w:i/>
          <w:iCs/>
        </w:rPr>
        <w:t xml:space="preserve"> </w:t>
      </w:r>
      <w:r w:rsidR="00BD2AB9" w:rsidRPr="5897EC05">
        <w:rPr>
          <w:rStyle w:val="text"/>
          <w:rFonts w:asciiTheme="minorHAnsi" w:eastAsiaTheme="minorEastAsia" w:hAnsiTheme="minorHAnsi" w:cstheme="minorBidi"/>
          <w:b/>
          <w:bCs/>
          <w:i/>
          <w:iCs/>
        </w:rPr>
        <w:t>and</w:t>
      </w:r>
      <w:r w:rsidRPr="5897EC05">
        <w:rPr>
          <w:rStyle w:val="text"/>
          <w:rFonts w:asciiTheme="minorHAnsi" w:eastAsiaTheme="minorEastAsia" w:hAnsiTheme="minorHAnsi" w:cstheme="minorBidi"/>
          <w:b/>
          <w:bCs/>
          <w:i/>
          <w:iCs/>
        </w:rPr>
        <w:t xml:space="preserve"> make an everlasting covenant with them.</w:t>
      </w:r>
      <w:r w:rsidRPr="5897EC05">
        <w:rPr>
          <w:rStyle w:val="text"/>
          <w:rFonts w:asciiTheme="minorHAnsi" w:eastAsiaTheme="minorEastAsia" w:hAnsiTheme="minorHAnsi" w:cstheme="minorBidi"/>
          <w:b/>
          <w:bCs/>
          <w:i/>
          <w:iCs/>
          <w:vertAlign w:val="superscript"/>
        </w:rPr>
        <w:t>9 </w:t>
      </w:r>
      <w:r w:rsidRPr="5897EC05">
        <w:rPr>
          <w:rStyle w:val="text"/>
          <w:rFonts w:asciiTheme="minorHAnsi" w:eastAsiaTheme="minorEastAsia" w:hAnsiTheme="minorHAnsi" w:cstheme="minorBidi"/>
          <w:b/>
          <w:bCs/>
          <w:i/>
          <w:iCs/>
        </w:rPr>
        <w:t>Then their offspring will be known among the nations, And their descendants in the midst of the peoples.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All who see them will recognize them</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 xml:space="preserve">Because they are the offspring whom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xml:space="preserve"> has blessed.</w:t>
      </w:r>
    </w:p>
    <w:p w14:paraId="0F259F99" w14:textId="77777777" w:rsidR="00E45190" w:rsidRPr="00E45190" w:rsidRDefault="00E45190" w:rsidP="00E45190">
      <w:pPr>
        <w:jc w:val="center"/>
        <w:rPr>
          <w:rFonts w:ascii="Edwardian Script ITC" w:hAnsi="Edwardian Script ITC" w:cstheme="minorHAnsi"/>
          <w:b/>
          <w:sz w:val="72"/>
          <w:szCs w:val="72"/>
        </w:rPr>
      </w:pPr>
      <w:r w:rsidRPr="00E45190">
        <w:rPr>
          <w:rFonts w:ascii="Edwardian Script ITC" w:eastAsiaTheme="minorEastAsia" w:hAnsi="Edwardian Script ITC" w:cstheme="minorBidi"/>
          <w:b/>
          <w:bCs/>
          <w:sz w:val="72"/>
          <w:szCs w:val="72"/>
        </w:rPr>
        <w:t>Understanding Your Spiritual Gifts</w:t>
      </w:r>
    </w:p>
    <w:p w14:paraId="31685B98" w14:textId="77777777" w:rsidR="00E45190" w:rsidRDefault="00E45190" w:rsidP="00E45190">
      <w:pPr>
        <w:pStyle w:val="ListParagraph"/>
        <w:ind w:left="0"/>
        <w:jc w:val="center"/>
        <w:rPr>
          <w:b/>
          <w:sz w:val="28"/>
          <w:szCs w:val="28"/>
        </w:rPr>
      </w:pPr>
    </w:p>
    <w:p w14:paraId="0B8E93BD" w14:textId="7A24DC75" w:rsidR="00E45190" w:rsidRDefault="00E45190" w:rsidP="00E45190">
      <w:pPr>
        <w:pStyle w:val="ListParagraph"/>
        <w:ind w:left="0"/>
        <w:jc w:val="center"/>
        <w:rPr>
          <w:b/>
          <w:bCs/>
          <w:sz w:val="28"/>
          <w:szCs w:val="28"/>
        </w:rPr>
      </w:pPr>
      <w:r w:rsidRPr="5897EC05">
        <w:rPr>
          <w:b/>
          <w:bCs/>
          <w:sz w:val="28"/>
          <w:szCs w:val="28"/>
        </w:rPr>
        <w:t>Key Passage</w:t>
      </w:r>
      <w:r>
        <w:rPr>
          <w:b/>
          <w:bCs/>
          <w:sz w:val="28"/>
          <w:szCs w:val="28"/>
        </w:rPr>
        <w:t>s</w:t>
      </w:r>
    </w:p>
    <w:p w14:paraId="732A6F3C" w14:textId="77777777" w:rsidR="00C47D9F" w:rsidRDefault="00C47D9F" w:rsidP="00E45190">
      <w:pPr>
        <w:pStyle w:val="ListParagraph"/>
        <w:ind w:left="0"/>
        <w:jc w:val="center"/>
        <w:rPr>
          <w:b/>
          <w:bCs/>
          <w:sz w:val="28"/>
          <w:szCs w:val="28"/>
        </w:rPr>
      </w:pPr>
    </w:p>
    <w:p w14:paraId="131080FC" w14:textId="77777777" w:rsidR="00E45190" w:rsidRDefault="00E45190" w:rsidP="00E45190">
      <w:pPr>
        <w:pStyle w:val="ListParagraph"/>
        <w:ind w:left="0"/>
        <w:jc w:val="center"/>
        <w:rPr>
          <w:b/>
          <w:i/>
          <w:sz w:val="24"/>
          <w:szCs w:val="24"/>
        </w:rPr>
      </w:pPr>
      <w:r w:rsidRPr="5897EC05">
        <w:rPr>
          <w:b/>
          <w:bCs/>
          <w:i/>
          <w:iCs/>
          <w:sz w:val="24"/>
          <w:szCs w:val="24"/>
        </w:rPr>
        <w:t>Ephesians 4:1-16 (ESV)</w:t>
      </w:r>
    </w:p>
    <w:p w14:paraId="7B30F752" w14:textId="77777777" w:rsidR="00E45190" w:rsidRPr="00531C92" w:rsidRDefault="00E45190" w:rsidP="00E45190">
      <w:pPr>
        <w:pStyle w:val="regular"/>
        <w:jc w:val="center"/>
        <w:rPr>
          <w:rFonts w:asciiTheme="minorHAnsi" w:hAnsiTheme="minorHAnsi" w:cstheme="minorHAnsi"/>
          <w:b/>
          <w:i/>
        </w:rPr>
      </w:pPr>
      <w:r w:rsidRPr="5897EC05">
        <w:rPr>
          <w:rFonts w:asciiTheme="minorHAnsi" w:eastAsiaTheme="minorEastAsia" w:hAnsiTheme="minorHAnsi" w:cstheme="minorBidi"/>
          <w:b/>
          <w:bCs/>
          <w:i/>
          <w:iCs/>
        </w:rPr>
        <w:t>I therefore, a prisoner for the Lord, urge you to walk in a manner worthy of the calling to which you have been called, with all humility and gentleness, with patience, bearing with one another in love, eager to maintain the unity of the Spirit in the bond of peace. There is one body and one Spirit—just as you were called to the one hope that belongs to your call—one Lord, one faith, one baptism, one God and Father of all, who is over all and through all and in all. But grace was given to each one of us according to the measure of Christ’s gift. Therefore, it says,</w:t>
      </w:r>
    </w:p>
    <w:p w14:paraId="208CF256" w14:textId="77777777" w:rsidR="00E45190" w:rsidRPr="00531C92" w:rsidRDefault="00E45190" w:rsidP="00E45190">
      <w:pPr>
        <w:pStyle w:val="line-group"/>
        <w:jc w:val="center"/>
        <w:rPr>
          <w:rFonts w:asciiTheme="minorHAnsi" w:hAnsiTheme="minorHAnsi" w:cstheme="minorHAnsi"/>
          <w:b/>
          <w:i/>
        </w:rPr>
      </w:pPr>
      <w:r w:rsidRPr="5897EC05">
        <w:rPr>
          <w:rStyle w:val="ln-group"/>
          <w:rFonts w:asciiTheme="minorHAnsi" w:eastAsiaTheme="minorEastAsia" w:hAnsiTheme="minorHAnsi" w:cstheme="minorBidi"/>
          <w:b/>
          <w:bCs/>
          <w:i/>
          <w:iCs/>
        </w:rPr>
        <w:t>“When he ascended on high he led a host of captives,</w:t>
      </w:r>
      <w:r>
        <w:br/>
      </w:r>
      <w:r w:rsidRPr="5897EC05">
        <w:rPr>
          <w:rStyle w:val="indent"/>
          <w:rFonts w:asciiTheme="minorHAnsi" w:eastAsiaTheme="minorEastAsia" w:hAnsiTheme="minorHAnsi" w:cstheme="minorBidi"/>
          <w:b/>
          <w:bCs/>
          <w:i/>
          <w:iCs/>
        </w:rPr>
        <w:t>and he gave gifts to men.</w:t>
      </w:r>
    </w:p>
    <w:p w14:paraId="5A39964C" w14:textId="77777777" w:rsidR="00E45190" w:rsidRPr="00531C92" w:rsidRDefault="00E45190" w:rsidP="00E45190">
      <w:pPr>
        <w:pStyle w:val="same-paragraph"/>
        <w:jc w:val="center"/>
        <w:rPr>
          <w:rFonts w:asciiTheme="minorHAnsi" w:hAnsiTheme="minorHAnsi" w:cstheme="minorHAnsi"/>
          <w:b/>
          <w:i/>
        </w:rPr>
      </w:pPr>
      <w:r w:rsidRPr="5897EC05">
        <w:rPr>
          <w:rFonts w:asciiTheme="minorHAnsi" w:eastAsiaTheme="minorEastAsia" w:hAnsiTheme="minorHAnsi" w:cstheme="minorBidi"/>
          <w:b/>
          <w:bCs/>
          <w:i/>
          <w:iCs/>
        </w:rPr>
        <w:t>(In saying, “He ascended,” what does it mean but that he had also descended into the lower regions, the earth? He who descended is the one who also ascended far above all the heavens, that he might fill all things.)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 so that we may no longer be children, tossed to and fro by the waves and carried about by every wind of doctrine, by human cunning, by craftiness in deceitful schemes. 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w:t>
      </w:r>
    </w:p>
    <w:p w14:paraId="6E47BF44" w14:textId="77777777" w:rsidR="00E45190" w:rsidRDefault="00E45190" w:rsidP="00E45190">
      <w:pPr>
        <w:pStyle w:val="ListParagraph"/>
        <w:ind w:left="0"/>
        <w:jc w:val="center"/>
        <w:rPr>
          <w:b/>
          <w:sz w:val="28"/>
          <w:szCs w:val="28"/>
        </w:rPr>
      </w:pPr>
      <w:r w:rsidRPr="5897EC05">
        <w:rPr>
          <w:b/>
          <w:bCs/>
          <w:sz w:val="28"/>
          <w:szCs w:val="28"/>
        </w:rPr>
        <w:t>Introduction</w:t>
      </w:r>
    </w:p>
    <w:p w14:paraId="518195DA" w14:textId="77777777" w:rsidR="00E45190" w:rsidRDefault="00E45190" w:rsidP="00E45190">
      <w:pPr>
        <w:ind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Imagine if you will a baby girl was given a gift on the day she was born. Her benefactor was a wealthy distant relative. Her parents never opened the gift; they simply placed it into a safety deposit box.  As the child grew, no one knew what was in the box except the giver who had long since passed away.  The gift was never opened.  As the years went on, the parents forgot about the box and the child never knew she had a gift. Although the girl and her family had many financial needs, yet it never crossed their mind to open the gift in the safety deposit box. And yet the gift in that box contained an abundance of wealth to meet all the needs of this family. In fact, it was enough to bless her entire family for generations to come! Regrettably, she never knew that she had such a value gift! </w:t>
      </w:r>
    </w:p>
    <w:p w14:paraId="735EB9AA" w14:textId="77777777" w:rsidR="00E45190" w:rsidRDefault="00E45190" w:rsidP="00E45190">
      <w:pPr>
        <w:ind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The point to this little parable is this: When a person is born again into God’s family, they have been endowed with valuable spiritual gifts. And like the girl I the story, we could live our entire Christian life, and never even open them. Furthermore, the entire family of God will be cheated out of the blessings that would have come to them through you.  </w:t>
      </w:r>
    </w:p>
    <w:p w14:paraId="14059710" w14:textId="326BDAD8" w:rsidR="00E45190" w:rsidRDefault="00E45190" w:rsidP="00E45190">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 My prayer is this: that the Holy Spirit will use His Word to help you open the gifts you received at the day of your second birth, and that you would be blessed along with the family of God for generations to come.</w:t>
      </w:r>
    </w:p>
    <w:p w14:paraId="7DDE7C28" w14:textId="77777777" w:rsidR="00BF27CD" w:rsidRDefault="00BF27CD" w:rsidP="00BF27CD">
      <w:pPr>
        <w:jc w:val="center"/>
        <w:rPr>
          <w:b/>
          <w:sz w:val="28"/>
          <w:szCs w:val="28"/>
        </w:rPr>
      </w:pPr>
      <w:r w:rsidRPr="00514AEC">
        <w:rPr>
          <w:b/>
          <w:sz w:val="28"/>
          <w:szCs w:val="28"/>
        </w:rPr>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5B4DF8C0" w14:textId="77777777" w:rsidR="00BF27CD" w:rsidRPr="00D16572" w:rsidRDefault="00BF27CD" w:rsidP="00BF27CD">
      <w:pPr>
        <w:jc w:val="center"/>
        <w:rPr>
          <w:b/>
          <w:i/>
          <w:sz w:val="24"/>
          <w:szCs w:val="24"/>
        </w:rPr>
      </w:pPr>
      <w:r w:rsidRPr="00D16572">
        <w:rPr>
          <w:b/>
          <w:i/>
          <w:sz w:val="24"/>
          <w:szCs w:val="24"/>
        </w:rPr>
        <w:t>1 Thessalonians 3:5-10 (ESV)</w:t>
      </w:r>
    </w:p>
    <w:p w14:paraId="594CBF15" w14:textId="77777777" w:rsidR="00BF27CD" w:rsidRPr="00D16572" w:rsidRDefault="00BF27CD" w:rsidP="00BF27CD">
      <w:pPr>
        <w:spacing w:before="100" w:beforeAutospacing="1" w:after="100" w:afterAutospacing="1" w:line="240" w:lineRule="auto"/>
        <w:jc w:val="center"/>
        <w:rPr>
          <w:b/>
          <w:i/>
          <w:sz w:val="24"/>
          <w:szCs w:val="24"/>
        </w:rPr>
      </w:pPr>
      <w:r w:rsidRPr="00D16572">
        <w:rPr>
          <w:rFonts w:eastAsia="Times New Roman"/>
          <w:b/>
          <w:i/>
          <w:sz w:val="24"/>
          <w:szCs w:val="24"/>
        </w:rPr>
        <w:t>For this reason, when I could bear it no longer, I sent to learn about your faith, for fear that somehow the tempter had tempted you and our labor would be in vain. But now that Timothy has come to us from you, and has brought us the good news of your faith and love and reported that you always remember us kindly and long to see us, as we long to see you—for this reason, brothers in all our distress and affliction we have been comforted about you through your faith. For now we live, if you are standing fast in the Lord. For what thanksgiving can we return to God for you, for all the joy that we feel for your sake before our God, as we pray most earnestly night and day that we may see you face to face and supply what is lacking in your faith?</w:t>
      </w:r>
    </w:p>
    <w:p w14:paraId="704B6098" w14:textId="77777777" w:rsidR="00BF27CD" w:rsidRDefault="00BF27CD" w:rsidP="00BF27CD">
      <w:pPr>
        <w:pStyle w:val="ListParagraph"/>
        <w:ind w:left="0" w:firstLine="405"/>
        <w:jc w:val="both"/>
        <w:rPr>
          <w:b/>
          <w:u w:val="single"/>
        </w:rPr>
      </w:pPr>
      <w:r>
        <w:rPr>
          <w:sz w:val="24"/>
          <w:szCs w:val="24"/>
        </w:rPr>
        <w:t xml:space="preserve"> Herb Hodges, in his exposition of 1 Thessalonians 3:8, said that there is one word in this passage that the Holy Spirit raises His voice for major emphasis. That word is </w:t>
      </w:r>
      <w:r w:rsidRPr="00493F87">
        <w:rPr>
          <w:b/>
          <w:i/>
          <w:sz w:val="24"/>
          <w:szCs w:val="24"/>
        </w:rPr>
        <w:t>YOU</w:t>
      </w:r>
      <w:r>
        <w:rPr>
          <w:sz w:val="24"/>
          <w:szCs w:val="24"/>
        </w:rPr>
        <w:t>! From his lesson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Pr>
          <w:sz w:val="24"/>
          <w:szCs w:val="24"/>
        </w:rPr>
        <w:t xml:space="preserve">But if you have been a </w:t>
      </w:r>
      <w:r w:rsidRPr="00E64225">
        <w:rPr>
          <w:sz w:val="24"/>
          <w:szCs w:val="24"/>
        </w:rPr>
        <w:t>Christian</w:t>
      </w:r>
      <w:r>
        <w:rPr>
          <w:sz w:val="24"/>
          <w:szCs w:val="24"/>
        </w:rPr>
        <w:t xml:space="preserve"> for any length of time then you know that we can vacillate between the two. That is why, we must get up every day and</w:t>
      </w:r>
      <w:r w:rsidRPr="00E64225">
        <w:rPr>
          <w:sz w:val="24"/>
          <w:szCs w:val="24"/>
        </w:rPr>
        <w:t xml:space="preserve"> choose who we will live for </w:t>
      </w:r>
    </w:p>
    <w:p w14:paraId="16C58A80" w14:textId="77777777" w:rsidR="00BF27CD" w:rsidRPr="00E64225" w:rsidRDefault="00BF27CD" w:rsidP="00BF27CD">
      <w:pPr>
        <w:pStyle w:val="ListParagraph"/>
        <w:ind w:left="0"/>
        <w:jc w:val="both"/>
        <w:rPr>
          <w:b/>
          <w:i/>
          <w:sz w:val="24"/>
          <w:szCs w:val="24"/>
        </w:rPr>
      </w:pPr>
    </w:p>
    <w:p w14:paraId="335F1DE7" w14:textId="77777777" w:rsidR="00BF27CD" w:rsidRPr="00BC58FB" w:rsidRDefault="00BF27CD" w:rsidP="00BF27CD">
      <w:pPr>
        <w:pStyle w:val="ListParagraph"/>
        <w:numPr>
          <w:ilvl w:val="0"/>
          <w:numId w:val="102"/>
        </w:numPr>
        <w:jc w:val="both"/>
        <w:rPr>
          <w:sz w:val="28"/>
          <w:szCs w:val="28"/>
        </w:rPr>
      </w:pPr>
      <w:r w:rsidRPr="00BC58FB">
        <w:rPr>
          <w:b/>
          <w:sz w:val="28"/>
          <w:szCs w:val="28"/>
        </w:rPr>
        <w:t>Satan’s self-centered life</w:t>
      </w:r>
      <w:r w:rsidRPr="00BC58FB">
        <w:rPr>
          <w:sz w:val="28"/>
          <w:szCs w:val="28"/>
        </w:rPr>
        <w:t xml:space="preserve">. </w:t>
      </w:r>
    </w:p>
    <w:p w14:paraId="630AF2BE" w14:textId="77777777" w:rsidR="00BF27CD" w:rsidRDefault="00BF27CD" w:rsidP="00BF27CD">
      <w:pPr>
        <w:pStyle w:val="ListParagraph"/>
        <w:ind w:left="0" w:firstLine="720"/>
        <w:jc w:val="both"/>
        <w:rPr>
          <w:sz w:val="24"/>
          <w:szCs w:val="24"/>
        </w:rPr>
      </w:pPr>
      <w:r w:rsidRPr="00E64225">
        <w:rPr>
          <w:sz w:val="24"/>
          <w:szCs w:val="24"/>
        </w:rPr>
        <w:t xml:space="preserve">This is called the outside </w:t>
      </w:r>
      <w:r w:rsidRPr="00E64225">
        <w:rPr>
          <w:b/>
          <w:i/>
          <w:sz w:val="24"/>
          <w:szCs w:val="24"/>
        </w:rPr>
        <w:t>in</w:t>
      </w:r>
      <w:r w:rsidRPr="00E64225">
        <w:rPr>
          <w:sz w:val="24"/>
          <w:szCs w:val="24"/>
        </w:rPr>
        <w:t xml:space="preserve"> lifestyle or the lifestyle</w:t>
      </w:r>
      <w:r>
        <w:rPr>
          <w:sz w:val="24"/>
          <w:szCs w:val="24"/>
        </w:rPr>
        <w:t xml:space="preserve"> that is all about </w:t>
      </w:r>
      <w:r w:rsidRPr="00BE34BA">
        <w:rPr>
          <w:b/>
          <w:i/>
          <w:sz w:val="24"/>
          <w:szCs w:val="24"/>
        </w:rPr>
        <w:t>me</w:t>
      </w:r>
      <w:r w:rsidRPr="00E64225">
        <w:rPr>
          <w:sz w:val="24"/>
          <w:szCs w:val="24"/>
        </w:rPr>
        <w:t>. This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360F5C55" w14:textId="77777777" w:rsidR="00BF27CD" w:rsidRPr="00D16572" w:rsidRDefault="00BF27CD" w:rsidP="00BF27CD">
      <w:pPr>
        <w:jc w:val="both"/>
        <w:rPr>
          <w:sz w:val="24"/>
          <w:szCs w:val="24"/>
        </w:rPr>
      </w:pPr>
      <w:r w:rsidRPr="54BB58A7">
        <w:rPr>
          <w:b/>
          <w:bCs/>
          <w:sz w:val="28"/>
          <w:szCs w:val="28"/>
        </w:rPr>
        <w:t>Digging Deeper:</w:t>
      </w:r>
      <w:r>
        <w:rPr>
          <w:b/>
          <w:bCs/>
          <w:sz w:val="28"/>
          <w:szCs w:val="28"/>
        </w:rPr>
        <w:t xml:space="preserve"> </w:t>
      </w:r>
      <w:r w:rsidRPr="00D16572">
        <w:rPr>
          <w:bCs/>
          <w:sz w:val="24"/>
          <w:szCs w:val="24"/>
        </w:rPr>
        <w:t xml:space="preserve"> Philippians 2:19-22</w:t>
      </w:r>
      <w:r>
        <w:rPr>
          <w:bCs/>
          <w:sz w:val="24"/>
          <w:szCs w:val="24"/>
        </w:rPr>
        <w:t>; Romans 12:9-12</w:t>
      </w:r>
    </w:p>
    <w:p w14:paraId="065605A5" w14:textId="77777777" w:rsidR="00BF27CD" w:rsidRPr="00C34475" w:rsidRDefault="00BF27CD" w:rsidP="00BF27CD">
      <w:pPr>
        <w:jc w:val="center"/>
        <w:rPr>
          <w:b/>
          <w:i/>
          <w:sz w:val="24"/>
          <w:szCs w:val="24"/>
        </w:rPr>
      </w:pPr>
      <w:r w:rsidRPr="00C34475">
        <w:rPr>
          <w:b/>
          <w:i/>
          <w:sz w:val="24"/>
          <w:szCs w:val="24"/>
        </w:rPr>
        <w:t>Luke 22:24-27 (HSV)</w:t>
      </w:r>
    </w:p>
    <w:p w14:paraId="2D233979" w14:textId="77777777" w:rsidR="00BF27CD" w:rsidRDefault="00BF27CD" w:rsidP="00BF27CD">
      <w:pPr>
        <w:jc w:val="center"/>
        <w:rPr>
          <w:rStyle w:val="woc"/>
          <w:b/>
          <w:i/>
          <w:sz w:val="24"/>
          <w:szCs w:val="24"/>
        </w:rPr>
      </w:pPr>
      <w:r w:rsidRPr="00C34475">
        <w:rPr>
          <w:b/>
          <w:i/>
          <w:sz w:val="24"/>
          <w:szCs w:val="24"/>
        </w:rPr>
        <w:t xml:space="preserve">A dispute also arose among them, as to which of them was to be regarded as the greatest. And he said to them, </w:t>
      </w:r>
      <w:r w:rsidRPr="00C34475">
        <w:rPr>
          <w:rStyle w:val="woc"/>
          <w:b/>
          <w:i/>
          <w:sz w:val="24"/>
          <w:szCs w:val="24"/>
        </w:rPr>
        <w:t>“The kings of the Gentiles exercise lordship over them, and those in authority over them are called benefactors.</w:t>
      </w:r>
      <w:r w:rsidRPr="00C34475">
        <w:rPr>
          <w:b/>
          <w:i/>
          <w:sz w:val="24"/>
          <w:szCs w:val="24"/>
        </w:rPr>
        <w:t xml:space="preserve"> </w:t>
      </w:r>
      <w:r w:rsidRPr="00C34475">
        <w:rPr>
          <w:rStyle w:val="woc"/>
          <w:b/>
          <w:i/>
          <w:sz w:val="24"/>
          <w:szCs w:val="24"/>
        </w:rPr>
        <w:t>But not so with you. Rather, let the greatest among you become as the youngest, and the leader as one who serves.</w:t>
      </w:r>
      <w:r w:rsidRPr="00C34475">
        <w:rPr>
          <w:b/>
          <w:i/>
          <w:sz w:val="24"/>
          <w:szCs w:val="24"/>
        </w:rPr>
        <w:t xml:space="preserve"> </w:t>
      </w:r>
      <w:r w:rsidRPr="00C34475">
        <w:rPr>
          <w:rStyle w:val="woc"/>
          <w:b/>
          <w:i/>
          <w:sz w:val="24"/>
          <w:szCs w:val="24"/>
        </w:rPr>
        <w:t>For who is the greater, one who reclines at table or one who serves? Is it not the one who reclines at table? But I am among you as the one who serves.</w:t>
      </w:r>
    </w:p>
    <w:p w14:paraId="3B60A914" w14:textId="77777777" w:rsidR="00BF27CD" w:rsidRDefault="00BF27CD" w:rsidP="00BF27CD">
      <w:pPr>
        <w:jc w:val="center"/>
        <w:rPr>
          <w:rStyle w:val="woc"/>
          <w:b/>
          <w:i/>
          <w:sz w:val="24"/>
          <w:szCs w:val="24"/>
        </w:rPr>
      </w:pPr>
    </w:p>
    <w:p w14:paraId="5D255E4E" w14:textId="77777777" w:rsidR="00BF27CD" w:rsidRDefault="00BF27CD" w:rsidP="00BF27CD">
      <w:pPr>
        <w:jc w:val="center"/>
        <w:rPr>
          <w:rStyle w:val="woc"/>
          <w:b/>
          <w:i/>
          <w:sz w:val="24"/>
          <w:szCs w:val="24"/>
        </w:rPr>
      </w:pPr>
    </w:p>
    <w:p w14:paraId="7D9FCAB2" w14:textId="77777777" w:rsidR="00BF27CD" w:rsidRPr="001F6742" w:rsidRDefault="00BF27CD" w:rsidP="00BF27CD">
      <w:pPr>
        <w:pStyle w:val="ListParagraph"/>
        <w:numPr>
          <w:ilvl w:val="0"/>
          <w:numId w:val="102"/>
        </w:numPr>
        <w:jc w:val="both"/>
        <w:rPr>
          <w:b/>
          <w:sz w:val="28"/>
          <w:szCs w:val="28"/>
        </w:rPr>
      </w:pPr>
      <w:r w:rsidRPr="001F6742">
        <w:rPr>
          <w:b/>
          <w:sz w:val="28"/>
          <w:szCs w:val="28"/>
        </w:rPr>
        <w:t xml:space="preserve">Savior’s life. </w:t>
      </w:r>
    </w:p>
    <w:p w14:paraId="7630123C" w14:textId="77777777" w:rsidR="00BF27CD" w:rsidRDefault="00BF27CD" w:rsidP="00BF27CD">
      <w:pPr>
        <w:ind w:firstLine="360"/>
        <w:jc w:val="both"/>
        <w:rPr>
          <w:sz w:val="24"/>
          <w:szCs w:val="24"/>
        </w:rPr>
      </w:pPr>
      <w:r w:rsidRPr="001F6742">
        <w:rPr>
          <w:sz w:val="24"/>
          <w:szCs w:val="24"/>
        </w:rPr>
        <w:t xml:space="preserve"> In 1 Thessalonians chapters one through three, Paul and two of his disciples, Silvanus (Silas) and Timothy, used one word 50 times. You guessed it; the word is </w:t>
      </w:r>
      <w:r w:rsidRPr="001F6742">
        <w:rPr>
          <w:b/>
          <w:i/>
          <w:sz w:val="24"/>
          <w:szCs w:val="24"/>
        </w:rPr>
        <w:t>you</w:t>
      </w:r>
      <w:r w:rsidRPr="001F6742">
        <w:rPr>
          <w:b/>
          <w:sz w:val="24"/>
          <w:szCs w:val="24"/>
        </w:rPr>
        <w:t>!</w:t>
      </w:r>
      <w:r w:rsidRPr="001F6742">
        <w:rPr>
          <w:sz w:val="24"/>
          <w:szCs w:val="24"/>
        </w:rPr>
        <w:t xml:space="preserve"> Clearly they lived the Saviors’ lifestyle. To live this way takes humility, and “Humility,” someone has said, “is not thinking less of yourself, it’s not thinking of yourself at all!”</w:t>
      </w:r>
    </w:p>
    <w:p w14:paraId="2D388681" w14:textId="77777777" w:rsidR="00BF27CD" w:rsidRPr="00377AB7" w:rsidRDefault="00BF27CD" w:rsidP="00BF27CD">
      <w:pPr>
        <w:jc w:val="center"/>
        <w:rPr>
          <w:b/>
          <w:i/>
          <w:sz w:val="24"/>
          <w:szCs w:val="24"/>
        </w:rPr>
      </w:pPr>
      <w:r w:rsidRPr="00377AB7">
        <w:rPr>
          <w:b/>
          <w:i/>
          <w:sz w:val="24"/>
          <w:szCs w:val="24"/>
        </w:rPr>
        <w:t>Philippians 2:1-8 (ESV)</w:t>
      </w:r>
    </w:p>
    <w:p w14:paraId="6C8CBC55" w14:textId="77777777" w:rsidR="00BF27CD" w:rsidRPr="00377AB7" w:rsidRDefault="00BF27CD" w:rsidP="00BF27CD">
      <w:pPr>
        <w:ind w:firstLine="360"/>
        <w:jc w:val="center"/>
        <w:rPr>
          <w:b/>
          <w:i/>
          <w:sz w:val="24"/>
          <w:szCs w:val="24"/>
          <w:u w:val="single"/>
        </w:rPr>
      </w:pPr>
      <w:r w:rsidRPr="00377AB7">
        <w:rPr>
          <w:b/>
          <w:i/>
          <w:sz w:val="24"/>
          <w:szCs w:val="24"/>
        </w:rPr>
        <w:t>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6E21EEEE" w14:textId="77777777" w:rsidR="00BF27CD" w:rsidRPr="001F6742" w:rsidRDefault="00BF27CD" w:rsidP="00BF27CD">
      <w:pPr>
        <w:ind w:firstLine="360"/>
        <w:jc w:val="both"/>
        <w:rPr>
          <w:sz w:val="24"/>
          <w:szCs w:val="24"/>
        </w:rPr>
      </w:pPr>
      <w:r w:rsidRPr="001F6742">
        <w:rPr>
          <w:sz w:val="24"/>
          <w:szCs w:val="24"/>
        </w:rPr>
        <w:t xml:space="preserve">To follow Jesus example, we live in inside </w:t>
      </w:r>
      <w:r w:rsidRPr="001F6742">
        <w:rPr>
          <w:i/>
          <w:sz w:val="24"/>
          <w:szCs w:val="24"/>
        </w:rPr>
        <w:t>out</w:t>
      </w:r>
      <w:r w:rsidRPr="001F6742">
        <w:rPr>
          <w:sz w:val="24"/>
          <w:szCs w:val="24"/>
        </w:rPr>
        <w:t xml:space="preserve"> lifestyle. What do we mean? A person who lives inside out realizes that everything they have belongs to the Lord. For this reason, everything in our life, time, energy, wisdom, and resources are used for the growth and benefit of </w:t>
      </w:r>
      <w:r w:rsidRPr="001F6742">
        <w:rPr>
          <w:i/>
          <w:sz w:val="24"/>
          <w:szCs w:val="24"/>
        </w:rPr>
        <w:t>others</w:t>
      </w:r>
      <w:r w:rsidRPr="001F6742">
        <w:rPr>
          <w:sz w:val="24"/>
          <w:szCs w:val="24"/>
        </w:rPr>
        <w:t xml:space="preserve">. Do you know the primary difference in merely doing Bible studies and disciple making?  Most people study to benefit themselves, but a disciple maker studies and gathers truth in order to give it away to others!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others. This kind of lifestyle explodes the gospel all over the world.</w:t>
      </w:r>
    </w:p>
    <w:p w14:paraId="26D80996" w14:textId="77777777" w:rsidR="00BF27CD" w:rsidRDefault="00BF27CD" w:rsidP="00BF27CD">
      <w:pPr>
        <w:jc w:val="center"/>
        <w:rPr>
          <w:b/>
          <w:i/>
          <w:sz w:val="24"/>
          <w:szCs w:val="24"/>
        </w:rPr>
      </w:pPr>
      <w:r w:rsidRPr="00E64225">
        <w:rPr>
          <w:b/>
          <w:i/>
          <w:sz w:val="24"/>
          <w:szCs w:val="24"/>
        </w:rPr>
        <w:t>Mark 10:44-45</w:t>
      </w:r>
      <w:r>
        <w:rPr>
          <w:b/>
          <w:i/>
          <w:sz w:val="24"/>
          <w:szCs w:val="24"/>
        </w:rPr>
        <w:t xml:space="preserve"> (HCSB)</w:t>
      </w:r>
    </w:p>
    <w:p w14:paraId="48F49356" w14:textId="77777777" w:rsidR="00BF27CD" w:rsidRDefault="00BF27CD" w:rsidP="00BF27CD">
      <w:pPr>
        <w:jc w:val="both"/>
        <w:rPr>
          <w:b/>
          <w:i/>
          <w:sz w:val="24"/>
          <w:szCs w:val="24"/>
        </w:rPr>
      </w:pPr>
      <w:r>
        <w:rPr>
          <w:b/>
          <w:i/>
          <w:sz w:val="24"/>
          <w:szCs w:val="24"/>
        </w:rPr>
        <w:t>And w</w:t>
      </w:r>
      <w:r w:rsidRPr="00E64225">
        <w:rPr>
          <w:b/>
          <w:i/>
          <w:sz w:val="24"/>
          <w:szCs w:val="24"/>
        </w:rPr>
        <w:t xml:space="preserve">hoever wants to be first among you must be a </w:t>
      </w:r>
      <w:r>
        <w:rPr>
          <w:b/>
          <w:i/>
          <w:sz w:val="24"/>
          <w:szCs w:val="24"/>
        </w:rPr>
        <w:t>slave</w:t>
      </w:r>
      <w:r w:rsidRPr="00E64225">
        <w:rPr>
          <w:b/>
          <w:i/>
          <w:sz w:val="24"/>
          <w:szCs w:val="24"/>
        </w:rPr>
        <w:t xml:space="preserve"> to all. 45 For even the Son of Man did not come to be served, but to serve, and give his life-a ransom for many.</w:t>
      </w:r>
    </w:p>
    <w:p w14:paraId="69C52DE5" w14:textId="77777777" w:rsidR="00BF27CD" w:rsidRDefault="00BF27CD" w:rsidP="00BF27CD">
      <w:pPr>
        <w:jc w:val="both"/>
        <w:rPr>
          <w:bCs/>
          <w:sz w:val="24"/>
          <w:szCs w:val="24"/>
        </w:rPr>
      </w:pPr>
      <w:r w:rsidRPr="54BB58A7">
        <w:rPr>
          <w:b/>
          <w:bCs/>
          <w:sz w:val="28"/>
          <w:szCs w:val="28"/>
        </w:rPr>
        <w:t>Digging Deeper:</w:t>
      </w:r>
      <w:r>
        <w:rPr>
          <w:b/>
          <w:bCs/>
          <w:sz w:val="28"/>
          <w:szCs w:val="28"/>
        </w:rPr>
        <w:t xml:space="preserve"> </w:t>
      </w:r>
      <w:r w:rsidRPr="00D16572">
        <w:rPr>
          <w:bCs/>
          <w:sz w:val="24"/>
          <w:szCs w:val="24"/>
        </w:rPr>
        <w:t xml:space="preserve"> </w:t>
      </w:r>
      <w:r>
        <w:rPr>
          <w:bCs/>
          <w:sz w:val="24"/>
          <w:szCs w:val="24"/>
        </w:rPr>
        <w:t>Luke 9:22-23, 26-27, 14:25-35;</w:t>
      </w:r>
      <w:r w:rsidRPr="00C34475">
        <w:rPr>
          <w:bCs/>
          <w:sz w:val="24"/>
          <w:szCs w:val="24"/>
        </w:rPr>
        <w:t xml:space="preserve"> </w:t>
      </w:r>
      <w:r>
        <w:rPr>
          <w:bCs/>
          <w:sz w:val="24"/>
          <w:szCs w:val="24"/>
        </w:rPr>
        <w:t>Gal. 2:20; John 13:12-17, 34-35; Mark 10:44-45; Romans 12:9-16</w:t>
      </w:r>
    </w:p>
    <w:p w14:paraId="2DD77478" w14:textId="20CE3B95" w:rsidR="000313B0" w:rsidRPr="00BF27CD" w:rsidRDefault="000313B0" w:rsidP="000313B0">
      <w:pPr>
        <w:jc w:val="center"/>
        <w:rPr>
          <w:rFonts w:asciiTheme="minorHAnsi" w:hAnsiTheme="minorHAnsi" w:cstheme="minorHAnsi"/>
          <w:sz w:val="28"/>
          <w:szCs w:val="28"/>
        </w:rPr>
      </w:pPr>
      <w:r w:rsidRPr="000313B0">
        <w:rPr>
          <w:rFonts w:asciiTheme="minorHAnsi" w:eastAsiaTheme="minorEastAsia" w:hAnsiTheme="minorHAnsi" w:cstheme="minorBidi"/>
          <w:b/>
          <w:sz w:val="28"/>
          <w:szCs w:val="28"/>
        </w:rPr>
        <w:t>Speaking Gifts and Serving Gifts</w:t>
      </w:r>
    </w:p>
    <w:p w14:paraId="3580EE4C" w14:textId="77777777" w:rsidR="00E45190" w:rsidRPr="0045138E" w:rsidRDefault="00E45190" w:rsidP="00E45190">
      <w:pPr>
        <w:pStyle w:val="ListParagraph"/>
        <w:numPr>
          <w:ilvl w:val="0"/>
          <w:numId w:val="58"/>
        </w:numPr>
        <w:rPr>
          <w:sz w:val="24"/>
          <w:szCs w:val="24"/>
        </w:rPr>
      </w:pPr>
      <w:r w:rsidRPr="0045138E">
        <w:rPr>
          <w:bCs/>
          <w:sz w:val="24"/>
          <w:szCs w:val="24"/>
        </w:rPr>
        <w:t>1 Peter 4:8-11</w:t>
      </w:r>
      <w:r w:rsidRPr="0045138E">
        <w:rPr>
          <w:sz w:val="24"/>
          <w:szCs w:val="24"/>
        </w:rPr>
        <w:t xml:space="preserve"> Above all, keep your love for one another at full strength, since love covers a multitude of sins. 9 be hospitable to one another without complaining. As </w:t>
      </w:r>
      <w:r w:rsidRPr="0045138E">
        <w:rPr>
          <w:bCs/>
          <w:i/>
          <w:iCs/>
          <w:sz w:val="24"/>
          <w:szCs w:val="24"/>
        </w:rPr>
        <w:t>each one</w:t>
      </w:r>
      <w:r w:rsidRPr="0045138E">
        <w:rPr>
          <w:sz w:val="24"/>
          <w:szCs w:val="24"/>
        </w:rPr>
        <w:t xml:space="preserve"> has </w:t>
      </w:r>
      <w:r w:rsidRPr="0045138E">
        <w:rPr>
          <w:bCs/>
          <w:i/>
          <w:iCs/>
          <w:sz w:val="24"/>
          <w:szCs w:val="24"/>
        </w:rPr>
        <w:t>received a special gift</w:t>
      </w:r>
      <w:r w:rsidRPr="0045138E">
        <w:rPr>
          <w:sz w:val="24"/>
          <w:szCs w:val="24"/>
        </w:rPr>
        <w:t xml:space="preserve">, employ it in </w:t>
      </w:r>
      <w:r w:rsidRPr="0045138E">
        <w:rPr>
          <w:bCs/>
          <w:i/>
          <w:iCs/>
          <w:sz w:val="24"/>
          <w:szCs w:val="24"/>
        </w:rPr>
        <w:t xml:space="preserve">serving </w:t>
      </w:r>
      <w:r w:rsidRPr="0045138E">
        <w:rPr>
          <w:bCs/>
          <w:i/>
          <w:iCs/>
          <w:sz w:val="24"/>
          <w:szCs w:val="24"/>
          <w:u w:val="single"/>
        </w:rPr>
        <w:t>one another</w:t>
      </w:r>
      <w:r w:rsidRPr="0045138E">
        <w:rPr>
          <w:sz w:val="24"/>
          <w:szCs w:val="24"/>
        </w:rPr>
        <w:t xml:space="preserve"> as good stewards of the manifold grace of God.11 Whoever </w:t>
      </w:r>
      <w:r w:rsidRPr="0045138E">
        <w:rPr>
          <w:bCs/>
          <w:sz w:val="24"/>
          <w:szCs w:val="24"/>
          <w:u w:val="single"/>
        </w:rPr>
        <w:t>speaks</w:t>
      </w:r>
      <w:r w:rsidRPr="0045138E">
        <w:rPr>
          <w:sz w:val="24"/>
          <w:szCs w:val="24"/>
        </w:rPr>
        <w:t xml:space="preserve">, is to do so as one who is </w:t>
      </w:r>
      <w:r w:rsidRPr="0045138E">
        <w:rPr>
          <w:bCs/>
          <w:sz w:val="24"/>
          <w:szCs w:val="24"/>
          <w:u w:val="single"/>
        </w:rPr>
        <w:t>speaking the utterances of</w:t>
      </w:r>
      <w:r w:rsidRPr="0045138E">
        <w:rPr>
          <w:sz w:val="24"/>
          <w:szCs w:val="24"/>
        </w:rPr>
        <w:t xml:space="preserve"> </w:t>
      </w:r>
      <w:r w:rsidRPr="0045138E">
        <w:rPr>
          <w:bCs/>
          <w:sz w:val="24"/>
          <w:szCs w:val="24"/>
          <w:u w:val="single"/>
        </w:rPr>
        <w:t>God;</w:t>
      </w:r>
      <w:r w:rsidRPr="0045138E">
        <w:rPr>
          <w:sz w:val="24"/>
          <w:szCs w:val="24"/>
        </w:rPr>
        <w:t xml:space="preserve"> </w:t>
      </w:r>
      <w:r w:rsidRPr="0045138E">
        <w:rPr>
          <w:bCs/>
          <w:sz w:val="24"/>
          <w:szCs w:val="24"/>
          <w:u w:val="single"/>
        </w:rPr>
        <w:t>whoever serves</w:t>
      </w:r>
      <w:r w:rsidRPr="0045138E">
        <w:rPr>
          <w:sz w:val="24"/>
          <w:szCs w:val="24"/>
        </w:rPr>
        <w:t xml:space="preserve"> is to do so as one who is serving; so that </w:t>
      </w:r>
      <w:r w:rsidRPr="0045138E">
        <w:rPr>
          <w:bCs/>
          <w:i/>
          <w:iCs/>
          <w:sz w:val="24"/>
          <w:szCs w:val="24"/>
          <w:u w:val="single"/>
        </w:rPr>
        <w:t>in all things God may be glorified</w:t>
      </w:r>
      <w:r w:rsidRPr="0045138E">
        <w:rPr>
          <w:sz w:val="24"/>
          <w:szCs w:val="24"/>
        </w:rPr>
        <w:t xml:space="preserve"> through Jesus Christ, to whom belongs the glory and the dominion for ever and ever. Amen</w:t>
      </w:r>
    </w:p>
    <w:p w14:paraId="2E4296E7" w14:textId="77777777" w:rsidR="00E45190" w:rsidRPr="0045138E" w:rsidRDefault="00E45190" w:rsidP="00E45190">
      <w:pPr>
        <w:pStyle w:val="ListParagraph"/>
        <w:numPr>
          <w:ilvl w:val="0"/>
          <w:numId w:val="58"/>
        </w:numPr>
        <w:rPr>
          <w:sz w:val="24"/>
          <w:szCs w:val="24"/>
        </w:rPr>
      </w:pPr>
      <w:r w:rsidRPr="0045138E">
        <w:rPr>
          <w:bCs/>
          <w:sz w:val="24"/>
          <w:szCs w:val="24"/>
        </w:rPr>
        <w:t>Romans 12:4-9</w:t>
      </w:r>
      <w:r w:rsidRPr="0045138E">
        <w:rPr>
          <w:sz w:val="24"/>
          <w:szCs w:val="24"/>
        </w:rPr>
        <w:t xml:space="preserve"> Now as we have </w:t>
      </w:r>
      <w:r w:rsidRPr="0045138E">
        <w:rPr>
          <w:bCs/>
          <w:sz w:val="24"/>
          <w:szCs w:val="24"/>
        </w:rPr>
        <w:t>many parts</w:t>
      </w:r>
      <w:r w:rsidRPr="0045138E">
        <w:rPr>
          <w:sz w:val="24"/>
          <w:szCs w:val="24"/>
        </w:rPr>
        <w:t xml:space="preserve"> in </w:t>
      </w:r>
      <w:r w:rsidRPr="0045138E">
        <w:rPr>
          <w:bCs/>
          <w:sz w:val="24"/>
          <w:szCs w:val="24"/>
        </w:rPr>
        <w:t>one body</w:t>
      </w:r>
      <w:r w:rsidRPr="0045138E">
        <w:rPr>
          <w:sz w:val="24"/>
          <w:szCs w:val="24"/>
        </w:rPr>
        <w:t xml:space="preserve">, and all the parts do not have the same function. In the same way </w:t>
      </w:r>
      <w:r w:rsidRPr="0045138E">
        <w:rPr>
          <w:bCs/>
          <w:sz w:val="24"/>
          <w:szCs w:val="24"/>
        </w:rPr>
        <w:t>we who are many</w:t>
      </w:r>
      <w:r w:rsidRPr="0045138E">
        <w:rPr>
          <w:sz w:val="24"/>
          <w:szCs w:val="24"/>
        </w:rPr>
        <w:t xml:space="preserve"> are </w:t>
      </w:r>
      <w:r w:rsidRPr="0045138E">
        <w:rPr>
          <w:bCs/>
          <w:sz w:val="24"/>
          <w:szCs w:val="24"/>
        </w:rPr>
        <w:t>one body of Christ</w:t>
      </w:r>
      <w:r w:rsidRPr="0045138E">
        <w:rPr>
          <w:sz w:val="24"/>
          <w:szCs w:val="24"/>
        </w:rPr>
        <w:t xml:space="preserve"> and </w:t>
      </w:r>
      <w:r w:rsidRPr="0045138E">
        <w:rPr>
          <w:bCs/>
          <w:sz w:val="24"/>
          <w:szCs w:val="24"/>
        </w:rPr>
        <w:t>individually members</w:t>
      </w:r>
      <w:r w:rsidRPr="0045138E">
        <w:rPr>
          <w:sz w:val="24"/>
          <w:szCs w:val="24"/>
        </w:rPr>
        <w:t xml:space="preserve"> of </w:t>
      </w:r>
      <w:r w:rsidRPr="0045138E">
        <w:rPr>
          <w:bCs/>
          <w:sz w:val="24"/>
          <w:szCs w:val="24"/>
        </w:rPr>
        <w:t>one another</w:t>
      </w:r>
      <w:r w:rsidRPr="0045138E">
        <w:rPr>
          <w:sz w:val="24"/>
          <w:szCs w:val="24"/>
        </w:rPr>
        <w:t xml:space="preserve">. According to the </w:t>
      </w:r>
      <w:r w:rsidRPr="0045138E">
        <w:rPr>
          <w:bCs/>
          <w:sz w:val="24"/>
          <w:szCs w:val="24"/>
        </w:rPr>
        <w:t>grace given to us</w:t>
      </w:r>
      <w:r w:rsidRPr="0045138E">
        <w:rPr>
          <w:sz w:val="24"/>
          <w:szCs w:val="24"/>
        </w:rPr>
        <w:t xml:space="preserve">, we have </w:t>
      </w:r>
      <w:r w:rsidRPr="0045138E">
        <w:rPr>
          <w:bCs/>
          <w:sz w:val="24"/>
          <w:szCs w:val="24"/>
        </w:rPr>
        <w:t>different gifts</w:t>
      </w:r>
      <w:r w:rsidRPr="0045138E">
        <w:rPr>
          <w:sz w:val="24"/>
          <w:szCs w:val="24"/>
        </w:rPr>
        <w:t>: If prophecy, use it according to the standard of faith; if service, in service; if teaching, in teaching; if exhorting, in exhortation; giving, with generosity; leading, with diligence; showing mercy, with cheerfulness.</w:t>
      </w:r>
    </w:p>
    <w:p w14:paraId="4BA3E5B9" w14:textId="77777777" w:rsidR="00E45190" w:rsidRPr="0045138E" w:rsidRDefault="00E45190" w:rsidP="00E45190">
      <w:pPr>
        <w:pStyle w:val="ListParagraph"/>
        <w:numPr>
          <w:ilvl w:val="0"/>
          <w:numId w:val="58"/>
        </w:numPr>
        <w:rPr>
          <w:sz w:val="24"/>
          <w:szCs w:val="24"/>
        </w:rPr>
      </w:pPr>
      <w:r w:rsidRPr="0045138E">
        <w:rPr>
          <w:bCs/>
          <w:sz w:val="24"/>
          <w:szCs w:val="24"/>
        </w:rPr>
        <w:t xml:space="preserve">1 Corinthians 12: 4-11 &amp; 26-27 </w:t>
      </w:r>
      <w:r w:rsidRPr="0045138E">
        <w:rPr>
          <w:sz w:val="24"/>
          <w:szCs w:val="24"/>
        </w:rPr>
        <w:t xml:space="preserve">Now there are </w:t>
      </w:r>
      <w:r w:rsidRPr="0045138E">
        <w:rPr>
          <w:bCs/>
          <w:sz w:val="24"/>
          <w:szCs w:val="24"/>
        </w:rPr>
        <w:t>different gifts</w:t>
      </w:r>
      <w:r w:rsidRPr="0045138E">
        <w:rPr>
          <w:sz w:val="24"/>
          <w:szCs w:val="24"/>
        </w:rPr>
        <w:t xml:space="preserve">, but the </w:t>
      </w:r>
      <w:r w:rsidRPr="0045138E">
        <w:rPr>
          <w:bCs/>
          <w:sz w:val="24"/>
          <w:szCs w:val="24"/>
        </w:rPr>
        <w:t>same Spirit</w:t>
      </w:r>
      <w:r w:rsidRPr="0045138E">
        <w:rPr>
          <w:sz w:val="24"/>
          <w:szCs w:val="24"/>
        </w:rPr>
        <w:t xml:space="preserve">. There are </w:t>
      </w:r>
      <w:r w:rsidRPr="0045138E">
        <w:rPr>
          <w:bCs/>
          <w:sz w:val="24"/>
          <w:szCs w:val="24"/>
        </w:rPr>
        <w:t>different ministries</w:t>
      </w:r>
      <w:r w:rsidRPr="0045138E">
        <w:rPr>
          <w:sz w:val="24"/>
          <w:szCs w:val="24"/>
        </w:rPr>
        <w:t xml:space="preserve">, but the </w:t>
      </w:r>
      <w:r w:rsidRPr="0045138E">
        <w:rPr>
          <w:bCs/>
          <w:sz w:val="24"/>
          <w:szCs w:val="24"/>
        </w:rPr>
        <w:t>same LORD</w:t>
      </w:r>
      <w:r w:rsidRPr="0045138E">
        <w:rPr>
          <w:sz w:val="24"/>
          <w:szCs w:val="24"/>
        </w:rPr>
        <w:t xml:space="preserve">. And there are </w:t>
      </w:r>
      <w:r w:rsidRPr="0045138E">
        <w:rPr>
          <w:bCs/>
          <w:sz w:val="24"/>
          <w:szCs w:val="24"/>
        </w:rPr>
        <w:t>different activities</w:t>
      </w:r>
      <w:r w:rsidRPr="0045138E">
        <w:rPr>
          <w:sz w:val="24"/>
          <w:szCs w:val="24"/>
        </w:rPr>
        <w:t xml:space="preserve">, but the </w:t>
      </w:r>
      <w:r w:rsidRPr="0045138E">
        <w:rPr>
          <w:bCs/>
          <w:sz w:val="24"/>
          <w:szCs w:val="24"/>
        </w:rPr>
        <w:t>same God is</w:t>
      </w:r>
      <w:r w:rsidRPr="0045138E">
        <w:rPr>
          <w:sz w:val="24"/>
          <w:szCs w:val="24"/>
        </w:rPr>
        <w:t xml:space="preserve"> </w:t>
      </w:r>
      <w:r w:rsidRPr="0045138E">
        <w:rPr>
          <w:bCs/>
          <w:sz w:val="24"/>
          <w:szCs w:val="24"/>
        </w:rPr>
        <w:t>active IN EVERYONE and EVERYTHING</w:t>
      </w:r>
      <w:r w:rsidRPr="0045138E">
        <w:rPr>
          <w:sz w:val="24"/>
          <w:szCs w:val="24"/>
        </w:rPr>
        <w:t xml:space="preserve">. A manifestation of the Spirit is given to </w:t>
      </w:r>
      <w:r w:rsidRPr="0045138E">
        <w:rPr>
          <w:bCs/>
          <w:sz w:val="24"/>
          <w:szCs w:val="24"/>
        </w:rPr>
        <w:t>each person</w:t>
      </w:r>
      <w:r w:rsidRPr="0045138E">
        <w:rPr>
          <w:sz w:val="24"/>
          <w:szCs w:val="24"/>
        </w:rPr>
        <w:t xml:space="preserve"> to produce what is beneficial: to one is given a message of wisdom through the Spirit, to another, a message of knowledge by the Spirit, to another, faith by the same Spirit, to another, prophecy, to another, distinguishing between the spirits, to another different kinds of languages, to another, interpretation of languages. </w:t>
      </w:r>
      <w:r w:rsidRPr="0045138E">
        <w:rPr>
          <w:bCs/>
          <w:sz w:val="24"/>
          <w:szCs w:val="24"/>
        </w:rPr>
        <w:t>But one and the same Spirit is active in all these</w:t>
      </w:r>
      <w:r w:rsidRPr="0045138E">
        <w:rPr>
          <w:sz w:val="24"/>
          <w:szCs w:val="24"/>
        </w:rPr>
        <w:t xml:space="preserve">, distributing to each one as He wills. 20 Now there are </w:t>
      </w:r>
      <w:r w:rsidRPr="0045138E">
        <w:rPr>
          <w:bCs/>
          <w:sz w:val="24"/>
          <w:szCs w:val="24"/>
        </w:rPr>
        <w:t>many parts</w:t>
      </w:r>
      <w:r w:rsidRPr="0045138E">
        <w:rPr>
          <w:sz w:val="24"/>
          <w:szCs w:val="24"/>
        </w:rPr>
        <w:t xml:space="preserve">, yet </w:t>
      </w:r>
      <w:r w:rsidRPr="0045138E">
        <w:rPr>
          <w:bCs/>
          <w:sz w:val="24"/>
          <w:szCs w:val="24"/>
        </w:rPr>
        <w:t>one body</w:t>
      </w:r>
      <w:r w:rsidRPr="0045138E">
        <w:rPr>
          <w:sz w:val="24"/>
          <w:szCs w:val="24"/>
        </w:rPr>
        <w:t xml:space="preserve">. 26-28 So if one member suffers, all the members suffer with it; if one member is honored, all the members rejoice with it. 27 Now </w:t>
      </w:r>
      <w:r w:rsidRPr="0045138E">
        <w:rPr>
          <w:bCs/>
          <w:sz w:val="24"/>
          <w:szCs w:val="24"/>
        </w:rPr>
        <w:t xml:space="preserve">you </w:t>
      </w:r>
      <w:r w:rsidRPr="0045138E">
        <w:rPr>
          <w:sz w:val="24"/>
          <w:szCs w:val="24"/>
        </w:rPr>
        <w:t xml:space="preserve">are </w:t>
      </w:r>
      <w:r w:rsidRPr="0045138E">
        <w:rPr>
          <w:bCs/>
          <w:sz w:val="24"/>
          <w:szCs w:val="24"/>
        </w:rPr>
        <w:t>the body of Christ</w:t>
      </w:r>
      <w:r w:rsidRPr="0045138E">
        <w:rPr>
          <w:sz w:val="24"/>
          <w:szCs w:val="24"/>
        </w:rPr>
        <w:t xml:space="preserve">, and </w:t>
      </w:r>
      <w:r w:rsidRPr="0045138E">
        <w:rPr>
          <w:bCs/>
          <w:sz w:val="24"/>
          <w:szCs w:val="24"/>
        </w:rPr>
        <w:t>individual members</w:t>
      </w:r>
      <w:r w:rsidRPr="0045138E">
        <w:rPr>
          <w:sz w:val="24"/>
          <w:szCs w:val="24"/>
        </w:rPr>
        <w:t xml:space="preserve"> of it. </w:t>
      </w:r>
    </w:p>
    <w:p w14:paraId="69B0C0D2" w14:textId="77777777" w:rsidR="00E45190" w:rsidRDefault="00E45190" w:rsidP="00E45190">
      <w:pPr>
        <w:spacing w:after="360" w:line="240" w:lineRule="auto"/>
        <w:rPr>
          <w:b/>
          <w:sz w:val="28"/>
          <w:szCs w:val="28"/>
        </w:rPr>
      </w:pPr>
      <w:r>
        <w:rPr>
          <w:b/>
          <w:bCs/>
          <w:sz w:val="28"/>
          <w:szCs w:val="28"/>
        </w:rPr>
        <w:t xml:space="preserve">DIGGING DEEPER: </w:t>
      </w:r>
      <w:r w:rsidRPr="5897EC05">
        <w:rPr>
          <w:b/>
          <w:bCs/>
          <w:sz w:val="28"/>
          <w:szCs w:val="28"/>
        </w:rPr>
        <w:t xml:space="preserve">Read the following passages and make note of any insights and </w:t>
      </w:r>
      <w:r>
        <w:rPr>
          <w:b/>
          <w:bCs/>
          <w:sz w:val="28"/>
          <w:szCs w:val="28"/>
        </w:rPr>
        <w:t>personal applications.</w:t>
      </w:r>
    </w:p>
    <w:p w14:paraId="3CE23798" w14:textId="77777777" w:rsidR="00E45190" w:rsidRPr="00ED1D30" w:rsidRDefault="00E45190" w:rsidP="00E45190">
      <w:pPr>
        <w:ind w:firstLine="360"/>
        <w:jc w:val="both"/>
        <w:rPr>
          <w:sz w:val="24"/>
          <w:szCs w:val="24"/>
        </w:rPr>
      </w:pPr>
      <w:r w:rsidRPr="5897EC05">
        <w:rPr>
          <w:sz w:val="24"/>
          <w:szCs w:val="24"/>
        </w:rPr>
        <w:t xml:space="preserve">There are two categories of gifts: </w:t>
      </w:r>
      <w:r w:rsidRPr="5897EC05">
        <w:rPr>
          <w:b/>
          <w:bCs/>
          <w:sz w:val="24"/>
          <w:szCs w:val="24"/>
        </w:rPr>
        <w:t>Speaking and Serving</w:t>
      </w:r>
      <w:r w:rsidRPr="5897EC05">
        <w:rPr>
          <w:sz w:val="24"/>
          <w:szCs w:val="24"/>
        </w:rPr>
        <w:t xml:space="preserve">. Whether the gift is speaking or serving, if it is not done in the </w:t>
      </w:r>
      <w:r w:rsidRPr="5897EC05">
        <w:rPr>
          <w:b/>
          <w:bCs/>
          <w:sz w:val="24"/>
          <w:szCs w:val="24"/>
        </w:rPr>
        <w:t>Spirit of love,</w:t>
      </w:r>
      <w:r w:rsidRPr="5897EC05">
        <w:rPr>
          <w:sz w:val="24"/>
          <w:szCs w:val="24"/>
        </w:rPr>
        <w:t xml:space="preserve"> it is </w:t>
      </w:r>
      <w:r w:rsidRPr="5897EC05">
        <w:rPr>
          <w:b/>
          <w:bCs/>
          <w:sz w:val="24"/>
          <w:szCs w:val="24"/>
        </w:rPr>
        <w:t>useless</w:t>
      </w:r>
      <w:r w:rsidRPr="5897EC05">
        <w:rPr>
          <w:sz w:val="24"/>
          <w:szCs w:val="24"/>
        </w:rPr>
        <w:t xml:space="preserve">! (Romans 5:5; 1 Corinthians 13:1-7) </w:t>
      </w:r>
    </w:p>
    <w:p w14:paraId="4D7B8CFF" w14:textId="77777777" w:rsidR="00E45190" w:rsidRPr="00ED1D30" w:rsidRDefault="00E45190" w:rsidP="00E45190">
      <w:pPr>
        <w:pStyle w:val="ListParagraph"/>
        <w:ind w:left="1440"/>
        <w:rPr>
          <w:sz w:val="24"/>
          <w:szCs w:val="24"/>
        </w:rPr>
      </w:pPr>
    </w:p>
    <w:p w14:paraId="17DCF71E" w14:textId="77777777" w:rsidR="00E45190" w:rsidRPr="00ED1D30" w:rsidRDefault="00E45190" w:rsidP="00E45190">
      <w:pPr>
        <w:pStyle w:val="ListParagraph"/>
        <w:numPr>
          <w:ilvl w:val="0"/>
          <w:numId w:val="51"/>
        </w:numPr>
        <w:ind w:left="1080"/>
        <w:rPr>
          <w:sz w:val="24"/>
          <w:szCs w:val="24"/>
        </w:rPr>
      </w:pPr>
      <w:r w:rsidRPr="5897EC05">
        <w:rPr>
          <w:sz w:val="24"/>
          <w:szCs w:val="24"/>
        </w:rPr>
        <w:t>Speaking gifts -1 Peter 4:8-11; 1 Corinthians 2:1-5,13-15; 4:14-19; 12:4-18; 14:1-5 &amp;19; Ephesians 4:4-11; 25; 5:18-21; Colossians 1:16; Romans 3:2; Acts 7:38</w:t>
      </w:r>
    </w:p>
    <w:p w14:paraId="130103A2" w14:textId="77777777" w:rsidR="00E45190" w:rsidRPr="00ED1D30" w:rsidRDefault="00E45190" w:rsidP="00E45190">
      <w:pPr>
        <w:pStyle w:val="ListParagraph"/>
        <w:numPr>
          <w:ilvl w:val="0"/>
          <w:numId w:val="51"/>
        </w:numPr>
        <w:ind w:left="1080"/>
        <w:rPr>
          <w:sz w:val="24"/>
          <w:szCs w:val="24"/>
        </w:rPr>
      </w:pPr>
      <w:r w:rsidRPr="5897EC05">
        <w:rPr>
          <w:sz w:val="24"/>
          <w:szCs w:val="24"/>
        </w:rPr>
        <w:t>Serving gifts –Ephesians 5:25; James 2:14-22; Philippians 2:25; 3:3; 4:18-19</w:t>
      </w:r>
    </w:p>
    <w:p w14:paraId="28F50724" w14:textId="77777777" w:rsidR="00E45190" w:rsidRPr="0045138E" w:rsidRDefault="00E45190" w:rsidP="00E45190">
      <w:pPr>
        <w:ind w:firstLine="720"/>
        <w:jc w:val="both"/>
        <w:rPr>
          <w:sz w:val="24"/>
          <w:szCs w:val="24"/>
        </w:rPr>
      </w:pPr>
      <w:r w:rsidRPr="0045138E">
        <w:rPr>
          <w:bCs/>
          <w:sz w:val="24"/>
          <w:szCs w:val="24"/>
        </w:rPr>
        <w:t>Each</w:t>
      </w:r>
      <w:r w:rsidRPr="0045138E">
        <w:rPr>
          <w:sz w:val="24"/>
          <w:szCs w:val="24"/>
        </w:rPr>
        <w:t xml:space="preserve"> Member is a mediator of Christ, </w:t>
      </w:r>
      <w:r w:rsidRPr="0045138E">
        <w:rPr>
          <w:bCs/>
          <w:sz w:val="24"/>
          <w:szCs w:val="24"/>
        </w:rPr>
        <w:t>each Christian</w:t>
      </w:r>
      <w:r w:rsidRPr="0045138E">
        <w:rPr>
          <w:sz w:val="24"/>
          <w:szCs w:val="24"/>
        </w:rPr>
        <w:t xml:space="preserve"> is a minister of Christ, every contact a Christian has is to be used as a means to </w:t>
      </w:r>
      <w:r w:rsidRPr="0045138E">
        <w:rPr>
          <w:bCs/>
          <w:sz w:val="24"/>
          <w:szCs w:val="24"/>
        </w:rPr>
        <w:t>fulfill Christ's ministry</w:t>
      </w:r>
      <w:r w:rsidRPr="0045138E">
        <w:rPr>
          <w:sz w:val="24"/>
          <w:szCs w:val="24"/>
        </w:rPr>
        <w:t xml:space="preserve"> on this earth. He indwells His body to do His work. Spiritual gifts are not earned they are </w:t>
      </w:r>
      <w:r w:rsidRPr="0045138E">
        <w:rPr>
          <w:bCs/>
          <w:sz w:val="24"/>
          <w:szCs w:val="24"/>
        </w:rPr>
        <w:t>received</w:t>
      </w:r>
      <w:r w:rsidRPr="0045138E">
        <w:rPr>
          <w:sz w:val="24"/>
          <w:szCs w:val="24"/>
        </w:rPr>
        <w:t xml:space="preserve"> to give away. The gifts are for others but we will find our greatest joy in being His vessel to work through to meet the needs </w:t>
      </w:r>
      <w:r w:rsidRPr="0045138E">
        <w:rPr>
          <w:bCs/>
          <w:sz w:val="24"/>
          <w:szCs w:val="24"/>
        </w:rPr>
        <w:t>of others</w:t>
      </w:r>
      <w:r w:rsidRPr="0045138E">
        <w:rPr>
          <w:sz w:val="24"/>
          <w:szCs w:val="24"/>
        </w:rPr>
        <w:t xml:space="preserve">. It truly is better to give than receive.  Discipling others is the only way they can learn what the gifts are, and what to do with them. You can experience the joy of the LORD as you see others being built up-grow up to the point they too are using the gifts for others!  Romans 8:10-11 His power enables us to do the good work He planned for </w:t>
      </w:r>
      <w:r w:rsidRPr="0045138E">
        <w:rPr>
          <w:bCs/>
          <w:sz w:val="24"/>
          <w:szCs w:val="24"/>
        </w:rPr>
        <w:t>each of us</w:t>
      </w:r>
      <w:r w:rsidRPr="0045138E">
        <w:rPr>
          <w:sz w:val="24"/>
          <w:szCs w:val="24"/>
        </w:rPr>
        <w:t xml:space="preserve"> before the foundation of the earth. </w:t>
      </w:r>
    </w:p>
    <w:p w14:paraId="5B1FA6C6" w14:textId="77777777" w:rsidR="00E45190" w:rsidRDefault="00E45190" w:rsidP="00E45190">
      <w:pPr>
        <w:ind w:firstLine="720"/>
        <w:jc w:val="both"/>
        <w:rPr>
          <w:i/>
          <w:sz w:val="24"/>
          <w:szCs w:val="24"/>
        </w:rPr>
      </w:pPr>
      <w:r w:rsidRPr="5897EC05">
        <w:rPr>
          <w:sz w:val="24"/>
          <w:szCs w:val="24"/>
        </w:rPr>
        <w:t xml:space="preserve">This is a work of the Spirit functioning through His body. We are co-workers with Christ Ephesians 2:10.   His power working in us Philippians 4:13 &amp; Eph. 1:18-20; People are God's building 1 Cor. 3:1-16   The treasure and the power in us is HIM! 2 Corinthians 4:7 We love with His love, serve with His strength, speak His words so in all things He gets the glory, honor and praise. The Holy Spirit operates in, and through us to </w:t>
      </w:r>
      <w:r w:rsidRPr="5897EC05">
        <w:rPr>
          <w:i/>
          <w:iCs/>
          <w:sz w:val="24"/>
          <w:szCs w:val="24"/>
        </w:rPr>
        <w:t>build His – body as each one does their part.</w:t>
      </w:r>
    </w:p>
    <w:p w14:paraId="684DEAB2" w14:textId="77777777" w:rsidR="00E45190" w:rsidRPr="00991977" w:rsidRDefault="00E45190" w:rsidP="00E45190">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Colossians 1:24-29 (ESV)</w:t>
      </w:r>
    </w:p>
    <w:p w14:paraId="103196AB" w14:textId="77777777" w:rsidR="00E45190" w:rsidRPr="00991977" w:rsidRDefault="00E45190" w:rsidP="00E45190">
      <w:pPr>
        <w:pStyle w:val="regular"/>
        <w:jc w:val="center"/>
        <w:rPr>
          <w:rFonts w:asciiTheme="minorHAnsi" w:hAnsiTheme="minorHAnsi" w:cstheme="minorHAnsi"/>
          <w:b/>
          <w:i/>
        </w:rPr>
      </w:pPr>
      <w:r w:rsidRPr="5897EC05">
        <w:rPr>
          <w:rFonts w:asciiTheme="minorHAnsi" w:eastAsiaTheme="minorEastAsia" w:hAnsiTheme="minorHAnsi" w:cstheme="minorBidi"/>
          <w:b/>
          <w:bCs/>
          <w:i/>
          <w:iCs/>
        </w:rPr>
        <w:t>Now I rejoice in my sufferings for your sake, and in my flesh I am filling up what is lacking in Christ’s afflictions for the sake of his body, that is, the church, of which I became a minister according to the stewardship from God that was given to me for you, to make the word of God fully known, the mystery hidden for ages and generations but now revealed to his saints. To them God chose to make known how great among the Gentiles are the riches of the glory of this mystery, which is Christ in you, the hope of glory. Him we proclaim, warning everyone and teaching everyone with all wisdom, that we may present everyone mature in Christ. For this I toil, struggling with all his energy that he powerfully works within me.</w:t>
      </w:r>
    </w:p>
    <w:p w14:paraId="596DD617" w14:textId="77777777" w:rsidR="00E45190" w:rsidRPr="00531C92" w:rsidRDefault="00E45190" w:rsidP="00E45190">
      <w:pPr>
        <w:spacing w:after="360" w:line="240" w:lineRule="auto"/>
        <w:rPr>
          <w:rFonts w:cs="Calibri"/>
          <w:sz w:val="24"/>
          <w:szCs w:val="24"/>
        </w:rPr>
      </w:pPr>
      <w:r>
        <w:rPr>
          <w:b/>
          <w:bCs/>
          <w:sz w:val="28"/>
          <w:szCs w:val="28"/>
        </w:rPr>
        <w:t xml:space="preserve">DIGGING DEEPER: </w:t>
      </w:r>
      <w:r w:rsidRPr="5897EC05">
        <w:rPr>
          <w:b/>
          <w:bCs/>
          <w:sz w:val="28"/>
          <w:szCs w:val="28"/>
        </w:rPr>
        <w:t xml:space="preserve">Read the following passages and make note of any insights and </w:t>
      </w:r>
      <w:r>
        <w:rPr>
          <w:b/>
          <w:bCs/>
          <w:sz w:val="28"/>
          <w:szCs w:val="28"/>
        </w:rPr>
        <w:t>personal applications.</w:t>
      </w:r>
    </w:p>
    <w:p w14:paraId="65BB247E" w14:textId="77777777" w:rsidR="00E45190" w:rsidRPr="00B052E2" w:rsidRDefault="00E45190" w:rsidP="00E45190">
      <w:pPr>
        <w:pStyle w:val="ListParagraph"/>
        <w:numPr>
          <w:ilvl w:val="0"/>
          <w:numId w:val="33"/>
        </w:numPr>
        <w:rPr>
          <w:sz w:val="24"/>
          <w:szCs w:val="24"/>
        </w:rPr>
      </w:pPr>
      <w:r w:rsidRPr="5897EC05">
        <w:rPr>
          <w:sz w:val="24"/>
          <w:szCs w:val="24"/>
        </w:rPr>
        <w:t>Ephesians 2:10; 20-21 &amp; 4:11-16; 1 Corinthians 3:</w:t>
      </w:r>
      <w:r>
        <w:rPr>
          <w:sz w:val="24"/>
          <w:szCs w:val="24"/>
        </w:rPr>
        <w:t>5</w:t>
      </w:r>
      <w:r w:rsidRPr="5897EC05">
        <w:rPr>
          <w:sz w:val="24"/>
          <w:szCs w:val="24"/>
        </w:rPr>
        <w:t xml:space="preserve">-11; 2 Corinthians 3:2-9; Philippians 2:13 </w:t>
      </w:r>
    </w:p>
    <w:p w14:paraId="5773E471" w14:textId="77777777" w:rsidR="00E45190" w:rsidRDefault="00E45190" w:rsidP="00E45190">
      <w:pPr>
        <w:ind w:firstLine="720"/>
        <w:jc w:val="both"/>
        <w:rPr>
          <w:sz w:val="24"/>
          <w:szCs w:val="24"/>
        </w:rPr>
      </w:pPr>
      <w:r w:rsidRPr="5897EC05">
        <w:rPr>
          <w:sz w:val="24"/>
          <w:szCs w:val="24"/>
        </w:rPr>
        <w:t>In his commentary on 1 Peter 4:10, John Macarthur said, “A special gift or spiritual gift is a graciously given supernaturally designed ability granted to every believer by the Holy Spirit by which the Holy Spirit ministers to the body of Christ. A spiritual gift cannot be earned, pursued, or worked up. It is merely received through the grace of God. (1 Cor. 12:4, 7, 11, 18) Each believer has one specific gift, often a combination of various categories of gifts blended together uniquely for each Christian (Roman 12:3-8; 1 Cor. 12:7-10)” Spiritual gifts were used not for the exaltation of the person with the gift, but in loving concern for the benefit of others in the church (Romans 5:5; 1 Cor.12:7; 13:2) “A steward is responsible for another’s resources. A Christian does not own his gifts, but God has given him gifts to manage for the church and His glory. “</w:t>
      </w:r>
    </w:p>
    <w:p w14:paraId="2CC2DB09" w14:textId="77777777" w:rsidR="00E45190" w:rsidRPr="001E2722" w:rsidRDefault="00E45190" w:rsidP="00E45190">
      <w:pPr>
        <w:spacing w:after="240" w:line="240" w:lineRule="auto"/>
        <w:ind w:firstLine="720"/>
        <w:rPr>
          <w:sz w:val="24"/>
          <w:szCs w:val="24"/>
        </w:rPr>
      </w:pPr>
      <w:r w:rsidRPr="001E2722">
        <w:rPr>
          <w:sz w:val="24"/>
          <w:szCs w:val="24"/>
        </w:rPr>
        <w:t xml:space="preserve">The 2 categories of gifts are: </w:t>
      </w:r>
      <w:r w:rsidRPr="001E2722">
        <w:rPr>
          <w:bCs/>
          <w:sz w:val="24"/>
          <w:szCs w:val="24"/>
        </w:rPr>
        <w:t>speaking and serving</w:t>
      </w:r>
      <w:r w:rsidRPr="001E2722">
        <w:rPr>
          <w:sz w:val="24"/>
          <w:szCs w:val="24"/>
        </w:rPr>
        <w:t xml:space="preserve">. But, we must always remember: The gifts are not for us, but for others.  And furthermore, whether it is speaking or serving, if it’s not done in the </w:t>
      </w:r>
      <w:r w:rsidRPr="001E2722">
        <w:rPr>
          <w:bCs/>
          <w:sz w:val="24"/>
          <w:szCs w:val="24"/>
        </w:rPr>
        <w:t>Spirit of love,</w:t>
      </w:r>
      <w:r w:rsidRPr="001E2722">
        <w:rPr>
          <w:sz w:val="24"/>
          <w:szCs w:val="24"/>
        </w:rPr>
        <w:t xml:space="preserve"> it is </w:t>
      </w:r>
      <w:r w:rsidRPr="001E2722">
        <w:rPr>
          <w:bCs/>
          <w:sz w:val="24"/>
          <w:szCs w:val="24"/>
        </w:rPr>
        <w:t>useless</w:t>
      </w:r>
      <w:r w:rsidRPr="001E2722">
        <w:rPr>
          <w:sz w:val="24"/>
          <w:szCs w:val="24"/>
        </w:rPr>
        <w:t xml:space="preserve">! (Romans 5:5; 1 Corinthians 13:1-7) </w:t>
      </w:r>
    </w:p>
    <w:p w14:paraId="4A59A1D0" w14:textId="77777777" w:rsidR="00E45190" w:rsidRDefault="00E45190" w:rsidP="00E45190">
      <w:pPr>
        <w:rPr>
          <w:b/>
          <w:bCs/>
          <w:sz w:val="28"/>
          <w:szCs w:val="28"/>
        </w:rPr>
      </w:pPr>
      <w:r>
        <w:rPr>
          <w:b/>
          <w:bCs/>
          <w:sz w:val="28"/>
          <w:szCs w:val="28"/>
        </w:rPr>
        <w:t>DIGGING DEEPER:</w:t>
      </w:r>
      <w:r w:rsidRPr="001E2722">
        <w:rPr>
          <w:b/>
          <w:bCs/>
          <w:sz w:val="28"/>
          <w:szCs w:val="28"/>
        </w:rPr>
        <w:t xml:space="preserve">  Read the following passages and make note of the insights and </w:t>
      </w:r>
      <w:r>
        <w:rPr>
          <w:b/>
          <w:bCs/>
          <w:sz w:val="28"/>
          <w:szCs w:val="28"/>
        </w:rPr>
        <w:t>personal applications.</w:t>
      </w:r>
    </w:p>
    <w:p w14:paraId="6BA19595" w14:textId="77777777" w:rsidR="00E45190" w:rsidRPr="0045138E" w:rsidRDefault="00E45190" w:rsidP="00E45190">
      <w:pPr>
        <w:pStyle w:val="ListParagraph"/>
        <w:numPr>
          <w:ilvl w:val="0"/>
          <w:numId w:val="33"/>
        </w:numPr>
        <w:rPr>
          <w:sz w:val="24"/>
          <w:szCs w:val="24"/>
        </w:rPr>
      </w:pPr>
      <w:r w:rsidRPr="0045138E">
        <w:rPr>
          <w:sz w:val="24"/>
          <w:szCs w:val="24"/>
        </w:rPr>
        <w:t xml:space="preserve">Speaking gifts:   1 Peter 4:11; 1 Corinthians 2:1-5,13-15; 4:14-19; 12:4-18; 14:1-5 &amp;19; Ephesians 4:11; 25; 5:18-21; Colossians 1:16; Romans 3:2; Acts 7:38, </w:t>
      </w:r>
    </w:p>
    <w:p w14:paraId="30F459FC" w14:textId="77777777" w:rsidR="00E45190" w:rsidRPr="0045138E" w:rsidRDefault="00E45190" w:rsidP="00E45190">
      <w:pPr>
        <w:pStyle w:val="ListParagraph"/>
        <w:numPr>
          <w:ilvl w:val="0"/>
          <w:numId w:val="33"/>
        </w:numPr>
        <w:spacing w:after="240" w:line="240" w:lineRule="auto"/>
        <w:rPr>
          <w:sz w:val="24"/>
          <w:szCs w:val="24"/>
        </w:rPr>
      </w:pPr>
      <w:r w:rsidRPr="0045138E">
        <w:rPr>
          <w:sz w:val="24"/>
          <w:szCs w:val="24"/>
        </w:rPr>
        <w:t>Serving gifts:  Ephesians 5:25; James 2:14-22; Philippians 2:25; 3:3; 4:18-19</w:t>
      </w:r>
    </w:p>
    <w:p w14:paraId="292CDEE8" w14:textId="77777777" w:rsidR="00E45190" w:rsidRPr="001E2722" w:rsidRDefault="00E45190" w:rsidP="00E45190">
      <w:pPr>
        <w:spacing w:after="240" w:line="240" w:lineRule="auto"/>
        <w:ind w:firstLine="720"/>
        <w:jc w:val="both"/>
        <w:rPr>
          <w:sz w:val="24"/>
          <w:szCs w:val="24"/>
        </w:rPr>
      </w:pPr>
      <w:r>
        <w:rPr>
          <w:sz w:val="24"/>
          <w:szCs w:val="24"/>
        </w:rPr>
        <w:t>And l</w:t>
      </w:r>
      <w:r w:rsidRPr="001E2722">
        <w:rPr>
          <w:sz w:val="24"/>
          <w:szCs w:val="24"/>
        </w:rPr>
        <w:t xml:space="preserve">astly, </w:t>
      </w:r>
      <w:r>
        <w:rPr>
          <w:sz w:val="24"/>
          <w:szCs w:val="24"/>
        </w:rPr>
        <w:t xml:space="preserve">we are to be </w:t>
      </w:r>
      <w:r w:rsidRPr="001E2722">
        <w:rPr>
          <w:sz w:val="24"/>
          <w:szCs w:val="24"/>
        </w:rPr>
        <w:t xml:space="preserve">ministering </w:t>
      </w:r>
      <w:r>
        <w:rPr>
          <w:sz w:val="24"/>
          <w:szCs w:val="24"/>
        </w:rPr>
        <w:t>outward to reach</w:t>
      </w:r>
      <w:r w:rsidRPr="001E2722">
        <w:rPr>
          <w:sz w:val="24"/>
          <w:szCs w:val="24"/>
        </w:rPr>
        <w:t xml:space="preserve"> the world </w:t>
      </w:r>
      <w:r>
        <w:rPr>
          <w:sz w:val="24"/>
          <w:szCs w:val="24"/>
        </w:rPr>
        <w:t>that God so</w:t>
      </w:r>
      <w:r w:rsidRPr="001E2722">
        <w:rPr>
          <w:sz w:val="24"/>
          <w:szCs w:val="24"/>
        </w:rPr>
        <w:t xml:space="preserve"> loves</w:t>
      </w:r>
      <w:r>
        <w:rPr>
          <w:sz w:val="24"/>
          <w:szCs w:val="24"/>
        </w:rPr>
        <w:t>.</w:t>
      </w:r>
      <w:r w:rsidRPr="001E2722">
        <w:rPr>
          <w:sz w:val="24"/>
          <w:szCs w:val="24"/>
        </w:rPr>
        <w:t xml:space="preserve"> The first step in making disciples is to win them to Christ. Then comes the work of turning them into disciples who will follow Him</w:t>
      </w:r>
      <w:r>
        <w:rPr>
          <w:sz w:val="24"/>
          <w:szCs w:val="24"/>
        </w:rPr>
        <w:t>,</w:t>
      </w:r>
      <w:r w:rsidRPr="001E2722">
        <w:rPr>
          <w:sz w:val="24"/>
          <w:szCs w:val="24"/>
        </w:rPr>
        <w:t xml:space="preserve"> and win </w:t>
      </w:r>
      <w:r>
        <w:rPr>
          <w:sz w:val="24"/>
          <w:szCs w:val="24"/>
        </w:rPr>
        <w:t xml:space="preserve">others, and </w:t>
      </w:r>
      <w:r w:rsidRPr="001E2722">
        <w:rPr>
          <w:sz w:val="24"/>
          <w:szCs w:val="24"/>
        </w:rPr>
        <w:t>then</w:t>
      </w:r>
      <w:r>
        <w:rPr>
          <w:sz w:val="24"/>
          <w:szCs w:val="24"/>
        </w:rPr>
        <w:t xml:space="preserve"> -</w:t>
      </w:r>
      <w:r w:rsidRPr="001E2722">
        <w:rPr>
          <w:sz w:val="24"/>
          <w:szCs w:val="24"/>
        </w:rPr>
        <w:t xml:space="preserve"> build others. </w:t>
      </w:r>
      <w:r>
        <w:rPr>
          <w:sz w:val="24"/>
          <w:szCs w:val="24"/>
        </w:rPr>
        <w:t>Yet, unless we have been intentionally ben taught to do so, it’s highly unlikely, that we will ever really become a true follower and fisher on men. Statistically speaking, o</w:t>
      </w:r>
      <w:r w:rsidRPr="001E2722">
        <w:rPr>
          <w:sz w:val="24"/>
          <w:szCs w:val="24"/>
        </w:rPr>
        <w:t xml:space="preserve">nly 2% of believers in America ever share their faith. </w:t>
      </w:r>
      <w:r>
        <w:rPr>
          <w:sz w:val="24"/>
          <w:szCs w:val="24"/>
        </w:rPr>
        <w:t xml:space="preserve">How can this be when Jesus said, “Come follow Me and I will make you </w:t>
      </w:r>
      <w:r w:rsidRPr="001E2722">
        <w:rPr>
          <w:sz w:val="24"/>
          <w:szCs w:val="24"/>
        </w:rPr>
        <w:t>fishes for men</w:t>
      </w:r>
      <w:r>
        <w:rPr>
          <w:sz w:val="24"/>
          <w:szCs w:val="24"/>
        </w:rPr>
        <w:t>.”?</w:t>
      </w:r>
      <w:r w:rsidRPr="001E2722">
        <w:rPr>
          <w:sz w:val="24"/>
          <w:szCs w:val="24"/>
        </w:rPr>
        <w:t xml:space="preserve"> </w:t>
      </w:r>
    </w:p>
    <w:p w14:paraId="39703343" w14:textId="77777777" w:rsidR="00E45190" w:rsidRDefault="00E45190" w:rsidP="00E45190">
      <w:pPr>
        <w:spacing w:after="240" w:line="240" w:lineRule="auto"/>
        <w:rPr>
          <w:sz w:val="24"/>
          <w:szCs w:val="24"/>
        </w:rPr>
      </w:pPr>
      <w:r w:rsidRPr="001E2722">
        <w:rPr>
          <w:sz w:val="24"/>
          <w:szCs w:val="24"/>
        </w:rPr>
        <w:t xml:space="preserve"> C.H. Spurgon</w:t>
      </w:r>
      <w:r>
        <w:rPr>
          <w:sz w:val="24"/>
          <w:szCs w:val="24"/>
        </w:rPr>
        <w:t xml:space="preserve"> addresses this subject directly when he said,</w:t>
      </w:r>
      <w:r w:rsidRPr="001E2722">
        <w:rPr>
          <w:sz w:val="24"/>
          <w:szCs w:val="24"/>
        </w:rPr>
        <w:t xml:space="preserve"> “Have you no wish for others to be saved?  Then you are not saved yourself, be sure of that!”  </w:t>
      </w:r>
    </w:p>
    <w:p w14:paraId="206B6809" w14:textId="77777777" w:rsidR="00E45190" w:rsidRDefault="00E45190" w:rsidP="00E45190">
      <w:pPr>
        <w:rPr>
          <w:b/>
          <w:bCs/>
          <w:sz w:val="28"/>
          <w:szCs w:val="28"/>
        </w:rPr>
      </w:pPr>
      <w:r>
        <w:rPr>
          <w:b/>
          <w:bCs/>
          <w:sz w:val="28"/>
          <w:szCs w:val="28"/>
        </w:rPr>
        <w:t xml:space="preserve">DIGGING DEEPER: </w:t>
      </w:r>
      <w:r w:rsidRPr="001E2722">
        <w:rPr>
          <w:b/>
          <w:bCs/>
          <w:sz w:val="28"/>
          <w:szCs w:val="28"/>
        </w:rPr>
        <w:t xml:space="preserve">Read the following passages and make note of the insights and </w:t>
      </w:r>
      <w:r>
        <w:rPr>
          <w:b/>
          <w:bCs/>
          <w:sz w:val="28"/>
          <w:szCs w:val="28"/>
        </w:rPr>
        <w:t>personal applications.</w:t>
      </w:r>
    </w:p>
    <w:p w14:paraId="5382DAD0" w14:textId="77777777" w:rsidR="00E45190" w:rsidRPr="00991977" w:rsidRDefault="00E45190" w:rsidP="00E45190">
      <w:pPr>
        <w:pStyle w:val="ListParagraph"/>
        <w:numPr>
          <w:ilvl w:val="0"/>
          <w:numId w:val="80"/>
        </w:numPr>
        <w:spacing w:after="240" w:line="240" w:lineRule="auto"/>
        <w:contextualSpacing w:val="0"/>
        <w:rPr>
          <w:sz w:val="24"/>
          <w:szCs w:val="24"/>
        </w:rPr>
      </w:pPr>
      <w:r w:rsidRPr="5897EC05">
        <w:rPr>
          <w:sz w:val="24"/>
          <w:szCs w:val="24"/>
        </w:rPr>
        <w:t>Matthew 4:19; 2 Corinthians 5:13-6:2; Romans 10:19-20; John15:26-27; Acts 1:8</w:t>
      </w:r>
    </w:p>
    <w:p w14:paraId="5E114A95" w14:textId="77777777" w:rsidR="00E45190" w:rsidRPr="00991977" w:rsidRDefault="00E45190" w:rsidP="00E45190">
      <w:pPr>
        <w:pStyle w:val="ListParagraph"/>
        <w:numPr>
          <w:ilvl w:val="0"/>
          <w:numId w:val="80"/>
        </w:numPr>
        <w:rPr>
          <w:sz w:val="24"/>
          <w:szCs w:val="24"/>
        </w:rPr>
      </w:pPr>
      <w:r w:rsidRPr="5897EC05">
        <w:rPr>
          <w:sz w:val="24"/>
          <w:szCs w:val="24"/>
        </w:rPr>
        <w:t>See how this mini</w:t>
      </w:r>
      <w:r>
        <w:rPr>
          <w:sz w:val="24"/>
          <w:szCs w:val="24"/>
        </w:rPr>
        <w:t xml:space="preserve">stry grew in the early church: </w:t>
      </w:r>
      <w:r w:rsidRPr="5897EC05">
        <w:rPr>
          <w:sz w:val="24"/>
          <w:szCs w:val="24"/>
        </w:rPr>
        <w:t>Acts 5:42, 6:1, 7, 8:4; 9:31; 11:26; 12:24, 14:21</w:t>
      </w:r>
    </w:p>
    <w:p w14:paraId="58671AFB" w14:textId="77777777" w:rsidR="00E45190" w:rsidRDefault="00E45190" w:rsidP="00E45190">
      <w:pPr>
        <w:ind w:firstLine="720"/>
        <w:jc w:val="both"/>
        <w:rPr>
          <w:sz w:val="24"/>
          <w:szCs w:val="24"/>
        </w:rPr>
      </w:pPr>
      <w:r>
        <w:rPr>
          <w:sz w:val="24"/>
          <w:szCs w:val="24"/>
        </w:rPr>
        <w:t>I</w:t>
      </w:r>
      <w:r w:rsidRPr="5897EC05">
        <w:rPr>
          <w:sz w:val="24"/>
          <w:szCs w:val="24"/>
        </w:rPr>
        <w:t xml:space="preserve">n chapter one, </w:t>
      </w:r>
      <w:r>
        <w:rPr>
          <w:sz w:val="24"/>
          <w:szCs w:val="24"/>
        </w:rPr>
        <w:t xml:space="preserve">from the example of Priscilla and Aquila, it becomes evident that </w:t>
      </w:r>
      <w:r w:rsidRPr="5897EC05">
        <w:rPr>
          <w:sz w:val="24"/>
          <w:szCs w:val="24"/>
        </w:rPr>
        <w:t>no one who is part of the bride and body of Christ</w:t>
      </w:r>
      <w:r>
        <w:rPr>
          <w:sz w:val="24"/>
          <w:szCs w:val="24"/>
        </w:rPr>
        <w:t>,</w:t>
      </w:r>
      <w:r w:rsidRPr="5897EC05">
        <w:rPr>
          <w:sz w:val="24"/>
          <w:szCs w:val="24"/>
        </w:rPr>
        <w:t xml:space="preserve"> </w:t>
      </w:r>
      <w:r>
        <w:rPr>
          <w:sz w:val="24"/>
          <w:szCs w:val="24"/>
        </w:rPr>
        <w:t>is</w:t>
      </w:r>
      <w:r w:rsidRPr="5897EC05">
        <w:rPr>
          <w:sz w:val="24"/>
          <w:szCs w:val="24"/>
        </w:rPr>
        <w:t xml:space="preserve"> excluded or disqualified for th</w:t>
      </w:r>
      <w:r>
        <w:rPr>
          <w:sz w:val="24"/>
          <w:szCs w:val="24"/>
        </w:rPr>
        <w:t>is</w:t>
      </w:r>
      <w:r w:rsidRPr="5897EC05">
        <w:rPr>
          <w:sz w:val="24"/>
          <w:szCs w:val="24"/>
        </w:rPr>
        <w:t xml:space="preserve"> work. And furthermore, it’s the Spirit of Christ living in you, who is doing the work</w:t>
      </w:r>
      <w:r>
        <w:rPr>
          <w:sz w:val="24"/>
          <w:szCs w:val="24"/>
        </w:rPr>
        <w:t xml:space="preserve"> anyway! (1 Corinthians 14:12:1-13) In </w:t>
      </w:r>
      <w:r w:rsidRPr="5897EC05">
        <w:rPr>
          <w:sz w:val="24"/>
          <w:szCs w:val="24"/>
        </w:rPr>
        <w:t>Herb Hodge’s message</w:t>
      </w:r>
      <w:r>
        <w:rPr>
          <w:sz w:val="24"/>
          <w:szCs w:val="24"/>
        </w:rPr>
        <w:t xml:space="preserve"> entitled</w:t>
      </w:r>
      <w:r w:rsidRPr="5897EC05">
        <w:rPr>
          <w:sz w:val="24"/>
          <w:szCs w:val="24"/>
        </w:rPr>
        <w:t xml:space="preserve"> </w:t>
      </w:r>
      <w:r>
        <w:rPr>
          <w:sz w:val="24"/>
          <w:szCs w:val="24"/>
        </w:rPr>
        <w:t>“</w:t>
      </w:r>
      <w:r w:rsidRPr="5897EC05">
        <w:rPr>
          <w:sz w:val="24"/>
          <w:szCs w:val="24"/>
        </w:rPr>
        <w:t>The Hand in the glove</w:t>
      </w:r>
      <w:r>
        <w:rPr>
          <w:sz w:val="24"/>
          <w:szCs w:val="24"/>
        </w:rPr>
        <w:t>,” is perhaps one of the best</w:t>
      </w:r>
      <w:r w:rsidRPr="5897EC05">
        <w:rPr>
          <w:sz w:val="24"/>
          <w:szCs w:val="24"/>
        </w:rPr>
        <w:t xml:space="preserve"> illustration</w:t>
      </w:r>
      <w:r>
        <w:rPr>
          <w:sz w:val="24"/>
          <w:szCs w:val="24"/>
        </w:rPr>
        <w:t xml:space="preserve">s </w:t>
      </w:r>
      <w:r w:rsidRPr="5897EC05">
        <w:rPr>
          <w:sz w:val="24"/>
          <w:szCs w:val="24"/>
        </w:rPr>
        <w:t>I’ve ever seen</w:t>
      </w:r>
      <w:r>
        <w:rPr>
          <w:sz w:val="24"/>
          <w:szCs w:val="24"/>
        </w:rPr>
        <w:t xml:space="preserve">, depicting the futility and impotency of trying to do anything for God, without the Spirit of God. Based on Herb Hodges testimony, I’ve heard him speak twice on this subject, this message was birthed in his heart as he struggled in vain to do the work of God in his own strength. </w:t>
      </w:r>
    </w:p>
    <w:p w14:paraId="6A00FC85" w14:textId="6E711D72" w:rsidR="00E45190" w:rsidRDefault="00E45190" w:rsidP="00E45190">
      <w:pPr>
        <w:ind w:firstLine="720"/>
        <w:jc w:val="both"/>
        <w:rPr>
          <w:sz w:val="24"/>
          <w:szCs w:val="24"/>
        </w:rPr>
      </w:pPr>
      <w:r>
        <w:rPr>
          <w:sz w:val="24"/>
          <w:szCs w:val="24"/>
        </w:rPr>
        <w:t>His analogy is spot on. Picture with me if you will, a limp glove, trying to move on its own. Here is the explanation of the symbolisms. We are the lifeless, useless glove. The Holy Spirt, is the hand that must be fully formed within the glove, and the mind that tells the hand what to do, is the mind of Christ. And when the hand is fully formed inside the glove, it can do anything and everything that the mind tells it to do! Do you understand this parable? Do you have the mind of Christ? (I Corinthians 2:16; Galatians 4:19-20)</w:t>
      </w:r>
      <w:r w:rsidRPr="5897EC05">
        <w:rPr>
          <w:sz w:val="24"/>
          <w:szCs w:val="24"/>
        </w:rPr>
        <w:t xml:space="preserve"> The entire body of Christ is to be engaged in all three ministries, just as Jesus did when He walked this earth in a physical body. He desires to do the same today in you. And, furthermore, He has determined the exact time and place for each of us to live. He planted us as “good seeds” to bear much fruit for His kingdom and glory. (Acts 17:24-26 &amp; Matthew 13:37-38) Are you engaged in His 3-fold ministry? If not, should you not start now, start near, start small?</w:t>
      </w:r>
    </w:p>
    <w:p w14:paraId="066665B8" w14:textId="77777777" w:rsidR="00D44C53" w:rsidRDefault="00D44C53" w:rsidP="001073B4">
      <w:pPr>
        <w:pStyle w:val="line"/>
        <w:jc w:val="center"/>
        <w:rPr>
          <w:rStyle w:val="text"/>
          <w:rFonts w:asciiTheme="minorHAnsi" w:hAnsiTheme="minorHAnsi" w:cstheme="minorHAnsi"/>
          <w:b/>
          <w:i/>
        </w:rPr>
      </w:pPr>
    </w:p>
    <w:p w14:paraId="60DCFA37" w14:textId="6E38FFBC" w:rsidR="00833A77" w:rsidRPr="006630F1" w:rsidRDefault="00E4062C" w:rsidP="00833A77">
      <w:pPr>
        <w:jc w:val="center"/>
        <w:rPr>
          <w:b/>
          <w:sz w:val="40"/>
          <w:szCs w:val="40"/>
        </w:rPr>
      </w:pPr>
      <w:r>
        <w:rPr>
          <w:b/>
          <w:bCs/>
          <w:sz w:val="40"/>
          <w:szCs w:val="40"/>
        </w:rPr>
        <w:t>Week</w:t>
      </w:r>
      <w:r w:rsidR="5897EC05" w:rsidRPr="5897EC05">
        <w:rPr>
          <w:b/>
          <w:bCs/>
          <w:sz w:val="40"/>
          <w:szCs w:val="40"/>
        </w:rPr>
        <w:t xml:space="preserve"> # </w:t>
      </w:r>
    </w:p>
    <w:p w14:paraId="187803BF" w14:textId="750C979A" w:rsidR="00833A77" w:rsidRDefault="5897EC05" w:rsidP="00833A77">
      <w:pPr>
        <w:jc w:val="center"/>
        <w:rPr>
          <w:b/>
          <w:bCs/>
          <w:sz w:val="40"/>
          <w:szCs w:val="40"/>
        </w:rPr>
      </w:pPr>
      <w:r w:rsidRPr="5897EC05">
        <w:rPr>
          <w:b/>
          <w:bCs/>
          <w:sz w:val="40"/>
          <w:szCs w:val="40"/>
        </w:rPr>
        <w:t>The Doctrine of Suffering</w:t>
      </w:r>
    </w:p>
    <w:p w14:paraId="7F20EB53" w14:textId="4EBFB7CF" w:rsidR="00D44C53" w:rsidRPr="00D44C53" w:rsidRDefault="00D44C53" w:rsidP="00833A77">
      <w:pPr>
        <w:jc w:val="center"/>
        <w:rPr>
          <w:b/>
          <w:sz w:val="28"/>
          <w:szCs w:val="28"/>
        </w:rPr>
      </w:pPr>
      <w:r w:rsidRPr="00D44C53">
        <w:rPr>
          <w:b/>
          <w:bCs/>
          <w:sz w:val="28"/>
          <w:szCs w:val="28"/>
        </w:rPr>
        <w:t>Key Passages</w:t>
      </w:r>
    </w:p>
    <w:p w14:paraId="4F348237" w14:textId="77777777" w:rsidR="00833A77" w:rsidRPr="00685C94" w:rsidRDefault="5897EC05" w:rsidP="00833A77">
      <w:pPr>
        <w:jc w:val="center"/>
        <w:rPr>
          <w:b/>
          <w:i/>
          <w:sz w:val="24"/>
          <w:szCs w:val="24"/>
        </w:rPr>
      </w:pPr>
      <w:r w:rsidRPr="5897EC05">
        <w:rPr>
          <w:b/>
          <w:bCs/>
          <w:i/>
          <w:iCs/>
          <w:sz w:val="24"/>
          <w:szCs w:val="24"/>
        </w:rPr>
        <w:t>Ephesians 3:11-13 (ESV)</w:t>
      </w:r>
    </w:p>
    <w:p w14:paraId="2C744AED" w14:textId="77777777" w:rsidR="00833A77" w:rsidRPr="00FE5F1E" w:rsidRDefault="5897EC05" w:rsidP="00833A77">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This was according to the eternal purpose that he has realized in Christ Jesus our Lord, in whom we have boldness and access with confidence through our faith in him. So I ask you not to lose heart over what I am suffering for you, which is your glory.</w:t>
      </w:r>
    </w:p>
    <w:p w14:paraId="2C90F7A9" w14:textId="38006776" w:rsidR="00D54CE4" w:rsidRDefault="5897EC05" w:rsidP="00833A77">
      <w:pPr>
        <w:jc w:val="center"/>
        <w:rPr>
          <w:b/>
          <w:bCs/>
          <w:sz w:val="28"/>
          <w:szCs w:val="28"/>
        </w:rPr>
      </w:pPr>
      <w:r w:rsidRPr="5897EC05">
        <w:rPr>
          <w:b/>
          <w:bCs/>
          <w:sz w:val="28"/>
          <w:szCs w:val="28"/>
        </w:rPr>
        <w:t>Introduction</w:t>
      </w:r>
    </w:p>
    <w:p w14:paraId="7B6B97E5" w14:textId="1DE083CC" w:rsidR="00275339" w:rsidRDefault="00220A7F" w:rsidP="00275339">
      <w:pPr>
        <w:ind w:firstLine="720"/>
        <w:jc w:val="both"/>
        <w:rPr>
          <w:sz w:val="24"/>
          <w:szCs w:val="24"/>
        </w:rPr>
      </w:pPr>
      <w:r w:rsidRPr="5897EC05">
        <w:rPr>
          <w:sz w:val="24"/>
          <w:szCs w:val="24"/>
        </w:rPr>
        <w:t>Mingled</w:t>
      </w:r>
      <w:r w:rsidR="5897EC05" w:rsidRPr="5897EC05">
        <w:rPr>
          <w:sz w:val="24"/>
          <w:szCs w:val="24"/>
        </w:rPr>
        <w:t xml:space="preserve"> in the mosaic of our lives are joys and pains, births and deaths, blessings and trials. King Solomon described this in the book of Ecclesiastes. Even though we know this in our head, we resist the trials when they come. But come they will because suffering is part of </w:t>
      </w:r>
      <w:r w:rsidR="00352778">
        <w:rPr>
          <w:sz w:val="24"/>
          <w:szCs w:val="24"/>
        </w:rPr>
        <w:t>the human experience</w:t>
      </w:r>
      <w:r w:rsidR="00462B48">
        <w:rPr>
          <w:sz w:val="24"/>
          <w:szCs w:val="24"/>
        </w:rPr>
        <w:t xml:space="preserve"> on this side of the garden</w:t>
      </w:r>
      <w:r w:rsidR="5897EC05" w:rsidRPr="5897EC05">
        <w:rPr>
          <w:sz w:val="24"/>
          <w:szCs w:val="24"/>
        </w:rPr>
        <w:t xml:space="preserve">. The rain falls on the just and the unjust. No one gets a pass from </w:t>
      </w:r>
      <w:r w:rsidR="00352778">
        <w:rPr>
          <w:sz w:val="24"/>
          <w:szCs w:val="24"/>
        </w:rPr>
        <w:t>heartache. It’s</w:t>
      </w:r>
      <w:r w:rsidR="5897EC05" w:rsidRPr="5897EC05">
        <w:rPr>
          <w:sz w:val="24"/>
          <w:szCs w:val="24"/>
        </w:rPr>
        <w:t xml:space="preserve"> the effect of the fall. </w:t>
      </w:r>
      <w:r w:rsidR="009F2E83">
        <w:rPr>
          <w:sz w:val="24"/>
          <w:szCs w:val="24"/>
        </w:rPr>
        <w:t>From God’s One and Only Son, to you and I, none of us are</w:t>
      </w:r>
      <w:r w:rsidR="5897EC05" w:rsidRPr="5897EC05">
        <w:rPr>
          <w:sz w:val="24"/>
          <w:szCs w:val="24"/>
        </w:rPr>
        <w:t xml:space="preserve"> insulate</w:t>
      </w:r>
      <w:r w:rsidR="00352778">
        <w:rPr>
          <w:sz w:val="24"/>
          <w:szCs w:val="24"/>
        </w:rPr>
        <w:t>d</w:t>
      </w:r>
      <w:r w:rsidR="5897EC05" w:rsidRPr="5897EC05">
        <w:rPr>
          <w:sz w:val="24"/>
          <w:szCs w:val="24"/>
        </w:rPr>
        <w:t xml:space="preserve"> from problems and pain. On the contrary. Human history bears witness to the fact that, “</w:t>
      </w:r>
      <w:r w:rsidR="001910B0">
        <w:rPr>
          <w:sz w:val="24"/>
          <w:szCs w:val="24"/>
        </w:rPr>
        <w:t>a</w:t>
      </w:r>
      <w:r w:rsidR="5897EC05" w:rsidRPr="5897EC05">
        <w:rPr>
          <w:sz w:val="24"/>
          <w:szCs w:val="24"/>
        </w:rPr>
        <w:t xml:space="preserve">ll God’s children got troubles.” </w:t>
      </w:r>
      <w:r w:rsidR="00275339">
        <w:rPr>
          <w:sz w:val="24"/>
          <w:szCs w:val="24"/>
        </w:rPr>
        <w:t xml:space="preserve">Nevertheless, </w:t>
      </w:r>
      <w:r w:rsidR="00275339" w:rsidRPr="5897EC05">
        <w:rPr>
          <w:sz w:val="24"/>
          <w:szCs w:val="24"/>
        </w:rPr>
        <w:t>we all want to avoid suffering like the plague</w:t>
      </w:r>
      <w:r w:rsidR="00275339">
        <w:rPr>
          <w:sz w:val="24"/>
          <w:szCs w:val="24"/>
        </w:rPr>
        <w:t>, and justifiably so!</w:t>
      </w:r>
    </w:p>
    <w:p w14:paraId="09950AED" w14:textId="6FEE438F" w:rsidR="0034699D" w:rsidRDefault="00034427" w:rsidP="0034699D">
      <w:pPr>
        <w:ind w:firstLine="720"/>
        <w:jc w:val="both"/>
        <w:rPr>
          <w:sz w:val="24"/>
          <w:szCs w:val="24"/>
        </w:rPr>
      </w:pPr>
      <w:r>
        <w:rPr>
          <w:sz w:val="24"/>
          <w:szCs w:val="24"/>
        </w:rPr>
        <w:t xml:space="preserve">I’m not sure if it’s the result of Biblical </w:t>
      </w:r>
      <w:r w:rsidR="00275339">
        <w:rPr>
          <w:sz w:val="24"/>
          <w:szCs w:val="24"/>
        </w:rPr>
        <w:t>illiteracy</w:t>
      </w:r>
      <w:r>
        <w:rPr>
          <w:sz w:val="24"/>
          <w:szCs w:val="24"/>
        </w:rPr>
        <w:t xml:space="preserve"> or</w:t>
      </w:r>
      <w:r w:rsidR="00A91940">
        <w:rPr>
          <w:sz w:val="24"/>
          <w:szCs w:val="24"/>
        </w:rPr>
        <w:t xml:space="preserve"> what</w:t>
      </w:r>
      <w:r w:rsidR="00AE2E2F">
        <w:rPr>
          <w:sz w:val="24"/>
          <w:szCs w:val="24"/>
        </w:rPr>
        <w:t>,</w:t>
      </w:r>
      <w:r>
        <w:rPr>
          <w:sz w:val="24"/>
          <w:szCs w:val="24"/>
        </w:rPr>
        <w:t xml:space="preserve"> but some</w:t>
      </w:r>
      <w:r w:rsidR="00243ECB">
        <w:rPr>
          <w:sz w:val="24"/>
          <w:szCs w:val="24"/>
        </w:rPr>
        <w:t xml:space="preserve">where </w:t>
      </w:r>
      <w:r w:rsidR="00AE2E2F">
        <w:rPr>
          <w:sz w:val="24"/>
          <w:szCs w:val="24"/>
        </w:rPr>
        <w:t>we</w:t>
      </w:r>
      <w:r>
        <w:rPr>
          <w:sz w:val="24"/>
          <w:szCs w:val="24"/>
        </w:rPr>
        <w:t xml:space="preserve"> g</w:t>
      </w:r>
      <w:r w:rsidR="00275339">
        <w:rPr>
          <w:sz w:val="24"/>
          <w:szCs w:val="24"/>
        </w:rPr>
        <w:t>o</w:t>
      </w:r>
      <w:r>
        <w:rPr>
          <w:sz w:val="24"/>
          <w:szCs w:val="24"/>
        </w:rPr>
        <w:t>t the notion that this world should be like heaven.</w:t>
      </w:r>
      <w:r w:rsidR="00AE2E2F">
        <w:rPr>
          <w:sz w:val="24"/>
          <w:szCs w:val="24"/>
        </w:rPr>
        <w:t xml:space="preserve"> This kind of</w:t>
      </w:r>
      <w:r w:rsidR="00243ECB">
        <w:rPr>
          <w:sz w:val="24"/>
          <w:szCs w:val="24"/>
        </w:rPr>
        <w:t xml:space="preserve"> delusion</w:t>
      </w:r>
      <w:r w:rsidR="00AE2E2F">
        <w:rPr>
          <w:sz w:val="24"/>
          <w:szCs w:val="24"/>
        </w:rPr>
        <w:t>al thinking becomes evident</w:t>
      </w:r>
      <w:r w:rsidR="00275339">
        <w:rPr>
          <w:sz w:val="24"/>
          <w:szCs w:val="24"/>
        </w:rPr>
        <w:t xml:space="preserve"> when troubles </w:t>
      </w:r>
      <w:r w:rsidR="004975D3">
        <w:rPr>
          <w:sz w:val="24"/>
          <w:szCs w:val="24"/>
        </w:rPr>
        <w:t>come</w:t>
      </w:r>
      <w:r w:rsidR="00AE2E2F">
        <w:rPr>
          <w:sz w:val="24"/>
          <w:szCs w:val="24"/>
        </w:rPr>
        <w:t xml:space="preserve"> </w:t>
      </w:r>
      <w:r w:rsidR="00352778">
        <w:rPr>
          <w:sz w:val="24"/>
          <w:szCs w:val="24"/>
        </w:rPr>
        <w:t>our</w:t>
      </w:r>
      <w:r w:rsidR="00AE2E2F">
        <w:rPr>
          <w:sz w:val="24"/>
          <w:szCs w:val="24"/>
        </w:rPr>
        <w:t xml:space="preserve"> way and we behave a</w:t>
      </w:r>
      <w:r w:rsidR="00275339">
        <w:rPr>
          <w:sz w:val="24"/>
          <w:szCs w:val="24"/>
        </w:rPr>
        <w:t xml:space="preserve">s if something </w:t>
      </w:r>
      <w:r w:rsidR="00E4062C">
        <w:rPr>
          <w:sz w:val="24"/>
          <w:szCs w:val="24"/>
        </w:rPr>
        <w:t xml:space="preserve">somethings not right, or </w:t>
      </w:r>
      <w:r w:rsidR="00275339">
        <w:rPr>
          <w:sz w:val="24"/>
          <w:szCs w:val="24"/>
        </w:rPr>
        <w:t xml:space="preserve">unnatural has happened. Ignorance, as they say, is bliss until we become educated by reality. </w:t>
      </w:r>
    </w:p>
    <w:p w14:paraId="7DA920A0" w14:textId="7878D7D7" w:rsidR="00220A7F" w:rsidRDefault="00220A7F" w:rsidP="0034699D">
      <w:pPr>
        <w:ind w:firstLine="720"/>
        <w:jc w:val="both"/>
        <w:rPr>
          <w:sz w:val="24"/>
          <w:szCs w:val="24"/>
        </w:rPr>
      </w:pPr>
      <w:r>
        <w:rPr>
          <w:sz w:val="24"/>
          <w:szCs w:val="24"/>
        </w:rPr>
        <w:t>It’s important in any Bible study to always keep in mind the circumstances surrounding the message being communicated. When you do, this always sheds an abundance of light to the interpretation. If you’ll remember, Paul was writing this letter to the saints while he was imprisoned for the gospel in Rome. It is safe to say he re</w:t>
      </w:r>
      <w:r w:rsidR="005E4560">
        <w:rPr>
          <w:sz w:val="24"/>
          <w:szCs w:val="24"/>
        </w:rPr>
        <w:t>cei</w:t>
      </w:r>
      <w:r>
        <w:rPr>
          <w:sz w:val="24"/>
          <w:szCs w:val="24"/>
        </w:rPr>
        <w:t>ved his P.H.D.</w:t>
      </w:r>
      <w:r w:rsidR="005E4560">
        <w:rPr>
          <w:sz w:val="24"/>
          <w:szCs w:val="24"/>
        </w:rPr>
        <w:t xml:space="preserve"> </w:t>
      </w:r>
      <w:r>
        <w:rPr>
          <w:sz w:val="24"/>
          <w:szCs w:val="24"/>
        </w:rPr>
        <w:t xml:space="preserve">in </w:t>
      </w:r>
      <w:r w:rsidR="005E4560">
        <w:rPr>
          <w:sz w:val="24"/>
          <w:szCs w:val="24"/>
        </w:rPr>
        <w:t>the field of suffering.</w:t>
      </w:r>
      <w:r>
        <w:rPr>
          <w:sz w:val="24"/>
          <w:szCs w:val="24"/>
        </w:rPr>
        <w:t xml:space="preserve"> </w:t>
      </w:r>
      <w:r w:rsidR="005E4560">
        <w:rPr>
          <w:sz w:val="24"/>
          <w:szCs w:val="24"/>
        </w:rPr>
        <w:t xml:space="preserve">After Jesus called Paul to Himself, He made it clear </w:t>
      </w:r>
      <w:r w:rsidR="00CF50B0">
        <w:rPr>
          <w:sz w:val="24"/>
          <w:szCs w:val="24"/>
        </w:rPr>
        <w:t>on the front end; the journey would not be one of all health</w:t>
      </w:r>
      <w:r w:rsidR="00352778">
        <w:rPr>
          <w:sz w:val="24"/>
          <w:szCs w:val="24"/>
        </w:rPr>
        <w:t>,</w:t>
      </w:r>
      <w:r w:rsidR="00CF50B0">
        <w:rPr>
          <w:sz w:val="24"/>
          <w:szCs w:val="24"/>
        </w:rPr>
        <w:t xml:space="preserve"> wealth and happiness. </w:t>
      </w:r>
      <w:r w:rsidR="005E4560">
        <w:rPr>
          <w:sz w:val="24"/>
          <w:szCs w:val="24"/>
        </w:rPr>
        <w:t xml:space="preserve"> </w:t>
      </w:r>
      <w:r w:rsidR="00845A48">
        <w:rPr>
          <w:sz w:val="24"/>
          <w:szCs w:val="24"/>
        </w:rPr>
        <w:t>I</w:t>
      </w:r>
      <w:r w:rsidR="00CF50B0">
        <w:rPr>
          <w:sz w:val="24"/>
          <w:szCs w:val="24"/>
        </w:rPr>
        <w:t xml:space="preserve">t wasn’t for </w:t>
      </w:r>
      <w:r w:rsidR="00845A48">
        <w:rPr>
          <w:sz w:val="24"/>
          <w:szCs w:val="24"/>
        </w:rPr>
        <w:t xml:space="preserve">Jesus, </w:t>
      </w:r>
      <w:r w:rsidR="00CF50B0">
        <w:rPr>
          <w:sz w:val="24"/>
          <w:szCs w:val="24"/>
        </w:rPr>
        <w:t xml:space="preserve">Paul </w:t>
      </w:r>
      <w:r w:rsidR="00845A48">
        <w:rPr>
          <w:sz w:val="24"/>
          <w:szCs w:val="24"/>
        </w:rPr>
        <w:t xml:space="preserve">or any of the disciples </w:t>
      </w:r>
      <w:r w:rsidR="00CF50B0">
        <w:rPr>
          <w:sz w:val="24"/>
          <w:szCs w:val="24"/>
        </w:rPr>
        <w:t>and</w:t>
      </w:r>
      <w:r w:rsidR="00845A48" w:rsidRPr="00845A48">
        <w:rPr>
          <w:sz w:val="24"/>
          <w:szCs w:val="24"/>
        </w:rPr>
        <w:t xml:space="preserve"> </w:t>
      </w:r>
      <w:r w:rsidR="00845A48">
        <w:rPr>
          <w:sz w:val="24"/>
          <w:szCs w:val="24"/>
        </w:rPr>
        <w:t xml:space="preserve">subsequently, </w:t>
      </w:r>
      <w:r w:rsidR="00CF50B0">
        <w:rPr>
          <w:sz w:val="24"/>
          <w:szCs w:val="24"/>
        </w:rPr>
        <w:t>it won’t be for us either.</w:t>
      </w:r>
      <w:r w:rsidR="00A51945">
        <w:rPr>
          <w:sz w:val="24"/>
          <w:szCs w:val="24"/>
        </w:rPr>
        <w:t xml:space="preserve"> </w:t>
      </w:r>
    </w:p>
    <w:p w14:paraId="3DF32C9A" w14:textId="08D6CD04" w:rsidR="00E4062C" w:rsidRDefault="00E4062C" w:rsidP="0034699D">
      <w:pPr>
        <w:ind w:firstLine="720"/>
        <w:jc w:val="both"/>
        <w:rPr>
          <w:sz w:val="24"/>
          <w:szCs w:val="24"/>
        </w:rPr>
      </w:pPr>
    </w:p>
    <w:p w14:paraId="3383C0E9" w14:textId="77777777" w:rsidR="00E4062C" w:rsidRDefault="00E4062C" w:rsidP="0034699D">
      <w:pPr>
        <w:ind w:firstLine="720"/>
        <w:jc w:val="both"/>
        <w:rPr>
          <w:sz w:val="24"/>
          <w:szCs w:val="24"/>
        </w:rPr>
      </w:pPr>
    </w:p>
    <w:p w14:paraId="4EC58830" w14:textId="77777777" w:rsidR="008E03C6" w:rsidRPr="00462B48" w:rsidRDefault="008E03C6" w:rsidP="008E03C6">
      <w:pPr>
        <w:jc w:val="center"/>
        <w:rPr>
          <w:b/>
          <w:i/>
          <w:sz w:val="24"/>
          <w:szCs w:val="24"/>
        </w:rPr>
      </w:pPr>
      <w:r w:rsidRPr="00462B48">
        <w:rPr>
          <w:b/>
          <w:i/>
          <w:sz w:val="24"/>
          <w:szCs w:val="24"/>
        </w:rPr>
        <w:t>Acts 9:15-16 (NASB)</w:t>
      </w:r>
    </w:p>
    <w:p w14:paraId="0B068A0F" w14:textId="77777777" w:rsidR="008E03C6" w:rsidRDefault="008E03C6" w:rsidP="008E03C6">
      <w:pPr>
        <w:jc w:val="center"/>
        <w:rPr>
          <w:b/>
          <w:i/>
          <w:sz w:val="24"/>
          <w:szCs w:val="24"/>
        </w:rPr>
      </w:pPr>
      <w:r w:rsidRPr="00462B48">
        <w:rPr>
          <w:b/>
          <w:i/>
          <w:sz w:val="24"/>
          <w:szCs w:val="24"/>
        </w:rPr>
        <w:t xml:space="preserve">But the Lord said to him, ‘Go, for he is a chosen instrument of Mine, to bear My name before the Gentiles and kings and the sons of Israel; for I will show him how much he must suffer for my name sake. </w:t>
      </w:r>
    </w:p>
    <w:p w14:paraId="7AAB5DD6" w14:textId="15A4EFFF" w:rsidR="004975D3" w:rsidRDefault="004975D3" w:rsidP="00CF50B0">
      <w:pPr>
        <w:jc w:val="center"/>
        <w:rPr>
          <w:b/>
          <w:sz w:val="28"/>
          <w:szCs w:val="28"/>
        </w:rPr>
      </w:pPr>
      <w:r w:rsidRPr="004975D3">
        <w:rPr>
          <w:b/>
          <w:sz w:val="28"/>
          <w:szCs w:val="28"/>
        </w:rPr>
        <w:t xml:space="preserve">A </w:t>
      </w:r>
      <w:r>
        <w:rPr>
          <w:b/>
          <w:sz w:val="28"/>
          <w:szCs w:val="28"/>
        </w:rPr>
        <w:t>Man of Sorrows</w:t>
      </w:r>
    </w:p>
    <w:p w14:paraId="069A5DC9" w14:textId="77777777" w:rsidR="00317233" w:rsidRPr="00317233" w:rsidRDefault="00317233" w:rsidP="00317233">
      <w:pPr>
        <w:pStyle w:val="reg"/>
        <w:jc w:val="center"/>
        <w:rPr>
          <w:rFonts w:asciiTheme="minorHAnsi" w:hAnsiTheme="minorHAnsi" w:cstheme="minorHAnsi"/>
          <w:b/>
          <w:i/>
        </w:rPr>
      </w:pPr>
      <w:r w:rsidRPr="00317233">
        <w:rPr>
          <w:rFonts w:asciiTheme="minorHAnsi" w:eastAsiaTheme="minorEastAsia" w:hAnsiTheme="minorHAnsi" w:cstheme="minorBidi"/>
          <w:b/>
          <w:bCs/>
          <w:i/>
          <w:iCs/>
        </w:rPr>
        <w:t>Luke 9:22-26 (NIV)</w:t>
      </w:r>
    </w:p>
    <w:p w14:paraId="6B0C9DF7" w14:textId="77777777" w:rsidR="00317233" w:rsidRPr="00317233" w:rsidRDefault="00317233" w:rsidP="00317233">
      <w:pPr>
        <w:pStyle w:val="reg"/>
        <w:jc w:val="center"/>
        <w:rPr>
          <w:rFonts w:asciiTheme="minorHAnsi" w:hAnsiTheme="minorHAnsi" w:cstheme="minorHAnsi"/>
          <w:b/>
          <w:i/>
        </w:rPr>
      </w:pPr>
      <w:r w:rsidRPr="00317233">
        <w:rPr>
          <w:rFonts w:asciiTheme="minorHAnsi" w:eastAsiaTheme="minorEastAsia" w:hAnsiTheme="minorHAnsi" w:cstheme="minorBidi"/>
          <w:b/>
          <w:bCs/>
          <w:i/>
          <w:iCs/>
        </w:rPr>
        <w:t xml:space="preserve">And he said, </w:t>
      </w:r>
      <w:r w:rsidRPr="00317233">
        <w:rPr>
          <w:rStyle w:val="red"/>
          <w:rFonts w:asciiTheme="minorHAnsi" w:eastAsiaTheme="minorEastAsia" w:hAnsiTheme="minorHAnsi" w:cstheme="minorBidi"/>
          <w:b/>
          <w:bCs/>
          <w:i/>
          <w:iCs/>
        </w:rPr>
        <w:t>“The Son of Man must suffer many things and be rejected by the elders, the chief priests and the teachers of the law, and he must be killed and on the third day be raised to life.”</w:t>
      </w:r>
    </w:p>
    <w:p w14:paraId="5E15048A" w14:textId="77777777" w:rsidR="00317233" w:rsidRPr="00317233" w:rsidRDefault="00317233" w:rsidP="00317233">
      <w:pPr>
        <w:pStyle w:val="reg"/>
        <w:jc w:val="center"/>
        <w:rPr>
          <w:rFonts w:asciiTheme="minorHAnsi" w:hAnsiTheme="minorHAnsi" w:cstheme="minorHAnsi"/>
          <w:b/>
          <w:i/>
        </w:rPr>
      </w:pPr>
      <w:r w:rsidRPr="00317233">
        <w:rPr>
          <w:rFonts w:asciiTheme="minorHAnsi" w:eastAsiaTheme="minorEastAsia" w:hAnsiTheme="minorHAnsi" w:cstheme="minorBidi"/>
          <w:b/>
          <w:bCs/>
          <w:i/>
          <w:iCs/>
        </w:rPr>
        <w:t xml:space="preserve">Then he said to them all: </w:t>
      </w:r>
      <w:r w:rsidRPr="00317233">
        <w:rPr>
          <w:rStyle w:val="red"/>
          <w:rFonts w:asciiTheme="minorHAnsi" w:eastAsiaTheme="minorEastAsia" w:hAnsiTheme="minorHAnsi" w:cstheme="minorBidi"/>
          <w:b/>
          <w:bCs/>
          <w:i/>
          <w:iCs/>
        </w:rPr>
        <w:t>“Whoever wants to be my disciple must deny themselves and take up their cross daily and follow me.</w:t>
      </w:r>
      <w:r w:rsidRPr="00317233">
        <w:rPr>
          <w:rFonts w:asciiTheme="minorHAnsi" w:eastAsiaTheme="minorEastAsia" w:hAnsiTheme="minorHAnsi" w:cstheme="minorBidi"/>
          <w:b/>
          <w:bCs/>
          <w:i/>
          <w:iCs/>
        </w:rPr>
        <w:t xml:space="preserve"> </w:t>
      </w:r>
      <w:r w:rsidRPr="00317233">
        <w:rPr>
          <w:rStyle w:val="red"/>
          <w:rFonts w:asciiTheme="minorHAnsi" w:eastAsiaTheme="minorEastAsia" w:hAnsiTheme="minorHAnsi" w:cstheme="minorBidi"/>
          <w:b/>
          <w:bCs/>
          <w:i/>
          <w:iCs/>
        </w:rPr>
        <w:t>For whoever wants to save their life will lose it, but whoever loses their life for me will save it.</w:t>
      </w:r>
      <w:r w:rsidRPr="00317233">
        <w:rPr>
          <w:rFonts w:asciiTheme="minorHAnsi" w:eastAsiaTheme="minorEastAsia" w:hAnsiTheme="minorHAnsi" w:cstheme="minorBidi"/>
          <w:b/>
          <w:bCs/>
          <w:i/>
          <w:iCs/>
        </w:rPr>
        <w:t xml:space="preserve"> </w:t>
      </w:r>
      <w:r w:rsidRPr="00317233">
        <w:rPr>
          <w:rStyle w:val="red"/>
          <w:rFonts w:asciiTheme="minorHAnsi" w:eastAsiaTheme="minorEastAsia" w:hAnsiTheme="minorHAnsi" w:cstheme="minorBidi"/>
          <w:b/>
          <w:bCs/>
          <w:i/>
          <w:iCs/>
        </w:rPr>
        <w:t>What good is it for someone to gain the whole world, and yet lose or forfeit their very self?</w:t>
      </w:r>
      <w:r w:rsidRPr="00317233">
        <w:rPr>
          <w:rFonts w:asciiTheme="minorHAnsi" w:eastAsiaTheme="minorEastAsia" w:hAnsiTheme="minorHAnsi" w:cstheme="minorBidi"/>
          <w:b/>
          <w:bCs/>
          <w:i/>
          <w:iCs/>
        </w:rPr>
        <w:t xml:space="preserve"> </w:t>
      </w:r>
      <w:r w:rsidRPr="00317233">
        <w:rPr>
          <w:rStyle w:val="red"/>
          <w:rFonts w:asciiTheme="minorHAnsi" w:eastAsiaTheme="minorEastAsia" w:hAnsiTheme="minorHAnsi" w:cstheme="minorBidi"/>
          <w:b/>
          <w:bCs/>
          <w:i/>
          <w:iCs/>
        </w:rPr>
        <w:t>Whoever is ashamed of me and my words, the Son of Man will be ashamed of them when he comes in his glory and in the glory of the Father and of the holy angels.</w:t>
      </w:r>
    </w:p>
    <w:p w14:paraId="35075701" w14:textId="3941EAC1" w:rsidR="00C77EFA" w:rsidRPr="00317233" w:rsidRDefault="00C77EFA" w:rsidP="003B6B21">
      <w:pPr>
        <w:pStyle w:val="reg"/>
        <w:ind w:firstLine="720"/>
        <w:jc w:val="both"/>
        <w:rPr>
          <w:rFonts w:asciiTheme="minorHAnsi" w:hAnsiTheme="minorHAnsi" w:cstheme="minorHAnsi"/>
        </w:rPr>
      </w:pPr>
      <w:r w:rsidRPr="00317233">
        <w:rPr>
          <w:rFonts w:asciiTheme="minorHAnsi" w:eastAsiaTheme="minorEastAsia" w:hAnsiTheme="minorHAnsi" w:cstheme="minorBidi"/>
        </w:rPr>
        <w:t>God’s ways are radically different from ours. For instance, death bring life. The clearest example of this enigma is found in the</w:t>
      </w:r>
      <w:r w:rsidR="004428B0" w:rsidRPr="00317233">
        <w:rPr>
          <w:rFonts w:asciiTheme="minorHAnsi" w:eastAsiaTheme="minorEastAsia" w:hAnsiTheme="minorHAnsi" w:cstheme="minorBidi"/>
        </w:rPr>
        <w:t xml:space="preserve"> fact that Jesus is a “Man of Sorrows and familiar with grief.”</w:t>
      </w:r>
      <w:r w:rsidRPr="00317233">
        <w:rPr>
          <w:rFonts w:asciiTheme="minorHAnsi" w:eastAsiaTheme="minorEastAsia" w:hAnsiTheme="minorHAnsi" w:cstheme="minorBidi"/>
        </w:rPr>
        <w:t xml:space="preserve"> </w:t>
      </w:r>
      <w:r w:rsidR="004428B0" w:rsidRPr="00317233">
        <w:rPr>
          <w:rFonts w:asciiTheme="minorHAnsi" w:eastAsiaTheme="minorEastAsia" w:hAnsiTheme="minorHAnsi" w:cstheme="minorBidi"/>
        </w:rPr>
        <w:t>He asked His disciples, “Who do you say I am?</w:t>
      </w:r>
      <w:r w:rsidR="003B6B21" w:rsidRPr="00317233">
        <w:rPr>
          <w:rFonts w:asciiTheme="minorHAnsi" w:eastAsiaTheme="minorEastAsia" w:hAnsiTheme="minorHAnsi" w:cstheme="minorBidi"/>
        </w:rPr>
        <w:t>”</w:t>
      </w:r>
      <w:r w:rsidR="004428B0" w:rsidRPr="00317233">
        <w:rPr>
          <w:rFonts w:asciiTheme="minorHAnsi" w:eastAsiaTheme="minorEastAsia" w:hAnsiTheme="minorHAnsi" w:cstheme="minorBidi"/>
        </w:rPr>
        <w:t xml:space="preserve"> Peter quickly confessed, “You are the Messiah!”. </w:t>
      </w:r>
      <w:r w:rsidR="003B6B21" w:rsidRPr="00317233">
        <w:rPr>
          <w:rFonts w:asciiTheme="minorHAnsi" w:eastAsiaTheme="minorEastAsia" w:hAnsiTheme="minorHAnsi" w:cstheme="minorBidi"/>
        </w:rPr>
        <w:t xml:space="preserve"> Jesus replied, and I’ll </w:t>
      </w:r>
      <w:r w:rsidR="004975D3" w:rsidRPr="00317233">
        <w:rPr>
          <w:rFonts w:asciiTheme="minorHAnsi" w:eastAsiaTheme="minorEastAsia" w:hAnsiTheme="minorHAnsi" w:cstheme="minorBidi"/>
        </w:rPr>
        <w:t>paraphrase, “</w:t>
      </w:r>
      <w:r w:rsidR="00263122" w:rsidRPr="00317233">
        <w:rPr>
          <w:rFonts w:asciiTheme="minorHAnsi" w:eastAsiaTheme="minorEastAsia" w:hAnsiTheme="minorHAnsi" w:cstheme="minorBidi"/>
        </w:rPr>
        <w:t>I am the Suffering Servant that Isaiah wrote about.</w:t>
      </w:r>
      <w:r w:rsidR="003B6B21" w:rsidRPr="00317233">
        <w:rPr>
          <w:rFonts w:asciiTheme="minorHAnsi" w:eastAsiaTheme="minorEastAsia" w:hAnsiTheme="minorHAnsi" w:cstheme="minorBidi"/>
        </w:rPr>
        <w:t xml:space="preserve"> Yes – I Am the Chosen </w:t>
      </w:r>
      <w:r w:rsidR="004975D3" w:rsidRPr="00317233">
        <w:rPr>
          <w:rFonts w:asciiTheme="minorHAnsi" w:eastAsiaTheme="minorEastAsia" w:hAnsiTheme="minorHAnsi" w:cstheme="minorBidi"/>
        </w:rPr>
        <w:t xml:space="preserve">One - </w:t>
      </w:r>
      <w:r w:rsidR="003B6B21" w:rsidRPr="00317233">
        <w:rPr>
          <w:rFonts w:asciiTheme="minorHAnsi" w:eastAsiaTheme="minorEastAsia" w:hAnsiTheme="minorHAnsi" w:cstheme="minorBidi"/>
        </w:rPr>
        <w:t xml:space="preserve">The </w:t>
      </w:r>
      <w:r w:rsidR="004975D3" w:rsidRPr="00317233">
        <w:rPr>
          <w:rFonts w:asciiTheme="minorHAnsi" w:eastAsiaTheme="minorEastAsia" w:hAnsiTheme="minorHAnsi" w:cstheme="minorBidi"/>
        </w:rPr>
        <w:t>Messiah</w:t>
      </w:r>
      <w:r w:rsidR="003B6B21" w:rsidRPr="00317233">
        <w:rPr>
          <w:rFonts w:asciiTheme="minorHAnsi" w:eastAsiaTheme="minorEastAsia" w:hAnsiTheme="minorHAnsi" w:cstheme="minorBidi"/>
        </w:rPr>
        <w:t>.”</w:t>
      </w:r>
      <w:r w:rsidR="00263122" w:rsidRPr="00317233">
        <w:rPr>
          <w:rFonts w:asciiTheme="minorHAnsi" w:eastAsiaTheme="minorEastAsia" w:hAnsiTheme="minorHAnsi" w:cstheme="minorBidi"/>
        </w:rPr>
        <w:t xml:space="preserve"> </w:t>
      </w:r>
      <w:r w:rsidR="003B6B21" w:rsidRPr="00317233">
        <w:rPr>
          <w:rFonts w:asciiTheme="minorHAnsi" w:eastAsiaTheme="minorEastAsia" w:hAnsiTheme="minorHAnsi" w:cstheme="minorBidi"/>
        </w:rPr>
        <w:t xml:space="preserve"> But then Jesus dumb-founded them </w:t>
      </w:r>
      <w:r w:rsidR="004975D3" w:rsidRPr="00317233">
        <w:rPr>
          <w:rFonts w:asciiTheme="minorHAnsi" w:eastAsiaTheme="minorEastAsia" w:hAnsiTheme="minorHAnsi" w:cstheme="minorBidi"/>
        </w:rPr>
        <w:t xml:space="preserve">all </w:t>
      </w:r>
      <w:r w:rsidR="003B6B21" w:rsidRPr="00317233">
        <w:rPr>
          <w:rFonts w:asciiTheme="minorHAnsi" w:eastAsiaTheme="minorEastAsia" w:hAnsiTheme="minorHAnsi" w:cstheme="minorBidi"/>
        </w:rPr>
        <w:t xml:space="preserve">with the revelation of </w:t>
      </w:r>
      <w:r w:rsidR="003B6B21" w:rsidRPr="00317233">
        <w:rPr>
          <w:rFonts w:asciiTheme="minorHAnsi" w:eastAsiaTheme="minorEastAsia" w:hAnsiTheme="minorHAnsi" w:cstheme="minorBidi"/>
          <w:i/>
        </w:rPr>
        <w:t xml:space="preserve">why </w:t>
      </w:r>
      <w:r w:rsidR="003B6B21" w:rsidRPr="00317233">
        <w:rPr>
          <w:rFonts w:asciiTheme="minorHAnsi" w:eastAsiaTheme="minorEastAsia" w:hAnsiTheme="minorHAnsi" w:cstheme="minorBidi"/>
        </w:rPr>
        <w:t xml:space="preserve">He came. </w:t>
      </w:r>
      <w:r w:rsidR="00263122" w:rsidRPr="00317233">
        <w:rPr>
          <w:rFonts w:asciiTheme="minorHAnsi" w:eastAsiaTheme="minorEastAsia" w:hAnsiTheme="minorHAnsi" w:cstheme="minorBidi"/>
        </w:rPr>
        <w:t xml:space="preserve">I came to absorb the wrath of God on your behalf. I am going to suffer, persecution, rejection and death.  He </w:t>
      </w:r>
      <w:r w:rsidR="003B6B21" w:rsidRPr="00317233">
        <w:rPr>
          <w:rFonts w:asciiTheme="minorHAnsi" w:eastAsiaTheme="minorEastAsia" w:hAnsiTheme="minorHAnsi" w:cstheme="minorBidi"/>
        </w:rPr>
        <w:t xml:space="preserve">held nothing back. He said simply and plainly </w:t>
      </w:r>
      <w:r w:rsidR="00263122" w:rsidRPr="00317233">
        <w:rPr>
          <w:rFonts w:asciiTheme="minorHAnsi" w:eastAsiaTheme="minorEastAsia" w:hAnsiTheme="minorHAnsi" w:cstheme="minorBidi"/>
        </w:rPr>
        <w:t>–He said “I came to this earth to suffer and die. I am going to the cross. Now…</w:t>
      </w:r>
      <w:r w:rsidR="00AD0EA7" w:rsidRPr="00317233">
        <w:rPr>
          <w:rFonts w:asciiTheme="minorHAnsi" w:eastAsiaTheme="minorEastAsia" w:hAnsiTheme="minorHAnsi" w:cstheme="minorBidi"/>
        </w:rPr>
        <w:t xml:space="preserve"> </w:t>
      </w:r>
      <w:r w:rsidR="00263122" w:rsidRPr="00317233">
        <w:rPr>
          <w:rFonts w:asciiTheme="minorHAnsi" w:eastAsiaTheme="minorEastAsia" w:hAnsiTheme="minorHAnsi" w:cstheme="minorBidi"/>
        </w:rPr>
        <w:t>Who want to follow me there?</w:t>
      </w:r>
    </w:p>
    <w:p w14:paraId="2EB03C6E" w14:textId="3084BA30" w:rsidR="00772393" w:rsidRDefault="00C77EFA" w:rsidP="00772393">
      <w:pPr>
        <w:ind w:firstLine="720"/>
        <w:jc w:val="both"/>
        <w:rPr>
          <w:sz w:val="24"/>
          <w:szCs w:val="24"/>
        </w:rPr>
      </w:pPr>
      <w:r w:rsidRPr="00317233">
        <w:rPr>
          <w:rFonts w:asciiTheme="minorHAnsi" w:eastAsiaTheme="minorEastAsia" w:hAnsiTheme="minorHAnsi" w:cstheme="minorBidi"/>
          <w:sz w:val="24"/>
          <w:szCs w:val="24"/>
        </w:rPr>
        <w:t>The Germany theologian, Dietrich Bonhoeffer, understood exactly what Jesus meant. He said, “When Christ calls a man, He bids him come and die.” Bonhoeffer was executed for his faith.</w:t>
      </w:r>
      <w:r w:rsidR="00772393" w:rsidRPr="00317233">
        <w:rPr>
          <w:rFonts w:asciiTheme="minorHAnsi" w:eastAsiaTheme="minorEastAsia" w:hAnsiTheme="minorHAnsi" w:cstheme="minorBidi"/>
          <w:sz w:val="24"/>
          <w:szCs w:val="24"/>
        </w:rPr>
        <w:t xml:space="preserve"> As someone has fitly put it, “The “tongue” in his mouth, matched up with the “tongue” in his shoes.” </w:t>
      </w:r>
      <w:r w:rsidR="00772393" w:rsidRPr="00317233">
        <w:rPr>
          <w:sz w:val="24"/>
          <w:szCs w:val="24"/>
        </w:rPr>
        <w:t xml:space="preserve">This is why the road is </w:t>
      </w:r>
      <w:r w:rsidR="00772393" w:rsidRPr="00317233">
        <w:rPr>
          <w:i/>
          <w:iCs/>
          <w:sz w:val="24"/>
          <w:szCs w:val="24"/>
        </w:rPr>
        <w:t>narrow</w:t>
      </w:r>
      <w:r w:rsidR="00772393" w:rsidRPr="00317233">
        <w:rPr>
          <w:sz w:val="24"/>
          <w:szCs w:val="24"/>
        </w:rPr>
        <w:t xml:space="preserve"> and </w:t>
      </w:r>
      <w:r w:rsidR="00772393" w:rsidRPr="00317233">
        <w:rPr>
          <w:i/>
          <w:iCs/>
          <w:sz w:val="24"/>
          <w:szCs w:val="24"/>
        </w:rPr>
        <w:t>few</w:t>
      </w:r>
      <w:r w:rsidR="00772393" w:rsidRPr="00317233">
        <w:rPr>
          <w:sz w:val="24"/>
          <w:szCs w:val="24"/>
        </w:rPr>
        <w:t xml:space="preserve"> follow Him. The definition of the Greek word Christian is follower of Christ.  (Mat. 7:13-24; Luke 9:22-23) Most count the cost too high and choose comfort instead of</w:t>
      </w:r>
      <w:r w:rsidR="00772393" w:rsidRPr="5897EC05">
        <w:rPr>
          <w:sz w:val="24"/>
          <w:szCs w:val="24"/>
        </w:rPr>
        <w:t xml:space="preserve"> a cross. (Galatians 2:20)</w:t>
      </w:r>
      <w:r w:rsidR="00772393">
        <w:rPr>
          <w:sz w:val="24"/>
          <w:szCs w:val="24"/>
        </w:rPr>
        <w:t xml:space="preserve"> But, i</w:t>
      </w:r>
      <w:r w:rsidR="00772393" w:rsidRPr="5897EC05">
        <w:rPr>
          <w:sz w:val="24"/>
          <w:szCs w:val="24"/>
        </w:rPr>
        <w:t>f we desire to live we must die. This is the cost of discipleship.</w:t>
      </w:r>
    </w:p>
    <w:p w14:paraId="23A9D145" w14:textId="77777777" w:rsidR="0059120A" w:rsidRDefault="008E03C6" w:rsidP="008E03C6">
      <w:pPr>
        <w:ind w:firstLine="720"/>
        <w:jc w:val="both"/>
        <w:rPr>
          <w:sz w:val="24"/>
          <w:szCs w:val="24"/>
        </w:rPr>
      </w:pPr>
      <w:r>
        <w:rPr>
          <w:sz w:val="24"/>
          <w:szCs w:val="24"/>
        </w:rPr>
        <w:t xml:space="preserve">How foreign and contradictory is the teachings of Jesus to the prosperity gospels being taught today?  This is one example; take if you will, the book by Joel Osteen with the title: </w:t>
      </w:r>
      <w:r w:rsidRPr="00A51945">
        <w:rPr>
          <w:sz w:val="24"/>
          <w:szCs w:val="24"/>
          <w:u w:val="single"/>
        </w:rPr>
        <w:t>Your Best Life Now</w:t>
      </w:r>
      <w:r w:rsidRPr="008E03C6">
        <w:rPr>
          <w:sz w:val="24"/>
          <w:szCs w:val="24"/>
        </w:rPr>
        <w:t xml:space="preserve">. </w:t>
      </w:r>
      <w:r w:rsidR="0059120A">
        <w:rPr>
          <w:sz w:val="24"/>
          <w:szCs w:val="24"/>
        </w:rPr>
        <w:t xml:space="preserve">What merit do we find in this kind of gospel? </w:t>
      </w:r>
      <w:r w:rsidRPr="008E03C6">
        <w:rPr>
          <w:sz w:val="24"/>
          <w:szCs w:val="24"/>
        </w:rPr>
        <w:t xml:space="preserve"> </w:t>
      </w:r>
      <w:r>
        <w:rPr>
          <w:sz w:val="24"/>
          <w:szCs w:val="24"/>
        </w:rPr>
        <w:t xml:space="preserve">Is this really </w:t>
      </w:r>
      <w:r w:rsidR="0059120A">
        <w:rPr>
          <w:sz w:val="24"/>
          <w:szCs w:val="24"/>
        </w:rPr>
        <w:t>the gospel that Jesus propagated?</w:t>
      </w:r>
      <w:r>
        <w:rPr>
          <w:sz w:val="24"/>
          <w:szCs w:val="24"/>
        </w:rPr>
        <w:t xml:space="preserve"> </w:t>
      </w:r>
      <w:r w:rsidR="00A43C2A">
        <w:rPr>
          <w:sz w:val="24"/>
          <w:szCs w:val="24"/>
        </w:rPr>
        <w:t xml:space="preserve">Quite the contrary! </w:t>
      </w:r>
    </w:p>
    <w:p w14:paraId="18F19B20" w14:textId="50B0C062" w:rsidR="00777D66" w:rsidRDefault="00A43C2A" w:rsidP="008E03C6">
      <w:pPr>
        <w:ind w:firstLine="720"/>
        <w:jc w:val="both"/>
        <w:rPr>
          <w:sz w:val="24"/>
          <w:szCs w:val="24"/>
        </w:rPr>
      </w:pPr>
      <w:r>
        <w:rPr>
          <w:sz w:val="24"/>
          <w:szCs w:val="24"/>
        </w:rPr>
        <w:t>But</w:t>
      </w:r>
      <w:r w:rsidR="0059120A">
        <w:rPr>
          <w:sz w:val="24"/>
          <w:szCs w:val="24"/>
        </w:rPr>
        <w:t xml:space="preserve"> just</w:t>
      </w:r>
      <w:r>
        <w:rPr>
          <w:sz w:val="24"/>
          <w:szCs w:val="24"/>
        </w:rPr>
        <w:t xml:space="preserve"> f</w:t>
      </w:r>
      <w:r w:rsidR="008E03C6">
        <w:rPr>
          <w:sz w:val="24"/>
          <w:szCs w:val="24"/>
        </w:rPr>
        <w:t xml:space="preserve">or the sake of argument, I will </w:t>
      </w:r>
      <w:r w:rsidR="00777D66">
        <w:rPr>
          <w:sz w:val="24"/>
          <w:szCs w:val="24"/>
        </w:rPr>
        <w:t>concur</w:t>
      </w:r>
      <w:r w:rsidR="008E03C6">
        <w:rPr>
          <w:sz w:val="24"/>
          <w:szCs w:val="24"/>
        </w:rPr>
        <w:t xml:space="preserve"> with Osteen on one point. For the lost person, here and now </w:t>
      </w:r>
      <w:r w:rsidR="008E03C6" w:rsidRPr="00777D66">
        <w:rPr>
          <w:i/>
          <w:sz w:val="24"/>
          <w:szCs w:val="24"/>
        </w:rPr>
        <w:t xml:space="preserve">is </w:t>
      </w:r>
      <w:r w:rsidR="008E03C6">
        <w:rPr>
          <w:sz w:val="24"/>
          <w:szCs w:val="24"/>
        </w:rPr>
        <w:t xml:space="preserve">their best life. </w:t>
      </w:r>
      <w:r w:rsidR="00777D66">
        <w:rPr>
          <w:sz w:val="24"/>
          <w:szCs w:val="24"/>
        </w:rPr>
        <w:t>In reality f</w:t>
      </w:r>
      <w:r w:rsidR="008E03C6">
        <w:rPr>
          <w:sz w:val="24"/>
          <w:szCs w:val="24"/>
        </w:rPr>
        <w:t xml:space="preserve">or them, living in this sin </w:t>
      </w:r>
      <w:r w:rsidR="00777D66">
        <w:rPr>
          <w:sz w:val="24"/>
          <w:szCs w:val="24"/>
        </w:rPr>
        <w:t>cursed</w:t>
      </w:r>
      <w:r w:rsidR="008E03C6">
        <w:rPr>
          <w:sz w:val="24"/>
          <w:szCs w:val="24"/>
        </w:rPr>
        <w:t xml:space="preserve"> world is truly all the heaven they will ever experience. </w:t>
      </w:r>
    </w:p>
    <w:p w14:paraId="1EAC2BFD" w14:textId="5FC7A6DF" w:rsidR="00AD0EA7" w:rsidRDefault="0059120A" w:rsidP="008E03C6">
      <w:pPr>
        <w:ind w:firstLine="720"/>
        <w:jc w:val="both"/>
        <w:rPr>
          <w:sz w:val="24"/>
          <w:szCs w:val="24"/>
        </w:rPr>
      </w:pPr>
      <w:r>
        <w:rPr>
          <w:sz w:val="24"/>
          <w:szCs w:val="24"/>
        </w:rPr>
        <w:t xml:space="preserve">We have already noted in a previous lesson that Satan give the best at first and always saves the worst for last. Like the moment of </w:t>
      </w:r>
      <w:r w:rsidR="00AD0EA7">
        <w:rPr>
          <w:sz w:val="24"/>
          <w:szCs w:val="24"/>
        </w:rPr>
        <w:t>indulging</w:t>
      </w:r>
      <w:r>
        <w:rPr>
          <w:sz w:val="24"/>
          <w:szCs w:val="24"/>
        </w:rPr>
        <w:t xml:space="preserve"> in sinful sexual gratification</w:t>
      </w:r>
      <w:r w:rsidR="00AD0EA7">
        <w:rPr>
          <w:sz w:val="24"/>
          <w:szCs w:val="24"/>
        </w:rPr>
        <w:t xml:space="preserve"> with a person whom you are not married to, is just that- </w:t>
      </w:r>
      <w:r>
        <w:rPr>
          <w:sz w:val="24"/>
          <w:szCs w:val="24"/>
        </w:rPr>
        <w:t>it’s as good as it</w:t>
      </w:r>
      <w:r w:rsidR="00AD0EA7">
        <w:rPr>
          <w:sz w:val="24"/>
          <w:szCs w:val="24"/>
        </w:rPr>
        <w:t xml:space="preserve">’s going to </w:t>
      </w:r>
      <w:r>
        <w:rPr>
          <w:sz w:val="24"/>
          <w:szCs w:val="24"/>
        </w:rPr>
        <w:t xml:space="preserve">get. Then comes </w:t>
      </w:r>
      <w:r w:rsidR="00AD0EA7">
        <w:rPr>
          <w:sz w:val="24"/>
          <w:szCs w:val="24"/>
        </w:rPr>
        <w:t xml:space="preserve">the consequences that are not simply momentary. Like, sexually transmitted diseases, babies conceived that end up killed or raised by a single mother. And this is not to mention, broken marriages and homes and years of shame, guilt and regret. </w:t>
      </w:r>
    </w:p>
    <w:p w14:paraId="0959A403" w14:textId="0FD43804" w:rsidR="00317233" w:rsidRPr="00317233" w:rsidRDefault="00317233" w:rsidP="00317233">
      <w:pPr>
        <w:jc w:val="center"/>
        <w:rPr>
          <w:b/>
          <w:i/>
          <w:sz w:val="24"/>
          <w:szCs w:val="24"/>
        </w:rPr>
      </w:pPr>
      <w:r w:rsidRPr="00317233">
        <w:rPr>
          <w:b/>
          <w:i/>
          <w:sz w:val="24"/>
          <w:szCs w:val="24"/>
        </w:rPr>
        <w:t>Ephesians 5:3-13 (ESV)</w:t>
      </w:r>
    </w:p>
    <w:p w14:paraId="7CD0A7B6" w14:textId="10BED279" w:rsidR="00317233" w:rsidRPr="00317233" w:rsidRDefault="00317233" w:rsidP="00317233">
      <w:pPr>
        <w:jc w:val="center"/>
        <w:rPr>
          <w:b/>
          <w:i/>
          <w:sz w:val="24"/>
          <w:szCs w:val="24"/>
        </w:rPr>
      </w:pPr>
      <w:r w:rsidRPr="00317233">
        <w:rPr>
          <w:b/>
          <w:i/>
          <w:sz w:val="24"/>
          <w:szCs w:val="24"/>
        </w:rPr>
        <w:t>But sexual immorality and all impurity or covetousness must not even be named among you, as is proper among saints. Let there be no filthiness nor foolish talk nor crude joking, which are out of place, but instead let there be thanksgiving. For you may be sure of this, that everyone who is sexually immoral or impure, or who is covetous (that is, an idolater), has no inheritance in the kingdom of Christ and God. Let no one deceive you with empty words, for because of these things the wrath of God comes upon the sons of disobedience. Therefore</w:t>
      </w:r>
      <w:r>
        <w:rPr>
          <w:b/>
          <w:i/>
          <w:sz w:val="24"/>
          <w:szCs w:val="24"/>
        </w:rPr>
        <w:t>,</w:t>
      </w:r>
      <w:r w:rsidRPr="00317233">
        <w:rPr>
          <w:b/>
          <w:i/>
          <w:sz w:val="24"/>
          <w:szCs w:val="24"/>
        </w:rPr>
        <w:t xml:space="preserve"> do not become partners with them; for at one time you were darkness, but now you are light in the Lord. Walk as children of light (for the fruit of light is found in all that is good and right and true), and try to discern what is pleasing to the Lord. Take no part in the unfruitful works of darkness, but instead expose them. For it is shameful even to speak of the things that they do in secret. But when anything is exposed </w:t>
      </w:r>
      <w:r>
        <w:rPr>
          <w:b/>
          <w:i/>
          <w:sz w:val="24"/>
          <w:szCs w:val="24"/>
        </w:rPr>
        <w:t>by the light, it becomes visible.</w:t>
      </w:r>
    </w:p>
    <w:p w14:paraId="71418B4A" w14:textId="1C98197E" w:rsidR="008E03C6" w:rsidRDefault="0059120A" w:rsidP="008E03C6">
      <w:pPr>
        <w:ind w:firstLine="720"/>
        <w:jc w:val="both"/>
        <w:rPr>
          <w:sz w:val="24"/>
          <w:szCs w:val="24"/>
        </w:rPr>
      </w:pPr>
      <w:r>
        <w:rPr>
          <w:sz w:val="24"/>
          <w:szCs w:val="24"/>
        </w:rPr>
        <w:t xml:space="preserve"> </w:t>
      </w:r>
      <w:r w:rsidR="00AD0EA7">
        <w:rPr>
          <w:sz w:val="24"/>
          <w:szCs w:val="24"/>
        </w:rPr>
        <w:t xml:space="preserve">Not so for the </w:t>
      </w:r>
      <w:r w:rsidR="00317233">
        <w:rPr>
          <w:sz w:val="24"/>
          <w:szCs w:val="24"/>
        </w:rPr>
        <w:t xml:space="preserve">saints in Christ, praise His Name, </w:t>
      </w:r>
      <w:r w:rsidR="00AD0EA7">
        <w:rPr>
          <w:sz w:val="24"/>
          <w:szCs w:val="24"/>
        </w:rPr>
        <w:t>our temporary residence in this world is all the hell we are ever going to</w:t>
      </w:r>
      <w:r w:rsidR="00317233">
        <w:rPr>
          <w:sz w:val="24"/>
          <w:szCs w:val="24"/>
        </w:rPr>
        <w:t xml:space="preserve"> know, because, not only has He </w:t>
      </w:r>
      <w:r w:rsidR="00777D66">
        <w:rPr>
          <w:sz w:val="24"/>
          <w:szCs w:val="24"/>
        </w:rPr>
        <w:t>saved the best for last</w:t>
      </w:r>
      <w:r w:rsidR="00317233">
        <w:rPr>
          <w:sz w:val="24"/>
          <w:szCs w:val="24"/>
        </w:rPr>
        <w:t>, but our best life will last forever! Amen!?</w:t>
      </w:r>
      <w:r w:rsidR="00777D66">
        <w:rPr>
          <w:sz w:val="24"/>
          <w:szCs w:val="24"/>
        </w:rPr>
        <w:t xml:space="preserve"> Our hope and future </w:t>
      </w:r>
      <w:r w:rsidR="00772393">
        <w:rPr>
          <w:sz w:val="24"/>
          <w:szCs w:val="24"/>
        </w:rPr>
        <w:t xml:space="preserve">home </w:t>
      </w:r>
      <w:r w:rsidR="00777D66">
        <w:rPr>
          <w:sz w:val="24"/>
          <w:szCs w:val="24"/>
        </w:rPr>
        <w:t xml:space="preserve">is a place where there is no sin, death, crying or pain.  Furthermore, </w:t>
      </w:r>
      <w:r>
        <w:rPr>
          <w:sz w:val="24"/>
          <w:szCs w:val="24"/>
        </w:rPr>
        <w:t>if we have been saved from this wicked and perverse generation, should we not</w:t>
      </w:r>
      <w:r w:rsidR="00777D66">
        <w:rPr>
          <w:sz w:val="24"/>
          <w:szCs w:val="24"/>
        </w:rPr>
        <w:t xml:space="preserve"> become more and more uncomfortable with the darkness that is </w:t>
      </w:r>
      <w:r>
        <w:rPr>
          <w:sz w:val="24"/>
          <w:szCs w:val="24"/>
        </w:rPr>
        <w:t xml:space="preserve">so prevalent </w:t>
      </w:r>
      <w:r w:rsidR="00777D66">
        <w:rPr>
          <w:sz w:val="24"/>
          <w:szCs w:val="24"/>
        </w:rPr>
        <w:t xml:space="preserve">in the here and now! </w:t>
      </w:r>
    </w:p>
    <w:p w14:paraId="5F2BE02B" w14:textId="5DA00A28" w:rsidR="00C27AFB" w:rsidRPr="00C27AFB" w:rsidRDefault="00C27AFB" w:rsidP="00C27AFB">
      <w:pPr>
        <w:jc w:val="center"/>
        <w:rPr>
          <w:rFonts w:asciiTheme="minorHAnsi" w:hAnsiTheme="minorHAnsi"/>
          <w:b/>
          <w:i/>
          <w:sz w:val="24"/>
          <w:szCs w:val="24"/>
        </w:rPr>
      </w:pPr>
      <w:r w:rsidRPr="00C27AFB">
        <w:rPr>
          <w:rFonts w:asciiTheme="minorHAnsi" w:hAnsiTheme="minorHAnsi"/>
          <w:b/>
          <w:i/>
          <w:sz w:val="24"/>
          <w:szCs w:val="24"/>
        </w:rPr>
        <w:t>Matthew 7:13-27 (ESV)</w:t>
      </w:r>
    </w:p>
    <w:p w14:paraId="526157C4" w14:textId="436A480E" w:rsidR="00C27AFB" w:rsidRPr="00C27AFB" w:rsidRDefault="00C27AFB" w:rsidP="00C27AFB">
      <w:pPr>
        <w:pStyle w:val="regular"/>
        <w:jc w:val="center"/>
        <w:rPr>
          <w:rFonts w:asciiTheme="minorHAnsi" w:hAnsiTheme="minorHAnsi"/>
          <w:b/>
          <w:i/>
        </w:rPr>
      </w:pPr>
      <w:r w:rsidRPr="00C27AFB">
        <w:rPr>
          <w:rStyle w:val="woc"/>
          <w:rFonts w:asciiTheme="minorHAnsi" w:eastAsia="Calibri" w:hAnsiTheme="minorHAnsi"/>
          <w:b/>
          <w:i/>
        </w:rPr>
        <w:t>“Enter by the narrow gate. For the gate is wide and the way is easy that leads to destruction, and those who enter by it are many.</w:t>
      </w:r>
      <w:r w:rsidRPr="00C27AFB">
        <w:rPr>
          <w:rFonts w:asciiTheme="minorHAnsi" w:hAnsiTheme="minorHAnsi"/>
          <w:b/>
          <w:i/>
        </w:rPr>
        <w:t xml:space="preserve"> </w:t>
      </w:r>
      <w:r w:rsidRPr="00C27AFB">
        <w:rPr>
          <w:rStyle w:val="woc"/>
          <w:rFonts w:asciiTheme="minorHAnsi" w:eastAsia="Calibri" w:hAnsiTheme="minorHAnsi"/>
          <w:b/>
          <w:i/>
        </w:rPr>
        <w:t>For the gate is narrow and the way is hard that leads to life, and those who find it are few.</w:t>
      </w:r>
    </w:p>
    <w:p w14:paraId="0F7B3C80" w14:textId="7B2F6156" w:rsidR="00C27AFB" w:rsidRPr="00C27AFB" w:rsidRDefault="00C27AFB" w:rsidP="00C27AFB">
      <w:pPr>
        <w:pStyle w:val="regular"/>
        <w:jc w:val="center"/>
        <w:rPr>
          <w:rFonts w:asciiTheme="minorHAnsi" w:hAnsiTheme="minorHAnsi"/>
          <w:b/>
          <w:i/>
        </w:rPr>
      </w:pPr>
      <w:r w:rsidRPr="00C27AFB">
        <w:rPr>
          <w:rStyle w:val="woc"/>
          <w:rFonts w:asciiTheme="minorHAnsi" w:eastAsia="Calibri" w:hAnsiTheme="minorHAnsi"/>
          <w:b/>
          <w:i/>
        </w:rPr>
        <w:t>“Beware of false prophets, who come to you in sheep’s clothing but inwardly are ravenous wolves.</w:t>
      </w:r>
      <w:r w:rsidRPr="00C27AFB">
        <w:rPr>
          <w:rFonts w:asciiTheme="minorHAnsi" w:hAnsiTheme="minorHAnsi"/>
          <w:b/>
          <w:i/>
        </w:rPr>
        <w:t xml:space="preserve"> </w:t>
      </w:r>
      <w:r w:rsidRPr="00C27AFB">
        <w:rPr>
          <w:rStyle w:val="woc"/>
          <w:rFonts w:asciiTheme="minorHAnsi" w:eastAsia="Calibri" w:hAnsiTheme="minorHAnsi"/>
          <w:b/>
          <w:i/>
        </w:rPr>
        <w:t>You will recognize them by their fruits. Are grapes gathered from thornbushes, or figs from thistles?</w:t>
      </w:r>
      <w:r w:rsidRPr="00C27AFB">
        <w:rPr>
          <w:rFonts w:asciiTheme="minorHAnsi" w:hAnsiTheme="minorHAnsi"/>
          <w:b/>
          <w:i/>
        </w:rPr>
        <w:t xml:space="preserve"> </w:t>
      </w:r>
      <w:r w:rsidRPr="00C27AFB">
        <w:rPr>
          <w:rStyle w:val="woc"/>
          <w:rFonts w:asciiTheme="minorHAnsi" w:eastAsia="Calibri" w:hAnsiTheme="minorHAnsi"/>
          <w:b/>
          <w:i/>
        </w:rPr>
        <w:t>So, every healthy tree bears good fruit, but the diseased tree bears bad fruit.</w:t>
      </w:r>
      <w:r w:rsidRPr="00C27AFB">
        <w:rPr>
          <w:rFonts w:asciiTheme="minorHAnsi" w:hAnsiTheme="minorHAnsi"/>
          <w:b/>
          <w:i/>
        </w:rPr>
        <w:t xml:space="preserve"> </w:t>
      </w:r>
      <w:r w:rsidRPr="00C27AFB">
        <w:rPr>
          <w:rStyle w:val="woc"/>
          <w:rFonts w:asciiTheme="minorHAnsi" w:eastAsia="Calibri" w:hAnsiTheme="minorHAnsi"/>
          <w:b/>
          <w:i/>
        </w:rPr>
        <w:t>A healthy tree cannot bear bad fruit, nor can a diseased tree bear good fruit.</w:t>
      </w:r>
      <w:r w:rsidRPr="00C27AFB">
        <w:rPr>
          <w:rFonts w:asciiTheme="minorHAnsi" w:hAnsiTheme="minorHAnsi"/>
          <w:b/>
          <w:i/>
        </w:rPr>
        <w:t xml:space="preserve"> </w:t>
      </w:r>
      <w:r w:rsidRPr="00C27AFB">
        <w:rPr>
          <w:rStyle w:val="woc"/>
          <w:rFonts w:asciiTheme="minorHAnsi" w:eastAsia="Calibri" w:hAnsiTheme="minorHAnsi"/>
          <w:b/>
          <w:i/>
        </w:rPr>
        <w:t>Every tree that does not bear good fruit is cut down and thrown into the fire.</w:t>
      </w:r>
      <w:r w:rsidRPr="00C27AFB">
        <w:rPr>
          <w:rFonts w:asciiTheme="minorHAnsi" w:hAnsiTheme="minorHAnsi"/>
          <w:b/>
          <w:i/>
        </w:rPr>
        <w:t xml:space="preserve"> </w:t>
      </w:r>
      <w:r w:rsidRPr="00C27AFB">
        <w:rPr>
          <w:rStyle w:val="woc"/>
          <w:rFonts w:asciiTheme="minorHAnsi" w:eastAsia="Calibri" w:hAnsiTheme="minorHAnsi"/>
          <w:b/>
          <w:i/>
        </w:rPr>
        <w:t>Thus you will recognize them by their fruits.</w:t>
      </w:r>
      <w:r>
        <w:rPr>
          <w:rStyle w:val="woc"/>
          <w:rFonts w:asciiTheme="minorHAnsi" w:eastAsia="Calibri" w:hAnsiTheme="minorHAnsi"/>
          <w:b/>
          <w:i/>
        </w:rPr>
        <w:t xml:space="preserve"> </w:t>
      </w:r>
      <w:r w:rsidRPr="00C27AFB">
        <w:rPr>
          <w:rStyle w:val="woc"/>
          <w:rFonts w:asciiTheme="minorHAnsi" w:eastAsia="Calibri" w:hAnsiTheme="minorHAnsi"/>
          <w:b/>
          <w:i/>
        </w:rPr>
        <w:t>“Not everyone who says to me, ‘Lord, Lord,’ will enter the kingdom of heaven, but the one who does the will of my Father who is in heaven.</w:t>
      </w:r>
      <w:r w:rsidRPr="00C27AFB">
        <w:rPr>
          <w:rFonts w:asciiTheme="minorHAnsi" w:hAnsiTheme="minorHAnsi"/>
          <w:b/>
          <w:i/>
        </w:rPr>
        <w:t xml:space="preserve"> </w:t>
      </w:r>
      <w:r w:rsidRPr="00C27AFB">
        <w:rPr>
          <w:rStyle w:val="woc"/>
          <w:rFonts w:asciiTheme="minorHAnsi" w:eastAsia="Calibri" w:hAnsiTheme="minorHAnsi"/>
          <w:b/>
          <w:i/>
        </w:rPr>
        <w:t>On that day many will say to me, ‘Lord, Lord, did we not prophesy in your name, and cast out demons in your name, and do many mighty works in your name?’</w:t>
      </w:r>
      <w:r w:rsidRPr="00C27AFB">
        <w:rPr>
          <w:rFonts w:asciiTheme="minorHAnsi" w:hAnsiTheme="minorHAnsi"/>
          <w:b/>
          <w:i/>
        </w:rPr>
        <w:t xml:space="preserve"> </w:t>
      </w:r>
      <w:r w:rsidRPr="00C27AFB">
        <w:rPr>
          <w:rStyle w:val="woc"/>
          <w:rFonts w:asciiTheme="minorHAnsi" w:eastAsia="Calibri" w:hAnsiTheme="minorHAnsi"/>
          <w:b/>
          <w:i/>
        </w:rPr>
        <w:t>And then will I declare to them, ‘I never knew you; depart from me, you workers of lawlessness.’</w:t>
      </w:r>
    </w:p>
    <w:p w14:paraId="11005EBA" w14:textId="40C7291E" w:rsidR="00C27AFB" w:rsidRPr="00C27AFB" w:rsidRDefault="00C27AFB" w:rsidP="00C27AFB">
      <w:pPr>
        <w:ind w:firstLine="720"/>
        <w:jc w:val="center"/>
        <w:rPr>
          <w:rFonts w:asciiTheme="minorHAnsi" w:hAnsiTheme="minorHAnsi"/>
          <w:b/>
          <w:i/>
          <w:sz w:val="24"/>
          <w:szCs w:val="24"/>
        </w:rPr>
      </w:pPr>
      <w:r w:rsidRPr="00C27AFB">
        <w:rPr>
          <w:rStyle w:val="woc"/>
          <w:rFonts w:asciiTheme="minorHAnsi" w:hAnsiTheme="minorHAnsi"/>
          <w:b/>
          <w:i/>
          <w:sz w:val="24"/>
          <w:szCs w:val="24"/>
        </w:rPr>
        <w:t>“Everyone then who hears these words of mine and does them will be like a wise man who built his house on the rock.</w:t>
      </w:r>
      <w:r w:rsidRPr="00C27AFB">
        <w:rPr>
          <w:rFonts w:asciiTheme="minorHAnsi" w:hAnsiTheme="minorHAnsi"/>
          <w:b/>
          <w:i/>
          <w:sz w:val="24"/>
          <w:szCs w:val="24"/>
        </w:rPr>
        <w:t xml:space="preserve"> </w:t>
      </w:r>
      <w:r w:rsidRPr="00C27AFB">
        <w:rPr>
          <w:rStyle w:val="woc"/>
          <w:rFonts w:asciiTheme="minorHAnsi" w:hAnsiTheme="minorHAnsi"/>
          <w:b/>
          <w:i/>
          <w:sz w:val="24"/>
          <w:szCs w:val="24"/>
        </w:rPr>
        <w:t>And the rain fell, and the floods came, and the winds blew and beat on that house, but it did not fall, because it had been founded on the rock.</w:t>
      </w:r>
      <w:r w:rsidRPr="00C27AFB">
        <w:rPr>
          <w:rFonts w:asciiTheme="minorHAnsi" w:hAnsiTheme="minorHAnsi"/>
          <w:b/>
          <w:i/>
          <w:sz w:val="24"/>
          <w:szCs w:val="24"/>
        </w:rPr>
        <w:t xml:space="preserve"> </w:t>
      </w:r>
      <w:r w:rsidRPr="00C27AFB">
        <w:rPr>
          <w:rStyle w:val="woc"/>
          <w:rFonts w:asciiTheme="minorHAnsi" w:hAnsiTheme="minorHAnsi"/>
          <w:b/>
          <w:i/>
          <w:sz w:val="24"/>
          <w:szCs w:val="24"/>
        </w:rPr>
        <w:t>And everyone who hears these words of mine and does not do them will be like a foolish man who built his house on the sand.</w:t>
      </w:r>
      <w:r w:rsidRPr="00C27AFB">
        <w:rPr>
          <w:rFonts w:asciiTheme="minorHAnsi" w:hAnsiTheme="minorHAnsi"/>
          <w:b/>
          <w:i/>
          <w:sz w:val="24"/>
          <w:szCs w:val="24"/>
        </w:rPr>
        <w:t xml:space="preserve"> </w:t>
      </w:r>
      <w:r w:rsidRPr="00C27AFB">
        <w:rPr>
          <w:rStyle w:val="woc"/>
          <w:rFonts w:asciiTheme="minorHAnsi" w:hAnsiTheme="minorHAnsi"/>
          <w:b/>
          <w:i/>
          <w:sz w:val="24"/>
          <w:szCs w:val="24"/>
        </w:rPr>
        <w:t>And the rain fell, and the floods came, and the winds blew and beat against that house, and it fell, and great was the fall of it.”</w:t>
      </w:r>
    </w:p>
    <w:p w14:paraId="496032D2" w14:textId="0B7051FC" w:rsidR="00C77EFA" w:rsidRDefault="00C77EFA" w:rsidP="00C77EFA">
      <w:pPr>
        <w:ind w:firstLine="720"/>
        <w:jc w:val="both"/>
        <w:rPr>
          <w:sz w:val="24"/>
          <w:szCs w:val="24"/>
        </w:rPr>
      </w:pPr>
      <w:r>
        <w:t xml:space="preserve"> </w:t>
      </w:r>
      <w:r w:rsidRPr="5897EC05">
        <w:rPr>
          <w:sz w:val="24"/>
          <w:szCs w:val="24"/>
        </w:rPr>
        <w:t>The cost of being a disciple of Jesus Christ requires death</w:t>
      </w:r>
      <w:r w:rsidR="00263122">
        <w:rPr>
          <w:sz w:val="24"/>
          <w:szCs w:val="24"/>
        </w:rPr>
        <w:t xml:space="preserve"> -</w:t>
      </w:r>
      <w:r w:rsidRPr="5897EC05">
        <w:rPr>
          <w:sz w:val="24"/>
          <w:szCs w:val="24"/>
        </w:rPr>
        <w:t xml:space="preserve"> death to sin</w:t>
      </w:r>
      <w:r w:rsidR="00772393">
        <w:rPr>
          <w:sz w:val="24"/>
          <w:szCs w:val="24"/>
        </w:rPr>
        <w:t>,</w:t>
      </w:r>
      <w:r w:rsidRPr="5897EC05">
        <w:rPr>
          <w:sz w:val="24"/>
          <w:szCs w:val="24"/>
        </w:rPr>
        <w:t xml:space="preserve"> self-rule</w:t>
      </w:r>
      <w:r w:rsidR="00772393">
        <w:rPr>
          <w:sz w:val="24"/>
          <w:szCs w:val="24"/>
        </w:rPr>
        <w:t xml:space="preserve"> and love for the world.</w:t>
      </w:r>
      <w:r w:rsidRPr="5897EC05">
        <w:rPr>
          <w:sz w:val="24"/>
          <w:szCs w:val="24"/>
        </w:rPr>
        <w:t xml:space="preserve"> </w:t>
      </w:r>
      <w:r w:rsidR="00772393">
        <w:rPr>
          <w:sz w:val="24"/>
          <w:szCs w:val="24"/>
        </w:rPr>
        <w:t xml:space="preserve">We could sum it up in two words-surrender and trust. </w:t>
      </w:r>
      <w:r w:rsidRPr="5897EC05">
        <w:rPr>
          <w:sz w:val="24"/>
          <w:szCs w:val="24"/>
        </w:rPr>
        <w:t xml:space="preserve">This is what the Kingdom of Heaven is - where Christ the King rules! </w:t>
      </w:r>
    </w:p>
    <w:p w14:paraId="27C2B57A" w14:textId="135BC165" w:rsidR="003B6B21" w:rsidRDefault="005B522C" w:rsidP="003B6B21">
      <w:pPr>
        <w:rPr>
          <w:b/>
          <w:bCs/>
          <w:sz w:val="28"/>
          <w:szCs w:val="28"/>
        </w:rPr>
      </w:pPr>
      <w:r>
        <w:rPr>
          <w:b/>
          <w:bCs/>
          <w:sz w:val="28"/>
          <w:szCs w:val="28"/>
        </w:rPr>
        <w:t>DIGGING DEEPER</w:t>
      </w:r>
      <w:r w:rsidR="003B6B21" w:rsidRPr="5897EC05">
        <w:rPr>
          <w:b/>
          <w:bCs/>
          <w:sz w:val="28"/>
          <w:szCs w:val="28"/>
        </w:rPr>
        <w:t xml:space="preserve"> Read the following passages and make note of any insights and </w:t>
      </w:r>
      <w:r w:rsidR="00806273">
        <w:rPr>
          <w:b/>
          <w:bCs/>
          <w:sz w:val="28"/>
          <w:szCs w:val="28"/>
        </w:rPr>
        <w:t>personal applications.</w:t>
      </w:r>
    </w:p>
    <w:p w14:paraId="4B40EBD5" w14:textId="7792D266" w:rsidR="004975D3" w:rsidRPr="00690F37" w:rsidRDefault="003B6B21" w:rsidP="00244EAB">
      <w:pPr>
        <w:pStyle w:val="ListParagraph"/>
        <w:numPr>
          <w:ilvl w:val="0"/>
          <w:numId w:val="18"/>
        </w:numPr>
        <w:ind w:left="1500"/>
        <w:rPr>
          <w:b/>
          <w:bCs/>
          <w:sz w:val="28"/>
          <w:szCs w:val="28"/>
        </w:rPr>
      </w:pPr>
      <w:r w:rsidRPr="004F3E2E">
        <w:rPr>
          <w:bCs/>
          <w:sz w:val="24"/>
          <w:szCs w:val="24"/>
        </w:rPr>
        <w:t>Luke 9:18-22</w:t>
      </w:r>
      <w:r w:rsidR="001C6766">
        <w:rPr>
          <w:bCs/>
          <w:sz w:val="24"/>
          <w:szCs w:val="24"/>
        </w:rPr>
        <w:t>, 47-59, 16:9-13, 17:33, 18:28-30; 14:25-34</w:t>
      </w:r>
      <w:r w:rsidRPr="004F3E2E">
        <w:rPr>
          <w:bCs/>
          <w:sz w:val="24"/>
          <w:szCs w:val="24"/>
        </w:rPr>
        <w:t xml:space="preserve">; </w:t>
      </w:r>
      <w:r w:rsidR="001C6766">
        <w:rPr>
          <w:bCs/>
          <w:sz w:val="24"/>
          <w:szCs w:val="24"/>
        </w:rPr>
        <w:t xml:space="preserve">John 6:60-66; </w:t>
      </w:r>
      <w:r w:rsidRPr="004F3E2E">
        <w:rPr>
          <w:bCs/>
          <w:sz w:val="24"/>
          <w:szCs w:val="24"/>
        </w:rPr>
        <w:t>Matthew 16:13-26</w:t>
      </w:r>
      <w:r w:rsidR="001C6766">
        <w:rPr>
          <w:bCs/>
          <w:sz w:val="24"/>
          <w:szCs w:val="24"/>
        </w:rPr>
        <w:t>, 19:29</w:t>
      </w:r>
      <w:r w:rsidRPr="004F3E2E">
        <w:rPr>
          <w:bCs/>
          <w:sz w:val="24"/>
          <w:szCs w:val="24"/>
        </w:rPr>
        <w:t>;</w:t>
      </w:r>
      <w:r w:rsidR="001C6766">
        <w:rPr>
          <w:bCs/>
          <w:sz w:val="24"/>
          <w:szCs w:val="24"/>
        </w:rPr>
        <w:t xml:space="preserve"> Mark 10:24; </w:t>
      </w:r>
      <w:r w:rsidRPr="004F3E2E">
        <w:rPr>
          <w:bCs/>
          <w:sz w:val="24"/>
          <w:szCs w:val="24"/>
        </w:rPr>
        <w:t>Isaiah 53: 21-12</w:t>
      </w:r>
      <w:r w:rsidR="004975D3" w:rsidRPr="004F3E2E">
        <w:rPr>
          <w:bCs/>
          <w:sz w:val="24"/>
          <w:szCs w:val="24"/>
        </w:rPr>
        <w:t>; 1 Peter 2:24-25;</w:t>
      </w:r>
      <w:r w:rsidR="004F3E2E">
        <w:rPr>
          <w:bCs/>
          <w:sz w:val="24"/>
          <w:szCs w:val="24"/>
        </w:rPr>
        <w:t xml:space="preserve"> 2    </w:t>
      </w:r>
      <w:r w:rsidR="004975D3" w:rsidRPr="004F3E2E">
        <w:rPr>
          <w:bCs/>
          <w:sz w:val="24"/>
          <w:szCs w:val="24"/>
        </w:rPr>
        <w:t xml:space="preserve">Corinthians </w:t>
      </w:r>
      <w:r w:rsidR="00AF56CC" w:rsidRPr="004F3E2E">
        <w:rPr>
          <w:bCs/>
          <w:sz w:val="24"/>
          <w:szCs w:val="24"/>
        </w:rPr>
        <w:t xml:space="preserve">1:5-11, </w:t>
      </w:r>
      <w:r w:rsidR="004975D3" w:rsidRPr="004F3E2E">
        <w:rPr>
          <w:bCs/>
          <w:sz w:val="24"/>
          <w:szCs w:val="24"/>
        </w:rPr>
        <w:t>5:21</w:t>
      </w:r>
      <w:r w:rsidR="00A43C2A">
        <w:rPr>
          <w:bCs/>
          <w:sz w:val="24"/>
          <w:szCs w:val="24"/>
        </w:rPr>
        <w:t>; Hebrew 12:1-13, 13:12-14; Revelation 21:1-9</w:t>
      </w:r>
    </w:p>
    <w:p w14:paraId="565C14E4" w14:textId="1A29A8E3" w:rsidR="004975D3" w:rsidRPr="004975D3" w:rsidRDefault="004975D3" w:rsidP="004975D3">
      <w:pPr>
        <w:ind w:left="60"/>
        <w:jc w:val="center"/>
        <w:rPr>
          <w:b/>
          <w:bCs/>
          <w:sz w:val="28"/>
          <w:szCs w:val="28"/>
        </w:rPr>
      </w:pPr>
      <w:r w:rsidRPr="004975D3">
        <w:rPr>
          <w:b/>
          <w:bCs/>
          <w:sz w:val="28"/>
          <w:szCs w:val="28"/>
        </w:rPr>
        <w:t>The Rude Awakening</w:t>
      </w:r>
    </w:p>
    <w:p w14:paraId="259A417A" w14:textId="77777777" w:rsidR="004975D3" w:rsidRPr="004975D3" w:rsidRDefault="004975D3" w:rsidP="004975D3">
      <w:pPr>
        <w:ind w:left="420"/>
        <w:jc w:val="center"/>
        <w:rPr>
          <w:b/>
          <w:i/>
          <w:sz w:val="24"/>
          <w:szCs w:val="24"/>
        </w:rPr>
      </w:pPr>
      <w:r w:rsidRPr="004975D3">
        <w:rPr>
          <w:b/>
          <w:bCs/>
          <w:i/>
          <w:iCs/>
          <w:sz w:val="24"/>
          <w:szCs w:val="24"/>
        </w:rPr>
        <w:t>Acts 14:28 (HCSB)</w:t>
      </w:r>
    </w:p>
    <w:p w14:paraId="29CEA636" w14:textId="77777777" w:rsidR="004975D3" w:rsidRDefault="00CD64AB" w:rsidP="004975D3">
      <w:pPr>
        <w:pStyle w:val="reg"/>
        <w:spacing w:line="276" w:lineRule="auto"/>
        <w:ind w:left="420"/>
        <w:jc w:val="center"/>
        <w:rPr>
          <w:rFonts w:asciiTheme="minorHAnsi" w:eastAsiaTheme="minorEastAsia" w:hAnsiTheme="minorHAnsi" w:cstheme="minorBidi"/>
          <w:b/>
          <w:bCs/>
          <w:i/>
          <w:iCs/>
        </w:rPr>
      </w:pPr>
      <w:hyperlink r:id="rId37">
        <w:r w:rsidR="004975D3" w:rsidRPr="5897EC05">
          <w:rPr>
            <w:rStyle w:val="Hyperlink"/>
            <w:rFonts w:asciiTheme="minorHAnsi" w:eastAsiaTheme="minorEastAsia" w:hAnsiTheme="minorHAnsi" w:cstheme="minorBidi"/>
            <w:b/>
            <w:bCs/>
            <w:i/>
            <w:iCs/>
            <w:color w:val="auto"/>
            <w:u w:val="none"/>
          </w:rPr>
          <w:t>After they had evangelized</w:t>
        </w:r>
      </w:hyperlink>
      <w:hyperlink r:id="rId38">
        <w:r w:rsidR="004975D3" w:rsidRPr="5897EC05">
          <w:rPr>
            <w:rStyle w:val="Hyperlink"/>
            <w:rFonts w:asciiTheme="minorHAnsi" w:eastAsiaTheme="minorEastAsia" w:hAnsiTheme="minorHAnsi" w:cstheme="minorBidi"/>
            <w:b/>
            <w:bCs/>
            <w:i/>
            <w:iCs/>
            <w:color w:val="auto"/>
            <w:u w:val="none"/>
          </w:rPr>
          <w:t xml:space="preserve"> that</w:t>
        </w:r>
      </w:hyperlink>
      <w:hyperlink r:id="rId39">
        <w:r w:rsidR="004975D3" w:rsidRPr="5897EC05">
          <w:rPr>
            <w:rStyle w:val="Hyperlink"/>
            <w:rFonts w:asciiTheme="minorHAnsi" w:eastAsiaTheme="minorEastAsia" w:hAnsiTheme="minorHAnsi" w:cstheme="minorBidi"/>
            <w:b/>
            <w:bCs/>
            <w:i/>
            <w:iCs/>
            <w:color w:val="auto"/>
            <w:u w:val="none"/>
          </w:rPr>
          <w:t xml:space="preserve"> town</w:t>
        </w:r>
      </w:hyperlink>
      <w:hyperlink r:id="rId40">
        <w:r w:rsidR="004975D3" w:rsidRPr="5897EC05">
          <w:rPr>
            <w:rStyle w:val="Hyperlink"/>
            <w:rFonts w:asciiTheme="minorHAnsi" w:eastAsiaTheme="minorEastAsia" w:hAnsiTheme="minorHAnsi" w:cstheme="minorBidi"/>
            <w:b/>
            <w:bCs/>
            <w:i/>
            <w:iCs/>
            <w:color w:val="auto"/>
            <w:u w:val="none"/>
          </w:rPr>
          <w:t xml:space="preserve"> and</w:t>
        </w:r>
      </w:hyperlink>
      <w:hyperlink r:id="rId41">
        <w:r w:rsidR="004975D3" w:rsidRPr="5897EC05">
          <w:rPr>
            <w:rStyle w:val="Hyperlink"/>
            <w:rFonts w:asciiTheme="minorHAnsi" w:eastAsiaTheme="minorEastAsia" w:hAnsiTheme="minorHAnsi" w:cstheme="minorBidi"/>
            <w:b/>
            <w:bCs/>
            <w:i/>
            <w:iCs/>
            <w:color w:val="auto"/>
            <w:u w:val="none"/>
          </w:rPr>
          <w:t xml:space="preserve"> made many</w:t>
        </w:r>
      </w:hyperlink>
      <w:hyperlink r:id="rId42">
        <w:r w:rsidR="004975D3" w:rsidRPr="5897EC05">
          <w:rPr>
            <w:rStyle w:val="Hyperlink"/>
            <w:rFonts w:asciiTheme="minorHAnsi" w:eastAsiaTheme="minorEastAsia" w:hAnsiTheme="minorHAnsi" w:cstheme="minorBidi"/>
            <w:b/>
            <w:bCs/>
            <w:i/>
            <w:iCs/>
            <w:color w:val="auto"/>
            <w:u w:val="none"/>
          </w:rPr>
          <w:t xml:space="preserve"> disciples</w:t>
        </w:r>
      </w:hyperlink>
      <w:r w:rsidR="004975D3" w:rsidRPr="5897EC05">
        <w:rPr>
          <w:rFonts w:asciiTheme="minorHAnsi" w:eastAsiaTheme="minorEastAsia" w:hAnsiTheme="minorHAnsi" w:cstheme="minorBidi"/>
          <w:b/>
          <w:bCs/>
          <w:i/>
          <w:iCs/>
        </w:rPr>
        <w:t xml:space="preserve">, </w:t>
      </w:r>
      <w:hyperlink r:id="rId43">
        <w:r w:rsidR="004975D3" w:rsidRPr="5897EC05">
          <w:rPr>
            <w:rStyle w:val="Hyperlink"/>
            <w:rFonts w:asciiTheme="minorHAnsi" w:eastAsiaTheme="minorEastAsia" w:hAnsiTheme="minorHAnsi" w:cstheme="minorBidi"/>
            <w:b/>
            <w:bCs/>
            <w:i/>
            <w:iCs/>
            <w:color w:val="auto"/>
            <w:u w:val="none"/>
          </w:rPr>
          <w:t>they returned</w:t>
        </w:r>
      </w:hyperlink>
      <w:hyperlink r:id="rId44">
        <w:r w:rsidR="004975D3" w:rsidRPr="5897EC05">
          <w:rPr>
            <w:rStyle w:val="Hyperlink"/>
            <w:rFonts w:asciiTheme="minorHAnsi" w:eastAsiaTheme="minorEastAsia" w:hAnsiTheme="minorHAnsi" w:cstheme="minorBidi"/>
            <w:b/>
            <w:bCs/>
            <w:i/>
            <w:iCs/>
            <w:color w:val="auto"/>
            <w:u w:val="none"/>
          </w:rPr>
          <w:t xml:space="preserve"> to</w:t>
        </w:r>
      </w:hyperlink>
      <w:hyperlink r:id="rId45">
        <w:r w:rsidR="004975D3" w:rsidRPr="5897EC05">
          <w:rPr>
            <w:rStyle w:val="Hyperlink"/>
            <w:rFonts w:asciiTheme="minorHAnsi" w:eastAsiaTheme="minorEastAsia" w:hAnsiTheme="minorHAnsi" w:cstheme="minorBidi"/>
            <w:b/>
            <w:bCs/>
            <w:i/>
            <w:iCs/>
            <w:color w:val="auto"/>
            <w:u w:val="none"/>
          </w:rPr>
          <w:t xml:space="preserve"> Lystra</w:t>
        </w:r>
      </w:hyperlink>
      <w:r w:rsidR="004975D3" w:rsidRPr="5897EC05">
        <w:rPr>
          <w:rFonts w:asciiTheme="minorHAnsi" w:eastAsiaTheme="minorEastAsia" w:hAnsiTheme="minorHAnsi" w:cstheme="minorBidi"/>
          <w:b/>
          <w:bCs/>
          <w:i/>
          <w:iCs/>
        </w:rPr>
        <w:t xml:space="preserve">, </w:t>
      </w:r>
      <w:hyperlink r:id="rId46">
        <w:r w:rsidR="004975D3" w:rsidRPr="5897EC05">
          <w:rPr>
            <w:rStyle w:val="Hyperlink"/>
            <w:rFonts w:asciiTheme="minorHAnsi" w:eastAsiaTheme="minorEastAsia" w:hAnsiTheme="minorHAnsi" w:cstheme="minorBidi"/>
            <w:b/>
            <w:bCs/>
            <w:i/>
            <w:iCs/>
            <w:color w:val="auto"/>
            <w:u w:val="none"/>
          </w:rPr>
          <w:t>to</w:t>
        </w:r>
      </w:hyperlink>
      <w:hyperlink r:id="rId47">
        <w:r w:rsidR="004975D3" w:rsidRPr="5897EC05">
          <w:rPr>
            <w:rStyle w:val="Hyperlink"/>
            <w:rFonts w:asciiTheme="minorHAnsi" w:eastAsiaTheme="minorEastAsia" w:hAnsiTheme="minorHAnsi" w:cstheme="minorBidi"/>
            <w:b/>
            <w:bCs/>
            <w:i/>
            <w:iCs/>
            <w:color w:val="auto"/>
            <w:u w:val="none"/>
          </w:rPr>
          <w:t xml:space="preserve"> Iconium</w:t>
        </w:r>
      </w:hyperlink>
      <w:r w:rsidR="004975D3" w:rsidRPr="5897EC05">
        <w:rPr>
          <w:rFonts w:asciiTheme="minorHAnsi" w:eastAsiaTheme="minorEastAsia" w:hAnsiTheme="minorHAnsi" w:cstheme="minorBidi"/>
          <w:b/>
          <w:bCs/>
          <w:i/>
          <w:iCs/>
        </w:rPr>
        <w:t xml:space="preserve">, </w:t>
      </w:r>
      <w:hyperlink r:id="rId48">
        <w:r w:rsidR="004975D3" w:rsidRPr="5897EC05">
          <w:rPr>
            <w:rStyle w:val="Hyperlink"/>
            <w:rFonts w:asciiTheme="minorHAnsi" w:eastAsiaTheme="minorEastAsia" w:hAnsiTheme="minorHAnsi" w:cstheme="minorBidi"/>
            <w:b/>
            <w:bCs/>
            <w:i/>
            <w:iCs/>
            <w:color w:val="auto"/>
            <w:u w:val="none"/>
          </w:rPr>
          <w:t>and</w:t>
        </w:r>
      </w:hyperlink>
      <w:hyperlink r:id="rId49">
        <w:r w:rsidR="004975D3" w:rsidRPr="5897EC05">
          <w:rPr>
            <w:rStyle w:val="Hyperlink"/>
            <w:rFonts w:asciiTheme="minorHAnsi" w:eastAsiaTheme="minorEastAsia" w:hAnsiTheme="minorHAnsi" w:cstheme="minorBidi"/>
            <w:b/>
            <w:bCs/>
            <w:i/>
            <w:iCs/>
            <w:color w:val="auto"/>
            <w:u w:val="none"/>
          </w:rPr>
          <w:t xml:space="preserve"> to</w:t>
        </w:r>
      </w:hyperlink>
      <w:hyperlink r:id="rId50">
        <w:r w:rsidR="004975D3" w:rsidRPr="5897EC05">
          <w:rPr>
            <w:rStyle w:val="Hyperlink"/>
            <w:rFonts w:asciiTheme="minorHAnsi" w:eastAsiaTheme="minorEastAsia" w:hAnsiTheme="minorHAnsi" w:cstheme="minorBidi"/>
            <w:b/>
            <w:bCs/>
            <w:i/>
            <w:iCs/>
            <w:color w:val="auto"/>
            <w:u w:val="none"/>
          </w:rPr>
          <w:t xml:space="preserve"> Antioch</w:t>
        </w:r>
      </w:hyperlink>
      <w:r w:rsidR="004975D3" w:rsidRPr="5897EC05">
        <w:rPr>
          <w:rFonts w:asciiTheme="minorHAnsi" w:eastAsiaTheme="minorEastAsia" w:hAnsiTheme="minorHAnsi" w:cstheme="minorBidi"/>
          <w:b/>
          <w:bCs/>
          <w:i/>
          <w:iCs/>
        </w:rPr>
        <w:t xml:space="preserve">, </w:t>
      </w:r>
      <w:hyperlink r:id="rId51">
        <w:r w:rsidR="004975D3" w:rsidRPr="5897EC05">
          <w:rPr>
            <w:rStyle w:val="Hyperlink"/>
            <w:rFonts w:asciiTheme="minorHAnsi" w:eastAsiaTheme="minorEastAsia" w:hAnsiTheme="minorHAnsi" w:cstheme="minorBidi"/>
            <w:b/>
            <w:bCs/>
            <w:i/>
            <w:iCs/>
            <w:color w:val="auto"/>
            <w:u w:val="none"/>
          </w:rPr>
          <w:t>strengthening</w:t>
        </w:r>
      </w:hyperlink>
      <w:hyperlink r:id="rId52">
        <w:r w:rsidR="004975D3" w:rsidRPr="5897EC05">
          <w:rPr>
            <w:rStyle w:val="Hyperlink"/>
            <w:rFonts w:asciiTheme="minorHAnsi" w:eastAsiaTheme="minorEastAsia" w:hAnsiTheme="minorHAnsi" w:cstheme="minorBidi"/>
            <w:b/>
            <w:bCs/>
            <w:i/>
            <w:iCs/>
            <w:color w:val="auto"/>
            <w:u w:val="none"/>
          </w:rPr>
          <w:t xml:space="preserve"> the</w:t>
        </w:r>
      </w:hyperlink>
      <w:hyperlink r:id="rId53">
        <w:r w:rsidR="004975D3" w:rsidRPr="5897EC05">
          <w:rPr>
            <w:rStyle w:val="Hyperlink"/>
            <w:rFonts w:asciiTheme="minorHAnsi" w:eastAsiaTheme="minorEastAsia" w:hAnsiTheme="minorHAnsi" w:cstheme="minorBidi"/>
            <w:b/>
            <w:bCs/>
            <w:i/>
            <w:iCs/>
            <w:color w:val="auto"/>
            <w:u w:val="none"/>
          </w:rPr>
          <w:t xml:space="preserve"> disciples</w:t>
        </w:r>
      </w:hyperlink>
      <w:hyperlink r:id="rId54">
        <w:r w:rsidR="004975D3" w:rsidRPr="5897EC05">
          <w:rPr>
            <w:rStyle w:val="Hyperlink"/>
            <w:rFonts w:asciiTheme="minorHAnsi" w:eastAsiaTheme="minorEastAsia" w:hAnsiTheme="minorHAnsi" w:cstheme="minorBidi"/>
            <w:b/>
            <w:bCs/>
            <w:i/>
            <w:iCs/>
            <w:color w:val="auto"/>
            <w:u w:val="none"/>
          </w:rPr>
          <w:t xml:space="preserve"> by encouraging</w:t>
        </w:r>
      </w:hyperlink>
      <w:hyperlink r:id="rId55">
        <w:r w:rsidR="004975D3" w:rsidRPr="5897EC05">
          <w:rPr>
            <w:rStyle w:val="Hyperlink"/>
            <w:rFonts w:asciiTheme="minorHAnsi" w:eastAsiaTheme="minorEastAsia" w:hAnsiTheme="minorHAnsi" w:cstheme="minorBidi"/>
            <w:b/>
            <w:bCs/>
            <w:i/>
            <w:iCs/>
            <w:color w:val="auto"/>
            <w:u w:val="none"/>
          </w:rPr>
          <w:t xml:space="preserve"> them to continue</w:t>
        </w:r>
      </w:hyperlink>
      <w:hyperlink r:id="rId56">
        <w:r w:rsidR="004975D3" w:rsidRPr="5897EC05">
          <w:rPr>
            <w:rStyle w:val="Hyperlink"/>
            <w:rFonts w:asciiTheme="minorHAnsi" w:eastAsiaTheme="minorEastAsia" w:hAnsiTheme="minorHAnsi" w:cstheme="minorBidi"/>
            <w:b/>
            <w:bCs/>
            <w:i/>
            <w:iCs/>
            <w:color w:val="auto"/>
            <w:u w:val="none"/>
          </w:rPr>
          <w:t xml:space="preserve"> in the</w:t>
        </w:r>
      </w:hyperlink>
      <w:hyperlink r:id="rId57">
        <w:r w:rsidR="004975D3" w:rsidRPr="5897EC05">
          <w:rPr>
            <w:rStyle w:val="Hyperlink"/>
            <w:rFonts w:asciiTheme="minorHAnsi" w:eastAsiaTheme="minorEastAsia" w:hAnsiTheme="minorHAnsi" w:cstheme="minorBidi"/>
            <w:b/>
            <w:bCs/>
            <w:i/>
            <w:iCs/>
            <w:color w:val="auto"/>
            <w:u w:val="none"/>
          </w:rPr>
          <w:t xml:space="preserve"> faith</w:t>
        </w:r>
      </w:hyperlink>
      <w:hyperlink r:id="rId58">
        <w:r w:rsidR="004975D3" w:rsidRPr="5897EC05">
          <w:rPr>
            <w:rStyle w:val="Hyperlink"/>
            <w:rFonts w:asciiTheme="minorHAnsi" w:eastAsiaTheme="minorEastAsia" w:hAnsiTheme="minorHAnsi" w:cstheme="minorBidi"/>
            <w:b/>
            <w:bCs/>
            <w:i/>
            <w:iCs/>
            <w:color w:val="auto"/>
            <w:u w:val="none"/>
          </w:rPr>
          <w:t xml:space="preserve"> and</w:t>
        </w:r>
      </w:hyperlink>
      <w:hyperlink r:id="rId59">
        <w:r w:rsidR="004975D3" w:rsidRPr="5897EC05">
          <w:rPr>
            <w:rStyle w:val="Hyperlink"/>
            <w:rFonts w:asciiTheme="minorHAnsi" w:eastAsiaTheme="minorEastAsia" w:hAnsiTheme="minorHAnsi" w:cstheme="minorBidi"/>
            <w:b/>
            <w:bCs/>
            <w:i/>
            <w:iCs/>
            <w:color w:val="auto"/>
            <w:u w:val="none"/>
          </w:rPr>
          <w:t xml:space="preserve"> by telling them,</w:t>
        </w:r>
      </w:hyperlink>
      <w:r w:rsidR="004975D3" w:rsidRPr="5897EC05">
        <w:rPr>
          <w:rFonts w:asciiTheme="minorHAnsi" w:eastAsiaTheme="minorEastAsia" w:hAnsiTheme="minorHAnsi" w:cstheme="minorBidi"/>
          <w:b/>
          <w:bCs/>
          <w:i/>
          <w:iCs/>
        </w:rPr>
        <w:t xml:space="preserve"> “</w:t>
      </w:r>
      <w:hyperlink r:id="rId60">
        <w:r w:rsidR="004975D3" w:rsidRPr="5897EC05">
          <w:rPr>
            <w:rStyle w:val="Hyperlink"/>
            <w:rFonts w:asciiTheme="minorHAnsi" w:eastAsiaTheme="minorEastAsia" w:hAnsiTheme="minorHAnsi" w:cstheme="minorBidi"/>
            <w:b/>
            <w:bCs/>
            <w:i/>
            <w:iCs/>
            <w:color w:val="auto"/>
            <w:u w:val="none"/>
          </w:rPr>
          <w:t>It is necessary</w:t>
        </w:r>
      </w:hyperlink>
      <w:hyperlink r:id="rId61">
        <w:r w:rsidR="004975D3" w:rsidRPr="5897EC05">
          <w:rPr>
            <w:rStyle w:val="Hyperlink"/>
            <w:rFonts w:asciiTheme="minorHAnsi" w:eastAsiaTheme="minorEastAsia" w:hAnsiTheme="minorHAnsi" w:cstheme="minorBidi"/>
            <w:b/>
            <w:bCs/>
            <w:i/>
            <w:iCs/>
            <w:color w:val="auto"/>
            <w:u w:val="none"/>
          </w:rPr>
          <w:t xml:space="preserve"> to pass</w:t>
        </w:r>
      </w:hyperlink>
      <w:hyperlink r:id="rId62">
        <w:r w:rsidR="004975D3" w:rsidRPr="5897EC05">
          <w:rPr>
            <w:rStyle w:val="Hyperlink"/>
            <w:rFonts w:asciiTheme="minorHAnsi" w:eastAsiaTheme="minorEastAsia" w:hAnsiTheme="minorHAnsi" w:cstheme="minorBidi"/>
            <w:b/>
            <w:bCs/>
            <w:i/>
            <w:iCs/>
            <w:color w:val="auto"/>
            <w:u w:val="none"/>
          </w:rPr>
          <w:t xml:space="preserve"> through</w:t>
        </w:r>
      </w:hyperlink>
      <w:hyperlink r:id="rId63">
        <w:r w:rsidR="004975D3" w:rsidRPr="5897EC05">
          <w:rPr>
            <w:rStyle w:val="Hyperlink"/>
            <w:rFonts w:asciiTheme="minorHAnsi" w:eastAsiaTheme="minorEastAsia" w:hAnsiTheme="minorHAnsi" w:cstheme="minorBidi"/>
            <w:b/>
            <w:bCs/>
            <w:i/>
            <w:iCs/>
            <w:color w:val="auto"/>
            <w:u w:val="none"/>
          </w:rPr>
          <w:t xml:space="preserve"> many</w:t>
        </w:r>
      </w:hyperlink>
      <w:hyperlink r:id="rId64">
        <w:r w:rsidR="004975D3" w:rsidRPr="5897EC05">
          <w:rPr>
            <w:rStyle w:val="Hyperlink"/>
            <w:rFonts w:asciiTheme="minorHAnsi" w:eastAsiaTheme="minorEastAsia" w:hAnsiTheme="minorHAnsi" w:cstheme="minorBidi"/>
            <w:b/>
            <w:bCs/>
            <w:i/>
            <w:iCs/>
            <w:color w:val="auto"/>
            <w:u w:val="none"/>
          </w:rPr>
          <w:t xml:space="preserve"> troubles</w:t>
        </w:r>
      </w:hyperlink>
      <w:hyperlink r:id="rId65">
        <w:r w:rsidR="004975D3" w:rsidRPr="5897EC05">
          <w:rPr>
            <w:rStyle w:val="Hyperlink"/>
            <w:rFonts w:asciiTheme="minorHAnsi" w:eastAsiaTheme="minorEastAsia" w:hAnsiTheme="minorHAnsi" w:cstheme="minorBidi"/>
            <w:b/>
            <w:bCs/>
            <w:i/>
            <w:iCs/>
            <w:color w:val="auto"/>
            <w:u w:val="none"/>
          </w:rPr>
          <w:t xml:space="preserve"> on our</w:t>
        </w:r>
      </w:hyperlink>
      <w:hyperlink r:id="rId66">
        <w:r w:rsidR="004975D3" w:rsidRPr="5897EC05">
          <w:rPr>
            <w:rStyle w:val="Hyperlink"/>
            <w:rFonts w:asciiTheme="minorHAnsi" w:eastAsiaTheme="minorEastAsia" w:hAnsiTheme="minorHAnsi" w:cstheme="minorBidi"/>
            <w:b/>
            <w:bCs/>
            <w:i/>
            <w:iCs/>
            <w:color w:val="auto"/>
            <w:u w:val="none"/>
          </w:rPr>
          <w:t xml:space="preserve"> way into</w:t>
        </w:r>
      </w:hyperlink>
      <w:hyperlink r:id="rId67">
        <w:r w:rsidR="004975D3" w:rsidRPr="5897EC05">
          <w:rPr>
            <w:rStyle w:val="Hyperlink"/>
            <w:rFonts w:asciiTheme="minorHAnsi" w:eastAsiaTheme="minorEastAsia" w:hAnsiTheme="minorHAnsi" w:cstheme="minorBidi"/>
            <w:b/>
            <w:bCs/>
            <w:i/>
            <w:iCs/>
            <w:color w:val="auto"/>
            <w:u w:val="none"/>
          </w:rPr>
          <w:t xml:space="preserve"> the</w:t>
        </w:r>
      </w:hyperlink>
      <w:hyperlink r:id="rId68">
        <w:r w:rsidR="004975D3" w:rsidRPr="5897EC05">
          <w:rPr>
            <w:rStyle w:val="Hyperlink"/>
            <w:rFonts w:asciiTheme="minorHAnsi" w:eastAsiaTheme="minorEastAsia" w:hAnsiTheme="minorHAnsi" w:cstheme="minorBidi"/>
            <w:b/>
            <w:bCs/>
            <w:i/>
            <w:iCs/>
            <w:color w:val="auto"/>
            <w:u w:val="none"/>
          </w:rPr>
          <w:t xml:space="preserve"> kingdom</w:t>
        </w:r>
      </w:hyperlink>
      <w:hyperlink r:id="rId69">
        <w:r w:rsidR="004975D3" w:rsidRPr="5897EC05">
          <w:rPr>
            <w:rStyle w:val="Hyperlink"/>
            <w:rFonts w:asciiTheme="minorHAnsi" w:eastAsiaTheme="minorEastAsia" w:hAnsiTheme="minorHAnsi" w:cstheme="minorBidi"/>
            <w:b/>
            <w:bCs/>
            <w:i/>
            <w:iCs/>
            <w:color w:val="auto"/>
            <w:u w:val="none"/>
          </w:rPr>
          <w:t xml:space="preserve"> of God</w:t>
        </w:r>
      </w:hyperlink>
      <w:r w:rsidR="004975D3" w:rsidRPr="5897EC05">
        <w:rPr>
          <w:rFonts w:asciiTheme="minorHAnsi" w:eastAsiaTheme="minorEastAsia" w:hAnsiTheme="minorHAnsi" w:cstheme="minorBidi"/>
          <w:b/>
          <w:bCs/>
          <w:i/>
          <w:iCs/>
        </w:rPr>
        <w:t>.”</w:t>
      </w:r>
    </w:p>
    <w:p w14:paraId="356228B5" w14:textId="1DE95348" w:rsidR="0034699D" w:rsidRDefault="5897EC05" w:rsidP="0034699D">
      <w:pPr>
        <w:ind w:firstLine="720"/>
        <w:jc w:val="both"/>
        <w:rPr>
          <w:sz w:val="24"/>
          <w:szCs w:val="24"/>
        </w:rPr>
      </w:pPr>
      <w:r w:rsidRPr="5897EC05">
        <w:rPr>
          <w:sz w:val="24"/>
          <w:szCs w:val="24"/>
        </w:rPr>
        <w:t xml:space="preserve">If you have been a follower of the Lord Jesus for any amount of time, then you know by experience that the life of faith is never monotonous. </w:t>
      </w:r>
      <w:r w:rsidR="00C27AFB">
        <w:rPr>
          <w:sz w:val="24"/>
          <w:szCs w:val="24"/>
        </w:rPr>
        <w:t xml:space="preserve">It certainly wasn’t for Paul. </w:t>
      </w:r>
      <w:r w:rsidRPr="5897EC05">
        <w:rPr>
          <w:sz w:val="24"/>
          <w:szCs w:val="24"/>
        </w:rPr>
        <w:t xml:space="preserve">Just read about </w:t>
      </w:r>
      <w:r w:rsidR="00C27AFB">
        <w:rPr>
          <w:sz w:val="24"/>
          <w:szCs w:val="24"/>
        </w:rPr>
        <w:t>his</w:t>
      </w:r>
      <w:r w:rsidRPr="5897EC05">
        <w:rPr>
          <w:sz w:val="24"/>
          <w:szCs w:val="24"/>
        </w:rPr>
        <w:t xml:space="preserve"> adventures and near death experience. For me, life with Christ has been a wild, exciting, joyful ride and yet there have been plenty of days that were so hard, that I just wanted to thro</w:t>
      </w:r>
      <w:r w:rsidR="00C77EFA">
        <w:rPr>
          <w:sz w:val="24"/>
          <w:szCs w:val="24"/>
        </w:rPr>
        <w:t>w</w:t>
      </w:r>
      <w:r w:rsidRPr="5897EC05">
        <w:rPr>
          <w:sz w:val="24"/>
          <w:szCs w:val="24"/>
        </w:rPr>
        <w:t xml:space="preserve"> in the towel and give up. Yet, even so, I would not trade even the </w:t>
      </w:r>
      <w:r w:rsidRPr="5897EC05">
        <w:rPr>
          <w:i/>
          <w:iCs/>
          <w:sz w:val="24"/>
          <w:szCs w:val="24"/>
        </w:rPr>
        <w:t>worst</w:t>
      </w:r>
      <w:r w:rsidRPr="5897EC05">
        <w:rPr>
          <w:sz w:val="24"/>
          <w:szCs w:val="24"/>
        </w:rPr>
        <w:t xml:space="preserve"> </w:t>
      </w:r>
      <w:r w:rsidRPr="5897EC05">
        <w:rPr>
          <w:i/>
          <w:iCs/>
          <w:sz w:val="24"/>
          <w:szCs w:val="24"/>
        </w:rPr>
        <w:t>days</w:t>
      </w:r>
      <w:r w:rsidRPr="5897EC05">
        <w:rPr>
          <w:sz w:val="24"/>
          <w:szCs w:val="24"/>
        </w:rPr>
        <w:t xml:space="preserve"> </w:t>
      </w:r>
      <w:r w:rsidRPr="5897EC05">
        <w:rPr>
          <w:i/>
          <w:iCs/>
          <w:sz w:val="24"/>
          <w:szCs w:val="24"/>
        </w:rPr>
        <w:t>with</w:t>
      </w:r>
      <w:r w:rsidRPr="5897EC05">
        <w:rPr>
          <w:sz w:val="24"/>
          <w:szCs w:val="24"/>
        </w:rPr>
        <w:t xml:space="preserve"> </w:t>
      </w:r>
      <w:r w:rsidRPr="5897EC05">
        <w:rPr>
          <w:i/>
          <w:iCs/>
          <w:sz w:val="24"/>
          <w:szCs w:val="24"/>
        </w:rPr>
        <w:t>Jesus</w:t>
      </w:r>
      <w:r w:rsidR="00352778">
        <w:rPr>
          <w:i/>
          <w:iCs/>
          <w:sz w:val="24"/>
          <w:szCs w:val="24"/>
        </w:rPr>
        <w:t>,</w:t>
      </w:r>
      <w:r w:rsidRPr="5897EC05">
        <w:rPr>
          <w:sz w:val="24"/>
          <w:szCs w:val="24"/>
        </w:rPr>
        <w:t xml:space="preserve"> for a thousand problem free days without Him. </w:t>
      </w:r>
      <w:r w:rsidR="00C27AFB">
        <w:rPr>
          <w:sz w:val="24"/>
          <w:szCs w:val="24"/>
        </w:rPr>
        <w:t>However,</w:t>
      </w:r>
      <w:r w:rsidRPr="5897EC05">
        <w:rPr>
          <w:sz w:val="24"/>
          <w:szCs w:val="24"/>
        </w:rPr>
        <w:t xml:space="preserve"> my understanding on the subject of suffering has changed considerably over time.</w:t>
      </w:r>
    </w:p>
    <w:p w14:paraId="654CC894" w14:textId="0E13480E" w:rsidR="003E4367" w:rsidRPr="003E4367" w:rsidRDefault="003E4367" w:rsidP="003E4367">
      <w:pPr>
        <w:jc w:val="center"/>
        <w:rPr>
          <w:b/>
          <w:i/>
          <w:sz w:val="24"/>
          <w:szCs w:val="24"/>
        </w:rPr>
      </w:pPr>
      <w:r w:rsidRPr="003E4367">
        <w:rPr>
          <w:b/>
          <w:i/>
          <w:sz w:val="24"/>
          <w:szCs w:val="24"/>
        </w:rPr>
        <w:t>2 Corinthians 6:4-10 (ESV)</w:t>
      </w:r>
    </w:p>
    <w:p w14:paraId="0ABB5DE5" w14:textId="0F0D2B7F" w:rsidR="003E4367" w:rsidRPr="003E4367" w:rsidRDefault="003E4367" w:rsidP="003E4367">
      <w:pPr>
        <w:ind w:firstLine="720"/>
        <w:jc w:val="center"/>
        <w:rPr>
          <w:b/>
          <w:i/>
          <w:sz w:val="24"/>
          <w:szCs w:val="24"/>
        </w:rPr>
      </w:pPr>
      <w:r w:rsidRPr="003E4367">
        <w:rPr>
          <w:b/>
          <w:i/>
          <w:sz w:val="24"/>
          <w:szCs w:val="24"/>
        </w:rPr>
        <w:t>but as servants of God we commend ourselves in every way: by great endurance, in afflictions, hardships, calamities, beatings, imprisonments, riots, labors, sleepless nights, hunger; by purity, knowledge, patience, kindness, the Holy Spirit, genuine love; by truthful speech, and the power of God; with the weapons of righteousness for the right hand and for the left; through honor and dishonor, through slander and praise. We are treated as impostors, and yet are true; as unknown, and yet well known; as dying, and behold, we live; as punished, and yet not killed; as sorrowful, yet always rejoicing; as poor, yet making many rich; as having nothing, yet possessing everything.</w:t>
      </w:r>
    </w:p>
    <w:p w14:paraId="5A0F9737" w14:textId="6C6B80EA" w:rsidR="00F17F07" w:rsidRDefault="5897EC05" w:rsidP="00E75925">
      <w:pPr>
        <w:ind w:firstLine="720"/>
        <w:jc w:val="both"/>
        <w:rPr>
          <w:sz w:val="24"/>
          <w:szCs w:val="24"/>
        </w:rPr>
      </w:pPr>
      <w:r w:rsidRPr="5897EC05">
        <w:rPr>
          <w:sz w:val="24"/>
          <w:szCs w:val="24"/>
        </w:rPr>
        <w:t xml:space="preserve">As an infant in the faith who was not discipled, I was completely baffled when Christ’s suffering began to overflow into my life. In my naivety, my impression was that Jesus came into my life to make me happy; I did not know His ultimate goal for my life was not just happiness but holiness and perfection. In summary, to make me just like Jesus! No one ever pointed out to me that I was appointed not only to believe on Him, but also to suffer with Him. </w:t>
      </w:r>
    </w:p>
    <w:p w14:paraId="29A93332" w14:textId="6F6FF35C" w:rsidR="00833A77" w:rsidRDefault="5897EC05" w:rsidP="00E75925">
      <w:pPr>
        <w:ind w:firstLine="720"/>
        <w:jc w:val="both"/>
        <w:rPr>
          <w:sz w:val="24"/>
          <w:szCs w:val="24"/>
        </w:rPr>
      </w:pPr>
      <w:r w:rsidRPr="5897EC05">
        <w:rPr>
          <w:sz w:val="24"/>
          <w:szCs w:val="24"/>
        </w:rPr>
        <w:t>For this reason, I am committed to preparing others with the full counsel of God’s Word on the doctrine of suffering, in order that they can come safely through these trying times with their faith intact.  Paul did the same for the saints in Corinth.</w:t>
      </w:r>
    </w:p>
    <w:p w14:paraId="3F99AA72" w14:textId="47245A6D" w:rsidR="004363F9" w:rsidRPr="004363F9" w:rsidRDefault="5897EC05" w:rsidP="004363F9">
      <w:pPr>
        <w:jc w:val="center"/>
        <w:rPr>
          <w:rFonts w:asciiTheme="minorHAnsi" w:hAnsiTheme="minorHAnsi"/>
          <w:b/>
          <w:i/>
          <w:sz w:val="24"/>
          <w:szCs w:val="24"/>
        </w:rPr>
      </w:pPr>
      <w:r w:rsidRPr="5897EC05">
        <w:rPr>
          <w:rFonts w:asciiTheme="minorHAnsi" w:eastAsiaTheme="minorEastAsia" w:hAnsiTheme="minorHAnsi" w:cstheme="minorBidi"/>
          <w:b/>
          <w:bCs/>
          <w:i/>
          <w:iCs/>
          <w:sz w:val="24"/>
          <w:szCs w:val="24"/>
        </w:rPr>
        <w:t>2 Corinthians 1:3-10 (ESV)</w:t>
      </w:r>
    </w:p>
    <w:p w14:paraId="3F673EA8" w14:textId="1E084A63" w:rsidR="004363F9" w:rsidRPr="004363F9" w:rsidRDefault="5897EC05" w:rsidP="004363F9">
      <w:pPr>
        <w:pStyle w:val="regular"/>
        <w:jc w:val="center"/>
        <w:rPr>
          <w:rFonts w:asciiTheme="minorHAnsi" w:hAnsiTheme="minorHAnsi"/>
          <w:b/>
          <w:i/>
        </w:rPr>
      </w:pPr>
      <w:r w:rsidRPr="5897EC05">
        <w:rPr>
          <w:rFonts w:asciiTheme="minorHAnsi" w:eastAsiaTheme="minorEastAsia" w:hAnsiTheme="minorHAnsi" w:cstheme="minorBidi"/>
          <w:b/>
          <w:bCs/>
          <w:i/>
          <w:iCs/>
        </w:rPr>
        <w:t>Blessed be the God and Father of our Lord Jesus Christ, the Father of mercies and God of all comfort, who comforts us in all our affliction, so that we may be able to comfort those who are in any affliction, with the comfort with which we ourselves are comforted by God. For as we share abundantly in Christ’s sufferings, so through Christ we share abundantly in comfort too. If we are afflicted, it is for your comfort and salvation; and if we are comforted, it is for your comfort, which you experience when you patiently endure the same sufferings that we suffer. Our hope for you is unshaken, for we know that as you share in our sufferings, you will also share in our comfort.</w:t>
      </w:r>
    </w:p>
    <w:p w14:paraId="737E15BE" w14:textId="27E74FD6" w:rsidR="004363F9" w:rsidRPr="004363F9" w:rsidRDefault="5897EC05" w:rsidP="004363F9">
      <w:pPr>
        <w:ind w:firstLine="720"/>
        <w:jc w:val="center"/>
        <w:rPr>
          <w:rFonts w:asciiTheme="minorHAnsi" w:hAnsiTheme="minorHAnsi"/>
          <w:b/>
          <w:i/>
          <w:sz w:val="24"/>
          <w:szCs w:val="24"/>
        </w:rPr>
      </w:pPr>
      <w:r w:rsidRPr="5897EC05">
        <w:rPr>
          <w:rFonts w:asciiTheme="minorHAnsi" w:eastAsiaTheme="minorEastAsia" w:hAnsiTheme="minorHAnsi" w:cstheme="minorBidi"/>
          <w:b/>
          <w:bCs/>
          <w:i/>
          <w:iCs/>
          <w:sz w:val="24"/>
          <w:szCs w:val="24"/>
        </w:rPr>
        <w:t>For we do not want you to be unaware, brothers, of the affliction we experienced in Asia. For we were so utterly burdened beyond our strength that we despaired of life itself. Indeed, we felt that we had received the sentence of death. But that was to make us rely not on ourselves but on God who raises the dead. He delivered us from such a deadly peril, and he will deliver us. On him we have set our hope that he will deliver us again.</w:t>
      </w:r>
    </w:p>
    <w:p w14:paraId="5B1DE106" w14:textId="107D9300" w:rsidR="00833A77" w:rsidRPr="00F17F07" w:rsidRDefault="5897EC05" w:rsidP="00833A77">
      <w:pPr>
        <w:ind w:firstLine="720"/>
        <w:jc w:val="both"/>
        <w:rPr>
          <w:sz w:val="24"/>
          <w:szCs w:val="24"/>
        </w:rPr>
      </w:pPr>
      <w:r w:rsidRPr="5897EC05">
        <w:rPr>
          <w:sz w:val="24"/>
          <w:szCs w:val="24"/>
        </w:rPr>
        <w:t xml:space="preserve">In the darkest days of suffering, the Lord has placed in my hands and in my heart some rich treasures. I count them now as plunder snatched from the assaults that have come from the enemy of my soul. These are my </w:t>
      </w:r>
      <w:r w:rsidR="00A51945">
        <w:rPr>
          <w:sz w:val="24"/>
          <w:szCs w:val="24"/>
        </w:rPr>
        <w:t>m</w:t>
      </w:r>
      <w:r w:rsidR="007F6DC6">
        <w:rPr>
          <w:sz w:val="24"/>
          <w:szCs w:val="24"/>
        </w:rPr>
        <w:t xml:space="preserve">emory </w:t>
      </w:r>
      <w:r w:rsidR="00A51945">
        <w:rPr>
          <w:sz w:val="24"/>
          <w:szCs w:val="24"/>
        </w:rPr>
        <w:t>v</w:t>
      </w:r>
      <w:r w:rsidR="007F6DC6">
        <w:rPr>
          <w:sz w:val="24"/>
          <w:szCs w:val="24"/>
        </w:rPr>
        <w:t>erses</w:t>
      </w:r>
      <w:r w:rsidRPr="5897EC05">
        <w:rPr>
          <w:sz w:val="24"/>
          <w:szCs w:val="24"/>
        </w:rPr>
        <w:t>. The Lord has some treasures for all His children, but we need to be informed that they exist and where to look for them in His book of wisdom - the Bible.</w:t>
      </w:r>
    </w:p>
    <w:p w14:paraId="244E978C" w14:textId="77777777" w:rsidR="00833A77" w:rsidRPr="0004448F" w:rsidRDefault="5897EC05" w:rsidP="00833A77">
      <w:pPr>
        <w:pStyle w:val="txt-sm"/>
        <w:jc w:val="center"/>
        <w:rPr>
          <w:rStyle w:val="text"/>
          <w:rFonts w:asciiTheme="minorHAnsi" w:hAnsiTheme="minorHAnsi" w:cstheme="minorHAnsi"/>
          <w:b/>
          <w:i/>
          <w:vertAlign w:val="superscript"/>
        </w:rPr>
      </w:pPr>
      <w:r w:rsidRPr="5897EC05">
        <w:rPr>
          <w:rFonts w:asciiTheme="minorHAnsi" w:eastAsiaTheme="minorEastAsia" w:hAnsiTheme="minorHAnsi" w:cstheme="minorBidi"/>
          <w:b/>
          <w:bCs/>
          <w:i/>
          <w:iCs/>
        </w:rPr>
        <w:t>Isaiah 45:3 (NASB)</w:t>
      </w:r>
    </w:p>
    <w:p w14:paraId="76188CB4" w14:textId="79DCBEF3" w:rsidR="00833A77" w:rsidRPr="0004448F" w:rsidRDefault="00833A77" w:rsidP="00833A77">
      <w:pPr>
        <w:pStyle w:val="txt-sm"/>
        <w:jc w:val="center"/>
        <w:rPr>
          <w:rFonts w:asciiTheme="minorHAnsi" w:hAnsiTheme="minorHAnsi" w:cstheme="minorHAnsi"/>
          <w:b/>
          <w:i/>
        </w:rPr>
      </w:pPr>
      <w:r w:rsidRPr="5897EC05">
        <w:rPr>
          <w:rStyle w:val="text"/>
          <w:rFonts w:asciiTheme="minorHAnsi" w:eastAsiaTheme="minorEastAsia" w:hAnsiTheme="minorHAnsi" w:cstheme="minorBidi"/>
          <w:b/>
          <w:bCs/>
          <w:i/>
          <w:iCs/>
        </w:rPr>
        <w:t xml:space="preserve">I will give you the treasures of darkness </w:t>
      </w:r>
      <w:r w:rsidR="00A073C7" w:rsidRPr="5897EC05">
        <w:rPr>
          <w:rStyle w:val="text"/>
          <w:rFonts w:asciiTheme="minorHAnsi" w:eastAsiaTheme="minorEastAsia" w:hAnsiTheme="minorHAnsi" w:cstheme="minorBidi"/>
          <w:b/>
          <w:bCs/>
          <w:i/>
          <w:iCs/>
        </w:rPr>
        <w:t>a</w:t>
      </w:r>
      <w:r w:rsidRPr="5897EC05">
        <w:rPr>
          <w:rStyle w:val="text"/>
          <w:rFonts w:asciiTheme="minorHAnsi" w:eastAsiaTheme="minorEastAsia" w:hAnsiTheme="minorHAnsi" w:cstheme="minorBidi"/>
          <w:b/>
          <w:bCs/>
          <w:i/>
          <w:iCs/>
        </w:rPr>
        <w:t xml:space="preserve">nd hidden wealth of secret places, </w:t>
      </w:r>
      <w:r w:rsidR="00BD2AB9" w:rsidRPr="5897EC05">
        <w:rPr>
          <w:rStyle w:val="text"/>
          <w:rFonts w:asciiTheme="minorHAnsi" w:eastAsiaTheme="minorEastAsia" w:hAnsiTheme="minorHAnsi" w:cstheme="minorBidi"/>
          <w:b/>
          <w:bCs/>
          <w:i/>
          <w:iCs/>
        </w:rPr>
        <w:t>so</w:t>
      </w:r>
      <w:r w:rsidRPr="5897EC05">
        <w:rPr>
          <w:rStyle w:val="text"/>
          <w:rFonts w:asciiTheme="minorHAnsi" w:eastAsiaTheme="minorEastAsia" w:hAnsiTheme="minorHAnsi" w:cstheme="minorBidi"/>
          <w:b/>
          <w:bCs/>
          <w:i/>
          <w:iCs/>
        </w:rPr>
        <w:t xml:space="preserve"> that you may know that it is I,</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 xml:space="preserve">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the God of Israel, who calls you by your name.</w:t>
      </w:r>
    </w:p>
    <w:p w14:paraId="26DAD419" w14:textId="7A5F4EB6" w:rsidR="00833A77" w:rsidRDefault="5897EC05" w:rsidP="00833A77">
      <w:pPr>
        <w:ind w:firstLine="720"/>
        <w:jc w:val="both"/>
        <w:rPr>
          <w:sz w:val="24"/>
          <w:szCs w:val="24"/>
        </w:rPr>
      </w:pPr>
      <w:r w:rsidRPr="5897EC05">
        <w:rPr>
          <w:sz w:val="24"/>
          <w:szCs w:val="24"/>
        </w:rPr>
        <w:t>Here is just one personal example. On one occasion, after the diagnoses of cervical cancer, I got a little black book and wrote a list passages to meditate on. I took it with me into surgery and meditated on these precious passages right up to the moment they put me under anesthesia. These verses subdued my fears and fortified my faith. God will not revoke a single promise He has made, and He has given three hundred and sixty-five, “fear</w:t>
      </w:r>
      <w:r w:rsidRPr="5897EC05">
        <w:rPr>
          <w:b/>
          <w:bCs/>
          <w:i/>
          <w:iCs/>
          <w:sz w:val="24"/>
          <w:szCs w:val="24"/>
        </w:rPr>
        <w:t xml:space="preserve"> </w:t>
      </w:r>
      <w:r w:rsidRPr="5897EC05">
        <w:rPr>
          <w:sz w:val="24"/>
          <w:szCs w:val="24"/>
        </w:rPr>
        <w:t>not” passages (one for every day of the year), and most of them are followed by these words- “</w:t>
      </w:r>
      <w:r w:rsidRPr="5897EC05">
        <w:rPr>
          <w:b/>
          <w:bCs/>
          <w:i/>
          <w:iCs/>
          <w:sz w:val="24"/>
          <w:szCs w:val="24"/>
        </w:rPr>
        <w:t>I am with you.</w:t>
      </w:r>
      <w:r w:rsidRPr="5897EC05">
        <w:rPr>
          <w:sz w:val="24"/>
          <w:szCs w:val="24"/>
        </w:rPr>
        <w:t>” Th</w:t>
      </w:r>
      <w:r w:rsidR="009F2E83">
        <w:rPr>
          <w:sz w:val="24"/>
          <w:szCs w:val="24"/>
        </w:rPr>
        <w:t>e following passage is</w:t>
      </w:r>
      <w:r w:rsidRPr="5897EC05">
        <w:rPr>
          <w:sz w:val="24"/>
          <w:szCs w:val="24"/>
        </w:rPr>
        <w:t xml:space="preserve"> one of my favorites</w:t>
      </w:r>
      <w:r w:rsidR="009F2E83">
        <w:rPr>
          <w:sz w:val="24"/>
          <w:szCs w:val="24"/>
        </w:rPr>
        <w:t>.</w:t>
      </w:r>
      <w:r w:rsidRPr="5897EC05">
        <w:rPr>
          <w:sz w:val="24"/>
          <w:szCs w:val="24"/>
        </w:rPr>
        <w:t xml:space="preserve"> </w:t>
      </w:r>
    </w:p>
    <w:p w14:paraId="34077C8E" w14:textId="77777777" w:rsidR="00833A77" w:rsidRPr="00F17C68" w:rsidRDefault="5897EC05" w:rsidP="00833A77">
      <w:pPr>
        <w:jc w:val="center"/>
        <w:rPr>
          <w:b/>
          <w:i/>
          <w:sz w:val="24"/>
          <w:szCs w:val="24"/>
        </w:rPr>
      </w:pPr>
      <w:r w:rsidRPr="5897EC05">
        <w:rPr>
          <w:b/>
          <w:bCs/>
          <w:i/>
          <w:iCs/>
          <w:sz w:val="24"/>
          <w:szCs w:val="24"/>
        </w:rPr>
        <w:t>Isaiah 43:1-5</w:t>
      </w:r>
    </w:p>
    <w:p w14:paraId="1E421347" w14:textId="117A88E2" w:rsidR="00833A77" w:rsidRDefault="00833A77" w:rsidP="5897EC05">
      <w:pPr>
        <w:spacing w:before="100" w:beforeAutospacing="1"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But now, this is what the </w:t>
      </w:r>
      <w:r w:rsidRPr="5897EC05">
        <w:rPr>
          <w:rFonts w:asciiTheme="minorHAnsi" w:eastAsiaTheme="minorEastAsia" w:hAnsiTheme="minorHAnsi" w:cstheme="minorBidi"/>
          <w:b/>
          <w:bCs/>
          <w:i/>
          <w:iCs/>
          <w:smallCaps/>
          <w:sz w:val="24"/>
          <w:szCs w:val="24"/>
        </w:rPr>
        <w:t>Lord</w:t>
      </w:r>
      <w:r w:rsidRPr="5897EC05">
        <w:rPr>
          <w:rFonts w:asciiTheme="minorHAnsi" w:eastAsiaTheme="minorEastAsia" w:hAnsiTheme="minorHAnsi" w:cstheme="minorBidi"/>
          <w:b/>
          <w:bCs/>
          <w:i/>
          <w:iCs/>
          <w:sz w:val="24"/>
          <w:szCs w:val="24"/>
        </w:rPr>
        <w:t xml:space="preserve"> says--he who created you, </w:t>
      </w:r>
      <w:r w:rsidR="00FC1301" w:rsidRPr="5897EC05">
        <w:rPr>
          <w:rFonts w:asciiTheme="minorHAnsi" w:eastAsiaTheme="minorEastAsia" w:hAnsiTheme="minorHAnsi" w:cstheme="minorBidi"/>
          <w:b/>
          <w:bCs/>
          <w:i/>
          <w:iCs/>
          <w:sz w:val="24"/>
          <w:szCs w:val="24"/>
        </w:rPr>
        <w:t>Jacob, he</w:t>
      </w:r>
      <w:r w:rsidRPr="5897EC05">
        <w:rPr>
          <w:rFonts w:asciiTheme="minorHAnsi" w:eastAsiaTheme="minorEastAsia" w:hAnsiTheme="minorHAnsi" w:cstheme="minorBidi"/>
          <w:b/>
          <w:bCs/>
          <w:i/>
          <w:iCs/>
          <w:sz w:val="24"/>
          <w:szCs w:val="24"/>
        </w:rPr>
        <w:t xml:space="preserve"> who formed you, Israel:</w:t>
      </w:r>
      <w:r w:rsidRPr="00CF3214">
        <w:rPr>
          <w:rFonts w:eastAsia="Times New Roman" w:cstheme="minorHAnsi"/>
          <w:b/>
          <w:i/>
          <w:sz w:val="24"/>
          <w:szCs w:val="24"/>
        </w:rPr>
        <w:br/>
      </w:r>
      <w:r w:rsidRPr="5897EC05">
        <w:rPr>
          <w:rFonts w:asciiTheme="minorHAnsi" w:eastAsiaTheme="minorEastAsia" w:hAnsiTheme="minorHAnsi" w:cstheme="minorBidi"/>
          <w:b/>
          <w:bCs/>
          <w:i/>
          <w:iCs/>
          <w:sz w:val="24"/>
          <w:szCs w:val="24"/>
        </w:rPr>
        <w:t xml:space="preserve">“Do not fear, for I have redeemed </w:t>
      </w:r>
      <w:r w:rsidR="00FC1301" w:rsidRPr="5897EC05">
        <w:rPr>
          <w:rFonts w:asciiTheme="minorHAnsi" w:eastAsiaTheme="minorEastAsia" w:hAnsiTheme="minorHAnsi" w:cstheme="minorBidi"/>
          <w:b/>
          <w:bCs/>
          <w:i/>
          <w:iCs/>
          <w:sz w:val="24"/>
          <w:szCs w:val="24"/>
        </w:rPr>
        <w:t>you; I</w:t>
      </w:r>
      <w:r w:rsidRPr="5897EC05">
        <w:rPr>
          <w:rFonts w:asciiTheme="minorHAnsi" w:eastAsiaTheme="minorEastAsia" w:hAnsiTheme="minorHAnsi" w:cstheme="minorBidi"/>
          <w:b/>
          <w:bCs/>
          <w:i/>
          <w:iCs/>
          <w:sz w:val="24"/>
          <w:szCs w:val="24"/>
        </w:rPr>
        <w:t xml:space="preserve"> have summoned you by name; you are mine.</w:t>
      </w:r>
      <w:r w:rsidRPr="5897EC05">
        <w:rPr>
          <w:rFonts w:asciiTheme="minorHAnsi" w:eastAsiaTheme="minorEastAsia" w:hAnsiTheme="minorHAnsi" w:cstheme="minorBidi"/>
          <w:b/>
          <w:bCs/>
          <w:i/>
          <w:iCs/>
          <w:sz w:val="24"/>
          <w:szCs w:val="24"/>
          <w:vertAlign w:val="superscript"/>
        </w:rPr>
        <w:t>2 </w:t>
      </w:r>
      <w:r w:rsidRPr="5897EC05">
        <w:rPr>
          <w:rFonts w:asciiTheme="minorHAnsi" w:eastAsiaTheme="minorEastAsia" w:hAnsiTheme="minorHAnsi" w:cstheme="minorBidi"/>
          <w:b/>
          <w:bCs/>
          <w:i/>
          <w:iCs/>
          <w:sz w:val="24"/>
          <w:szCs w:val="24"/>
        </w:rPr>
        <w:t xml:space="preserve">When you pass through the </w:t>
      </w:r>
      <w:r w:rsidR="00FC1301" w:rsidRPr="5897EC05">
        <w:rPr>
          <w:rFonts w:asciiTheme="minorHAnsi" w:eastAsiaTheme="minorEastAsia" w:hAnsiTheme="minorHAnsi" w:cstheme="minorBidi"/>
          <w:b/>
          <w:bCs/>
          <w:i/>
          <w:iCs/>
          <w:sz w:val="24"/>
          <w:szCs w:val="24"/>
        </w:rPr>
        <w:t>waters, I</w:t>
      </w:r>
      <w:r w:rsidRPr="5897EC05">
        <w:rPr>
          <w:rFonts w:asciiTheme="minorHAnsi" w:eastAsiaTheme="minorEastAsia" w:hAnsiTheme="minorHAnsi" w:cstheme="minorBidi"/>
          <w:b/>
          <w:bCs/>
          <w:i/>
          <w:iCs/>
          <w:sz w:val="24"/>
          <w:szCs w:val="24"/>
        </w:rPr>
        <w:t xml:space="preserve"> will be with you; and when you pass through the </w:t>
      </w:r>
      <w:r w:rsidR="00FC1301" w:rsidRPr="5897EC05">
        <w:rPr>
          <w:rFonts w:asciiTheme="minorHAnsi" w:eastAsiaTheme="minorEastAsia" w:hAnsiTheme="minorHAnsi" w:cstheme="minorBidi"/>
          <w:b/>
          <w:bCs/>
          <w:i/>
          <w:iCs/>
          <w:sz w:val="24"/>
          <w:szCs w:val="24"/>
        </w:rPr>
        <w:t>rivers, they</w:t>
      </w:r>
      <w:r w:rsidRPr="5897EC05">
        <w:rPr>
          <w:rFonts w:asciiTheme="minorHAnsi" w:eastAsiaTheme="minorEastAsia" w:hAnsiTheme="minorHAnsi" w:cstheme="minorBidi"/>
          <w:b/>
          <w:bCs/>
          <w:i/>
          <w:iCs/>
          <w:sz w:val="24"/>
          <w:szCs w:val="24"/>
        </w:rPr>
        <w:t xml:space="preserve"> will not sweep over you. When you walk through the fire, you will not be burned; the flames will not set you ablaze. </w:t>
      </w:r>
      <w:r w:rsidRPr="5897EC05">
        <w:rPr>
          <w:rFonts w:asciiTheme="minorHAnsi" w:eastAsiaTheme="minorEastAsia" w:hAnsiTheme="minorHAnsi" w:cstheme="minorBidi"/>
          <w:b/>
          <w:bCs/>
          <w:i/>
          <w:iCs/>
          <w:sz w:val="24"/>
          <w:szCs w:val="24"/>
          <w:vertAlign w:val="superscript"/>
        </w:rPr>
        <w:t>3 </w:t>
      </w:r>
      <w:r w:rsidRPr="5897EC05">
        <w:rPr>
          <w:rFonts w:asciiTheme="minorHAnsi" w:eastAsiaTheme="minorEastAsia" w:hAnsiTheme="minorHAnsi" w:cstheme="minorBidi"/>
          <w:b/>
          <w:bCs/>
          <w:i/>
          <w:iCs/>
          <w:sz w:val="24"/>
          <w:szCs w:val="24"/>
        </w:rPr>
        <w:t xml:space="preserve">For I am the </w:t>
      </w:r>
      <w:r w:rsidRPr="5897EC05">
        <w:rPr>
          <w:rFonts w:asciiTheme="minorHAnsi" w:eastAsiaTheme="minorEastAsia" w:hAnsiTheme="minorHAnsi" w:cstheme="minorBidi"/>
          <w:b/>
          <w:bCs/>
          <w:i/>
          <w:iCs/>
          <w:smallCaps/>
          <w:sz w:val="24"/>
          <w:szCs w:val="24"/>
        </w:rPr>
        <w:t>Lord</w:t>
      </w:r>
      <w:r w:rsidRPr="5897EC05">
        <w:rPr>
          <w:rFonts w:asciiTheme="minorHAnsi" w:eastAsiaTheme="minorEastAsia" w:hAnsiTheme="minorHAnsi" w:cstheme="minorBidi"/>
          <w:b/>
          <w:bCs/>
          <w:i/>
          <w:iCs/>
          <w:sz w:val="24"/>
          <w:szCs w:val="24"/>
        </w:rPr>
        <w:t xml:space="preserve"> your </w:t>
      </w:r>
      <w:r w:rsidR="00FC1301" w:rsidRPr="5897EC05">
        <w:rPr>
          <w:rFonts w:asciiTheme="minorHAnsi" w:eastAsiaTheme="minorEastAsia" w:hAnsiTheme="minorHAnsi" w:cstheme="minorBidi"/>
          <w:b/>
          <w:bCs/>
          <w:i/>
          <w:iCs/>
          <w:sz w:val="24"/>
          <w:szCs w:val="24"/>
        </w:rPr>
        <w:t>God, the</w:t>
      </w:r>
      <w:r w:rsidRPr="5897EC05">
        <w:rPr>
          <w:rFonts w:asciiTheme="minorHAnsi" w:eastAsiaTheme="minorEastAsia" w:hAnsiTheme="minorHAnsi" w:cstheme="minorBidi"/>
          <w:b/>
          <w:bCs/>
          <w:i/>
          <w:iCs/>
          <w:sz w:val="24"/>
          <w:szCs w:val="24"/>
        </w:rPr>
        <w:t xml:space="preserve"> Holy One of Israel, your Savior;</w:t>
      </w:r>
      <w:r w:rsidRPr="00CF3214">
        <w:rPr>
          <w:rFonts w:eastAsia="Times New Roman" w:cstheme="minorHAnsi"/>
          <w:b/>
          <w:i/>
          <w:sz w:val="24"/>
          <w:szCs w:val="24"/>
        </w:rPr>
        <w:br/>
      </w:r>
      <w:r w:rsidRPr="5897EC05">
        <w:rPr>
          <w:rFonts w:asciiTheme="minorHAnsi" w:eastAsiaTheme="minorEastAsia" w:hAnsiTheme="minorHAnsi" w:cstheme="minorBidi"/>
          <w:b/>
          <w:bCs/>
          <w:i/>
          <w:iCs/>
          <w:sz w:val="24"/>
          <w:szCs w:val="24"/>
        </w:rPr>
        <w:t xml:space="preserve">I give Egypt for your </w:t>
      </w:r>
      <w:r w:rsidR="00FC1301" w:rsidRPr="5897EC05">
        <w:rPr>
          <w:rFonts w:asciiTheme="minorHAnsi" w:eastAsiaTheme="minorEastAsia" w:hAnsiTheme="minorHAnsi" w:cstheme="minorBidi"/>
          <w:b/>
          <w:bCs/>
          <w:i/>
          <w:iCs/>
          <w:sz w:val="24"/>
          <w:szCs w:val="24"/>
        </w:rPr>
        <w:t>ransom, Cush</w:t>
      </w:r>
      <w:r w:rsidRPr="5897EC05">
        <w:rPr>
          <w:rFonts w:asciiTheme="minorHAnsi" w:eastAsiaTheme="minorEastAsia" w:hAnsiTheme="minorHAnsi" w:cstheme="minorBidi"/>
          <w:b/>
          <w:bCs/>
          <w:i/>
          <w:iCs/>
          <w:sz w:val="24"/>
          <w:szCs w:val="24"/>
        </w:rPr>
        <w:t xml:space="preserve"> and Seba in your stead. </w:t>
      </w:r>
      <w:r w:rsidRPr="5897EC05">
        <w:rPr>
          <w:rFonts w:asciiTheme="minorHAnsi" w:eastAsiaTheme="minorEastAsia" w:hAnsiTheme="minorHAnsi" w:cstheme="minorBidi"/>
          <w:b/>
          <w:bCs/>
          <w:i/>
          <w:iCs/>
          <w:sz w:val="24"/>
          <w:szCs w:val="24"/>
          <w:vertAlign w:val="superscript"/>
        </w:rPr>
        <w:t>4 </w:t>
      </w:r>
      <w:r w:rsidRPr="5897EC05">
        <w:rPr>
          <w:rFonts w:asciiTheme="minorHAnsi" w:eastAsiaTheme="minorEastAsia" w:hAnsiTheme="minorHAnsi" w:cstheme="minorBidi"/>
          <w:b/>
          <w:bCs/>
          <w:i/>
          <w:iCs/>
          <w:sz w:val="24"/>
          <w:szCs w:val="24"/>
        </w:rPr>
        <w:t xml:space="preserve">Since you are precious, and honored in my sight, and because I love you, I will give people in exchange for you, nations in exchange for your life. </w:t>
      </w:r>
      <w:r w:rsidRPr="5897EC05">
        <w:rPr>
          <w:rFonts w:asciiTheme="minorHAnsi" w:eastAsiaTheme="minorEastAsia" w:hAnsiTheme="minorHAnsi" w:cstheme="minorBidi"/>
          <w:b/>
          <w:bCs/>
          <w:i/>
          <w:iCs/>
          <w:sz w:val="24"/>
          <w:szCs w:val="24"/>
          <w:vertAlign w:val="superscript"/>
        </w:rPr>
        <w:t>5 </w:t>
      </w:r>
      <w:r w:rsidRPr="5897EC05">
        <w:rPr>
          <w:rFonts w:asciiTheme="minorHAnsi" w:eastAsiaTheme="minorEastAsia" w:hAnsiTheme="minorHAnsi" w:cstheme="minorBidi"/>
          <w:b/>
          <w:bCs/>
          <w:i/>
          <w:iCs/>
          <w:sz w:val="24"/>
          <w:szCs w:val="24"/>
        </w:rPr>
        <w:t>Do not be afraid, for I am with you; I will bring your children from the east, and gather you from the west.</w:t>
      </w:r>
    </w:p>
    <w:p w14:paraId="389289D8" w14:textId="77777777" w:rsidR="00D44C53" w:rsidRPr="002902CD" w:rsidRDefault="00D44C53" w:rsidP="00D44C53">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28C1C0D3" w14:textId="77777777" w:rsidR="00C27AFB" w:rsidRPr="00C27AFB" w:rsidRDefault="00881633" w:rsidP="00BD269D">
      <w:pPr>
        <w:pStyle w:val="ListParagraph"/>
        <w:numPr>
          <w:ilvl w:val="0"/>
          <w:numId w:val="80"/>
        </w:numPr>
        <w:rPr>
          <w:sz w:val="24"/>
          <w:szCs w:val="24"/>
        </w:rPr>
      </w:pPr>
      <w:r w:rsidRPr="00C27AFB">
        <w:rPr>
          <w:sz w:val="24"/>
          <w:szCs w:val="24"/>
        </w:rPr>
        <w:t>2 Timothy 3:12;</w:t>
      </w:r>
      <w:r w:rsidR="006E3582" w:rsidRPr="00C27AFB">
        <w:rPr>
          <w:sz w:val="24"/>
          <w:szCs w:val="24"/>
        </w:rPr>
        <w:t xml:space="preserve"> </w:t>
      </w:r>
      <w:r w:rsidR="5897EC05" w:rsidRPr="00C27AFB">
        <w:rPr>
          <w:sz w:val="24"/>
          <w:szCs w:val="24"/>
        </w:rPr>
        <w:t>Romans 8:17-22; Philppians1:29; 3:10; 1 Peter</w:t>
      </w:r>
      <w:r w:rsidRPr="00C27AFB">
        <w:rPr>
          <w:sz w:val="24"/>
          <w:szCs w:val="24"/>
        </w:rPr>
        <w:t xml:space="preserve"> 3:10-18, </w:t>
      </w:r>
      <w:r w:rsidR="5897EC05" w:rsidRPr="00C27AFB">
        <w:rPr>
          <w:sz w:val="24"/>
          <w:szCs w:val="24"/>
        </w:rPr>
        <w:t xml:space="preserve">4:13; </w:t>
      </w:r>
    </w:p>
    <w:p w14:paraId="35454CF9" w14:textId="77777777" w:rsidR="00C27AFB" w:rsidRPr="00C27AFB" w:rsidRDefault="5897EC05" w:rsidP="00C27AFB">
      <w:pPr>
        <w:pStyle w:val="ListParagraph"/>
        <w:rPr>
          <w:sz w:val="24"/>
          <w:szCs w:val="24"/>
        </w:rPr>
      </w:pPr>
      <w:r w:rsidRPr="00C27AFB">
        <w:rPr>
          <w:sz w:val="24"/>
          <w:szCs w:val="24"/>
        </w:rPr>
        <w:t xml:space="preserve">2 </w:t>
      </w:r>
      <w:r w:rsidR="001910B0" w:rsidRPr="00C27AFB">
        <w:rPr>
          <w:sz w:val="24"/>
          <w:szCs w:val="24"/>
        </w:rPr>
        <w:t>C</w:t>
      </w:r>
      <w:r w:rsidRPr="00C27AFB">
        <w:rPr>
          <w:sz w:val="24"/>
          <w:szCs w:val="24"/>
        </w:rPr>
        <w:t>orinthians 1:</w:t>
      </w:r>
      <w:r w:rsidR="00CF50B0" w:rsidRPr="00C27AFB">
        <w:rPr>
          <w:sz w:val="24"/>
          <w:szCs w:val="24"/>
        </w:rPr>
        <w:t>5,</w:t>
      </w:r>
      <w:r w:rsidRPr="00C27AFB">
        <w:rPr>
          <w:sz w:val="24"/>
          <w:szCs w:val="24"/>
        </w:rPr>
        <w:t xml:space="preserve"> 4:</w:t>
      </w:r>
      <w:r w:rsidR="001910B0" w:rsidRPr="00C27AFB">
        <w:rPr>
          <w:sz w:val="24"/>
          <w:szCs w:val="24"/>
        </w:rPr>
        <w:t>7-11</w:t>
      </w:r>
      <w:r w:rsidR="00CF50B0" w:rsidRPr="00C27AFB">
        <w:rPr>
          <w:sz w:val="24"/>
          <w:szCs w:val="24"/>
        </w:rPr>
        <w:t>,</w:t>
      </w:r>
      <w:r w:rsidR="001910B0" w:rsidRPr="00C27AFB">
        <w:rPr>
          <w:sz w:val="24"/>
          <w:szCs w:val="24"/>
        </w:rPr>
        <w:t xml:space="preserve"> 6:4-10,7:5,</w:t>
      </w:r>
      <w:r w:rsidRPr="00C27AFB">
        <w:rPr>
          <w:sz w:val="24"/>
          <w:szCs w:val="24"/>
        </w:rPr>
        <w:t xml:space="preserve"> 11:</w:t>
      </w:r>
      <w:r w:rsidR="00CF50B0" w:rsidRPr="00C27AFB">
        <w:rPr>
          <w:sz w:val="24"/>
          <w:szCs w:val="24"/>
        </w:rPr>
        <w:t>2</w:t>
      </w:r>
      <w:r w:rsidR="001910B0" w:rsidRPr="00C27AFB">
        <w:rPr>
          <w:sz w:val="24"/>
          <w:szCs w:val="24"/>
        </w:rPr>
        <w:t>3-28</w:t>
      </w:r>
      <w:r w:rsidR="00CF50B0" w:rsidRPr="00C27AFB">
        <w:rPr>
          <w:sz w:val="24"/>
          <w:szCs w:val="24"/>
        </w:rPr>
        <w:t>; Colossians 1:24;</w:t>
      </w:r>
      <w:r w:rsidRPr="00C27AFB">
        <w:rPr>
          <w:sz w:val="24"/>
          <w:szCs w:val="24"/>
        </w:rPr>
        <w:t xml:space="preserve"> Luke 9:21-26; </w:t>
      </w:r>
    </w:p>
    <w:p w14:paraId="715ABE17" w14:textId="453C4C3B" w:rsidR="00D54CE4" w:rsidRPr="00C27AFB" w:rsidRDefault="00DA1EDB" w:rsidP="00C27AFB">
      <w:pPr>
        <w:pStyle w:val="ListParagraph"/>
        <w:rPr>
          <w:sz w:val="24"/>
          <w:szCs w:val="24"/>
        </w:rPr>
      </w:pPr>
      <w:r w:rsidRPr="00C27AFB">
        <w:rPr>
          <w:sz w:val="24"/>
          <w:szCs w:val="24"/>
        </w:rPr>
        <w:t>1 Thessalonians 3:2-4</w:t>
      </w:r>
      <w:r w:rsidR="5897EC05" w:rsidRPr="00C27AFB">
        <w:rPr>
          <w:sz w:val="24"/>
          <w:szCs w:val="24"/>
        </w:rPr>
        <w:t>; Acts 9:15-16; 14:</w:t>
      </w:r>
      <w:r w:rsidR="00CF50B0" w:rsidRPr="00C27AFB">
        <w:rPr>
          <w:sz w:val="24"/>
          <w:szCs w:val="24"/>
        </w:rPr>
        <w:t>19-</w:t>
      </w:r>
      <w:r w:rsidR="5897EC05" w:rsidRPr="00C27AFB">
        <w:rPr>
          <w:sz w:val="24"/>
          <w:szCs w:val="24"/>
        </w:rPr>
        <w:t>22,</w:t>
      </w:r>
      <w:r w:rsidR="00CF50B0" w:rsidRPr="00C27AFB">
        <w:rPr>
          <w:sz w:val="24"/>
          <w:szCs w:val="24"/>
        </w:rPr>
        <w:t xml:space="preserve"> 16:22,</w:t>
      </w:r>
      <w:r w:rsidR="5897EC05" w:rsidRPr="00C27AFB">
        <w:rPr>
          <w:sz w:val="24"/>
          <w:szCs w:val="24"/>
        </w:rPr>
        <w:t xml:space="preserve"> </w:t>
      </w:r>
      <w:r w:rsidR="00881633" w:rsidRPr="00C27AFB">
        <w:rPr>
          <w:sz w:val="24"/>
          <w:szCs w:val="24"/>
        </w:rPr>
        <w:t xml:space="preserve">19:11-41, </w:t>
      </w:r>
      <w:r w:rsidR="5897EC05" w:rsidRPr="00C27AFB">
        <w:rPr>
          <w:sz w:val="24"/>
          <w:szCs w:val="24"/>
        </w:rPr>
        <w:t>20:</w:t>
      </w:r>
      <w:r w:rsidR="00503E20" w:rsidRPr="00C27AFB">
        <w:rPr>
          <w:sz w:val="24"/>
          <w:szCs w:val="24"/>
        </w:rPr>
        <w:t>17</w:t>
      </w:r>
      <w:r w:rsidR="5897EC05" w:rsidRPr="00C27AFB">
        <w:rPr>
          <w:sz w:val="24"/>
          <w:szCs w:val="24"/>
        </w:rPr>
        <w:t xml:space="preserve">-24 </w:t>
      </w:r>
    </w:p>
    <w:p w14:paraId="67EA4D67" w14:textId="6943D375" w:rsidR="00833A77" w:rsidRPr="00C27AFB" w:rsidRDefault="5897EC05" w:rsidP="00833A77">
      <w:pPr>
        <w:ind w:firstLine="720"/>
        <w:jc w:val="both"/>
        <w:rPr>
          <w:sz w:val="24"/>
          <w:szCs w:val="24"/>
        </w:rPr>
      </w:pPr>
      <w:r w:rsidRPr="00C27AFB">
        <w:rPr>
          <w:sz w:val="24"/>
          <w:szCs w:val="24"/>
        </w:rPr>
        <w:t>For the child of God, suffering always has purpose</w:t>
      </w:r>
      <w:r w:rsidR="00C27AFB" w:rsidRPr="00C27AFB">
        <w:rPr>
          <w:sz w:val="24"/>
          <w:szCs w:val="24"/>
        </w:rPr>
        <w:t>. O</w:t>
      </w:r>
      <w:r w:rsidRPr="00C27AFB">
        <w:rPr>
          <w:sz w:val="24"/>
          <w:szCs w:val="24"/>
        </w:rPr>
        <w:t xml:space="preserve">ne such purpose is the refining influence it has on our life. </w:t>
      </w:r>
      <w:r w:rsidR="00C27AFB" w:rsidRPr="00C27AFB">
        <w:rPr>
          <w:sz w:val="24"/>
          <w:szCs w:val="24"/>
        </w:rPr>
        <w:t>It</w:t>
      </w:r>
      <w:r w:rsidR="009F2E83" w:rsidRPr="00C27AFB">
        <w:rPr>
          <w:sz w:val="24"/>
          <w:szCs w:val="24"/>
        </w:rPr>
        <w:t xml:space="preserve"> cure</w:t>
      </w:r>
      <w:r w:rsidR="00C27AFB" w:rsidRPr="00C27AFB">
        <w:rPr>
          <w:sz w:val="24"/>
          <w:szCs w:val="24"/>
        </w:rPr>
        <w:t>s</w:t>
      </w:r>
      <w:r w:rsidR="009F2E83" w:rsidRPr="00C27AFB">
        <w:rPr>
          <w:sz w:val="24"/>
          <w:szCs w:val="24"/>
        </w:rPr>
        <w:t xml:space="preserve"> us of being enamored with this temporary world in which we are in but no longer of. </w:t>
      </w:r>
      <w:r w:rsidRPr="00C27AFB">
        <w:rPr>
          <w:sz w:val="24"/>
          <w:szCs w:val="24"/>
        </w:rPr>
        <w:t>Albeit these facts offer little consolation when your heart is shattered and your mind is numbed with pain. Perhaps you have asked yourself this question, “Where is God when we are suffering?” But more importantly, when we are in the midst of trouble, we, the saints, are hidden in the Rock of Ages…the Lord Jesus. He is our Stronghold!</w:t>
      </w:r>
    </w:p>
    <w:p w14:paraId="22A8549E" w14:textId="77777777" w:rsidR="00833A77" w:rsidRPr="00C27AFB" w:rsidRDefault="5897EC05" w:rsidP="5897EC05">
      <w:pPr>
        <w:spacing w:before="100" w:beforeAutospacing="1" w:after="100" w:afterAutospacing="1" w:line="240" w:lineRule="auto"/>
        <w:jc w:val="center"/>
        <w:rPr>
          <w:rFonts w:eastAsia="Times New Roman" w:cstheme="minorHAnsi"/>
          <w:b/>
          <w:i/>
          <w:sz w:val="24"/>
          <w:szCs w:val="24"/>
        </w:rPr>
      </w:pPr>
      <w:r w:rsidRPr="00C27AFB">
        <w:rPr>
          <w:rFonts w:asciiTheme="minorHAnsi" w:eastAsiaTheme="minorEastAsia" w:hAnsiTheme="minorHAnsi" w:cstheme="minorBidi"/>
          <w:b/>
          <w:bCs/>
          <w:i/>
          <w:iCs/>
          <w:sz w:val="24"/>
          <w:szCs w:val="24"/>
        </w:rPr>
        <w:t>Psalm 37:39 (NIV)</w:t>
      </w:r>
    </w:p>
    <w:p w14:paraId="2EC2EFF7" w14:textId="77777777" w:rsidR="00833A77" w:rsidRPr="00C27AFB" w:rsidRDefault="00833A77" w:rsidP="5897EC05">
      <w:pPr>
        <w:spacing w:before="100" w:beforeAutospacing="1" w:after="100" w:afterAutospacing="1" w:line="240" w:lineRule="auto"/>
        <w:rPr>
          <w:rFonts w:eastAsia="Times New Roman" w:cstheme="minorHAnsi"/>
          <w:b/>
          <w:i/>
          <w:sz w:val="24"/>
          <w:szCs w:val="24"/>
        </w:rPr>
      </w:pPr>
      <w:r w:rsidRPr="00C27AFB">
        <w:rPr>
          <w:rFonts w:asciiTheme="minorHAnsi" w:eastAsiaTheme="minorEastAsia" w:hAnsiTheme="minorHAnsi" w:cstheme="minorBidi"/>
          <w:b/>
          <w:bCs/>
          <w:i/>
          <w:iCs/>
          <w:sz w:val="24"/>
          <w:szCs w:val="24"/>
        </w:rPr>
        <w:t xml:space="preserve">The salvation of the righteous comes from the </w:t>
      </w:r>
      <w:r w:rsidRPr="00C27AFB">
        <w:rPr>
          <w:rFonts w:asciiTheme="minorHAnsi" w:eastAsiaTheme="minorEastAsia" w:hAnsiTheme="minorHAnsi" w:cstheme="minorBidi"/>
          <w:b/>
          <w:bCs/>
          <w:i/>
          <w:iCs/>
          <w:smallCaps/>
          <w:sz w:val="24"/>
          <w:szCs w:val="24"/>
        </w:rPr>
        <w:t>Lord</w:t>
      </w:r>
      <w:r w:rsidRPr="00C27AFB">
        <w:rPr>
          <w:rFonts w:asciiTheme="minorHAnsi" w:eastAsiaTheme="minorEastAsia" w:hAnsiTheme="minorHAnsi" w:cstheme="minorBidi"/>
          <w:b/>
          <w:bCs/>
          <w:i/>
          <w:iCs/>
          <w:sz w:val="24"/>
          <w:szCs w:val="24"/>
        </w:rPr>
        <w:t>; he is their stronghold in time of trouble.</w:t>
      </w:r>
    </w:p>
    <w:p w14:paraId="53A8D891" w14:textId="6BCA7406" w:rsidR="00833A77" w:rsidRDefault="00833A77" w:rsidP="00833A77">
      <w:pPr>
        <w:jc w:val="center"/>
        <w:rPr>
          <w:b/>
          <w:sz w:val="28"/>
          <w:szCs w:val="28"/>
          <w:u w:val="single"/>
        </w:rPr>
      </w:pPr>
    </w:p>
    <w:p w14:paraId="50D1F22E" w14:textId="39893C11" w:rsidR="001910B0" w:rsidRDefault="001910B0" w:rsidP="00833A77">
      <w:pPr>
        <w:jc w:val="center"/>
        <w:rPr>
          <w:b/>
          <w:sz w:val="28"/>
          <w:szCs w:val="28"/>
          <w:u w:val="single"/>
        </w:rPr>
      </w:pPr>
    </w:p>
    <w:p w14:paraId="60D2323D" w14:textId="1E5A9167" w:rsidR="00B43ED7" w:rsidRDefault="00B43ED7" w:rsidP="00833A77">
      <w:pPr>
        <w:jc w:val="center"/>
        <w:rPr>
          <w:b/>
          <w:sz w:val="28"/>
          <w:szCs w:val="28"/>
          <w:u w:val="single"/>
        </w:rPr>
      </w:pPr>
    </w:p>
    <w:p w14:paraId="1388DDFC" w14:textId="7D8F6568" w:rsidR="00B43ED7" w:rsidRDefault="00B43ED7" w:rsidP="00833A77">
      <w:pPr>
        <w:jc w:val="center"/>
        <w:rPr>
          <w:b/>
          <w:sz w:val="28"/>
          <w:szCs w:val="28"/>
          <w:u w:val="single"/>
        </w:rPr>
      </w:pPr>
    </w:p>
    <w:p w14:paraId="01323CB9" w14:textId="20505F21" w:rsidR="00B43ED7" w:rsidRDefault="00B43ED7" w:rsidP="00833A77">
      <w:pPr>
        <w:jc w:val="center"/>
        <w:rPr>
          <w:b/>
          <w:sz w:val="28"/>
          <w:szCs w:val="28"/>
          <w:u w:val="single"/>
        </w:rPr>
      </w:pPr>
    </w:p>
    <w:p w14:paraId="465E47DC" w14:textId="1EB1F808" w:rsidR="00B43ED7" w:rsidRDefault="00B43ED7" w:rsidP="00833A77">
      <w:pPr>
        <w:jc w:val="center"/>
        <w:rPr>
          <w:b/>
          <w:sz w:val="28"/>
          <w:szCs w:val="28"/>
          <w:u w:val="single"/>
        </w:rPr>
      </w:pPr>
    </w:p>
    <w:p w14:paraId="2C8519A8" w14:textId="653A9CB0" w:rsidR="004A43A6" w:rsidRDefault="004A43A6" w:rsidP="00833A77">
      <w:pPr>
        <w:jc w:val="center"/>
        <w:rPr>
          <w:b/>
          <w:sz w:val="28"/>
          <w:szCs w:val="28"/>
          <w:u w:val="single"/>
        </w:rPr>
      </w:pPr>
    </w:p>
    <w:p w14:paraId="1499F97C" w14:textId="44DA8FDE" w:rsidR="004A43A6" w:rsidRDefault="004A43A6" w:rsidP="00833A77">
      <w:pPr>
        <w:jc w:val="center"/>
        <w:rPr>
          <w:b/>
          <w:sz w:val="28"/>
          <w:szCs w:val="28"/>
          <w:u w:val="single"/>
        </w:rPr>
      </w:pPr>
    </w:p>
    <w:p w14:paraId="0FCE2379" w14:textId="582F17AD" w:rsidR="004A43A6" w:rsidRDefault="004A43A6" w:rsidP="00833A77">
      <w:pPr>
        <w:jc w:val="center"/>
        <w:rPr>
          <w:b/>
          <w:sz w:val="28"/>
          <w:szCs w:val="28"/>
          <w:u w:val="single"/>
        </w:rPr>
      </w:pPr>
    </w:p>
    <w:p w14:paraId="21AC30E6" w14:textId="77777777" w:rsidR="004A43A6" w:rsidRDefault="004A43A6" w:rsidP="00833A77">
      <w:pPr>
        <w:jc w:val="center"/>
        <w:rPr>
          <w:b/>
          <w:sz w:val="28"/>
          <w:szCs w:val="28"/>
          <w:u w:val="single"/>
        </w:rPr>
      </w:pPr>
    </w:p>
    <w:p w14:paraId="7278047B" w14:textId="77777777" w:rsidR="00D44C53" w:rsidRDefault="00D44C53" w:rsidP="00833A77">
      <w:pPr>
        <w:jc w:val="center"/>
        <w:rPr>
          <w:b/>
          <w:sz w:val="28"/>
          <w:szCs w:val="28"/>
          <w:u w:val="single"/>
        </w:rPr>
      </w:pPr>
    </w:p>
    <w:p w14:paraId="3FCA8134" w14:textId="77777777" w:rsidR="001073B4" w:rsidRDefault="001073B4" w:rsidP="00244EAB">
      <w:pPr>
        <w:pStyle w:val="line"/>
        <w:numPr>
          <w:ilvl w:val="0"/>
          <w:numId w:val="47"/>
        </w:numPr>
        <w:jc w:val="center"/>
        <w:rPr>
          <w:rStyle w:val="text"/>
          <w:rFonts w:asciiTheme="minorHAnsi" w:hAnsiTheme="minorHAnsi" w:cstheme="minorHAnsi"/>
          <w:b/>
          <w:i/>
        </w:rPr>
      </w:pPr>
    </w:p>
    <w:p w14:paraId="1BC128A1" w14:textId="694063EC" w:rsidR="00A62BD8" w:rsidRDefault="5897EC05" w:rsidP="00A93486">
      <w:pPr>
        <w:jc w:val="center"/>
        <w:rPr>
          <w:b/>
          <w:sz w:val="36"/>
          <w:szCs w:val="36"/>
        </w:rPr>
      </w:pPr>
      <w:r w:rsidRPr="5897EC05">
        <w:rPr>
          <w:b/>
          <w:bCs/>
          <w:sz w:val="36"/>
          <w:szCs w:val="36"/>
        </w:rPr>
        <w:t>Chapter #</w:t>
      </w:r>
    </w:p>
    <w:p w14:paraId="5C405C90" w14:textId="0E88A9D0" w:rsidR="009102EC" w:rsidRPr="009102EC" w:rsidRDefault="00D44C53" w:rsidP="00A93486">
      <w:pPr>
        <w:jc w:val="center"/>
        <w:rPr>
          <w:b/>
          <w:sz w:val="40"/>
          <w:szCs w:val="40"/>
        </w:rPr>
      </w:pPr>
      <w:r>
        <w:rPr>
          <w:b/>
          <w:bCs/>
          <w:sz w:val="40"/>
          <w:szCs w:val="40"/>
        </w:rPr>
        <w:t xml:space="preserve">A </w:t>
      </w:r>
      <w:r w:rsidR="5897EC05" w:rsidRPr="5897EC05">
        <w:rPr>
          <w:b/>
          <w:bCs/>
          <w:sz w:val="40"/>
          <w:szCs w:val="40"/>
        </w:rPr>
        <w:t>FAMILY WHERE LOVE LIVES</w:t>
      </w:r>
    </w:p>
    <w:p w14:paraId="2C2BE35F" w14:textId="77777777" w:rsidR="009102EC" w:rsidRDefault="5897EC05" w:rsidP="00A93486">
      <w:pPr>
        <w:jc w:val="center"/>
        <w:rPr>
          <w:b/>
          <w:sz w:val="36"/>
          <w:szCs w:val="36"/>
          <w:u w:val="single"/>
        </w:rPr>
      </w:pPr>
      <w:r w:rsidRPr="5897EC05">
        <w:rPr>
          <w:b/>
          <w:bCs/>
          <w:sz w:val="36"/>
          <w:szCs w:val="36"/>
          <w:u w:val="single"/>
        </w:rPr>
        <w:t>Ephesians 3:14-21</w:t>
      </w:r>
    </w:p>
    <w:p w14:paraId="2ABE6BEF" w14:textId="77777777" w:rsidR="009102EC" w:rsidRPr="009102EC" w:rsidRDefault="009102EC" w:rsidP="00A93486">
      <w:pPr>
        <w:jc w:val="center"/>
        <w:rPr>
          <w:b/>
          <w:sz w:val="36"/>
          <w:szCs w:val="36"/>
          <w:u w:val="single"/>
        </w:rPr>
      </w:pPr>
    </w:p>
    <w:p w14:paraId="663F810B" w14:textId="77777777" w:rsidR="00A62BD8" w:rsidRPr="009102EC" w:rsidRDefault="5897EC05" w:rsidP="00A62BD8">
      <w:pPr>
        <w:jc w:val="center"/>
        <w:rPr>
          <w:b/>
          <w:sz w:val="36"/>
          <w:szCs w:val="36"/>
        </w:rPr>
      </w:pPr>
      <w:r w:rsidRPr="5897EC05">
        <w:rPr>
          <w:b/>
          <w:bCs/>
          <w:sz w:val="36"/>
          <w:szCs w:val="36"/>
        </w:rPr>
        <w:t xml:space="preserve">Faith’s Expression </w:t>
      </w:r>
    </w:p>
    <w:p w14:paraId="2D467F4E" w14:textId="63B4EB3B" w:rsidR="00A62BD8" w:rsidRDefault="5897EC05" w:rsidP="00A62BD8">
      <w:pPr>
        <w:jc w:val="center"/>
        <w:rPr>
          <w:b/>
          <w:sz w:val="28"/>
          <w:szCs w:val="28"/>
        </w:rPr>
      </w:pPr>
      <w:r w:rsidRPr="5897EC05">
        <w:rPr>
          <w:b/>
          <w:bCs/>
          <w:sz w:val="28"/>
          <w:szCs w:val="28"/>
        </w:rPr>
        <w:t>Key Passage</w:t>
      </w:r>
      <w:r w:rsidR="00D44C53">
        <w:rPr>
          <w:b/>
          <w:bCs/>
          <w:sz w:val="28"/>
          <w:szCs w:val="28"/>
        </w:rPr>
        <w:t>s</w:t>
      </w:r>
    </w:p>
    <w:p w14:paraId="048E93EE" w14:textId="77777777" w:rsidR="00085635" w:rsidRPr="003B3A8F" w:rsidRDefault="5897EC05" w:rsidP="00085635">
      <w:pPr>
        <w:jc w:val="center"/>
        <w:rPr>
          <w:b/>
          <w:i/>
          <w:sz w:val="24"/>
          <w:szCs w:val="24"/>
        </w:rPr>
      </w:pPr>
      <w:r w:rsidRPr="5897EC05">
        <w:rPr>
          <w:b/>
          <w:bCs/>
          <w:i/>
          <w:iCs/>
          <w:sz w:val="24"/>
          <w:szCs w:val="24"/>
        </w:rPr>
        <w:t>Ephesians 1:15-16 (NASB)</w:t>
      </w:r>
    </w:p>
    <w:p w14:paraId="6CCDB49A" w14:textId="75D41574" w:rsidR="00A62BD8" w:rsidRDefault="5897EC05" w:rsidP="00A62BD8">
      <w:pPr>
        <w:jc w:val="center"/>
        <w:rPr>
          <w:b/>
          <w:i/>
          <w:sz w:val="24"/>
          <w:szCs w:val="24"/>
        </w:rPr>
      </w:pPr>
      <w:r w:rsidRPr="5897EC05">
        <w:rPr>
          <w:b/>
          <w:bCs/>
          <w:i/>
          <w:iCs/>
          <w:sz w:val="24"/>
          <w:szCs w:val="24"/>
        </w:rPr>
        <w:t>For this reason, I too having heard of the Faith in the Lord Jesus which exists among you and your love for all the Saints do not cease giving thanks for you, while making mention of you in my prayers.</w:t>
      </w:r>
    </w:p>
    <w:p w14:paraId="2A96590E" w14:textId="77777777" w:rsidR="00A62BD8" w:rsidRDefault="5897EC05" w:rsidP="00A62BD8">
      <w:pPr>
        <w:jc w:val="center"/>
        <w:rPr>
          <w:b/>
          <w:sz w:val="32"/>
          <w:szCs w:val="32"/>
        </w:rPr>
      </w:pPr>
      <w:r w:rsidRPr="5897EC05">
        <w:rPr>
          <w:b/>
          <w:bCs/>
          <w:sz w:val="32"/>
          <w:szCs w:val="32"/>
        </w:rPr>
        <w:t>Introduction</w:t>
      </w:r>
    </w:p>
    <w:p w14:paraId="64E33125" w14:textId="57FB9C18" w:rsidR="00A62BD8" w:rsidRPr="003B3A8F" w:rsidRDefault="5897EC05" w:rsidP="00A62BD8">
      <w:pPr>
        <w:ind w:firstLine="720"/>
        <w:jc w:val="both"/>
        <w:rPr>
          <w:sz w:val="24"/>
          <w:szCs w:val="24"/>
        </w:rPr>
      </w:pPr>
      <w:r w:rsidRPr="5897EC05">
        <w:rPr>
          <w:sz w:val="24"/>
          <w:szCs w:val="24"/>
        </w:rPr>
        <w:t xml:space="preserve">In previous chapters we saw the Spirit is the pledge and seal of our new birth. Likewise, there is one identifying mark of a child of God…. love. At the very moment we receive Christ, the Spirit of God comes to live in us, and we bear the characteristics of God; love, joy, peace, patience, kindness, faithfulness, gentleness and self-control.  But the greatest of these is love. How can we know if we have true faith; what marks us as the true Bride of Christ?  Love!  When we love others, we look the most like the Bridegroom.  This cliché is true: “You simply cannot give what you have not first received.”  The origin of love is God – it’s what He does because of who He is. He doesn’t hoard love; He gives it away freely. (John 3:14-18) </w:t>
      </w:r>
    </w:p>
    <w:p w14:paraId="7AE14815" w14:textId="1B0FF7EE" w:rsidR="00A62BD8" w:rsidRDefault="5897EC05" w:rsidP="00A62BD8">
      <w:pPr>
        <w:ind w:firstLine="720"/>
        <w:jc w:val="both"/>
        <w:rPr>
          <w:sz w:val="24"/>
          <w:szCs w:val="24"/>
        </w:rPr>
      </w:pPr>
      <w:r w:rsidRPr="5897EC05">
        <w:rPr>
          <w:sz w:val="24"/>
          <w:szCs w:val="24"/>
        </w:rPr>
        <w:t xml:space="preserve"> When Jesus reinstated Peter, He asked Peter this question three times, “Do you love me Peter?” (John 21:12-17) The dialog between Jesus and Peter will apply to every true believer. If we love Jesus, we will love others. </w:t>
      </w:r>
    </w:p>
    <w:p w14:paraId="2F974032" w14:textId="77777777" w:rsidR="00E41FC7" w:rsidRPr="00501F09" w:rsidRDefault="5897EC05" w:rsidP="00E41FC7">
      <w:pPr>
        <w:pStyle w:val="ListParagraph"/>
        <w:ind w:left="0"/>
        <w:jc w:val="center"/>
        <w:rPr>
          <w:b/>
          <w:i/>
          <w:sz w:val="24"/>
          <w:szCs w:val="24"/>
        </w:rPr>
      </w:pPr>
      <w:r w:rsidRPr="5897EC05">
        <w:rPr>
          <w:b/>
          <w:bCs/>
          <w:i/>
          <w:iCs/>
          <w:sz w:val="24"/>
          <w:szCs w:val="24"/>
        </w:rPr>
        <w:t>1 John 4:16 (NASB)</w:t>
      </w:r>
    </w:p>
    <w:p w14:paraId="58868DA9" w14:textId="77777777" w:rsidR="00E41FC7" w:rsidRDefault="5897EC05" w:rsidP="00E41FC7">
      <w:pPr>
        <w:pStyle w:val="ListParagraph"/>
        <w:ind w:left="0"/>
        <w:jc w:val="center"/>
        <w:rPr>
          <w:b/>
          <w:i/>
          <w:sz w:val="24"/>
          <w:szCs w:val="24"/>
        </w:rPr>
      </w:pPr>
      <w:r w:rsidRPr="5897EC05">
        <w:rPr>
          <w:b/>
          <w:bCs/>
          <w:i/>
          <w:iCs/>
          <w:sz w:val="24"/>
          <w:szCs w:val="24"/>
        </w:rPr>
        <w:t>We have come to know and have believed the Love which God has for us. God is love, and the one who abides in love abides in God, and God abides in him.</w:t>
      </w:r>
    </w:p>
    <w:p w14:paraId="3CF581E2" w14:textId="77777777" w:rsidR="00A62BD8" w:rsidRDefault="00A62BD8" w:rsidP="00A62BD8">
      <w:pPr>
        <w:jc w:val="both"/>
        <w:rPr>
          <w:sz w:val="24"/>
          <w:szCs w:val="24"/>
        </w:rPr>
      </w:pPr>
      <w:r w:rsidRPr="01417191">
        <w:rPr>
          <w:b/>
          <w:bCs/>
          <w:sz w:val="24"/>
          <w:szCs w:val="24"/>
        </w:rPr>
        <w:t xml:space="preserve"> </w:t>
      </w:r>
      <w:r>
        <w:rPr>
          <w:b/>
          <w:sz w:val="24"/>
          <w:szCs w:val="24"/>
        </w:rPr>
        <w:tab/>
      </w:r>
      <w:r w:rsidRPr="01417191">
        <w:rPr>
          <w:b/>
          <w:bCs/>
          <w:sz w:val="24"/>
          <w:szCs w:val="24"/>
        </w:rPr>
        <w:t xml:space="preserve">  </w:t>
      </w:r>
      <w:r w:rsidRPr="003B3A8F">
        <w:rPr>
          <w:sz w:val="24"/>
          <w:szCs w:val="24"/>
        </w:rPr>
        <w:t>We can clearly see the seal of authenticity on Paul’s life</w:t>
      </w:r>
      <w:r w:rsidR="00581BDE">
        <w:rPr>
          <w:sz w:val="24"/>
          <w:szCs w:val="24"/>
        </w:rPr>
        <w:t>.</w:t>
      </w:r>
      <w:r w:rsidRPr="003B3A8F">
        <w:rPr>
          <w:sz w:val="24"/>
          <w:szCs w:val="24"/>
        </w:rPr>
        <w:t xml:space="preserve"> His letters</w:t>
      </w:r>
      <w:r w:rsidR="00581BDE">
        <w:rPr>
          <w:sz w:val="24"/>
          <w:szCs w:val="24"/>
        </w:rPr>
        <w:t xml:space="preserve"> reveal</w:t>
      </w:r>
      <w:r w:rsidRPr="003B3A8F">
        <w:rPr>
          <w:sz w:val="24"/>
          <w:szCs w:val="24"/>
        </w:rPr>
        <w:t xml:space="preserve"> His new heart</w:t>
      </w:r>
      <w:r w:rsidR="000201CA">
        <w:rPr>
          <w:sz w:val="24"/>
          <w:szCs w:val="24"/>
        </w:rPr>
        <w:t>, filled with love, and gives</w:t>
      </w:r>
      <w:r w:rsidRPr="003B3A8F">
        <w:rPr>
          <w:sz w:val="24"/>
          <w:szCs w:val="24"/>
        </w:rPr>
        <w:t xml:space="preserve"> </w:t>
      </w:r>
      <w:r w:rsidR="000201CA" w:rsidRPr="003B3A8F">
        <w:rPr>
          <w:sz w:val="24"/>
          <w:szCs w:val="24"/>
        </w:rPr>
        <w:t>eviden</w:t>
      </w:r>
      <w:r w:rsidR="000201CA">
        <w:rPr>
          <w:sz w:val="24"/>
          <w:szCs w:val="24"/>
        </w:rPr>
        <w:t>ce of a</w:t>
      </w:r>
      <w:r w:rsidRPr="003B3A8F">
        <w:rPr>
          <w:sz w:val="24"/>
          <w:szCs w:val="24"/>
        </w:rPr>
        <w:t xml:space="preserve"> changed life. He went from a man who hated the </w:t>
      </w:r>
      <w:r w:rsidR="00CF40DA">
        <w:rPr>
          <w:sz w:val="24"/>
          <w:szCs w:val="24"/>
        </w:rPr>
        <w:t>church</w:t>
      </w:r>
      <w:r w:rsidRPr="003B3A8F">
        <w:rPr>
          <w:sz w:val="24"/>
          <w:szCs w:val="24"/>
        </w:rPr>
        <w:t xml:space="preserve"> to a man who “Love</w:t>
      </w:r>
      <w:r w:rsidR="003B088C">
        <w:rPr>
          <w:sz w:val="24"/>
          <w:szCs w:val="24"/>
        </w:rPr>
        <w:t>d</w:t>
      </w:r>
      <w:r w:rsidRPr="003B3A8F">
        <w:rPr>
          <w:sz w:val="24"/>
          <w:szCs w:val="24"/>
        </w:rPr>
        <w:t xml:space="preserve"> the Lord with all his heart and his neighbor as himself.” </w:t>
      </w:r>
      <w:r w:rsidR="00AE65C7">
        <w:rPr>
          <w:sz w:val="24"/>
          <w:szCs w:val="24"/>
        </w:rPr>
        <w:t>F</w:t>
      </w:r>
      <w:r w:rsidRPr="003B3A8F">
        <w:rPr>
          <w:sz w:val="24"/>
          <w:szCs w:val="24"/>
        </w:rPr>
        <w:t>or thr</w:t>
      </w:r>
      <w:r w:rsidR="00AE65C7">
        <w:rPr>
          <w:sz w:val="24"/>
          <w:szCs w:val="24"/>
        </w:rPr>
        <w:t>ee years</w:t>
      </w:r>
      <w:r w:rsidRPr="003B3A8F">
        <w:rPr>
          <w:sz w:val="24"/>
          <w:szCs w:val="24"/>
        </w:rPr>
        <w:t xml:space="preserve"> Paul taught the Eph</w:t>
      </w:r>
      <w:r w:rsidR="00AE65C7">
        <w:rPr>
          <w:sz w:val="24"/>
          <w:szCs w:val="24"/>
        </w:rPr>
        <w:t>esians to</w:t>
      </w:r>
      <w:r w:rsidR="00D61E06">
        <w:rPr>
          <w:sz w:val="24"/>
          <w:szCs w:val="24"/>
        </w:rPr>
        <w:t xml:space="preserve"> obey all the commands of Jesus:</w:t>
      </w:r>
      <w:r w:rsidR="00AE65C7">
        <w:rPr>
          <w:sz w:val="24"/>
          <w:szCs w:val="24"/>
        </w:rPr>
        <w:t xml:space="preserve"> the </w:t>
      </w:r>
      <w:r w:rsidR="00D61E06">
        <w:rPr>
          <w:sz w:val="24"/>
          <w:szCs w:val="24"/>
        </w:rPr>
        <w:t>greatest of these was</w:t>
      </w:r>
      <w:r w:rsidR="00AE65C7" w:rsidRPr="003B3A8F">
        <w:rPr>
          <w:sz w:val="24"/>
          <w:szCs w:val="24"/>
        </w:rPr>
        <w:t xml:space="preserve"> to love God </w:t>
      </w:r>
      <w:r w:rsidR="00AE65C7">
        <w:rPr>
          <w:sz w:val="24"/>
          <w:szCs w:val="24"/>
        </w:rPr>
        <w:t>and</w:t>
      </w:r>
      <w:r w:rsidR="00AE65C7" w:rsidRPr="003B3A8F">
        <w:rPr>
          <w:sz w:val="24"/>
          <w:szCs w:val="24"/>
        </w:rPr>
        <w:t xml:space="preserve"> all the </w:t>
      </w:r>
      <w:r w:rsidR="0060179A">
        <w:rPr>
          <w:sz w:val="24"/>
          <w:szCs w:val="24"/>
        </w:rPr>
        <w:t>Saints</w:t>
      </w:r>
      <w:r w:rsidR="00AE65C7">
        <w:rPr>
          <w:sz w:val="24"/>
          <w:szCs w:val="24"/>
        </w:rPr>
        <w:t>, and last</w:t>
      </w:r>
      <w:r w:rsidR="00D61E06">
        <w:rPr>
          <w:sz w:val="24"/>
          <w:szCs w:val="24"/>
        </w:rPr>
        <w:t xml:space="preserve"> was to</w:t>
      </w:r>
      <w:r w:rsidRPr="003B3A8F">
        <w:rPr>
          <w:sz w:val="24"/>
          <w:szCs w:val="24"/>
        </w:rPr>
        <w:t xml:space="preserve"> make disciples</w:t>
      </w:r>
      <w:r w:rsidR="00AE65C7">
        <w:rPr>
          <w:sz w:val="24"/>
          <w:szCs w:val="24"/>
        </w:rPr>
        <w:t>.</w:t>
      </w:r>
      <w:r w:rsidRPr="003B3A8F">
        <w:rPr>
          <w:sz w:val="24"/>
          <w:szCs w:val="24"/>
        </w:rPr>
        <w:t xml:space="preserve"> (Matthew 22:46-40; 28:18-20) </w:t>
      </w:r>
    </w:p>
    <w:p w14:paraId="31848DC0" w14:textId="1DF8C384" w:rsidR="00A62BD8" w:rsidRDefault="5897EC05" w:rsidP="00A62BD8">
      <w:pPr>
        <w:rPr>
          <w:b/>
          <w:sz w:val="28"/>
          <w:szCs w:val="28"/>
        </w:rPr>
      </w:pPr>
      <w:r w:rsidRPr="5897EC05">
        <w:rPr>
          <w:b/>
          <w:bCs/>
          <w:sz w:val="28"/>
          <w:szCs w:val="28"/>
        </w:rPr>
        <w:t xml:space="preserve">DISCUSSION QUESTIONS: </w:t>
      </w:r>
      <w:r w:rsidR="00001A45">
        <w:rPr>
          <w:b/>
          <w:bCs/>
          <w:sz w:val="28"/>
          <w:szCs w:val="28"/>
        </w:rPr>
        <w:t>Let’s talk about it.</w:t>
      </w:r>
    </w:p>
    <w:p w14:paraId="453EBFA3" w14:textId="247BA8EB" w:rsidR="00A62BD8" w:rsidRPr="00AA0CCA" w:rsidRDefault="5897EC05" w:rsidP="00244EAB">
      <w:pPr>
        <w:pStyle w:val="ListParagraph"/>
        <w:numPr>
          <w:ilvl w:val="0"/>
          <w:numId w:val="20"/>
        </w:numPr>
        <w:rPr>
          <w:sz w:val="28"/>
          <w:szCs w:val="28"/>
        </w:rPr>
      </w:pPr>
      <w:r w:rsidRPr="5897EC05">
        <w:rPr>
          <w:sz w:val="24"/>
          <w:szCs w:val="24"/>
        </w:rPr>
        <w:t>Explain the following statement: “Our actions speak so loud; people can’t hear what we say.” (James 2:24-26)</w:t>
      </w:r>
    </w:p>
    <w:p w14:paraId="134AB599" w14:textId="77777777" w:rsidR="00A62BD8" w:rsidRPr="00AA0CCA" w:rsidRDefault="5897EC05" w:rsidP="00244EAB">
      <w:pPr>
        <w:pStyle w:val="ListParagraph"/>
        <w:numPr>
          <w:ilvl w:val="0"/>
          <w:numId w:val="20"/>
        </w:numPr>
        <w:rPr>
          <w:sz w:val="28"/>
          <w:szCs w:val="28"/>
        </w:rPr>
      </w:pPr>
      <w:r w:rsidRPr="5897EC05">
        <w:rPr>
          <w:sz w:val="24"/>
          <w:szCs w:val="24"/>
        </w:rPr>
        <w:t>What do people hear about your faith and love?</w:t>
      </w:r>
    </w:p>
    <w:p w14:paraId="342558D8" w14:textId="77777777" w:rsidR="00A62BD8" w:rsidRPr="006E4C16" w:rsidRDefault="5897EC05" w:rsidP="00244EAB">
      <w:pPr>
        <w:pStyle w:val="ListParagraph"/>
        <w:numPr>
          <w:ilvl w:val="0"/>
          <w:numId w:val="20"/>
        </w:numPr>
        <w:rPr>
          <w:sz w:val="28"/>
          <w:szCs w:val="28"/>
        </w:rPr>
      </w:pPr>
      <w:r w:rsidRPr="5897EC05">
        <w:rPr>
          <w:sz w:val="24"/>
          <w:szCs w:val="24"/>
        </w:rPr>
        <w:t>What is the first fruit or evidence of the Spirit? (Gal. 5:19-24)</w:t>
      </w:r>
    </w:p>
    <w:p w14:paraId="17CE1B08" w14:textId="77777777" w:rsidR="00A62BD8" w:rsidRPr="00AA0CCA" w:rsidRDefault="5897EC05" w:rsidP="00244EAB">
      <w:pPr>
        <w:pStyle w:val="ListParagraph"/>
        <w:numPr>
          <w:ilvl w:val="0"/>
          <w:numId w:val="20"/>
        </w:numPr>
        <w:rPr>
          <w:sz w:val="28"/>
          <w:szCs w:val="28"/>
        </w:rPr>
      </w:pPr>
      <w:r w:rsidRPr="5897EC05">
        <w:rPr>
          <w:sz w:val="24"/>
          <w:szCs w:val="24"/>
        </w:rPr>
        <w:t>Where is love to begin? (Titus 2:2-5)</w:t>
      </w:r>
    </w:p>
    <w:p w14:paraId="58EFBD19" w14:textId="77777777" w:rsidR="00A62BD8" w:rsidRPr="00AA0CCA" w:rsidRDefault="5897EC05" w:rsidP="00244EAB">
      <w:pPr>
        <w:pStyle w:val="ListParagraph"/>
        <w:numPr>
          <w:ilvl w:val="0"/>
          <w:numId w:val="20"/>
        </w:numPr>
        <w:rPr>
          <w:sz w:val="28"/>
          <w:szCs w:val="28"/>
        </w:rPr>
      </w:pPr>
      <w:r w:rsidRPr="5897EC05">
        <w:rPr>
          <w:sz w:val="24"/>
          <w:szCs w:val="24"/>
        </w:rPr>
        <w:t>What is the one and only source of love? (1 Tim. 1:1-3,14; 2 Tim.1:13; Eph. 1:4 1 Jn. 4:8)</w:t>
      </w:r>
    </w:p>
    <w:p w14:paraId="003654F5" w14:textId="77777777" w:rsidR="00A62BD8" w:rsidRPr="00AD34B1" w:rsidRDefault="5897EC05" w:rsidP="00244EAB">
      <w:pPr>
        <w:pStyle w:val="ListParagraph"/>
        <w:numPr>
          <w:ilvl w:val="0"/>
          <w:numId w:val="20"/>
        </w:numPr>
        <w:rPr>
          <w:sz w:val="28"/>
          <w:szCs w:val="28"/>
        </w:rPr>
      </w:pPr>
      <w:r w:rsidRPr="5897EC05">
        <w:rPr>
          <w:sz w:val="24"/>
          <w:szCs w:val="24"/>
        </w:rPr>
        <w:t>How can you serve the body of believers in love? Make a to-do list.</w:t>
      </w:r>
    </w:p>
    <w:p w14:paraId="3F65EB8F" w14:textId="77777777" w:rsidR="00A62BD8" w:rsidRPr="009567BB" w:rsidRDefault="5897EC05" w:rsidP="00244EAB">
      <w:pPr>
        <w:pStyle w:val="ListParagraph"/>
        <w:numPr>
          <w:ilvl w:val="0"/>
          <w:numId w:val="20"/>
        </w:numPr>
        <w:rPr>
          <w:sz w:val="28"/>
          <w:szCs w:val="28"/>
        </w:rPr>
      </w:pPr>
      <w:r w:rsidRPr="5897EC05">
        <w:rPr>
          <w:sz w:val="24"/>
          <w:szCs w:val="24"/>
        </w:rPr>
        <w:t xml:space="preserve">Do you know the love language of your family members? </w:t>
      </w:r>
    </w:p>
    <w:p w14:paraId="440A9B67" w14:textId="77777777" w:rsidR="00A62BD8" w:rsidRPr="006E4C16" w:rsidRDefault="5897EC05" w:rsidP="00244EAB">
      <w:pPr>
        <w:pStyle w:val="ListParagraph"/>
        <w:numPr>
          <w:ilvl w:val="0"/>
          <w:numId w:val="20"/>
        </w:numPr>
        <w:rPr>
          <w:sz w:val="28"/>
          <w:szCs w:val="28"/>
        </w:rPr>
      </w:pPr>
      <w:r w:rsidRPr="5897EC05">
        <w:rPr>
          <w:sz w:val="24"/>
          <w:szCs w:val="24"/>
        </w:rPr>
        <w:t>Ask them to fill in the blanks: I feel loved most when_____________________________?</w:t>
      </w:r>
    </w:p>
    <w:p w14:paraId="65F88719" w14:textId="77777777" w:rsidR="00A62BD8" w:rsidRPr="00D93EF7" w:rsidRDefault="5897EC05" w:rsidP="00244EAB">
      <w:pPr>
        <w:pStyle w:val="ListParagraph"/>
        <w:numPr>
          <w:ilvl w:val="0"/>
          <w:numId w:val="20"/>
        </w:numPr>
        <w:rPr>
          <w:sz w:val="28"/>
          <w:szCs w:val="28"/>
        </w:rPr>
      </w:pPr>
      <w:r w:rsidRPr="5897EC05">
        <w:rPr>
          <w:sz w:val="24"/>
          <w:szCs w:val="24"/>
        </w:rPr>
        <w:t>What will you do to show love to the members of your family?</w:t>
      </w:r>
    </w:p>
    <w:p w14:paraId="0A63AB45" w14:textId="0657BA36" w:rsidR="00A62BD8" w:rsidRPr="0047124A" w:rsidRDefault="5897EC05" w:rsidP="00244EAB">
      <w:pPr>
        <w:pStyle w:val="ListParagraph"/>
        <w:numPr>
          <w:ilvl w:val="0"/>
          <w:numId w:val="20"/>
        </w:numPr>
        <w:rPr>
          <w:sz w:val="28"/>
          <w:szCs w:val="28"/>
        </w:rPr>
      </w:pPr>
      <w:r w:rsidRPr="5897EC05">
        <w:rPr>
          <w:sz w:val="24"/>
          <w:szCs w:val="24"/>
        </w:rPr>
        <w:t>What is your labor of love? (1Thess. 1:1-5)</w:t>
      </w:r>
    </w:p>
    <w:p w14:paraId="2CAE19BC" w14:textId="77777777" w:rsidR="00A62BD8" w:rsidRDefault="5897EC05" w:rsidP="00244EAB">
      <w:pPr>
        <w:pStyle w:val="ListParagraph"/>
        <w:numPr>
          <w:ilvl w:val="0"/>
          <w:numId w:val="20"/>
        </w:numPr>
        <w:rPr>
          <w:sz w:val="24"/>
          <w:szCs w:val="24"/>
        </w:rPr>
      </w:pPr>
      <w:r w:rsidRPr="5897EC05">
        <w:rPr>
          <w:sz w:val="24"/>
          <w:szCs w:val="24"/>
        </w:rPr>
        <w:t>List the evidence of love between Paul and the Saints at Ephesus. (Acts 20:13-38; 2 Tim. 1:13-18)</w:t>
      </w:r>
    </w:p>
    <w:p w14:paraId="2E1E0675" w14:textId="77777777" w:rsidR="00085635" w:rsidRPr="003B3A8F" w:rsidRDefault="5897EC05" w:rsidP="00085635">
      <w:pPr>
        <w:jc w:val="center"/>
        <w:rPr>
          <w:b/>
          <w:i/>
          <w:sz w:val="24"/>
          <w:szCs w:val="24"/>
        </w:rPr>
      </w:pPr>
      <w:r w:rsidRPr="5897EC05">
        <w:rPr>
          <w:b/>
          <w:bCs/>
          <w:i/>
          <w:iCs/>
          <w:sz w:val="24"/>
          <w:szCs w:val="24"/>
        </w:rPr>
        <w:t>Galatians 5:14 (NIV)</w:t>
      </w:r>
    </w:p>
    <w:p w14:paraId="50EA8314" w14:textId="1D0EAB8B" w:rsidR="00A62BD8" w:rsidRDefault="5897EC05" w:rsidP="00085635">
      <w:pPr>
        <w:jc w:val="center"/>
        <w:rPr>
          <w:b/>
          <w:bCs/>
          <w:i/>
          <w:iCs/>
          <w:sz w:val="24"/>
          <w:szCs w:val="24"/>
        </w:rPr>
      </w:pPr>
      <w:r w:rsidRPr="5897EC05">
        <w:rPr>
          <w:b/>
          <w:bCs/>
          <w:i/>
          <w:iCs/>
          <w:sz w:val="24"/>
          <w:szCs w:val="24"/>
        </w:rPr>
        <w:t>The entire Law is summed up in a single command: “LOVE YOUR NEIGHBOR AS YOURSELF.”</w:t>
      </w:r>
    </w:p>
    <w:p w14:paraId="33DEBEDE" w14:textId="77777777" w:rsidR="00D44C53" w:rsidRPr="002902CD" w:rsidRDefault="00D44C53" w:rsidP="00D44C53">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3589A352" w14:textId="1C765A74" w:rsidR="00A62BD8" w:rsidRPr="00D44C53" w:rsidRDefault="00A62BD8" w:rsidP="00BD269D">
      <w:pPr>
        <w:pStyle w:val="ListParagraph"/>
        <w:numPr>
          <w:ilvl w:val="0"/>
          <w:numId w:val="80"/>
        </w:numPr>
        <w:rPr>
          <w:sz w:val="24"/>
          <w:szCs w:val="24"/>
        </w:rPr>
      </w:pPr>
      <w:r w:rsidRPr="00D44C53">
        <w:rPr>
          <w:sz w:val="24"/>
          <w:szCs w:val="24"/>
        </w:rPr>
        <w:t>1 John 3:14 -24 &amp; 4:7-5:4</w:t>
      </w:r>
      <w:r w:rsidR="00BD2AB9" w:rsidRPr="00D44C53">
        <w:rPr>
          <w:sz w:val="24"/>
          <w:szCs w:val="24"/>
        </w:rPr>
        <w:t>; John</w:t>
      </w:r>
      <w:r w:rsidRPr="00D44C53">
        <w:rPr>
          <w:sz w:val="24"/>
          <w:szCs w:val="24"/>
        </w:rPr>
        <w:t xml:space="preserve"> 13:1-4, 34-35, John 15:7-13,17; 17:21-23; Gal. 5:12-15; Romans 5:5; James 2:8; 1 Cor.13:1-13; </w:t>
      </w:r>
      <w:r w:rsidR="00456E39">
        <w:t>Colossians</w:t>
      </w:r>
      <w:r w:rsidRPr="00D44C53">
        <w:rPr>
          <w:sz w:val="24"/>
          <w:szCs w:val="24"/>
        </w:rPr>
        <w:t xml:space="preserve"> 1:1:4; Philemon 5; Ephesians 3:18; Matthew 22:34-40</w:t>
      </w:r>
    </w:p>
    <w:p w14:paraId="7C4B596D" w14:textId="77777777" w:rsidR="00085635" w:rsidRPr="00B543B6" w:rsidRDefault="00085635" w:rsidP="00085635">
      <w:pPr>
        <w:pStyle w:val="ListParagraph"/>
        <w:rPr>
          <w:sz w:val="24"/>
        </w:rPr>
      </w:pPr>
    </w:p>
    <w:p w14:paraId="71B2A63A" w14:textId="77777777" w:rsidR="00085635" w:rsidRPr="00677C30" w:rsidRDefault="5897EC05" w:rsidP="00085635">
      <w:pPr>
        <w:jc w:val="center"/>
        <w:rPr>
          <w:b/>
          <w:i/>
          <w:sz w:val="24"/>
          <w:szCs w:val="24"/>
        </w:rPr>
      </w:pPr>
      <w:r w:rsidRPr="5897EC05">
        <w:rPr>
          <w:b/>
          <w:bCs/>
          <w:i/>
          <w:iCs/>
          <w:sz w:val="24"/>
          <w:szCs w:val="24"/>
        </w:rPr>
        <w:t>1 John 3:14 &amp; 18-24 (HCSB)</w:t>
      </w:r>
    </w:p>
    <w:p w14:paraId="6D9FF42E" w14:textId="2F7F61E2" w:rsidR="00A62BD8" w:rsidRDefault="5897EC05" w:rsidP="00085635">
      <w:pPr>
        <w:jc w:val="center"/>
        <w:rPr>
          <w:b/>
          <w:i/>
          <w:sz w:val="24"/>
          <w:szCs w:val="24"/>
        </w:rPr>
      </w:pPr>
      <w:r w:rsidRPr="5897EC05">
        <w:rPr>
          <w:b/>
          <w:bCs/>
          <w:i/>
          <w:iCs/>
          <w:sz w:val="24"/>
          <w:szCs w:val="24"/>
        </w:rPr>
        <w:t xml:space="preserve">14 We </w:t>
      </w:r>
      <w:r w:rsidRPr="5897EC05">
        <w:rPr>
          <w:b/>
          <w:bCs/>
          <w:i/>
          <w:iCs/>
          <w:sz w:val="24"/>
          <w:szCs w:val="24"/>
          <w:u w:val="single"/>
        </w:rPr>
        <w:t>know</w:t>
      </w:r>
      <w:r w:rsidRPr="5897EC05">
        <w:rPr>
          <w:b/>
          <w:bCs/>
          <w:i/>
          <w:iCs/>
          <w:sz w:val="24"/>
          <w:szCs w:val="24"/>
        </w:rPr>
        <w:t xml:space="preserve"> that we have passed from death to life because we love our brothers. The one who does not love remains in death. 18 Little children, we must not love in word or speech, but </w:t>
      </w:r>
      <w:r w:rsidR="00687BFE" w:rsidRPr="5897EC05">
        <w:rPr>
          <w:b/>
          <w:bCs/>
          <w:i/>
          <w:iCs/>
          <w:sz w:val="24"/>
          <w:szCs w:val="24"/>
        </w:rPr>
        <w:t>indeed</w:t>
      </w:r>
      <w:r w:rsidRPr="5897EC05">
        <w:rPr>
          <w:b/>
          <w:bCs/>
          <w:i/>
          <w:iCs/>
          <w:sz w:val="24"/>
          <w:szCs w:val="24"/>
        </w:rPr>
        <w:t xml:space="preserve"> and truth;19 that is how we will </w:t>
      </w:r>
      <w:r w:rsidRPr="5897EC05">
        <w:rPr>
          <w:b/>
          <w:bCs/>
          <w:i/>
          <w:iCs/>
          <w:sz w:val="24"/>
          <w:szCs w:val="24"/>
          <w:u w:val="single"/>
        </w:rPr>
        <w:t>know</w:t>
      </w:r>
      <w:r w:rsidRPr="5897EC05">
        <w:rPr>
          <w:b/>
          <w:bCs/>
          <w:i/>
          <w:iCs/>
          <w:sz w:val="24"/>
          <w:szCs w:val="24"/>
        </w:rPr>
        <w:t xml:space="preserve"> we are of the truth, and will convince our hearts in His presence, 20 because if our hearts condemn us, God is greater than our hearts and knows all things. 21 Dear friend, if our hearts do not condemn us we have confidence before God, 22 and can receive whatever we ask from Him because we keep His commands and do what is pleasing in His sight.23 Now this is </w:t>
      </w:r>
      <w:r w:rsidRPr="5897EC05">
        <w:rPr>
          <w:b/>
          <w:bCs/>
          <w:i/>
          <w:iCs/>
          <w:sz w:val="24"/>
          <w:szCs w:val="24"/>
          <w:u w:val="single"/>
        </w:rPr>
        <w:t>His command</w:t>
      </w:r>
      <w:r w:rsidRPr="5897EC05">
        <w:rPr>
          <w:b/>
          <w:bCs/>
          <w:i/>
          <w:iCs/>
          <w:sz w:val="24"/>
          <w:szCs w:val="24"/>
        </w:rPr>
        <w:t xml:space="preserve">: that we </w:t>
      </w:r>
      <w:r w:rsidRPr="5897EC05">
        <w:rPr>
          <w:b/>
          <w:bCs/>
          <w:i/>
          <w:iCs/>
          <w:sz w:val="24"/>
          <w:szCs w:val="24"/>
          <w:u w:val="single"/>
        </w:rPr>
        <w:t>believe in the name of His Son Jesus Christ</w:t>
      </w:r>
      <w:r w:rsidRPr="5897EC05">
        <w:rPr>
          <w:b/>
          <w:bCs/>
          <w:i/>
          <w:iCs/>
          <w:sz w:val="24"/>
          <w:szCs w:val="24"/>
        </w:rPr>
        <w:t xml:space="preserve">, and </w:t>
      </w:r>
      <w:r w:rsidRPr="5897EC05">
        <w:rPr>
          <w:b/>
          <w:bCs/>
          <w:i/>
          <w:iCs/>
          <w:sz w:val="24"/>
          <w:szCs w:val="24"/>
          <w:u w:val="single"/>
        </w:rPr>
        <w:t>love one another</w:t>
      </w:r>
      <w:r w:rsidRPr="5897EC05">
        <w:rPr>
          <w:b/>
          <w:bCs/>
          <w:i/>
          <w:iCs/>
          <w:sz w:val="24"/>
          <w:szCs w:val="24"/>
        </w:rPr>
        <w:t xml:space="preserve"> as He commanded us. 24 The one who keeps His commands remains in Him, and He in him.  And the way we know that He remains in us is from the Spirit He has given us.</w:t>
      </w:r>
    </w:p>
    <w:p w14:paraId="6A39EDB4" w14:textId="501B5CD8" w:rsidR="008C647A" w:rsidRDefault="001A1032" w:rsidP="00D44C53">
      <w:pPr>
        <w:ind w:firstLine="720"/>
        <w:jc w:val="both"/>
        <w:rPr>
          <w:sz w:val="24"/>
          <w:szCs w:val="24"/>
        </w:rPr>
      </w:pPr>
      <w:r>
        <w:rPr>
          <w:sz w:val="24"/>
          <w:szCs w:val="24"/>
        </w:rPr>
        <w:t>The one most recognizable birth mark of a</w:t>
      </w:r>
      <w:r w:rsidR="29EEB50F" w:rsidRPr="00692EB6">
        <w:rPr>
          <w:sz w:val="24"/>
          <w:szCs w:val="24"/>
        </w:rPr>
        <w:t xml:space="preserve"> child of God</w:t>
      </w:r>
      <w:r>
        <w:rPr>
          <w:sz w:val="24"/>
          <w:szCs w:val="24"/>
        </w:rPr>
        <w:t xml:space="preserve"> is love.</w:t>
      </w:r>
      <w:r w:rsidR="29EEB50F" w:rsidRPr="00692EB6">
        <w:rPr>
          <w:sz w:val="24"/>
          <w:szCs w:val="24"/>
        </w:rPr>
        <w:t xml:space="preserve"> The world will never know who God is and how much He loves them unless we represent Him well. </w:t>
      </w:r>
      <w:r>
        <w:rPr>
          <w:sz w:val="24"/>
          <w:szCs w:val="24"/>
        </w:rPr>
        <w:t xml:space="preserve">In fact, in His prayer just before His passion, </w:t>
      </w:r>
      <w:r w:rsidR="29EEB50F" w:rsidRPr="00692EB6">
        <w:rPr>
          <w:sz w:val="24"/>
          <w:szCs w:val="24"/>
        </w:rPr>
        <w:t xml:space="preserve">Jesus prayed that we would be united </w:t>
      </w:r>
      <w:r>
        <w:rPr>
          <w:sz w:val="24"/>
          <w:szCs w:val="24"/>
        </w:rPr>
        <w:t xml:space="preserve">to </w:t>
      </w:r>
      <w:r w:rsidR="29EEB50F" w:rsidRPr="00692EB6">
        <w:rPr>
          <w:sz w:val="24"/>
          <w:szCs w:val="24"/>
        </w:rPr>
        <w:t xml:space="preserve">one another in love. </w:t>
      </w:r>
      <w:r>
        <w:rPr>
          <w:sz w:val="24"/>
          <w:szCs w:val="24"/>
        </w:rPr>
        <w:t>The greatest</w:t>
      </w:r>
      <w:r w:rsidR="29EEB50F" w:rsidRPr="00692EB6">
        <w:rPr>
          <w:sz w:val="24"/>
          <w:szCs w:val="24"/>
        </w:rPr>
        <w:t xml:space="preserve"> express</w:t>
      </w:r>
      <w:r>
        <w:rPr>
          <w:sz w:val="24"/>
          <w:szCs w:val="24"/>
        </w:rPr>
        <w:t>ion of</w:t>
      </w:r>
      <w:r w:rsidR="29EEB50F" w:rsidRPr="00692EB6">
        <w:rPr>
          <w:sz w:val="24"/>
          <w:szCs w:val="24"/>
        </w:rPr>
        <w:t xml:space="preserve"> our love </w:t>
      </w:r>
      <w:r>
        <w:rPr>
          <w:sz w:val="24"/>
          <w:szCs w:val="24"/>
        </w:rPr>
        <w:t>for</w:t>
      </w:r>
      <w:r w:rsidR="29EEB50F" w:rsidRPr="00692EB6">
        <w:rPr>
          <w:sz w:val="24"/>
          <w:szCs w:val="24"/>
        </w:rPr>
        <w:t xml:space="preserve"> Jesus </w:t>
      </w:r>
      <w:r>
        <w:rPr>
          <w:sz w:val="24"/>
          <w:szCs w:val="24"/>
        </w:rPr>
        <w:t xml:space="preserve">is to </w:t>
      </w:r>
      <w:r w:rsidR="29EEB50F" w:rsidRPr="00692EB6">
        <w:rPr>
          <w:sz w:val="24"/>
          <w:szCs w:val="24"/>
        </w:rPr>
        <w:t xml:space="preserve">obeying His greatest command </w:t>
      </w:r>
      <w:r>
        <w:rPr>
          <w:sz w:val="24"/>
          <w:szCs w:val="24"/>
        </w:rPr>
        <w:t>to love our neighbor as we love ourselves. T</w:t>
      </w:r>
      <w:r w:rsidR="29EEB50F" w:rsidRPr="00692EB6">
        <w:rPr>
          <w:sz w:val="24"/>
          <w:szCs w:val="24"/>
        </w:rPr>
        <w:t xml:space="preserve">his is how Jesus knows </w:t>
      </w:r>
      <w:r>
        <w:rPr>
          <w:sz w:val="24"/>
          <w:szCs w:val="24"/>
        </w:rPr>
        <w:t xml:space="preserve">that </w:t>
      </w:r>
      <w:r w:rsidR="29EEB50F" w:rsidRPr="00692EB6">
        <w:rPr>
          <w:sz w:val="24"/>
          <w:szCs w:val="24"/>
        </w:rPr>
        <w:t>we love Him.  Let’s take this to heart and really become doers of the Word and not hearers only.</w:t>
      </w:r>
    </w:p>
    <w:p w14:paraId="0D1F0452" w14:textId="77777777" w:rsidR="00BA3125" w:rsidRDefault="00BA3125" w:rsidP="00571C56">
      <w:pPr>
        <w:pStyle w:val="ListParagraph"/>
        <w:ind w:left="0"/>
        <w:jc w:val="center"/>
        <w:rPr>
          <w:b/>
          <w:i/>
          <w:sz w:val="24"/>
        </w:rPr>
      </w:pPr>
    </w:p>
    <w:p w14:paraId="79F56306" w14:textId="77777777" w:rsidR="00BA3125" w:rsidRDefault="00BA3125" w:rsidP="00BD269D">
      <w:pPr>
        <w:pStyle w:val="ListParagraph"/>
        <w:numPr>
          <w:ilvl w:val="0"/>
          <w:numId w:val="48"/>
        </w:numPr>
        <w:jc w:val="center"/>
        <w:rPr>
          <w:b/>
          <w:i/>
          <w:sz w:val="24"/>
        </w:rPr>
      </w:pPr>
    </w:p>
    <w:p w14:paraId="55E4E7F2" w14:textId="0EC043E1" w:rsidR="00571C56" w:rsidRPr="00BA3125" w:rsidRDefault="007F6DC6" w:rsidP="00571C56">
      <w:pPr>
        <w:pStyle w:val="ListParagraph"/>
        <w:ind w:left="0"/>
        <w:jc w:val="center"/>
        <w:rPr>
          <w:b/>
          <w:sz w:val="28"/>
          <w:szCs w:val="28"/>
        </w:rPr>
      </w:pPr>
      <w:r>
        <w:rPr>
          <w:b/>
          <w:bCs/>
          <w:sz w:val="28"/>
          <w:szCs w:val="28"/>
        </w:rPr>
        <w:t>Memory Verses</w:t>
      </w:r>
    </w:p>
    <w:p w14:paraId="49A3180A" w14:textId="77777777" w:rsidR="00085635" w:rsidRPr="006E4C16" w:rsidRDefault="5897EC05" w:rsidP="00085635">
      <w:pPr>
        <w:jc w:val="center"/>
        <w:rPr>
          <w:b/>
          <w:i/>
          <w:sz w:val="24"/>
          <w:szCs w:val="24"/>
        </w:rPr>
      </w:pPr>
      <w:r w:rsidRPr="5897EC05">
        <w:rPr>
          <w:b/>
          <w:bCs/>
          <w:i/>
          <w:iCs/>
          <w:sz w:val="24"/>
          <w:szCs w:val="24"/>
        </w:rPr>
        <w:t>Galatians 5:6 (NASB)</w:t>
      </w:r>
    </w:p>
    <w:p w14:paraId="10DE0B68" w14:textId="77777777" w:rsidR="00A62BD8" w:rsidRPr="006E4C16" w:rsidRDefault="5897EC05" w:rsidP="00A62BD8">
      <w:pPr>
        <w:pBdr>
          <w:bottom w:val="single" w:sz="6" w:space="1" w:color="auto"/>
        </w:pBdr>
        <w:jc w:val="center"/>
        <w:rPr>
          <w:b/>
          <w:i/>
          <w:sz w:val="24"/>
          <w:szCs w:val="24"/>
        </w:rPr>
      </w:pPr>
      <w:r w:rsidRPr="5897EC05">
        <w:rPr>
          <w:b/>
          <w:bCs/>
          <w:i/>
          <w:iCs/>
          <w:sz w:val="24"/>
          <w:szCs w:val="24"/>
        </w:rPr>
        <w:t>For in Christ Jesus neither circumcision nor un-circumcision means anything, but faith working through love.</w:t>
      </w:r>
    </w:p>
    <w:p w14:paraId="3D46B716" w14:textId="77777777" w:rsidR="00D44C53" w:rsidRDefault="006C7FCF" w:rsidP="006C7FCF">
      <w:pPr>
        <w:jc w:val="center"/>
        <w:rPr>
          <w:sz w:val="28"/>
          <w:szCs w:val="28"/>
        </w:rPr>
      </w:pP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Pr>
          <w:sz w:val="28"/>
        </w:rPr>
        <w:softHyphen/>
      </w:r>
      <w:r w:rsidRPr="0396A062">
        <w:rPr>
          <w:sz w:val="28"/>
          <w:szCs w:val="28"/>
        </w:rPr>
        <w:softHyphen/>
      </w:r>
    </w:p>
    <w:p w14:paraId="6A66C5D2" w14:textId="1FFC7B75" w:rsidR="00D44C53" w:rsidRDefault="00D44C53" w:rsidP="006C7FCF">
      <w:pPr>
        <w:jc w:val="center"/>
        <w:rPr>
          <w:sz w:val="28"/>
          <w:szCs w:val="28"/>
        </w:rPr>
      </w:pPr>
    </w:p>
    <w:p w14:paraId="3419097A" w14:textId="39A33216" w:rsidR="00D44C53" w:rsidRDefault="00D44C53" w:rsidP="006C7FCF">
      <w:pPr>
        <w:jc w:val="center"/>
        <w:rPr>
          <w:sz w:val="28"/>
          <w:szCs w:val="28"/>
        </w:rPr>
      </w:pPr>
    </w:p>
    <w:p w14:paraId="44C5498A" w14:textId="77777777" w:rsidR="00D44C53" w:rsidRDefault="00D44C53" w:rsidP="006C7FCF">
      <w:pPr>
        <w:jc w:val="center"/>
        <w:rPr>
          <w:sz w:val="28"/>
          <w:szCs w:val="28"/>
        </w:rPr>
      </w:pPr>
    </w:p>
    <w:p w14:paraId="2FBFBA8A" w14:textId="6C5402FF" w:rsidR="00091294" w:rsidRPr="00E45190" w:rsidRDefault="00E45190" w:rsidP="00932AAD">
      <w:pPr>
        <w:jc w:val="center"/>
        <w:rPr>
          <w:b/>
          <w:sz w:val="36"/>
          <w:szCs w:val="36"/>
        </w:rPr>
      </w:pPr>
      <w:r w:rsidRPr="00E45190">
        <w:rPr>
          <w:b/>
          <w:sz w:val="36"/>
          <w:szCs w:val="36"/>
        </w:rPr>
        <w:t>Week #11</w:t>
      </w:r>
      <w:r w:rsidR="5897EC05" w:rsidRPr="00E45190">
        <w:rPr>
          <w:b/>
          <w:sz w:val="36"/>
          <w:szCs w:val="36"/>
        </w:rPr>
        <w:t xml:space="preserve"> </w:t>
      </w:r>
    </w:p>
    <w:p w14:paraId="40A9D29A" w14:textId="77777777" w:rsidR="00932AAD" w:rsidRDefault="5897EC05" w:rsidP="00932AAD">
      <w:pPr>
        <w:jc w:val="center"/>
        <w:rPr>
          <w:b/>
          <w:sz w:val="40"/>
          <w:szCs w:val="40"/>
        </w:rPr>
      </w:pPr>
      <w:r w:rsidRPr="5897EC05">
        <w:rPr>
          <w:b/>
          <w:bCs/>
          <w:sz w:val="40"/>
          <w:szCs w:val="40"/>
        </w:rPr>
        <w:t>I Remember You in My Prayers</w:t>
      </w:r>
    </w:p>
    <w:p w14:paraId="4E01408D" w14:textId="77777777" w:rsidR="00932AAD" w:rsidRDefault="5897EC05" w:rsidP="00932AAD">
      <w:pPr>
        <w:jc w:val="center"/>
        <w:rPr>
          <w:b/>
          <w:sz w:val="28"/>
          <w:szCs w:val="28"/>
        </w:rPr>
      </w:pPr>
      <w:r w:rsidRPr="5897EC05">
        <w:rPr>
          <w:b/>
          <w:bCs/>
          <w:sz w:val="28"/>
          <w:szCs w:val="28"/>
        </w:rPr>
        <w:t>Key Passage</w:t>
      </w:r>
    </w:p>
    <w:p w14:paraId="21163C90" w14:textId="0E975CE1" w:rsidR="00085635" w:rsidRPr="00D44C53" w:rsidRDefault="00085635" w:rsidP="000E5C27">
      <w:pPr>
        <w:jc w:val="center"/>
        <w:rPr>
          <w:b/>
          <w:i/>
          <w:sz w:val="24"/>
          <w:szCs w:val="24"/>
        </w:rPr>
      </w:pPr>
      <w:r w:rsidRPr="00D44C53">
        <w:rPr>
          <w:b/>
          <w:bCs/>
          <w:i/>
          <w:iCs/>
          <w:sz w:val="24"/>
          <w:szCs w:val="24"/>
        </w:rPr>
        <w:t>Ephesians 1:15</w:t>
      </w:r>
      <w:r w:rsidR="00D44C53" w:rsidRPr="00D44C53">
        <w:rPr>
          <w:b/>
          <w:bCs/>
          <w:i/>
          <w:iCs/>
          <w:sz w:val="24"/>
          <w:szCs w:val="24"/>
        </w:rPr>
        <w:t xml:space="preserve"> </w:t>
      </w:r>
      <w:r w:rsidRPr="00D44C53">
        <w:rPr>
          <w:b/>
          <w:bCs/>
          <w:i/>
          <w:iCs/>
          <w:sz w:val="24"/>
          <w:szCs w:val="24"/>
        </w:rPr>
        <w:t>(NASB)</w:t>
      </w:r>
    </w:p>
    <w:p w14:paraId="6D1E23E5" w14:textId="77777777" w:rsidR="00932AAD" w:rsidRPr="00D44C53" w:rsidRDefault="00932AAD" w:rsidP="00B543B6">
      <w:pPr>
        <w:jc w:val="center"/>
        <w:rPr>
          <w:b/>
          <w:i/>
          <w:sz w:val="24"/>
          <w:szCs w:val="24"/>
        </w:rPr>
      </w:pPr>
      <w:r w:rsidRPr="00D44C53">
        <w:rPr>
          <w:b/>
          <w:bCs/>
          <w:i/>
          <w:iCs/>
          <w:sz w:val="24"/>
          <w:szCs w:val="24"/>
        </w:rPr>
        <w:t>Do not cease giving thanks for you, while making mention of you in my prayers.</w:t>
      </w:r>
    </w:p>
    <w:p w14:paraId="38540240" w14:textId="77777777" w:rsidR="00091294" w:rsidRPr="00D44C53" w:rsidRDefault="5897EC05" w:rsidP="00091294">
      <w:pPr>
        <w:jc w:val="center"/>
        <w:rPr>
          <w:b/>
          <w:i/>
          <w:sz w:val="24"/>
          <w:szCs w:val="24"/>
        </w:rPr>
      </w:pPr>
      <w:r w:rsidRPr="00D44C53">
        <w:rPr>
          <w:b/>
          <w:bCs/>
          <w:i/>
          <w:iCs/>
          <w:sz w:val="24"/>
          <w:szCs w:val="24"/>
        </w:rPr>
        <w:t>Ephesians 3:14-21</w:t>
      </w:r>
    </w:p>
    <w:p w14:paraId="09E7270C" w14:textId="77777777" w:rsidR="00932AAD" w:rsidRDefault="5897EC05" w:rsidP="00932AAD">
      <w:pPr>
        <w:jc w:val="center"/>
        <w:rPr>
          <w:b/>
          <w:sz w:val="28"/>
          <w:szCs w:val="28"/>
        </w:rPr>
      </w:pPr>
      <w:r w:rsidRPr="5897EC05">
        <w:rPr>
          <w:b/>
          <w:bCs/>
          <w:sz w:val="28"/>
          <w:szCs w:val="28"/>
        </w:rPr>
        <w:t>Introduction</w:t>
      </w:r>
    </w:p>
    <w:p w14:paraId="03D1AA04" w14:textId="3987070D" w:rsidR="00932AAD" w:rsidRDefault="00932AAD" w:rsidP="00932AAD">
      <w:pPr>
        <w:jc w:val="both"/>
        <w:rPr>
          <w:sz w:val="24"/>
          <w:szCs w:val="24"/>
        </w:rPr>
      </w:pPr>
      <w:r>
        <w:rPr>
          <w:sz w:val="24"/>
          <w:szCs w:val="24"/>
        </w:rPr>
        <w:t xml:space="preserve"> </w:t>
      </w:r>
      <w:r>
        <w:rPr>
          <w:sz w:val="24"/>
          <w:szCs w:val="24"/>
        </w:rPr>
        <w:tab/>
        <w:t>Paul’s epistle to the Ephesians was the first of the four prison letters written sometime around A.D. 60-62</w:t>
      </w:r>
      <w:r w:rsidR="003B088C">
        <w:rPr>
          <w:sz w:val="24"/>
          <w:szCs w:val="24"/>
        </w:rPr>
        <w:t>. The others included</w:t>
      </w:r>
      <w:r>
        <w:rPr>
          <w:sz w:val="24"/>
          <w:szCs w:val="24"/>
        </w:rPr>
        <w:t xml:space="preserve"> </w:t>
      </w:r>
      <w:r w:rsidR="003B088C">
        <w:rPr>
          <w:sz w:val="24"/>
          <w:szCs w:val="24"/>
        </w:rPr>
        <w:t>Colossians, Philippians</w:t>
      </w:r>
      <w:r w:rsidR="006913C3">
        <w:rPr>
          <w:sz w:val="24"/>
          <w:szCs w:val="24"/>
        </w:rPr>
        <w:t xml:space="preserve"> and the last was the personal letter to </w:t>
      </w:r>
      <w:r>
        <w:rPr>
          <w:sz w:val="24"/>
          <w:szCs w:val="24"/>
        </w:rPr>
        <w:t xml:space="preserve">Philemon, a member of the </w:t>
      </w:r>
      <w:r w:rsidR="00CF40DA">
        <w:rPr>
          <w:sz w:val="24"/>
          <w:szCs w:val="24"/>
        </w:rPr>
        <w:t>church</w:t>
      </w:r>
      <w:r>
        <w:rPr>
          <w:sz w:val="24"/>
          <w:szCs w:val="24"/>
        </w:rPr>
        <w:t xml:space="preserve"> at Colossae, which met in his home</w:t>
      </w:r>
      <w:r w:rsidR="003B088C">
        <w:rPr>
          <w:sz w:val="24"/>
          <w:szCs w:val="24"/>
        </w:rPr>
        <w:t xml:space="preserve">. </w:t>
      </w:r>
      <w:r>
        <w:rPr>
          <w:sz w:val="24"/>
          <w:szCs w:val="24"/>
        </w:rPr>
        <w:t xml:space="preserve">You would think Paul would be wallowing in self-pity while he languished there on house arrest. (Acts 28:16-31) So what was Paul doing with his time </w:t>
      </w:r>
      <w:r w:rsidR="006913C3">
        <w:rPr>
          <w:sz w:val="24"/>
          <w:szCs w:val="24"/>
        </w:rPr>
        <w:t xml:space="preserve">while he was </w:t>
      </w:r>
      <w:r>
        <w:rPr>
          <w:sz w:val="24"/>
          <w:szCs w:val="24"/>
        </w:rPr>
        <w:t xml:space="preserve">locked up? Paul was thanking God for these </w:t>
      </w:r>
      <w:r w:rsidR="0060179A">
        <w:rPr>
          <w:sz w:val="24"/>
          <w:szCs w:val="24"/>
        </w:rPr>
        <w:t>Saints</w:t>
      </w:r>
      <w:r>
        <w:rPr>
          <w:sz w:val="24"/>
          <w:szCs w:val="24"/>
        </w:rPr>
        <w:t xml:space="preserve"> and ministering to them in prayer. I do believe his prayers included their physical needs</w:t>
      </w:r>
      <w:r w:rsidR="006913C3">
        <w:rPr>
          <w:sz w:val="24"/>
          <w:szCs w:val="24"/>
        </w:rPr>
        <w:t>,</w:t>
      </w:r>
      <w:r>
        <w:rPr>
          <w:sz w:val="24"/>
          <w:szCs w:val="24"/>
        </w:rPr>
        <w:t xml:space="preserve"> but what is recorded is his great concern for their spiritual needs. In our next </w:t>
      </w:r>
      <w:r w:rsidR="007936C5">
        <w:rPr>
          <w:sz w:val="24"/>
          <w:szCs w:val="24"/>
        </w:rPr>
        <w:t>Chapter</w:t>
      </w:r>
      <w:r w:rsidR="0015268B">
        <w:rPr>
          <w:sz w:val="24"/>
          <w:szCs w:val="24"/>
        </w:rPr>
        <w:t>,</w:t>
      </w:r>
      <w:r>
        <w:rPr>
          <w:sz w:val="24"/>
          <w:szCs w:val="24"/>
        </w:rPr>
        <w:t xml:space="preserve"> we will focus on the specifics of those prayers and learn how to pray for the ones we love. Prayer is one the most unselfish act</w:t>
      </w:r>
      <w:r w:rsidR="006913C3">
        <w:rPr>
          <w:sz w:val="24"/>
          <w:szCs w:val="24"/>
        </w:rPr>
        <w:t>s</w:t>
      </w:r>
      <w:r>
        <w:rPr>
          <w:sz w:val="24"/>
          <w:szCs w:val="24"/>
        </w:rPr>
        <w:t xml:space="preserve"> one pe</w:t>
      </w:r>
      <w:r w:rsidR="007434C3">
        <w:rPr>
          <w:sz w:val="24"/>
          <w:szCs w:val="24"/>
        </w:rPr>
        <w:t>rson could do for another</w:t>
      </w:r>
      <w:r>
        <w:rPr>
          <w:sz w:val="24"/>
          <w:szCs w:val="24"/>
        </w:rPr>
        <w:t xml:space="preserve">. </w:t>
      </w:r>
    </w:p>
    <w:p w14:paraId="1D7406D7" w14:textId="77777777" w:rsidR="000E5C27" w:rsidRDefault="000E5C27" w:rsidP="00932AAD">
      <w:pPr>
        <w:jc w:val="both"/>
        <w:rPr>
          <w:sz w:val="24"/>
          <w:szCs w:val="24"/>
        </w:rPr>
      </w:pPr>
    </w:p>
    <w:p w14:paraId="0737201B" w14:textId="77777777" w:rsidR="00932AAD" w:rsidRPr="00A461B4" w:rsidRDefault="5897EC05" w:rsidP="00A461B4">
      <w:pPr>
        <w:jc w:val="center"/>
        <w:rPr>
          <w:sz w:val="24"/>
          <w:szCs w:val="24"/>
        </w:rPr>
      </w:pPr>
      <w:r w:rsidRPr="5897EC05">
        <w:rPr>
          <w:b/>
          <w:bCs/>
          <w:sz w:val="28"/>
          <w:szCs w:val="28"/>
        </w:rPr>
        <w:t>Teach us to Pray</w:t>
      </w:r>
    </w:p>
    <w:p w14:paraId="68D74F8C" w14:textId="77777777" w:rsidR="00085635" w:rsidRPr="00085635" w:rsidRDefault="5897EC05" w:rsidP="00085635">
      <w:pPr>
        <w:jc w:val="center"/>
        <w:rPr>
          <w:b/>
          <w:i/>
          <w:sz w:val="24"/>
          <w:szCs w:val="24"/>
        </w:rPr>
      </w:pPr>
      <w:r w:rsidRPr="5897EC05">
        <w:rPr>
          <w:b/>
          <w:bCs/>
          <w:i/>
          <w:iCs/>
          <w:sz w:val="24"/>
          <w:szCs w:val="24"/>
        </w:rPr>
        <w:t>Luke 11:1-3</w:t>
      </w:r>
    </w:p>
    <w:p w14:paraId="2713A05A" w14:textId="77777777" w:rsidR="00932AAD" w:rsidRPr="004C4D79" w:rsidRDefault="5897EC05" w:rsidP="00932AAD">
      <w:pPr>
        <w:pStyle w:val="ListParagraph"/>
        <w:ind w:left="0"/>
        <w:jc w:val="center"/>
        <w:rPr>
          <w:b/>
          <w:i/>
          <w:sz w:val="24"/>
          <w:szCs w:val="24"/>
        </w:rPr>
      </w:pPr>
      <w:r w:rsidRPr="5897EC05">
        <w:rPr>
          <w:b/>
          <w:bCs/>
          <w:i/>
          <w:iCs/>
          <w:sz w:val="24"/>
          <w:szCs w:val="24"/>
        </w:rPr>
        <w:t>It happened that while Jesus was praying in a certain place, after He had finished, one of His disciples said to Him, “LORD, teach us to pray just as John also taught his disciples.” And He said to them, “When you pray, say: Father, hallowed be your name. Your kingdom come. Give us this day our daily bread. And forgive us our sins, for we ourselves also forgive everyone who is indebted to us. And lead us not into temptation.”</w:t>
      </w:r>
    </w:p>
    <w:p w14:paraId="36FB6527" w14:textId="77777777" w:rsidR="00932AAD" w:rsidRDefault="00932AAD" w:rsidP="00932AAD">
      <w:pPr>
        <w:pStyle w:val="ListParagraph"/>
      </w:pPr>
    </w:p>
    <w:p w14:paraId="65645571" w14:textId="77777777" w:rsidR="00932AAD" w:rsidRDefault="5897EC05" w:rsidP="00932AAD">
      <w:pPr>
        <w:ind w:firstLine="720"/>
        <w:jc w:val="both"/>
        <w:rPr>
          <w:sz w:val="24"/>
          <w:szCs w:val="24"/>
        </w:rPr>
      </w:pPr>
      <w:r w:rsidRPr="5897EC05">
        <w:rPr>
          <w:sz w:val="24"/>
          <w:szCs w:val="24"/>
        </w:rPr>
        <w:t>How many of us have been taught how to pray? Jesus’ disciples were present and privy to some of the intimate conversations of the Lord Jesus and His Father. Jesus taught them to pray by praying with and for them.  In a message by my pastor, Bro. David Lawrence, he noted that of the 37 times in scripture where Jesus taught on prayer, 33 of the passages were speaking of corporate prayer. He taught us that the prayer closet was a private meeting space like the upper-room where a small group of people prayed together. (Mat.6:5-6; Acts 1:14; 2:42; 3:1; 6:4; 12:5; 12:12; 16:13-16) Pastor David walked us through the book of Acts and showed us clearly why the gospel was advancing in great power. All the great movements of God were preceded by a group of people who were devoted to prayer.</w:t>
      </w:r>
    </w:p>
    <w:p w14:paraId="4471A8BC" w14:textId="77777777" w:rsidR="006C5953" w:rsidRPr="006C5953" w:rsidRDefault="006C5953" w:rsidP="006C5953">
      <w:pPr>
        <w:spacing w:after="360" w:line="240" w:lineRule="auto"/>
        <w:rPr>
          <w:rFonts w:cs="Calibri"/>
          <w:sz w:val="24"/>
          <w:szCs w:val="24"/>
        </w:rPr>
      </w:pPr>
      <w:r w:rsidRPr="006C5953">
        <w:rPr>
          <w:b/>
          <w:bCs/>
          <w:sz w:val="28"/>
          <w:szCs w:val="28"/>
        </w:rPr>
        <w:t>DIGGING DEEPER: Read the following passages and make notes of any insights and personal applications.</w:t>
      </w:r>
    </w:p>
    <w:p w14:paraId="37C19EB3" w14:textId="56535054" w:rsidR="00932AAD" w:rsidRPr="00B43ED7" w:rsidRDefault="00932AAD" w:rsidP="00BD269D">
      <w:pPr>
        <w:pStyle w:val="ListParagraph"/>
        <w:numPr>
          <w:ilvl w:val="0"/>
          <w:numId w:val="80"/>
        </w:numPr>
        <w:rPr>
          <w:bCs/>
          <w:sz w:val="28"/>
          <w:szCs w:val="28"/>
        </w:rPr>
      </w:pPr>
      <w:r w:rsidRPr="00B43ED7">
        <w:rPr>
          <w:bCs/>
          <w:sz w:val="24"/>
          <w:szCs w:val="24"/>
        </w:rPr>
        <w:t xml:space="preserve">1 </w:t>
      </w:r>
      <w:r w:rsidR="00BD2AB9" w:rsidRPr="00B43ED7">
        <w:rPr>
          <w:bCs/>
          <w:sz w:val="24"/>
          <w:szCs w:val="24"/>
        </w:rPr>
        <w:t>Timothy 1:2</w:t>
      </w:r>
      <w:r w:rsidRPr="00B43ED7">
        <w:rPr>
          <w:bCs/>
          <w:sz w:val="24"/>
          <w:szCs w:val="24"/>
        </w:rPr>
        <w:t>, 2:1, 4:5</w:t>
      </w:r>
      <w:r w:rsidR="002745F9" w:rsidRPr="00B43ED7">
        <w:rPr>
          <w:bCs/>
          <w:sz w:val="24"/>
          <w:szCs w:val="24"/>
        </w:rPr>
        <w:t>,</w:t>
      </w:r>
      <w:r w:rsidRPr="00B43ED7">
        <w:rPr>
          <w:bCs/>
          <w:sz w:val="24"/>
          <w:szCs w:val="24"/>
        </w:rPr>
        <w:t xml:space="preserve"> 5:5; 2 Timothy 1:</w:t>
      </w:r>
      <w:r w:rsidR="00BD2AB9" w:rsidRPr="00B43ED7">
        <w:rPr>
          <w:bCs/>
          <w:sz w:val="24"/>
          <w:szCs w:val="24"/>
        </w:rPr>
        <w:t>3; Philemon</w:t>
      </w:r>
      <w:r w:rsidRPr="00B43ED7">
        <w:rPr>
          <w:bCs/>
          <w:sz w:val="24"/>
          <w:szCs w:val="24"/>
          <w:u w:val="single"/>
        </w:rPr>
        <w:t xml:space="preserve"> 4-7</w:t>
      </w:r>
      <w:r w:rsidRPr="00B43ED7">
        <w:rPr>
          <w:bCs/>
          <w:sz w:val="24"/>
          <w:szCs w:val="24"/>
        </w:rPr>
        <w:t xml:space="preserve">, 22-24; </w:t>
      </w:r>
      <w:r w:rsidRPr="00B43ED7">
        <w:rPr>
          <w:bCs/>
          <w:sz w:val="24"/>
          <w:szCs w:val="24"/>
          <w:u w:val="single"/>
        </w:rPr>
        <w:t>Col</w:t>
      </w:r>
      <w:r w:rsidR="000E5C27" w:rsidRPr="00B43ED7">
        <w:rPr>
          <w:bCs/>
          <w:sz w:val="24"/>
          <w:szCs w:val="24"/>
          <w:u w:val="single"/>
        </w:rPr>
        <w:t xml:space="preserve">ossians </w:t>
      </w:r>
      <w:r w:rsidRPr="00B43ED7">
        <w:rPr>
          <w:bCs/>
          <w:sz w:val="24"/>
          <w:szCs w:val="24"/>
          <w:u w:val="single"/>
        </w:rPr>
        <w:t>1:3</w:t>
      </w:r>
      <w:r w:rsidR="002745F9" w:rsidRPr="00B43ED7">
        <w:rPr>
          <w:bCs/>
          <w:sz w:val="24"/>
          <w:szCs w:val="24"/>
        </w:rPr>
        <w:t>,</w:t>
      </w:r>
      <w:r w:rsidRPr="00B43ED7">
        <w:rPr>
          <w:bCs/>
          <w:sz w:val="24"/>
          <w:szCs w:val="24"/>
        </w:rPr>
        <w:t xml:space="preserve"> 4:2-3,</w:t>
      </w:r>
      <w:r w:rsidR="002745F9" w:rsidRPr="00B43ED7">
        <w:rPr>
          <w:bCs/>
          <w:sz w:val="24"/>
          <w:szCs w:val="24"/>
        </w:rPr>
        <w:t xml:space="preserve"> </w:t>
      </w:r>
      <w:r w:rsidRPr="00B43ED7">
        <w:rPr>
          <w:bCs/>
          <w:sz w:val="24"/>
          <w:szCs w:val="24"/>
        </w:rPr>
        <w:t>12; Eph</w:t>
      </w:r>
      <w:r w:rsidR="000E5C27" w:rsidRPr="00B43ED7">
        <w:rPr>
          <w:bCs/>
          <w:sz w:val="24"/>
          <w:szCs w:val="24"/>
        </w:rPr>
        <w:t>esians</w:t>
      </w:r>
      <w:r w:rsidRPr="00B43ED7">
        <w:rPr>
          <w:bCs/>
          <w:sz w:val="24"/>
          <w:szCs w:val="24"/>
        </w:rPr>
        <w:t xml:space="preserve"> 6:18; Acts 10:4; 20:36; 1 Peter 3:12;</w:t>
      </w:r>
      <w:r w:rsidR="000E5C27" w:rsidRPr="00B43ED7">
        <w:rPr>
          <w:bCs/>
          <w:sz w:val="24"/>
          <w:szCs w:val="24"/>
        </w:rPr>
        <w:t xml:space="preserve"> </w:t>
      </w:r>
      <w:r w:rsidRPr="00B43ED7">
        <w:rPr>
          <w:bCs/>
          <w:sz w:val="24"/>
          <w:szCs w:val="24"/>
          <w:u w:val="single"/>
        </w:rPr>
        <w:t>Philippians 1:3-10</w:t>
      </w:r>
      <w:r w:rsidRPr="00B43ED7">
        <w:rPr>
          <w:bCs/>
          <w:sz w:val="24"/>
          <w:szCs w:val="24"/>
        </w:rPr>
        <w:t>;</w:t>
      </w:r>
      <w:r w:rsidR="000E5C27" w:rsidRPr="00B43ED7">
        <w:rPr>
          <w:bCs/>
          <w:sz w:val="24"/>
          <w:szCs w:val="24"/>
        </w:rPr>
        <w:t xml:space="preserve"> </w:t>
      </w:r>
      <w:r w:rsidRPr="00B43ED7">
        <w:rPr>
          <w:bCs/>
          <w:sz w:val="24"/>
          <w:szCs w:val="24"/>
        </w:rPr>
        <w:t>19; 4:6; Romans 10:1</w:t>
      </w:r>
      <w:r w:rsidR="000E5C27" w:rsidRPr="00B43ED7">
        <w:rPr>
          <w:bCs/>
          <w:sz w:val="24"/>
          <w:szCs w:val="24"/>
        </w:rPr>
        <w:t>,</w:t>
      </w:r>
      <w:r w:rsidRPr="00B43ED7">
        <w:rPr>
          <w:bCs/>
          <w:sz w:val="24"/>
          <w:szCs w:val="24"/>
        </w:rPr>
        <w:t xml:space="preserve"> 12:12; James 5:13-18</w:t>
      </w:r>
    </w:p>
    <w:p w14:paraId="19F21724" w14:textId="77777777" w:rsidR="006913C3" w:rsidRPr="003D2224" w:rsidRDefault="006913C3" w:rsidP="006913C3">
      <w:pPr>
        <w:pStyle w:val="ListParagraph"/>
        <w:rPr>
          <w:b/>
          <w:sz w:val="28"/>
          <w:szCs w:val="28"/>
        </w:rPr>
      </w:pPr>
    </w:p>
    <w:p w14:paraId="776E78F2" w14:textId="77777777" w:rsidR="00932AAD" w:rsidRPr="00A461B4" w:rsidRDefault="5897EC05" w:rsidP="00A461B4">
      <w:pPr>
        <w:jc w:val="center"/>
        <w:rPr>
          <w:b/>
          <w:sz w:val="28"/>
          <w:szCs w:val="28"/>
        </w:rPr>
      </w:pPr>
      <w:r w:rsidRPr="5897EC05">
        <w:rPr>
          <w:b/>
          <w:bCs/>
          <w:sz w:val="28"/>
          <w:szCs w:val="28"/>
        </w:rPr>
        <w:t>What is Prayer?</w:t>
      </w:r>
    </w:p>
    <w:p w14:paraId="6422D6F2" w14:textId="0B93C6E7" w:rsidR="00932AAD" w:rsidRPr="006913C3" w:rsidRDefault="5897EC05" w:rsidP="00932AAD">
      <w:pPr>
        <w:ind w:firstLine="720"/>
        <w:jc w:val="both"/>
        <w:rPr>
          <w:sz w:val="24"/>
          <w:szCs w:val="24"/>
        </w:rPr>
      </w:pPr>
      <w:r w:rsidRPr="5897EC05">
        <w:rPr>
          <w:sz w:val="24"/>
          <w:szCs w:val="24"/>
        </w:rPr>
        <w:t>In any relationship there must be healthy, open communication. When communication breaks down, so does the intimacy, and then love begins to grow cold. In our relationship with the Lord Jesus, we have two life lines that bind us to Him in divine relationship:  the Word of God and prayer. He communicates to us through His written Word, and we communicate with Him through prayer. The Holy Spirit who lives in us is the internet connection between the two. If you pray, but don’t open His Word, then you cannot hear His reply. That is a one - way conversation.  But to the ones who remain connected to Him through His Word, a promise is given that they will see much evidence of their relationship through answered prayers. And this proves we are His disciples and brings the Father glory. The word of God is a love letter to His bride. My friend Joney, who just lost her husband after 49 years of marriage, has over 100 letters that he wrote to her while he was away in the U.S. Navy. For the rest of her days she can hear him declare his love to her until they are united again in heaven. How precious is God’s Word to you?  When you love the Lord Jesus, you want to please him and do His will. (John 14:18-31)</w:t>
      </w:r>
    </w:p>
    <w:p w14:paraId="279CE5A5" w14:textId="77777777" w:rsidR="00FC1B45" w:rsidRDefault="5897EC05" w:rsidP="00FC1B45">
      <w:pPr>
        <w:ind w:firstLine="720"/>
        <w:jc w:val="both"/>
        <w:rPr>
          <w:sz w:val="24"/>
          <w:szCs w:val="24"/>
        </w:rPr>
      </w:pPr>
      <w:r w:rsidRPr="5897EC05">
        <w:rPr>
          <w:sz w:val="24"/>
          <w:szCs w:val="24"/>
        </w:rPr>
        <w:t xml:space="preserve"> Prayer, it has been said, is practicing the presence of God.  The motivation of Prayer is communication with God. The result of prayer is an intimate relationship with God. However, the reward of prayer is God himself!  If we truly desire to stay connected to God, there are no shortcuts. To cultivate a divine romance with the Lord Jesus, we must attach ourselves to Him through prayer and His word. </w:t>
      </w:r>
    </w:p>
    <w:p w14:paraId="4922BBB7" w14:textId="6BC22B54" w:rsidR="00932AAD" w:rsidRPr="006913C3" w:rsidRDefault="00FC1B45" w:rsidP="00FC1B45">
      <w:pPr>
        <w:ind w:firstLine="720"/>
        <w:jc w:val="both"/>
        <w:rPr>
          <w:sz w:val="24"/>
          <w:szCs w:val="24"/>
        </w:rPr>
      </w:pPr>
      <w:r>
        <w:rPr>
          <w:sz w:val="24"/>
          <w:szCs w:val="24"/>
        </w:rPr>
        <w:t xml:space="preserve"> L</w:t>
      </w:r>
      <w:r w:rsidR="00932AAD" w:rsidRPr="006913C3">
        <w:rPr>
          <w:sz w:val="24"/>
          <w:szCs w:val="24"/>
        </w:rPr>
        <w:t>ike a diamond,</w:t>
      </w:r>
      <w:r>
        <w:rPr>
          <w:sz w:val="24"/>
          <w:szCs w:val="24"/>
        </w:rPr>
        <w:t xml:space="preserve"> prayer </w:t>
      </w:r>
      <w:r w:rsidR="00932AAD" w:rsidRPr="006913C3">
        <w:rPr>
          <w:sz w:val="24"/>
          <w:szCs w:val="24"/>
        </w:rPr>
        <w:t xml:space="preserve">is multifaceted.  </w:t>
      </w:r>
      <w:r>
        <w:rPr>
          <w:sz w:val="24"/>
          <w:szCs w:val="24"/>
        </w:rPr>
        <w:t>As we hold it up to the light of God’s Word</w:t>
      </w:r>
      <w:r w:rsidR="00BC511A">
        <w:rPr>
          <w:sz w:val="24"/>
          <w:szCs w:val="24"/>
        </w:rPr>
        <w:t>,</w:t>
      </w:r>
      <w:r>
        <w:rPr>
          <w:sz w:val="24"/>
          <w:szCs w:val="24"/>
        </w:rPr>
        <w:t xml:space="preserve"> we will discover new</w:t>
      </w:r>
      <w:r w:rsidR="00932AAD" w:rsidRPr="006913C3">
        <w:rPr>
          <w:sz w:val="24"/>
          <w:szCs w:val="24"/>
        </w:rPr>
        <w:t xml:space="preserve"> dimensions of this incredible honor purchased for us by the </w:t>
      </w:r>
      <w:r w:rsidRPr="006913C3">
        <w:rPr>
          <w:sz w:val="24"/>
          <w:szCs w:val="24"/>
        </w:rPr>
        <w:t>Lord</w:t>
      </w:r>
      <w:r w:rsidR="00932AAD" w:rsidRPr="006913C3">
        <w:rPr>
          <w:sz w:val="24"/>
          <w:szCs w:val="24"/>
        </w:rPr>
        <w:t xml:space="preserve"> Jesus Christ.  (James 4:6-10; Heb</w:t>
      </w:r>
      <w:r w:rsidR="002745F9">
        <w:rPr>
          <w:sz w:val="24"/>
          <w:szCs w:val="24"/>
        </w:rPr>
        <w:t>rews</w:t>
      </w:r>
      <w:r w:rsidR="00932AAD" w:rsidRPr="006913C3">
        <w:rPr>
          <w:sz w:val="24"/>
          <w:szCs w:val="24"/>
        </w:rPr>
        <w:t xml:space="preserve"> 10:19-25)</w:t>
      </w:r>
    </w:p>
    <w:p w14:paraId="54882DFA" w14:textId="77777777" w:rsidR="00CA7B70" w:rsidRPr="004C4D79" w:rsidRDefault="5897EC05" w:rsidP="00CA7B70">
      <w:pPr>
        <w:jc w:val="center"/>
        <w:rPr>
          <w:b/>
          <w:i/>
          <w:sz w:val="24"/>
          <w:szCs w:val="24"/>
        </w:rPr>
      </w:pPr>
      <w:r w:rsidRPr="5897EC05">
        <w:rPr>
          <w:b/>
          <w:bCs/>
          <w:i/>
          <w:iCs/>
          <w:sz w:val="24"/>
          <w:szCs w:val="24"/>
        </w:rPr>
        <w:t>John 15:7-10 (NASB)</w:t>
      </w:r>
    </w:p>
    <w:p w14:paraId="0758A923" w14:textId="77777777" w:rsidR="00932AAD" w:rsidRDefault="5897EC05" w:rsidP="00932AAD">
      <w:pPr>
        <w:jc w:val="center"/>
        <w:rPr>
          <w:b/>
          <w:i/>
          <w:sz w:val="24"/>
          <w:szCs w:val="24"/>
        </w:rPr>
      </w:pPr>
      <w:r w:rsidRPr="5897EC05">
        <w:rPr>
          <w:b/>
          <w:bCs/>
          <w:i/>
          <w:iCs/>
          <w:sz w:val="24"/>
          <w:szCs w:val="24"/>
        </w:rPr>
        <w:t>If you abide in ME and My words abide in you, ask whatever you wish, and it will be done for you. This is to My Fathers Glory that you bear much fruit, showing yourself to be my disciples.  My Father is glorified by this, that you bear much fruit, and so prove to be My disciples. Just as the Father has loved Me, I have also I loved you; abide in my love. If you keep My commandments, you will abide in my love; just as I have kept My Father’s commandments and abide in His love</w:t>
      </w:r>
    </w:p>
    <w:p w14:paraId="6F5D6AF8" w14:textId="1684EA38" w:rsidR="00932AAD" w:rsidRDefault="00527A07" w:rsidP="00932AAD">
      <w:pPr>
        <w:rPr>
          <w:b/>
          <w:sz w:val="28"/>
          <w:szCs w:val="28"/>
        </w:rPr>
      </w:pPr>
      <w:r>
        <w:rPr>
          <w:b/>
          <w:bCs/>
          <w:sz w:val="28"/>
          <w:szCs w:val="28"/>
        </w:rPr>
        <w:t>WORD SEARCH: from Strong’s Concordance</w:t>
      </w:r>
      <w:r w:rsidR="5897EC05" w:rsidRPr="5897EC05">
        <w:rPr>
          <w:b/>
          <w:bCs/>
          <w:sz w:val="28"/>
          <w:szCs w:val="28"/>
        </w:rPr>
        <w:t>:</w:t>
      </w:r>
    </w:p>
    <w:p w14:paraId="6DDDA254" w14:textId="2CB67B77" w:rsidR="00932AAD" w:rsidRPr="00F317E0" w:rsidRDefault="00932AAD" w:rsidP="00244EAB">
      <w:pPr>
        <w:pStyle w:val="ListParagraph"/>
        <w:numPr>
          <w:ilvl w:val="0"/>
          <w:numId w:val="21"/>
        </w:numPr>
        <w:rPr>
          <w:sz w:val="24"/>
          <w:szCs w:val="24"/>
        </w:rPr>
      </w:pPr>
      <w:r>
        <w:t xml:space="preserve"> </w:t>
      </w:r>
      <w:r w:rsidRPr="01417191">
        <w:rPr>
          <w:b/>
          <w:bCs/>
          <w:sz w:val="24"/>
          <w:szCs w:val="24"/>
          <w:u w:val="single"/>
        </w:rPr>
        <w:t>Pray/Prayers</w:t>
      </w:r>
      <w:r w:rsidRPr="00F317E0">
        <w:rPr>
          <w:sz w:val="24"/>
          <w:szCs w:val="24"/>
        </w:rPr>
        <w:t xml:space="preserve">: Greek Strong’s # 4335 pros-euche /4336Proseuchomai; prayer an oratory chapel pray earnestly; prayer.  To pray to god, i.e. supplicate; </w:t>
      </w:r>
      <w:r w:rsidRPr="00F317E0">
        <w:rPr>
          <w:sz w:val="24"/>
          <w:szCs w:val="24"/>
          <w:u w:val="single"/>
        </w:rPr>
        <w:t>worship</w:t>
      </w:r>
      <w:r w:rsidRPr="00F317E0">
        <w:rPr>
          <w:sz w:val="24"/>
          <w:szCs w:val="24"/>
        </w:rPr>
        <w:t xml:space="preserve">: pray earnestly for. To approach; come near; visit; worship; draw near unto. </w:t>
      </w:r>
      <w:r w:rsidR="00BD2AB9" w:rsidRPr="00F317E0">
        <w:rPr>
          <w:sz w:val="24"/>
          <w:szCs w:val="24"/>
        </w:rPr>
        <w:t>(Eph.</w:t>
      </w:r>
      <w:r w:rsidRPr="00F317E0">
        <w:rPr>
          <w:sz w:val="24"/>
          <w:szCs w:val="24"/>
        </w:rPr>
        <w:t xml:space="preserve"> 1:6; Luke 11</w:t>
      </w:r>
      <w:r w:rsidR="00BD2AB9">
        <w:rPr>
          <w:sz w:val="24"/>
          <w:szCs w:val="24"/>
        </w:rPr>
        <w:t>:1-2; 18:1;10; Phil. 1:9; 4:6</w:t>
      </w:r>
      <w:r w:rsidR="00446126">
        <w:rPr>
          <w:sz w:val="24"/>
          <w:szCs w:val="24"/>
        </w:rPr>
        <w:t xml:space="preserve">; </w:t>
      </w:r>
      <w:r w:rsidR="00446126" w:rsidRPr="00F317E0">
        <w:rPr>
          <w:sz w:val="24"/>
          <w:szCs w:val="24"/>
        </w:rPr>
        <w:t>James</w:t>
      </w:r>
      <w:r w:rsidRPr="00F317E0">
        <w:rPr>
          <w:sz w:val="24"/>
          <w:szCs w:val="24"/>
        </w:rPr>
        <w:t xml:space="preserve"> 5:13; 1 Thess. 5:17; Romans 8:26; </w:t>
      </w:r>
      <w:r w:rsidR="00456E39" w:rsidRPr="00F317E0">
        <w:rPr>
          <w:sz w:val="24"/>
          <w:szCs w:val="24"/>
        </w:rPr>
        <w:t>Colossians</w:t>
      </w:r>
      <w:r w:rsidRPr="00F317E0">
        <w:rPr>
          <w:sz w:val="24"/>
          <w:szCs w:val="24"/>
        </w:rPr>
        <w:t xml:space="preserve"> 1:9;</w:t>
      </w:r>
    </w:p>
    <w:p w14:paraId="6AA962A1" w14:textId="33A5C935" w:rsidR="00932AAD" w:rsidRPr="00F317E0" w:rsidRDefault="5897EC05" w:rsidP="00244EAB">
      <w:pPr>
        <w:pStyle w:val="ListParagraph"/>
        <w:numPr>
          <w:ilvl w:val="0"/>
          <w:numId w:val="21"/>
        </w:numPr>
        <w:rPr>
          <w:sz w:val="24"/>
          <w:szCs w:val="24"/>
        </w:rPr>
      </w:pPr>
      <w:r w:rsidRPr="5897EC05">
        <w:rPr>
          <w:b/>
          <w:bCs/>
          <w:sz w:val="24"/>
          <w:szCs w:val="24"/>
          <w:u w:val="single"/>
        </w:rPr>
        <w:t>Pray:</w:t>
      </w:r>
      <w:r w:rsidRPr="5897EC05">
        <w:rPr>
          <w:sz w:val="24"/>
          <w:szCs w:val="24"/>
        </w:rPr>
        <w:t xml:space="preserve"> Greek Strong’s #1162 Deesis; petition-prayer; request; supplication (2Tim. 1:3; Phil.1:4; 19; 2 Cor. 8:4)</w:t>
      </w:r>
    </w:p>
    <w:p w14:paraId="62AB01C4" w14:textId="57751076" w:rsidR="00932AAD" w:rsidRPr="00F317E0" w:rsidRDefault="5897EC05" w:rsidP="00B543B6">
      <w:pPr>
        <w:pStyle w:val="ListParagraph"/>
        <w:rPr>
          <w:sz w:val="24"/>
          <w:szCs w:val="24"/>
        </w:rPr>
      </w:pPr>
      <w:r w:rsidRPr="5897EC05">
        <w:rPr>
          <w:b/>
          <w:bCs/>
          <w:sz w:val="24"/>
          <w:szCs w:val="24"/>
          <w:u w:val="single"/>
        </w:rPr>
        <w:t>Draw near</w:t>
      </w:r>
      <w:r w:rsidRPr="5897EC05">
        <w:rPr>
          <w:sz w:val="24"/>
          <w:szCs w:val="24"/>
        </w:rPr>
        <w:t xml:space="preserve">: pros-Euchmai; to approach; </w:t>
      </w:r>
      <w:r w:rsidRPr="5897EC05">
        <w:rPr>
          <w:sz w:val="24"/>
          <w:szCs w:val="24"/>
          <w:u w:val="single"/>
        </w:rPr>
        <w:t>come near; visit; worship</w:t>
      </w:r>
      <w:r w:rsidRPr="5897EC05">
        <w:rPr>
          <w:sz w:val="24"/>
          <w:szCs w:val="24"/>
        </w:rPr>
        <w:t>; assent to; draw near; go near to.  (Hebrew 10:19-22; 11:6)</w:t>
      </w:r>
    </w:p>
    <w:p w14:paraId="556FB31D" w14:textId="77777777" w:rsidR="00932AAD" w:rsidRPr="00954B45" w:rsidRDefault="5897EC05" w:rsidP="00244EAB">
      <w:pPr>
        <w:pStyle w:val="ListParagraph"/>
        <w:numPr>
          <w:ilvl w:val="0"/>
          <w:numId w:val="21"/>
        </w:numPr>
        <w:rPr>
          <w:sz w:val="24"/>
          <w:szCs w:val="24"/>
        </w:rPr>
      </w:pPr>
      <w:r w:rsidRPr="5897EC05">
        <w:rPr>
          <w:b/>
          <w:bCs/>
          <w:sz w:val="24"/>
          <w:szCs w:val="24"/>
          <w:u w:val="single"/>
        </w:rPr>
        <w:t>Worship</w:t>
      </w:r>
      <w:r w:rsidRPr="5897EC05">
        <w:rPr>
          <w:sz w:val="24"/>
          <w:szCs w:val="24"/>
        </w:rPr>
        <w:t>: Greek Strong’s #4352 Pros-kuneo-(#2965- a dog a hound.)  WORSHIP:  to kiss like a dog licking his master’s hand; to fawn or crouch; to prostrate oneself in homage do reverence to adore; worship. John 4:20-24</w:t>
      </w:r>
    </w:p>
    <w:p w14:paraId="3937437E" w14:textId="77777777" w:rsidR="00932AAD" w:rsidRPr="00954B45" w:rsidRDefault="5897EC05" w:rsidP="00244EAB">
      <w:pPr>
        <w:pStyle w:val="ListParagraph"/>
        <w:numPr>
          <w:ilvl w:val="0"/>
          <w:numId w:val="21"/>
        </w:numPr>
        <w:rPr>
          <w:sz w:val="24"/>
          <w:szCs w:val="24"/>
        </w:rPr>
      </w:pPr>
      <w:r w:rsidRPr="5897EC05">
        <w:rPr>
          <w:b/>
          <w:bCs/>
          <w:sz w:val="24"/>
          <w:szCs w:val="24"/>
          <w:u w:val="single"/>
        </w:rPr>
        <w:t>Continually</w:t>
      </w:r>
      <w:r w:rsidRPr="5897EC05">
        <w:rPr>
          <w:sz w:val="24"/>
          <w:szCs w:val="24"/>
        </w:rPr>
        <w:t>: Greek Pros-Katereo: earnest toward; persevere, constantly diligently; attend assiduously to all the exercise or to a person; to adhere closely to (As a servitor) attend give self continually, continue with; wait on continually. (Acts 6:4)</w:t>
      </w:r>
    </w:p>
    <w:p w14:paraId="1824F817" w14:textId="0450D462" w:rsidR="00932AAD" w:rsidRPr="00954B45" w:rsidRDefault="5897EC05" w:rsidP="00244EAB">
      <w:pPr>
        <w:pStyle w:val="ListParagraph"/>
        <w:numPr>
          <w:ilvl w:val="0"/>
          <w:numId w:val="21"/>
        </w:numPr>
        <w:rPr>
          <w:sz w:val="24"/>
          <w:szCs w:val="24"/>
        </w:rPr>
      </w:pPr>
      <w:r w:rsidRPr="5897EC05">
        <w:rPr>
          <w:b/>
          <w:bCs/>
          <w:sz w:val="24"/>
          <w:szCs w:val="24"/>
          <w:u w:val="single"/>
        </w:rPr>
        <w:t>Seek:</w:t>
      </w:r>
      <w:r w:rsidRPr="5897EC05">
        <w:rPr>
          <w:sz w:val="24"/>
          <w:szCs w:val="24"/>
        </w:rPr>
        <w:t xml:space="preserve"> Greek Strong’s #2212 Zeteo: to seek;</w:t>
      </w:r>
      <w:r w:rsidRPr="5897EC05">
        <w:rPr>
          <w:sz w:val="24"/>
          <w:szCs w:val="24"/>
          <w:u w:val="single"/>
        </w:rPr>
        <w:t xml:space="preserve"> to worship (GOD</w:t>
      </w:r>
      <w:r w:rsidRPr="5897EC05">
        <w:rPr>
          <w:sz w:val="24"/>
          <w:szCs w:val="24"/>
        </w:rPr>
        <w:t>); desire; enquire; endeavor; require; seek after. (Luke 11:9; 12:31)</w:t>
      </w:r>
    </w:p>
    <w:p w14:paraId="6D8C0881" w14:textId="3242452E" w:rsidR="00932AAD" w:rsidRPr="00A461B4" w:rsidRDefault="5897EC05" w:rsidP="00A461B4">
      <w:pPr>
        <w:jc w:val="center"/>
        <w:rPr>
          <w:b/>
          <w:sz w:val="28"/>
          <w:szCs w:val="28"/>
        </w:rPr>
      </w:pPr>
      <w:r w:rsidRPr="5897EC05">
        <w:rPr>
          <w:b/>
          <w:bCs/>
          <w:sz w:val="28"/>
          <w:szCs w:val="28"/>
        </w:rPr>
        <w:t>What Happens When We Pray?</w:t>
      </w:r>
    </w:p>
    <w:p w14:paraId="302F2CBC" w14:textId="77777777" w:rsidR="00E4792E" w:rsidRPr="00E4792E" w:rsidRDefault="00E4792E" w:rsidP="00E4792E">
      <w:pPr>
        <w:jc w:val="center"/>
        <w:rPr>
          <w:b/>
          <w:i/>
          <w:sz w:val="24"/>
          <w:szCs w:val="24"/>
        </w:rPr>
      </w:pPr>
      <w:r w:rsidRPr="5897EC05">
        <w:rPr>
          <w:b/>
          <w:bCs/>
          <w:i/>
          <w:iCs/>
          <w:sz w:val="24"/>
          <w:szCs w:val="24"/>
        </w:rPr>
        <w:t>Isaiah 56:6-7</w:t>
      </w:r>
      <w:r w:rsidR="002745F9" w:rsidRPr="5897EC05">
        <w:rPr>
          <w:b/>
          <w:bCs/>
          <w:i/>
          <w:iCs/>
          <w:sz w:val="24"/>
          <w:szCs w:val="24"/>
        </w:rPr>
        <w:t xml:space="preserve"> (NASB)</w:t>
      </w:r>
    </w:p>
    <w:p w14:paraId="1CD3E31E" w14:textId="1346421E" w:rsidR="00E4792E" w:rsidRPr="00E4792E" w:rsidRDefault="5897EC05" w:rsidP="00E4792E">
      <w:pPr>
        <w:ind w:left="360"/>
        <w:jc w:val="center"/>
        <w:rPr>
          <w:b/>
          <w:i/>
          <w:sz w:val="24"/>
          <w:szCs w:val="24"/>
        </w:rPr>
      </w:pPr>
      <w:r w:rsidRPr="5897EC05">
        <w:rPr>
          <w:b/>
          <w:bCs/>
          <w:i/>
          <w:iCs/>
          <w:sz w:val="24"/>
          <w:szCs w:val="24"/>
        </w:rPr>
        <w:t xml:space="preserve">“Also the foreigners who join themselves to the lord, </w:t>
      </w:r>
      <w:r w:rsidR="005228E3" w:rsidRPr="5897EC05">
        <w:rPr>
          <w:b/>
          <w:bCs/>
          <w:i/>
          <w:iCs/>
          <w:sz w:val="24"/>
          <w:szCs w:val="24"/>
        </w:rPr>
        <w:t>to</w:t>
      </w:r>
      <w:r w:rsidRPr="5897EC05">
        <w:rPr>
          <w:b/>
          <w:bCs/>
          <w:i/>
          <w:iCs/>
          <w:sz w:val="24"/>
          <w:szCs w:val="24"/>
        </w:rPr>
        <w:t xml:space="preserve"> minister to Him, and to love the name of the lord, to be His servants, everyone who keeps from profaning the Sabbath and holds fast My covenant; Even those I will bring to my holy mountain and make them joyful in my house of prayer. Their burnt offerings and their sacrifices will be accepted on My alter; For my house will be called a house of prayer for all the peoples.”</w:t>
      </w:r>
    </w:p>
    <w:p w14:paraId="07BCBFEE" w14:textId="42B562E9" w:rsidR="006F6959" w:rsidRPr="00BC511A" w:rsidRDefault="5897EC05" w:rsidP="006F6959">
      <w:pPr>
        <w:ind w:firstLine="720"/>
        <w:jc w:val="both"/>
        <w:rPr>
          <w:sz w:val="24"/>
          <w:szCs w:val="24"/>
        </w:rPr>
      </w:pPr>
      <w:r w:rsidRPr="5897EC05">
        <w:rPr>
          <w:sz w:val="24"/>
          <w:szCs w:val="24"/>
        </w:rPr>
        <w:t xml:space="preserve">A.W. Tozer said, “Prayer is the greatest power on earth if it is practiced in the true fear of the Lord.” Tozer brings up an important aspect of prayer, it is humility. Through prayer we humble ourselves before Almighty God and worship Him.  In this posture, we’re as close to God, as a saved sinner can get. (James 4:8-10) Because when we pray, we not only come near to God, but He draws near to us. By joining ourselves to the Lord, we call on Him based upon His written Word, and He gives us joy. We </w:t>
      </w:r>
      <w:r w:rsidRPr="5897EC05">
        <w:rPr>
          <w:i/>
          <w:iCs/>
          <w:sz w:val="24"/>
          <w:szCs w:val="24"/>
        </w:rPr>
        <w:t>become</w:t>
      </w:r>
      <w:r w:rsidRPr="5897EC05">
        <w:rPr>
          <w:sz w:val="24"/>
          <w:szCs w:val="24"/>
        </w:rPr>
        <w:t xml:space="preserve"> a house of prayer. As we cultivate a love relationship with God, then the King will make His earthly kingdom in us. Through prayer God will draw near us, and as the psalmist said in Psalm 73:28, 16:11 (NIV)… “But as for me, it is good to be near God…,” and “You will fill me with joy in your presence, with eternal pleasures at your right hand.” At the right hand of God, the Father is the Lord Jesus. What an outlandish promise. There is joy in the presence of Jesus!</w:t>
      </w:r>
    </w:p>
    <w:p w14:paraId="6F1BD29E" w14:textId="77777777" w:rsidR="00932AAD" w:rsidRPr="005B4771" w:rsidRDefault="5897EC05" w:rsidP="00932AAD">
      <w:pPr>
        <w:rPr>
          <w:b/>
          <w:i/>
          <w:sz w:val="24"/>
          <w:szCs w:val="24"/>
        </w:rPr>
      </w:pPr>
      <w:r w:rsidRPr="5897EC05">
        <w:rPr>
          <w:b/>
          <w:bCs/>
          <w:i/>
          <w:iCs/>
          <w:sz w:val="24"/>
          <w:szCs w:val="24"/>
        </w:rPr>
        <w:t xml:space="preserve">Psalm 145:18 The LORD is near to all who call on Him, to all who call on Him in truth. </w:t>
      </w:r>
    </w:p>
    <w:p w14:paraId="196BEA57" w14:textId="77777777" w:rsidR="00932AAD" w:rsidRPr="005B4771" w:rsidRDefault="5897EC05" w:rsidP="00932AAD">
      <w:pPr>
        <w:rPr>
          <w:b/>
          <w:i/>
          <w:sz w:val="24"/>
          <w:szCs w:val="24"/>
        </w:rPr>
      </w:pPr>
      <w:r w:rsidRPr="5897EC05">
        <w:rPr>
          <w:b/>
          <w:bCs/>
          <w:i/>
          <w:iCs/>
          <w:sz w:val="24"/>
          <w:szCs w:val="24"/>
        </w:rPr>
        <w:t>Deuteronomy 4:7 (NIV) What other nation is so great as to have their gods near them the way the LORD our God is near us whenever we pray to him?8 And what other nation is so great as to have such righteous decrees and laws as this body of laws I am setting before you today?</w:t>
      </w:r>
    </w:p>
    <w:p w14:paraId="5C09D7A8" w14:textId="15BB9FA0" w:rsidR="00932AAD" w:rsidRPr="00420D2C" w:rsidRDefault="00932AAD" w:rsidP="00932AAD">
      <w:pPr>
        <w:jc w:val="both"/>
        <w:rPr>
          <w:b/>
          <w:i/>
          <w:sz w:val="24"/>
          <w:szCs w:val="24"/>
        </w:rPr>
      </w:pPr>
      <w:r w:rsidRPr="01417191">
        <w:rPr>
          <w:b/>
          <w:bCs/>
          <w:sz w:val="24"/>
          <w:szCs w:val="24"/>
        </w:rPr>
        <w:t>John</w:t>
      </w:r>
      <w:r w:rsidR="002745F9" w:rsidRPr="01417191">
        <w:rPr>
          <w:b/>
          <w:bCs/>
          <w:sz w:val="24"/>
          <w:szCs w:val="24"/>
        </w:rPr>
        <w:t xml:space="preserve"> </w:t>
      </w:r>
      <w:r w:rsidRPr="01417191">
        <w:rPr>
          <w:b/>
          <w:bCs/>
          <w:sz w:val="24"/>
          <w:szCs w:val="24"/>
        </w:rPr>
        <w:t xml:space="preserve">14:2 </w:t>
      </w:r>
      <w:r w:rsidR="002745F9" w:rsidRPr="01417191">
        <w:rPr>
          <w:b/>
          <w:bCs/>
          <w:sz w:val="24"/>
          <w:szCs w:val="24"/>
        </w:rPr>
        <w:t xml:space="preserve">(NASB) </w:t>
      </w:r>
      <w:r w:rsidRPr="5897EC05">
        <w:rPr>
          <w:b/>
          <w:bCs/>
          <w:i/>
          <w:iCs/>
        </w:rPr>
        <w:t>In</w:t>
      </w:r>
      <w:r w:rsidRPr="5897EC05">
        <w:rPr>
          <w:b/>
          <w:bCs/>
          <w:i/>
          <w:iCs/>
          <w:sz w:val="24"/>
          <w:szCs w:val="24"/>
        </w:rPr>
        <w:t xml:space="preserve"> My Father’s house is many (</w:t>
      </w:r>
      <w:r w:rsidRPr="5897EC05">
        <w:rPr>
          <w:b/>
          <w:bCs/>
          <w:i/>
          <w:iCs/>
          <w:sz w:val="24"/>
          <w:szCs w:val="24"/>
          <w:u w:val="single"/>
        </w:rPr>
        <w:t>dwelling</w:t>
      </w:r>
      <w:r w:rsidRPr="5897EC05">
        <w:rPr>
          <w:b/>
          <w:bCs/>
          <w:i/>
          <w:iCs/>
          <w:sz w:val="24"/>
          <w:szCs w:val="24"/>
        </w:rPr>
        <w:t xml:space="preserve"> </w:t>
      </w:r>
      <w:r w:rsidRPr="5897EC05">
        <w:rPr>
          <w:b/>
          <w:bCs/>
          <w:i/>
          <w:iCs/>
          <w:sz w:val="24"/>
          <w:szCs w:val="24"/>
          <w:u w:val="single"/>
        </w:rPr>
        <w:t>places</w:t>
      </w:r>
      <w:r w:rsidRPr="5897EC05">
        <w:rPr>
          <w:b/>
          <w:bCs/>
          <w:i/>
          <w:iCs/>
          <w:sz w:val="24"/>
          <w:szCs w:val="24"/>
        </w:rPr>
        <w:t xml:space="preserve">); if it were not so, I would have told you. I am going away to prepare a place for you.” John 14:12-15 Truly, truly, I say to you, he who believes in Me, the works that I do, he will do, he will do also; and greater works than these he will do; because I go to the Father.  "Whatever you ask in my name, that I will do, so that the Father may be glorified in the Son." If you ask Me anything in My name, I will do it. If you love me, you will keep My commandments. I will ask the Father, and He will give you another Helper, that He may be with you forever; that is the Spirit of truth, whom the world cannot receive, because it does not see Him or know Him, but you know Him because He </w:t>
      </w:r>
      <w:r w:rsidRPr="5897EC05">
        <w:rPr>
          <w:b/>
          <w:bCs/>
          <w:i/>
          <w:iCs/>
          <w:sz w:val="24"/>
          <w:szCs w:val="24"/>
          <w:u w:val="single"/>
        </w:rPr>
        <w:t>abides</w:t>
      </w:r>
      <w:r w:rsidRPr="5897EC05">
        <w:rPr>
          <w:b/>
          <w:bCs/>
          <w:i/>
          <w:iCs/>
          <w:sz w:val="24"/>
          <w:szCs w:val="24"/>
        </w:rPr>
        <w:t xml:space="preserve"> with you </w:t>
      </w:r>
      <w:r w:rsidR="002745F9" w:rsidRPr="5897EC05">
        <w:rPr>
          <w:b/>
          <w:bCs/>
          <w:i/>
          <w:iCs/>
          <w:sz w:val="24"/>
          <w:szCs w:val="24"/>
        </w:rPr>
        <w:t>and will be IN YOU.” John 14:21</w:t>
      </w:r>
      <w:r w:rsidRPr="5897EC05">
        <w:rPr>
          <w:b/>
          <w:bCs/>
          <w:i/>
          <w:iCs/>
          <w:sz w:val="24"/>
          <w:szCs w:val="24"/>
        </w:rPr>
        <w:t xml:space="preserve"> “He who has my commandments and keeps them is the one who loves Me; and he who loves Me will be loved by My Father, and I will love him and </w:t>
      </w:r>
      <w:r w:rsidRPr="5897EC05">
        <w:rPr>
          <w:b/>
          <w:bCs/>
          <w:i/>
          <w:iCs/>
          <w:sz w:val="24"/>
          <w:szCs w:val="24"/>
          <w:u w:val="single"/>
        </w:rPr>
        <w:t>disclose</w:t>
      </w:r>
      <w:r w:rsidRPr="5897EC05">
        <w:rPr>
          <w:b/>
          <w:bCs/>
          <w:i/>
          <w:iCs/>
          <w:sz w:val="24"/>
          <w:szCs w:val="24"/>
        </w:rPr>
        <w:t xml:space="preserve"> Myself to him.” 23 He said “If anyone loves Me, he will keep My word. My Father will love him, and we will come to him and make our (</w:t>
      </w:r>
      <w:r w:rsidRPr="5897EC05">
        <w:rPr>
          <w:b/>
          <w:bCs/>
          <w:i/>
          <w:iCs/>
          <w:sz w:val="24"/>
          <w:szCs w:val="24"/>
          <w:u w:val="single"/>
        </w:rPr>
        <w:t>home</w:t>
      </w:r>
      <w:r w:rsidRPr="5897EC05">
        <w:rPr>
          <w:b/>
          <w:bCs/>
          <w:i/>
          <w:iCs/>
          <w:sz w:val="24"/>
          <w:szCs w:val="24"/>
        </w:rPr>
        <w:t>) with him.</w:t>
      </w:r>
      <w:r w:rsidR="005E078E" w:rsidRPr="5897EC05">
        <w:rPr>
          <w:b/>
          <w:bCs/>
          <w:i/>
          <w:iCs/>
          <w:sz w:val="24"/>
          <w:szCs w:val="24"/>
        </w:rPr>
        <w:t>”</w:t>
      </w:r>
    </w:p>
    <w:p w14:paraId="00A32FE3" w14:textId="65025781" w:rsidR="00932AAD" w:rsidRDefault="5897EC05" w:rsidP="00932AAD">
      <w:pPr>
        <w:ind w:firstLine="720"/>
        <w:jc w:val="both"/>
        <w:rPr>
          <w:sz w:val="24"/>
          <w:szCs w:val="24"/>
        </w:rPr>
      </w:pPr>
      <w:r w:rsidRPr="5897EC05">
        <w:rPr>
          <w:sz w:val="24"/>
          <w:szCs w:val="24"/>
        </w:rPr>
        <w:t xml:space="preserve">The promised presence and power of God is conditional. He does not promise to make His earthly dwelling in people who merely say His word in prayer, but He will make His home in the ones who obey Him.  The only pure motivation for obedience is love for God. </w:t>
      </w:r>
    </w:p>
    <w:p w14:paraId="0F70C181" w14:textId="77777777" w:rsidR="00091294" w:rsidRPr="00091294" w:rsidRDefault="5897EC05" w:rsidP="00BD269D">
      <w:pPr>
        <w:pStyle w:val="ListParagraph"/>
        <w:numPr>
          <w:ilvl w:val="0"/>
          <w:numId w:val="57"/>
        </w:numPr>
        <w:ind w:firstLine="720"/>
        <w:jc w:val="both"/>
        <w:rPr>
          <w:sz w:val="24"/>
          <w:szCs w:val="24"/>
        </w:rPr>
      </w:pPr>
      <w:r w:rsidRPr="5897EC05">
        <w:rPr>
          <w:sz w:val="24"/>
          <w:szCs w:val="24"/>
        </w:rPr>
        <w:t>The family that prays together stays together. Ephesians 3:14-21</w:t>
      </w:r>
    </w:p>
    <w:p w14:paraId="5C65ED46" w14:textId="4E113171" w:rsidR="00B43ED7" w:rsidRDefault="00A41695" w:rsidP="00B43ED7">
      <w:pPr>
        <w:rPr>
          <w:b/>
          <w:bCs/>
          <w:sz w:val="28"/>
          <w:szCs w:val="28"/>
        </w:rPr>
      </w:pPr>
      <w:r>
        <w:rPr>
          <w:b/>
          <w:bCs/>
          <w:sz w:val="28"/>
          <w:szCs w:val="28"/>
        </w:rPr>
        <w:t xml:space="preserve">DIGGING DEEPER: </w:t>
      </w:r>
      <w:r w:rsidR="005B522C">
        <w:rPr>
          <w:b/>
          <w:bCs/>
          <w:sz w:val="28"/>
          <w:szCs w:val="28"/>
        </w:rPr>
        <w:t xml:space="preserve">Read the following passages and make note of any insights and </w:t>
      </w:r>
      <w:r w:rsidR="00806273">
        <w:rPr>
          <w:b/>
          <w:bCs/>
          <w:sz w:val="28"/>
          <w:szCs w:val="28"/>
        </w:rPr>
        <w:t>personal applications.</w:t>
      </w:r>
      <w:r w:rsidR="5897EC05" w:rsidRPr="5897EC05">
        <w:rPr>
          <w:b/>
          <w:bCs/>
          <w:sz w:val="28"/>
          <w:szCs w:val="28"/>
        </w:rPr>
        <w:t xml:space="preserve"> </w:t>
      </w:r>
    </w:p>
    <w:p w14:paraId="5BF599DE" w14:textId="73353CAF" w:rsidR="00932AAD" w:rsidRPr="00B43ED7" w:rsidRDefault="5897EC05" w:rsidP="00BD269D">
      <w:pPr>
        <w:pStyle w:val="ListParagraph"/>
        <w:numPr>
          <w:ilvl w:val="0"/>
          <w:numId w:val="80"/>
        </w:numPr>
        <w:rPr>
          <w:bCs/>
          <w:sz w:val="24"/>
          <w:szCs w:val="24"/>
        </w:rPr>
      </w:pPr>
      <w:r w:rsidRPr="00B43ED7">
        <w:rPr>
          <w:bCs/>
          <w:sz w:val="24"/>
          <w:szCs w:val="24"/>
        </w:rPr>
        <w:t>Romans 8:9-15,26-34; Heb. 7:24-25; 9:22-24; 10:19-25; John 17:1-26)</w:t>
      </w:r>
    </w:p>
    <w:p w14:paraId="241EA46D" w14:textId="77777777" w:rsidR="006C5953" w:rsidRDefault="006C5953" w:rsidP="006C5953">
      <w:pPr>
        <w:rPr>
          <w:b/>
          <w:sz w:val="28"/>
          <w:szCs w:val="28"/>
        </w:rPr>
      </w:pPr>
      <w:r w:rsidRPr="5897EC05">
        <w:rPr>
          <w:b/>
          <w:bCs/>
          <w:sz w:val="28"/>
          <w:szCs w:val="28"/>
        </w:rPr>
        <w:t xml:space="preserve">Discussion questions: </w:t>
      </w:r>
      <w:r>
        <w:rPr>
          <w:b/>
          <w:bCs/>
          <w:sz w:val="28"/>
          <w:szCs w:val="28"/>
        </w:rPr>
        <w:t>Let’s talk about it.</w:t>
      </w:r>
    </w:p>
    <w:p w14:paraId="46969F79" w14:textId="77777777" w:rsidR="006C5953" w:rsidRPr="006C5953" w:rsidRDefault="006C5953" w:rsidP="00BD269D">
      <w:pPr>
        <w:pStyle w:val="ListParagraph"/>
        <w:numPr>
          <w:ilvl w:val="0"/>
          <w:numId w:val="87"/>
        </w:numPr>
        <w:rPr>
          <w:sz w:val="24"/>
          <w:szCs w:val="24"/>
        </w:rPr>
      </w:pPr>
      <w:r w:rsidRPr="006C5953">
        <w:rPr>
          <w:sz w:val="24"/>
          <w:szCs w:val="24"/>
        </w:rPr>
        <w:t>Do you have a spiritual parent who loves you and has your back in prayer?</w:t>
      </w:r>
    </w:p>
    <w:p w14:paraId="1B70AF70" w14:textId="77777777" w:rsidR="006C5953" w:rsidRPr="006C5953" w:rsidRDefault="006C5953" w:rsidP="00BD269D">
      <w:pPr>
        <w:pStyle w:val="ListParagraph"/>
        <w:numPr>
          <w:ilvl w:val="0"/>
          <w:numId w:val="87"/>
        </w:numPr>
        <w:rPr>
          <w:sz w:val="24"/>
          <w:szCs w:val="24"/>
        </w:rPr>
      </w:pPr>
      <w:r w:rsidRPr="006C5953">
        <w:rPr>
          <w:sz w:val="24"/>
          <w:szCs w:val="24"/>
        </w:rPr>
        <w:t>Did this person bring you with them before the mercy seat of God in prayer?</w:t>
      </w:r>
    </w:p>
    <w:p w14:paraId="4D07244B" w14:textId="77777777" w:rsidR="006C5953" w:rsidRPr="006C5953" w:rsidRDefault="006C5953" w:rsidP="00BD269D">
      <w:pPr>
        <w:pStyle w:val="ListParagraph"/>
        <w:numPr>
          <w:ilvl w:val="0"/>
          <w:numId w:val="87"/>
        </w:numPr>
        <w:rPr>
          <w:sz w:val="24"/>
          <w:szCs w:val="24"/>
        </w:rPr>
      </w:pPr>
      <w:r w:rsidRPr="006C5953">
        <w:rPr>
          <w:sz w:val="24"/>
          <w:szCs w:val="24"/>
        </w:rPr>
        <w:t>According to the following passage: who teaches others to pray? (Luke 11:1-13)</w:t>
      </w:r>
    </w:p>
    <w:p w14:paraId="26082B76" w14:textId="77777777" w:rsidR="006C5953" w:rsidRPr="006C5953" w:rsidRDefault="006C5953" w:rsidP="00BD269D">
      <w:pPr>
        <w:pStyle w:val="ListParagraph"/>
        <w:numPr>
          <w:ilvl w:val="0"/>
          <w:numId w:val="87"/>
        </w:numPr>
        <w:rPr>
          <w:sz w:val="24"/>
          <w:szCs w:val="24"/>
        </w:rPr>
      </w:pPr>
      <w:r w:rsidRPr="006C5953">
        <w:rPr>
          <w:sz w:val="24"/>
          <w:szCs w:val="24"/>
        </w:rPr>
        <w:t>If you were locked up, would your prayers be all about yourself or focused on others?</w:t>
      </w:r>
    </w:p>
    <w:p w14:paraId="22781C05" w14:textId="77777777" w:rsidR="006C5953" w:rsidRPr="006C5953" w:rsidRDefault="006C5953" w:rsidP="00BD269D">
      <w:pPr>
        <w:pStyle w:val="ListParagraph"/>
        <w:numPr>
          <w:ilvl w:val="0"/>
          <w:numId w:val="87"/>
        </w:numPr>
        <w:rPr>
          <w:sz w:val="24"/>
          <w:szCs w:val="24"/>
        </w:rPr>
      </w:pPr>
      <w:r w:rsidRPr="006C5953">
        <w:rPr>
          <w:sz w:val="24"/>
          <w:szCs w:val="24"/>
        </w:rPr>
        <w:t>How much of our prayers are focused on people’s eternal souls?</w:t>
      </w:r>
    </w:p>
    <w:p w14:paraId="74D7B099" w14:textId="77777777" w:rsidR="006C5953" w:rsidRPr="006C5953" w:rsidRDefault="006C5953" w:rsidP="00BD269D">
      <w:pPr>
        <w:pStyle w:val="ListParagraph"/>
        <w:numPr>
          <w:ilvl w:val="0"/>
          <w:numId w:val="87"/>
        </w:numPr>
        <w:rPr>
          <w:sz w:val="24"/>
          <w:szCs w:val="24"/>
        </w:rPr>
      </w:pPr>
      <w:r w:rsidRPr="006C5953">
        <w:rPr>
          <w:sz w:val="24"/>
          <w:szCs w:val="24"/>
        </w:rPr>
        <w:t>In the following passages, who is praying for you? (Heb. 7:25, Rom. 8:34)</w:t>
      </w:r>
    </w:p>
    <w:p w14:paraId="07EB0005" w14:textId="77777777" w:rsidR="00B43ED7" w:rsidRPr="006C5953" w:rsidRDefault="00B43ED7" w:rsidP="00BD269D">
      <w:pPr>
        <w:pStyle w:val="ListParagraph"/>
        <w:numPr>
          <w:ilvl w:val="0"/>
          <w:numId w:val="87"/>
        </w:numPr>
        <w:rPr>
          <w:b/>
          <w:bCs/>
          <w:i/>
          <w:iCs/>
          <w:sz w:val="24"/>
          <w:szCs w:val="24"/>
        </w:rPr>
      </w:pPr>
      <w:r w:rsidRPr="006C5953">
        <w:rPr>
          <w:sz w:val="24"/>
          <w:szCs w:val="24"/>
        </w:rPr>
        <w:t xml:space="preserve">In the following passage, how does the Lord feel about the prayers of those who refuse to hear His Words? </w:t>
      </w:r>
      <w:r w:rsidRPr="006C5953">
        <w:rPr>
          <w:b/>
          <w:bCs/>
          <w:i/>
          <w:iCs/>
          <w:sz w:val="24"/>
          <w:szCs w:val="24"/>
        </w:rPr>
        <w:t>Proverbs 28:9 (NIV) If anyone turns a deaf ear to my instruction, even their prayers are detestable.</w:t>
      </w:r>
    </w:p>
    <w:p w14:paraId="5D6C7B3C" w14:textId="77777777" w:rsidR="00B43ED7" w:rsidRPr="006C5953" w:rsidRDefault="00B43ED7" w:rsidP="00BD269D">
      <w:pPr>
        <w:pStyle w:val="ListParagraph"/>
        <w:numPr>
          <w:ilvl w:val="0"/>
          <w:numId w:val="87"/>
        </w:numPr>
        <w:rPr>
          <w:sz w:val="24"/>
          <w:szCs w:val="24"/>
        </w:rPr>
      </w:pPr>
      <w:r w:rsidRPr="006C5953">
        <w:rPr>
          <w:sz w:val="24"/>
          <w:szCs w:val="24"/>
        </w:rPr>
        <w:t>In the following passages, whose prayers are heard by God? (1 John 5:12-15; John 15:7-8,16; Heb. 10:19-23; Eph. 2:12-22; Gal. 6:4; Romans 8:9-15)</w:t>
      </w:r>
    </w:p>
    <w:p w14:paraId="25C08836" w14:textId="77777777" w:rsidR="00B43ED7" w:rsidRPr="006C5953" w:rsidRDefault="00B43ED7" w:rsidP="00BD269D">
      <w:pPr>
        <w:pStyle w:val="ListParagraph"/>
        <w:numPr>
          <w:ilvl w:val="0"/>
          <w:numId w:val="87"/>
        </w:numPr>
        <w:rPr>
          <w:sz w:val="24"/>
          <w:szCs w:val="24"/>
        </w:rPr>
      </w:pPr>
      <w:r w:rsidRPr="006C5953">
        <w:rPr>
          <w:sz w:val="24"/>
          <w:szCs w:val="24"/>
        </w:rPr>
        <w:t xml:space="preserve">Do you sometimes feel far away from God when you pray? </w:t>
      </w:r>
    </w:p>
    <w:p w14:paraId="66364A2B" w14:textId="77777777" w:rsidR="00B43ED7" w:rsidRPr="006C5953" w:rsidRDefault="00B43ED7" w:rsidP="00BD269D">
      <w:pPr>
        <w:pStyle w:val="ListParagraph"/>
        <w:numPr>
          <w:ilvl w:val="0"/>
          <w:numId w:val="87"/>
        </w:numPr>
        <w:rPr>
          <w:sz w:val="24"/>
          <w:szCs w:val="24"/>
        </w:rPr>
      </w:pPr>
      <w:r w:rsidRPr="006C5953">
        <w:rPr>
          <w:sz w:val="24"/>
          <w:szCs w:val="24"/>
        </w:rPr>
        <w:t>Read the Isaiah 59:1-2. What blocks our prayers?</w:t>
      </w:r>
    </w:p>
    <w:p w14:paraId="4BC8498F" w14:textId="77777777" w:rsidR="00B43ED7" w:rsidRPr="006C5953" w:rsidRDefault="00B43ED7" w:rsidP="00BD269D">
      <w:pPr>
        <w:pStyle w:val="ListParagraph"/>
        <w:numPr>
          <w:ilvl w:val="0"/>
          <w:numId w:val="87"/>
        </w:numPr>
        <w:rPr>
          <w:sz w:val="24"/>
          <w:szCs w:val="24"/>
        </w:rPr>
      </w:pPr>
      <w:r w:rsidRPr="006C5953">
        <w:rPr>
          <w:sz w:val="24"/>
          <w:szCs w:val="24"/>
        </w:rPr>
        <w:t>In the following passages what Priority does Jesus place on prayer? (Isaiah 56:6-7; Luke 19:46; Rev. 5:8-9; Matthew 28:18-19)</w:t>
      </w:r>
    </w:p>
    <w:p w14:paraId="3A6F0184" w14:textId="367A7DDA" w:rsidR="00B43ED7" w:rsidRPr="006C5953" w:rsidRDefault="00B43ED7" w:rsidP="00BD269D">
      <w:pPr>
        <w:pStyle w:val="ListParagraph"/>
        <w:numPr>
          <w:ilvl w:val="0"/>
          <w:numId w:val="87"/>
        </w:numPr>
        <w:rPr>
          <w:sz w:val="24"/>
          <w:szCs w:val="24"/>
        </w:rPr>
      </w:pPr>
      <w:r w:rsidRPr="006C5953">
        <w:rPr>
          <w:sz w:val="24"/>
          <w:szCs w:val="24"/>
        </w:rPr>
        <w:t>Have you ever experienced God’s presence manifest to you through prayer?</w:t>
      </w:r>
    </w:p>
    <w:p w14:paraId="4F99F26E" w14:textId="77777777" w:rsidR="00B43ED7" w:rsidRPr="006C5953" w:rsidRDefault="00B43ED7" w:rsidP="00BD269D">
      <w:pPr>
        <w:pStyle w:val="ListParagraph"/>
        <w:numPr>
          <w:ilvl w:val="0"/>
          <w:numId w:val="87"/>
        </w:numPr>
        <w:rPr>
          <w:sz w:val="24"/>
          <w:szCs w:val="24"/>
        </w:rPr>
      </w:pPr>
      <w:r w:rsidRPr="006C5953">
        <w:rPr>
          <w:sz w:val="24"/>
          <w:szCs w:val="24"/>
        </w:rPr>
        <w:t>Read the following passages and explain this statement: The prayers that originate in Heaven will be heard on earth.  (1 Peter. 3:12; Proverbs 15:8, 29; Isaiah 59:1-3; James 5:16-18; Psalm 145:18)</w:t>
      </w:r>
    </w:p>
    <w:p w14:paraId="7FDC770E" w14:textId="77777777" w:rsidR="00932AAD" w:rsidRPr="008A6C59" w:rsidRDefault="00932AAD" w:rsidP="00932AAD">
      <w:pPr>
        <w:pStyle w:val="ListParagraph"/>
        <w:rPr>
          <w:b/>
          <w:sz w:val="24"/>
          <w:szCs w:val="24"/>
        </w:rPr>
      </w:pPr>
    </w:p>
    <w:p w14:paraId="77F01305" w14:textId="77777777" w:rsidR="00571B16" w:rsidRDefault="00571B16" w:rsidP="00932AAD">
      <w:pPr>
        <w:pStyle w:val="ListParagraph"/>
        <w:ind w:left="0"/>
      </w:pPr>
    </w:p>
    <w:p w14:paraId="5016A2F9" w14:textId="77777777" w:rsidR="00571B16" w:rsidRDefault="5897EC05" w:rsidP="00571B16">
      <w:pPr>
        <w:pStyle w:val="ListParagraph"/>
        <w:ind w:left="0"/>
        <w:jc w:val="center"/>
        <w:rPr>
          <w:b/>
          <w:sz w:val="28"/>
          <w:szCs w:val="28"/>
        </w:rPr>
      </w:pPr>
      <w:r w:rsidRPr="5897EC05">
        <w:rPr>
          <w:b/>
          <w:bCs/>
          <w:sz w:val="28"/>
          <w:szCs w:val="28"/>
        </w:rPr>
        <w:t>Think On These Things</w:t>
      </w:r>
    </w:p>
    <w:p w14:paraId="0F77038D" w14:textId="77777777" w:rsidR="00932AAD" w:rsidRPr="00420D2C" w:rsidRDefault="00932AAD" w:rsidP="00932AAD">
      <w:pPr>
        <w:pStyle w:val="ListParagraph"/>
        <w:ind w:left="1440"/>
        <w:jc w:val="center"/>
        <w:rPr>
          <w:b/>
          <w:i/>
          <w:sz w:val="24"/>
        </w:rPr>
      </w:pPr>
    </w:p>
    <w:p w14:paraId="63CFEA93" w14:textId="77777777" w:rsidR="00932AAD" w:rsidRPr="00890E83" w:rsidRDefault="5897EC05" w:rsidP="00244EAB">
      <w:pPr>
        <w:pStyle w:val="ListParagraph"/>
        <w:numPr>
          <w:ilvl w:val="0"/>
          <w:numId w:val="6"/>
        </w:numPr>
        <w:rPr>
          <w:sz w:val="24"/>
          <w:szCs w:val="24"/>
        </w:rPr>
      </w:pPr>
      <w:r w:rsidRPr="5897EC05">
        <w:rPr>
          <w:sz w:val="24"/>
          <w:szCs w:val="24"/>
        </w:rPr>
        <w:t>Did you learn something new?</w:t>
      </w:r>
    </w:p>
    <w:p w14:paraId="3A66E5A4" w14:textId="2C844246" w:rsidR="00932AAD" w:rsidRPr="00FC7004" w:rsidRDefault="5897EC05" w:rsidP="00244EAB">
      <w:pPr>
        <w:pStyle w:val="ListParagraph"/>
        <w:numPr>
          <w:ilvl w:val="0"/>
          <w:numId w:val="6"/>
        </w:numPr>
        <w:rPr>
          <w:sz w:val="24"/>
          <w:szCs w:val="24"/>
        </w:rPr>
      </w:pPr>
      <w:r w:rsidRPr="5897EC05">
        <w:rPr>
          <w:sz w:val="24"/>
          <w:szCs w:val="24"/>
        </w:rPr>
        <w:t>What did the Lord say to you from this chapter?</w:t>
      </w:r>
    </w:p>
    <w:p w14:paraId="18848F0F" w14:textId="77777777" w:rsidR="00932AAD" w:rsidRPr="00BD532A" w:rsidRDefault="5897EC05" w:rsidP="00244EAB">
      <w:pPr>
        <w:pStyle w:val="ListParagraph"/>
        <w:numPr>
          <w:ilvl w:val="0"/>
          <w:numId w:val="6"/>
        </w:numPr>
        <w:rPr>
          <w:sz w:val="24"/>
          <w:szCs w:val="24"/>
        </w:rPr>
      </w:pPr>
      <w:r w:rsidRPr="5897EC05">
        <w:rPr>
          <w:sz w:val="24"/>
          <w:szCs w:val="24"/>
        </w:rPr>
        <w:t>Rewrite in your own words what the Lord spoke to your heart.</w:t>
      </w:r>
    </w:p>
    <w:p w14:paraId="3070FB0E" w14:textId="77777777" w:rsidR="00932AAD" w:rsidRPr="00BD532A" w:rsidRDefault="5897EC05" w:rsidP="00244EAB">
      <w:pPr>
        <w:pStyle w:val="ListParagraph"/>
        <w:numPr>
          <w:ilvl w:val="0"/>
          <w:numId w:val="6"/>
        </w:numPr>
        <w:rPr>
          <w:sz w:val="24"/>
          <w:szCs w:val="24"/>
        </w:rPr>
      </w:pPr>
      <w:r w:rsidRPr="5897EC05">
        <w:rPr>
          <w:sz w:val="24"/>
          <w:szCs w:val="24"/>
        </w:rPr>
        <w:t>Is there a new promise to claim as your own?</w:t>
      </w:r>
    </w:p>
    <w:p w14:paraId="795C224C" w14:textId="77777777" w:rsidR="00932AAD" w:rsidRPr="00BD532A" w:rsidRDefault="5897EC05" w:rsidP="00244EAB">
      <w:pPr>
        <w:pStyle w:val="ListParagraph"/>
        <w:numPr>
          <w:ilvl w:val="0"/>
          <w:numId w:val="6"/>
        </w:numPr>
        <w:rPr>
          <w:sz w:val="24"/>
          <w:szCs w:val="24"/>
        </w:rPr>
      </w:pPr>
      <w:r w:rsidRPr="5897EC05">
        <w:rPr>
          <w:sz w:val="24"/>
          <w:szCs w:val="24"/>
        </w:rPr>
        <w:t>Is there a sin to confess or avoid?</w:t>
      </w:r>
    </w:p>
    <w:p w14:paraId="5E9CB21F" w14:textId="26E711E0" w:rsidR="00932AAD" w:rsidRDefault="007630E7" w:rsidP="00244EAB">
      <w:pPr>
        <w:pStyle w:val="ListParagraph"/>
        <w:numPr>
          <w:ilvl w:val="0"/>
          <w:numId w:val="6"/>
        </w:numPr>
        <w:rPr>
          <w:sz w:val="24"/>
          <w:szCs w:val="24"/>
        </w:rPr>
      </w:pPr>
      <w:r>
        <w:rPr>
          <w:sz w:val="24"/>
          <w:szCs w:val="24"/>
        </w:rPr>
        <w:t>Did you find a command to obey or a passage you could pray?</w:t>
      </w:r>
    </w:p>
    <w:p w14:paraId="09F30827" w14:textId="77777777" w:rsidR="00932AAD" w:rsidRDefault="00932AAD" w:rsidP="00932AAD">
      <w:pPr>
        <w:pStyle w:val="ListParagraph"/>
      </w:pPr>
    </w:p>
    <w:p w14:paraId="4B8C8088" w14:textId="0985DCCC" w:rsidR="002745F9" w:rsidRPr="002745F9" w:rsidRDefault="007F6DC6" w:rsidP="00B543B6">
      <w:pPr>
        <w:pStyle w:val="ListParagraph"/>
        <w:ind w:left="0"/>
        <w:jc w:val="center"/>
        <w:rPr>
          <w:b/>
          <w:sz w:val="28"/>
          <w:szCs w:val="28"/>
        </w:rPr>
      </w:pPr>
      <w:r>
        <w:rPr>
          <w:b/>
          <w:bCs/>
          <w:sz w:val="28"/>
          <w:szCs w:val="28"/>
        </w:rPr>
        <w:t>Memory Verses</w:t>
      </w:r>
    </w:p>
    <w:p w14:paraId="682BBC5E" w14:textId="59E779F7" w:rsidR="00CA7B70" w:rsidRPr="005B4771" w:rsidRDefault="00CA7B70" w:rsidP="006C7FCF">
      <w:pPr>
        <w:jc w:val="center"/>
        <w:rPr>
          <w:b/>
          <w:sz w:val="24"/>
          <w:szCs w:val="24"/>
        </w:rPr>
      </w:pPr>
      <w:r w:rsidRPr="01417191">
        <w:rPr>
          <w:b/>
          <w:bCs/>
          <w:sz w:val="24"/>
          <w:szCs w:val="24"/>
        </w:rPr>
        <w:t>2Timothy 1:2-3 (NASB)</w:t>
      </w:r>
    </w:p>
    <w:p w14:paraId="70E64F9E" w14:textId="77777777" w:rsidR="00932AAD" w:rsidRPr="005B4771" w:rsidRDefault="5897EC05" w:rsidP="00932AAD">
      <w:pPr>
        <w:pBdr>
          <w:bottom w:val="single" w:sz="12" w:space="1" w:color="auto"/>
        </w:pBdr>
        <w:jc w:val="center"/>
        <w:rPr>
          <w:b/>
          <w:i/>
          <w:sz w:val="24"/>
          <w:szCs w:val="24"/>
        </w:rPr>
      </w:pPr>
      <w:r w:rsidRPr="5897EC05">
        <w:rPr>
          <w:b/>
          <w:bCs/>
          <w:i/>
          <w:iCs/>
          <w:sz w:val="24"/>
          <w:szCs w:val="24"/>
        </w:rPr>
        <w:t>To Timothy, my beloved son: Grace, mercy and peace from God, whom I serve with a clear conscience the way my forefathers did, as I constantly remember you in my prayers night and day.</w:t>
      </w:r>
    </w:p>
    <w:p w14:paraId="4EFCB0EB" w14:textId="3BE9C02B" w:rsidR="00147D57" w:rsidRDefault="00147D57" w:rsidP="00CA7B70">
      <w:pPr>
        <w:jc w:val="center"/>
        <w:rPr>
          <w:b/>
          <w:sz w:val="28"/>
        </w:rPr>
      </w:pPr>
    </w:p>
    <w:p w14:paraId="172B24AB" w14:textId="77777777" w:rsidR="00D02611" w:rsidRDefault="00D02611" w:rsidP="00244EAB">
      <w:pPr>
        <w:pStyle w:val="ListParagraph"/>
        <w:numPr>
          <w:ilvl w:val="0"/>
          <w:numId w:val="45"/>
        </w:numPr>
        <w:jc w:val="center"/>
      </w:pPr>
      <w:r>
        <w:t xml:space="preserve">        </w:t>
      </w:r>
    </w:p>
    <w:p w14:paraId="6D2A7DEC" w14:textId="77777777" w:rsidR="00D02611" w:rsidRPr="00D02611" w:rsidRDefault="00D02611" w:rsidP="00D02611">
      <w:pPr>
        <w:pStyle w:val="ListParagraph"/>
        <w:ind w:left="3420"/>
      </w:pPr>
    </w:p>
    <w:p w14:paraId="122DC3B8" w14:textId="6F9FB679" w:rsidR="001025EA" w:rsidRDefault="5897EC05" w:rsidP="00932AAD">
      <w:pPr>
        <w:pStyle w:val="ListParagraph"/>
        <w:spacing w:after="480" w:line="240" w:lineRule="auto"/>
        <w:ind w:left="0"/>
        <w:contextualSpacing w:val="0"/>
        <w:jc w:val="center"/>
        <w:rPr>
          <w:b/>
          <w:sz w:val="36"/>
          <w:szCs w:val="36"/>
        </w:rPr>
      </w:pPr>
      <w:r w:rsidRPr="5897EC05">
        <w:rPr>
          <w:b/>
          <w:bCs/>
          <w:sz w:val="36"/>
          <w:szCs w:val="36"/>
        </w:rPr>
        <w:t>Chapter #</w:t>
      </w:r>
    </w:p>
    <w:p w14:paraId="00BA1C6D" w14:textId="77777777" w:rsidR="00932AAD" w:rsidRDefault="5897EC05" w:rsidP="00932AAD">
      <w:pPr>
        <w:pStyle w:val="ListParagraph"/>
        <w:spacing w:after="480" w:line="240" w:lineRule="auto"/>
        <w:ind w:left="0"/>
        <w:contextualSpacing w:val="0"/>
        <w:jc w:val="center"/>
        <w:rPr>
          <w:b/>
          <w:sz w:val="40"/>
          <w:szCs w:val="40"/>
        </w:rPr>
      </w:pPr>
      <w:r w:rsidRPr="5897EC05">
        <w:rPr>
          <w:b/>
          <w:bCs/>
          <w:sz w:val="40"/>
          <w:szCs w:val="40"/>
        </w:rPr>
        <w:t>EYES OF YOUR HEART</w:t>
      </w:r>
    </w:p>
    <w:p w14:paraId="7EE12602" w14:textId="77777777" w:rsidR="00932AAD" w:rsidRDefault="5897EC05" w:rsidP="00A86748">
      <w:pPr>
        <w:pStyle w:val="ListParagraph"/>
        <w:spacing w:after="0" w:line="240" w:lineRule="auto"/>
        <w:ind w:left="0"/>
        <w:contextualSpacing w:val="0"/>
        <w:jc w:val="center"/>
        <w:rPr>
          <w:b/>
          <w:sz w:val="28"/>
          <w:szCs w:val="28"/>
        </w:rPr>
      </w:pPr>
      <w:r w:rsidRPr="5897EC05">
        <w:rPr>
          <w:b/>
          <w:bCs/>
          <w:sz w:val="28"/>
          <w:szCs w:val="28"/>
        </w:rPr>
        <w:t>Key Passage</w:t>
      </w:r>
    </w:p>
    <w:p w14:paraId="1E7C2592" w14:textId="77777777" w:rsidR="00A86748" w:rsidRPr="00BA67FA" w:rsidRDefault="00A86748" w:rsidP="00A86748">
      <w:pPr>
        <w:pStyle w:val="ListParagraph"/>
        <w:spacing w:after="0" w:line="240" w:lineRule="auto"/>
        <w:ind w:left="0"/>
        <w:contextualSpacing w:val="0"/>
        <w:jc w:val="center"/>
        <w:rPr>
          <w:b/>
          <w:sz w:val="28"/>
          <w:szCs w:val="28"/>
        </w:rPr>
      </w:pPr>
    </w:p>
    <w:p w14:paraId="1EBD7D99" w14:textId="77777777" w:rsidR="0074492F" w:rsidRPr="0074492F" w:rsidRDefault="5897EC05" w:rsidP="0074492F">
      <w:pPr>
        <w:pStyle w:val="Heading3"/>
        <w:spacing w:before="0" w:beforeAutospacing="0" w:after="0" w:afterAutospacing="0"/>
        <w:jc w:val="center"/>
        <w:rPr>
          <w:rFonts w:asciiTheme="minorHAnsi" w:eastAsiaTheme="minorEastAsia" w:hAnsiTheme="minorHAnsi" w:cstheme="minorBidi"/>
          <w:i/>
          <w:sz w:val="24"/>
          <w:szCs w:val="24"/>
        </w:rPr>
      </w:pPr>
      <w:r w:rsidRPr="0074492F">
        <w:rPr>
          <w:rFonts w:asciiTheme="minorHAnsi" w:eastAsiaTheme="minorEastAsia" w:hAnsiTheme="minorHAnsi" w:cstheme="minorBidi"/>
          <w:i/>
          <w:sz w:val="24"/>
          <w:szCs w:val="24"/>
        </w:rPr>
        <w:t>Ephesians 1:15-18 (NASB)</w:t>
      </w:r>
    </w:p>
    <w:p w14:paraId="5899EC6A" w14:textId="321C91D3" w:rsidR="0074492F" w:rsidRDefault="5897EC05" w:rsidP="0074492F">
      <w:pPr>
        <w:pStyle w:val="Heading3"/>
        <w:spacing w:before="0" w:beforeAutospacing="0" w:after="0" w:afterAutospacing="0"/>
        <w:jc w:val="center"/>
        <w:rPr>
          <w:rStyle w:val="text"/>
          <w:rFonts w:asciiTheme="minorHAnsi" w:hAnsiTheme="minorHAnsi" w:cstheme="minorHAnsi"/>
          <w:i/>
          <w:sz w:val="24"/>
          <w:szCs w:val="24"/>
        </w:rPr>
      </w:pPr>
      <w:r w:rsidRPr="0074492F">
        <w:rPr>
          <w:rStyle w:val="text"/>
          <w:rFonts w:asciiTheme="minorHAnsi" w:eastAsiaTheme="minorEastAsia" w:hAnsiTheme="minorHAnsi" w:cstheme="minorBidi"/>
          <w:bCs w:val="0"/>
          <w:i/>
          <w:iCs/>
          <w:sz w:val="24"/>
          <w:szCs w:val="24"/>
          <w:vertAlign w:val="superscript"/>
        </w:rPr>
        <w:t> </w:t>
      </w:r>
      <w:r w:rsidRPr="0074492F">
        <w:rPr>
          <w:rStyle w:val="text"/>
          <w:rFonts w:asciiTheme="minorHAnsi" w:eastAsiaTheme="minorEastAsia" w:hAnsiTheme="minorHAnsi" w:cstheme="minorBidi"/>
          <w:bCs w:val="0"/>
          <w:i/>
          <w:iCs/>
          <w:sz w:val="24"/>
          <w:szCs w:val="24"/>
        </w:rPr>
        <w:t xml:space="preserve">For this </w:t>
      </w:r>
      <w:r w:rsidR="00EA3460" w:rsidRPr="0074492F">
        <w:rPr>
          <w:rStyle w:val="text"/>
          <w:rFonts w:asciiTheme="minorHAnsi" w:eastAsiaTheme="minorEastAsia" w:hAnsiTheme="minorHAnsi" w:cstheme="minorBidi"/>
          <w:bCs w:val="0"/>
          <w:i/>
          <w:iCs/>
          <w:sz w:val="24"/>
          <w:szCs w:val="24"/>
        </w:rPr>
        <w:t>reason,</w:t>
      </w:r>
      <w:r w:rsidRPr="0074492F">
        <w:rPr>
          <w:rStyle w:val="text"/>
          <w:rFonts w:asciiTheme="minorHAnsi" w:eastAsiaTheme="minorEastAsia" w:hAnsiTheme="minorHAnsi" w:cstheme="minorBidi"/>
          <w:bCs w:val="0"/>
          <w:i/>
          <w:iCs/>
          <w:sz w:val="24"/>
          <w:szCs w:val="24"/>
        </w:rPr>
        <w:t xml:space="preserve"> I too having heard of the faith in the Lord Jesus which exists among you and your love for all the saints,</w:t>
      </w:r>
      <w:r w:rsidRPr="0074492F">
        <w:rPr>
          <w:rStyle w:val="text"/>
          <w:rFonts w:asciiTheme="minorHAnsi" w:eastAsiaTheme="minorEastAsia" w:hAnsiTheme="minorHAnsi" w:cstheme="minorBidi"/>
          <w:bCs w:val="0"/>
          <w:i/>
          <w:iCs/>
          <w:sz w:val="24"/>
          <w:szCs w:val="24"/>
          <w:vertAlign w:val="superscript"/>
        </w:rPr>
        <w:t> </w:t>
      </w:r>
      <w:r w:rsidRPr="0074492F">
        <w:rPr>
          <w:rStyle w:val="text"/>
          <w:rFonts w:asciiTheme="minorHAnsi" w:eastAsiaTheme="minorEastAsia" w:hAnsiTheme="minorHAnsi" w:cstheme="minorBidi"/>
          <w:bCs w:val="0"/>
          <w:i/>
          <w:iCs/>
          <w:sz w:val="24"/>
          <w:szCs w:val="24"/>
        </w:rPr>
        <w:t xml:space="preserve">do not cease giving thanks for you, while making mention of you in my </w:t>
      </w:r>
      <w:r w:rsidR="00EA3460" w:rsidRPr="0074492F">
        <w:rPr>
          <w:rStyle w:val="text"/>
          <w:rFonts w:asciiTheme="minorHAnsi" w:eastAsiaTheme="minorEastAsia" w:hAnsiTheme="minorHAnsi" w:cstheme="minorBidi"/>
          <w:bCs w:val="0"/>
          <w:i/>
          <w:iCs/>
          <w:sz w:val="24"/>
          <w:szCs w:val="24"/>
        </w:rPr>
        <w:t>prayers;</w:t>
      </w:r>
      <w:r w:rsidR="00EA3460">
        <w:rPr>
          <w:rStyle w:val="text"/>
          <w:rFonts w:asciiTheme="minorHAnsi" w:eastAsiaTheme="minorEastAsia" w:hAnsiTheme="minorHAnsi" w:cstheme="minorBidi"/>
          <w:bCs w:val="0"/>
          <w:i/>
          <w:iCs/>
          <w:sz w:val="24"/>
          <w:szCs w:val="24"/>
        </w:rPr>
        <w:t> that</w:t>
      </w:r>
      <w:r w:rsidRPr="0074492F">
        <w:rPr>
          <w:rStyle w:val="text"/>
          <w:rFonts w:asciiTheme="minorHAnsi" w:eastAsiaTheme="minorEastAsia" w:hAnsiTheme="minorHAnsi" w:cstheme="minorBidi"/>
          <w:bCs w:val="0"/>
          <w:i/>
          <w:iCs/>
          <w:sz w:val="24"/>
          <w:szCs w:val="24"/>
        </w:rPr>
        <w:t xml:space="preserve"> the God of our Lord Jesus Christ, the Father of glory, may give to you a spirit of wisdom and of revelation in the knowledge of Him.</w:t>
      </w:r>
      <w:r w:rsidRPr="0074492F">
        <w:rPr>
          <w:rFonts w:asciiTheme="minorHAnsi" w:eastAsiaTheme="minorEastAsia" w:hAnsiTheme="minorHAnsi" w:cstheme="minorBidi"/>
          <w:bCs w:val="0"/>
          <w:i/>
          <w:iCs/>
          <w:sz w:val="24"/>
          <w:szCs w:val="24"/>
        </w:rPr>
        <w:t xml:space="preserve"> </w:t>
      </w:r>
      <w:r w:rsidRPr="0074492F">
        <w:rPr>
          <w:rStyle w:val="text"/>
          <w:rFonts w:asciiTheme="minorHAnsi" w:eastAsiaTheme="minorEastAsia" w:hAnsiTheme="minorHAnsi" w:cstheme="minorBidi"/>
          <w:bCs w:val="0"/>
          <w:i/>
          <w:iCs/>
          <w:sz w:val="24"/>
          <w:szCs w:val="24"/>
          <w:vertAlign w:val="superscript"/>
        </w:rPr>
        <w:t> </w:t>
      </w:r>
      <w:r w:rsidRPr="0074492F">
        <w:rPr>
          <w:rStyle w:val="text"/>
          <w:rFonts w:asciiTheme="minorHAnsi" w:eastAsiaTheme="minorEastAsia" w:hAnsiTheme="minorHAnsi" w:cstheme="minorBidi"/>
          <w:bCs w:val="0"/>
          <w:i/>
          <w:iCs/>
          <w:sz w:val="24"/>
          <w:szCs w:val="24"/>
        </w:rPr>
        <w:t>I pray that the eyes of your heart may be enlightened, so that you will know what is the hope of His calling, what are the riches of the glory of His inheritance in</w:t>
      </w:r>
      <w:r w:rsidRPr="0074492F">
        <w:rPr>
          <w:rStyle w:val="text"/>
          <w:rFonts w:asciiTheme="minorHAnsi" w:eastAsiaTheme="minorEastAsia" w:hAnsiTheme="minorHAnsi" w:cstheme="minorBidi"/>
          <w:bCs w:val="0"/>
          <w:i/>
          <w:iCs/>
          <w:sz w:val="24"/>
          <w:szCs w:val="24"/>
          <w:vertAlign w:val="superscript"/>
        </w:rPr>
        <w:t xml:space="preserve"> </w:t>
      </w:r>
      <w:r w:rsidRPr="0074492F">
        <w:rPr>
          <w:rStyle w:val="text"/>
          <w:rFonts w:asciiTheme="minorHAnsi" w:eastAsiaTheme="minorEastAsia" w:hAnsiTheme="minorHAnsi" w:cstheme="minorBidi"/>
          <w:bCs w:val="0"/>
          <w:i/>
          <w:iCs/>
          <w:sz w:val="24"/>
          <w:szCs w:val="24"/>
        </w:rPr>
        <w:t>the Saints.</w:t>
      </w:r>
      <w:r w:rsidR="0074492F" w:rsidRPr="0074492F">
        <w:rPr>
          <w:rStyle w:val="text"/>
          <w:rFonts w:asciiTheme="minorHAnsi" w:hAnsiTheme="minorHAnsi" w:cstheme="minorHAnsi"/>
          <w:i/>
          <w:sz w:val="24"/>
          <w:szCs w:val="24"/>
        </w:rPr>
        <w:t xml:space="preserve"> </w:t>
      </w:r>
    </w:p>
    <w:p w14:paraId="24EA8821" w14:textId="77777777" w:rsidR="0074492F" w:rsidRDefault="0074492F" w:rsidP="0074492F">
      <w:pPr>
        <w:pStyle w:val="Heading3"/>
        <w:spacing w:before="0" w:beforeAutospacing="0" w:after="0" w:afterAutospacing="0"/>
        <w:jc w:val="center"/>
        <w:rPr>
          <w:rStyle w:val="text"/>
          <w:rFonts w:asciiTheme="minorHAnsi" w:hAnsiTheme="minorHAnsi" w:cstheme="minorHAnsi"/>
          <w:i/>
          <w:sz w:val="24"/>
          <w:szCs w:val="24"/>
        </w:rPr>
      </w:pPr>
    </w:p>
    <w:p w14:paraId="56C44C18" w14:textId="08FF5121" w:rsidR="00932AAD" w:rsidRDefault="5897EC05" w:rsidP="0074492F">
      <w:pPr>
        <w:pStyle w:val="Heading3"/>
        <w:spacing w:before="0" w:beforeAutospacing="0" w:after="0" w:afterAutospacing="0"/>
        <w:jc w:val="center"/>
        <w:rPr>
          <w:rStyle w:val="text"/>
          <w:rFonts w:asciiTheme="minorHAnsi" w:eastAsiaTheme="minorEastAsia" w:hAnsiTheme="minorHAnsi" w:cstheme="minorBidi"/>
          <w:bCs w:val="0"/>
          <w:sz w:val="28"/>
          <w:szCs w:val="28"/>
        </w:rPr>
      </w:pPr>
      <w:r w:rsidRPr="0074492F">
        <w:rPr>
          <w:rStyle w:val="text"/>
          <w:rFonts w:asciiTheme="minorHAnsi" w:eastAsiaTheme="minorEastAsia" w:hAnsiTheme="minorHAnsi" w:cstheme="minorBidi"/>
          <w:bCs w:val="0"/>
          <w:sz w:val="28"/>
          <w:szCs w:val="28"/>
        </w:rPr>
        <w:t>Introduction</w:t>
      </w:r>
    </w:p>
    <w:p w14:paraId="45D80820" w14:textId="77777777" w:rsidR="0074492F" w:rsidRPr="0074492F" w:rsidRDefault="0074492F" w:rsidP="0074492F">
      <w:pPr>
        <w:pStyle w:val="Heading3"/>
        <w:spacing w:before="0" w:beforeAutospacing="0" w:after="0" w:afterAutospacing="0"/>
        <w:jc w:val="center"/>
        <w:rPr>
          <w:rFonts w:asciiTheme="minorHAnsi" w:hAnsiTheme="minorHAnsi" w:cstheme="minorHAnsi"/>
          <w:bCs w:val="0"/>
          <w:color w:val="FF0000"/>
        </w:rPr>
      </w:pPr>
    </w:p>
    <w:p w14:paraId="43A812D4" w14:textId="203EE574" w:rsidR="00932AAD" w:rsidRPr="006B0D64" w:rsidRDefault="00932AAD" w:rsidP="00932AAD">
      <w:pPr>
        <w:ind w:firstLine="720"/>
        <w:jc w:val="both"/>
        <w:rPr>
          <w:rFonts w:asciiTheme="minorHAnsi" w:eastAsia="Times New Roman" w:hAnsiTheme="minorHAnsi" w:cstheme="minorHAnsi"/>
          <w:bCs/>
          <w:sz w:val="24"/>
          <w:szCs w:val="24"/>
        </w:rPr>
      </w:pPr>
      <w:r w:rsidRPr="5897EC05">
        <w:rPr>
          <w:rFonts w:asciiTheme="minorHAnsi" w:eastAsiaTheme="minorEastAsia" w:hAnsiTheme="minorHAnsi" w:cstheme="minorBidi"/>
          <w:sz w:val="24"/>
          <w:szCs w:val="24"/>
        </w:rPr>
        <w:t xml:space="preserve">We have already seen the great love and concern the apostle Paul had for the </w:t>
      </w:r>
      <w:r w:rsidR="0060179A" w:rsidRPr="5897EC05">
        <w:rPr>
          <w:rFonts w:asciiTheme="minorHAnsi" w:eastAsiaTheme="minorEastAsia" w:hAnsiTheme="minorHAnsi" w:cstheme="minorBidi"/>
          <w:sz w:val="24"/>
          <w:szCs w:val="24"/>
        </w:rPr>
        <w:t>Saints</w:t>
      </w:r>
      <w:r w:rsidRPr="5897EC05">
        <w:rPr>
          <w:rFonts w:asciiTheme="minorHAnsi" w:eastAsiaTheme="minorEastAsia" w:hAnsiTheme="minorHAnsi" w:cstheme="minorBidi"/>
          <w:sz w:val="24"/>
          <w:szCs w:val="24"/>
        </w:rPr>
        <w:t xml:space="preserve"> with whom he had invested three years of his life. In Paul’s prison letters</w:t>
      </w:r>
      <w:r w:rsidR="0091159B"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we find the most powerful </w:t>
      </w:r>
      <w:r w:rsidR="0074492F">
        <w:rPr>
          <w:rFonts w:asciiTheme="minorHAnsi" w:eastAsiaTheme="minorEastAsia" w:hAnsiTheme="minorHAnsi" w:cstheme="minorBidi"/>
          <w:sz w:val="24"/>
          <w:szCs w:val="24"/>
        </w:rPr>
        <w:t>intercessory prayers</w:t>
      </w:r>
      <w:r w:rsidRPr="5897EC05">
        <w:rPr>
          <w:rFonts w:asciiTheme="minorHAnsi" w:eastAsiaTheme="minorEastAsia" w:hAnsiTheme="minorHAnsi" w:cstheme="minorBidi"/>
          <w:sz w:val="24"/>
          <w:szCs w:val="24"/>
        </w:rPr>
        <w:t xml:space="preserve"> we could ever pray </w:t>
      </w:r>
      <w:r w:rsidR="0074492F">
        <w:rPr>
          <w:rFonts w:asciiTheme="minorHAnsi" w:eastAsiaTheme="minorEastAsia" w:hAnsiTheme="minorHAnsi" w:cstheme="minorBidi"/>
          <w:sz w:val="24"/>
          <w:szCs w:val="24"/>
        </w:rPr>
        <w:t xml:space="preserve">on behalf of </w:t>
      </w:r>
      <w:r w:rsidRPr="5897EC05">
        <w:rPr>
          <w:rFonts w:asciiTheme="minorHAnsi" w:eastAsiaTheme="minorEastAsia" w:hAnsiTheme="minorHAnsi" w:cstheme="minorBidi"/>
          <w:sz w:val="24"/>
          <w:szCs w:val="24"/>
        </w:rPr>
        <w:t>others. (</w:t>
      </w:r>
      <w:r w:rsidR="00456E39" w:rsidRPr="5897EC05">
        <w:rPr>
          <w:rFonts w:asciiTheme="minorHAnsi" w:eastAsiaTheme="minorEastAsia" w:hAnsiTheme="minorHAnsi" w:cstheme="minorBidi"/>
          <w:sz w:val="24"/>
          <w:szCs w:val="24"/>
        </w:rPr>
        <w:t>Colossians</w:t>
      </w:r>
      <w:r w:rsidRPr="5897EC05">
        <w:rPr>
          <w:rFonts w:asciiTheme="minorHAnsi" w:eastAsiaTheme="minorEastAsia" w:hAnsiTheme="minorHAnsi" w:cstheme="minorBidi"/>
          <w:sz w:val="24"/>
          <w:szCs w:val="24"/>
        </w:rPr>
        <w:t xml:space="preserve"> 1:7-13) Theses prayers are birthed in heaven</w:t>
      </w:r>
      <w:r w:rsidR="00804487"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and through them we gain insight</w:t>
      </w:r>
      <w:r w:rsidR="0091159B"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sidR="00804487" w:rsidRPr="5897EC05">
        <w:rPr>
          <w:rFonts w:asciiTheme="minorHAnsi" w:eastAsiaTheme="minorEastAsia" w:hAnsiTheme="minorHAnsi" w:cstheme="minorBidi"/>
          <w:sz w:val="24"/>
          <w:szCs w:val="24"/>
        </w:rPr>
        <w:t>in</w:t>
      </w:r>
      <w:r w:rsidRPr="5897EC05">
        <w:rPr>
          <w:rFonts w:asciiTheme="minorHAnsi" w:eastAsiaTheme="minorEastAsia" w:hAnsiTheme="minorHAnsi" w:cstheme="minorBidi"/>
          <w:sz w:val="24"/>
          <w:szCs w:val="24"/>
        </w:rPr>
        <w:t>sight that only comes from the Spirit of God, who is our great intercessor. (Romans 8:26-34)</w:t>
      </w:r>
    </w:p>
    <w:p w14:paraId="21E72E40" w14:textId="77777777" w:rsidR="00932AAD" w:rsidRPr="006B0D64" w:rsidRDefault="00932AAD" w:rsidP="00932AAD">
      <w:pPr>
        <w:jc w:val="both"/>
        <w:rPr>
          <w:rFonts w:asciiTheme="minorHAnsi" w:eastAsia="Times New Roman" w:hAnsiTheme="minorHAnsi" w:cstheme="minorHAnsi"/>
          <w:bCs/>
          <w:sz w:val="24"/>
          <w:szCs w:val="24"/>
        </w:rPr>
      </w:pPr>
      <w:r w:rsidRPr="5897EC05">
        <w:rPr>
          <w:rFonts w:asciiTheme="minorHAnsi" w:eastAsiaTheme="minorEastAsia" w:hAnsiTheme="minorHAnsi" w:cstheme="minorBidi"/>
          <w:sz w:val="24"/>
          <w:szCs w:val="24"/>
        </w:rPr>
        <w:t xml:space="preserve"> </w:t>
      </w:r>
      <w:r w:rsidRPr="006B0D64">
        <w:rPr>
          <w:rFonts w:asciiTheme="minorHAnsi" w:eastAsia="Times New Roman" w:hAnsiTheme="minorHAnsi" w:cstheme="minorHAnsi"/>
          <w:bCs/>
          <w:sz w:val="24"/>
          <w:szCs w:val="24"/>
        </w:rPr>
        <w:tab/>
      </w:r>
      <w:r w:rsidRPr="5897EC05">
        <w:rPr>
          <w:rFonts w:asciiTheme="minorHAnsi" w:eastAsiaTheme="minorEastAsia" w:hAnsiTheme="minorHAnsi" w:cstheme="minorBidi"/>
          <w:sz w:val="24"/>
          <w:szCs w:val="24"/>
        </w:rPr>
        <w:t>While in Ephesus, Paul wrote t</w:t>
      </w:r>
      <w:r w:rsidR="0091159B" w:rsidRPr="5897EC05">
        <w:rPr>
          <w:rFonts w:asciiTheme="minorHAnsi" w:eastAsiaTheme="minorEastAsia" w:hAnsiTheme="minorHAnsi" w:cstheme="minorBidi"/>
          <w:sz w:val="24"/>
          <w:szCs w:val="24"/>
        </w:rPr>
        <w:t xml:space="preserve">he letters to the Corinthians. </w:t>
      </w:r>
      <w:r w:rsidRPr="5897EC05">
        <w:rPr>
          <w:rFonts w:asciiTheme="minorHAnsi" w:eastAsiaTheme="minorEastAsia" w:hAnsiTheme="minorHAnsi" w:cstheme="minorBidi"/>
          <w:sz w:val="24"/>
          <w:szCs w:val="24"/>
        </w:rPr>
        <w:t>2 Cor</w:t>
      </w:r>
      <w:r w:rsidR="0091159B" w:rsidRPr="5897EC05">
        <w:rPr>
          <w:rFonts w:asciiTheme="minorHAnsi" w:eastAsiaTheme="minorEastAsia" w:hAnsiTheme="minorHAnsi" w:cstheme="minorBidi"/>
          <w:sz w:val="24"/>
          <w:szCs w:val="24"/>
        </w:rPr>
        <w:t>inthians</w:t>
      </w:r>
      <w:r w:rsidRPr="5897EC05">
        <w:rPr>
          <w:rFonts w:asciiTheme="minorHAnsi" w:eastAsiaTheme="minorEastAsia" w:hAnsiTheme="minorHAnsi" w:cstheme="minorBidi"/>
          <w:sz w:val="24"/>
          <w:szCs w:val="24"/>
        </w:rPr>
        <w:t xml:space="preserve"> 12:1-10</w:t>
      </w:r>
      <w:r w:rsidR="00546607" w:rsidRPr="5897EC05">
        <w:rPr>
          <w:rFonts w:asciiTheme="minorHAnsi" w:eastAsiaTheme="minorEastAsia" w:hAnsiTheme="minorHAnsi" w:cstheme="minorBidi"/>
          <w:sz w:val="24"/>
          <w:szCs w:val="24"/>
        </w:rPr>
        <w:t xml:space="preserve"> tells</w:t>
      </w:r>
      <w:r w:rsidRPr="5897EC05">
        <w:rPr>
          <w:rFonts w:asciiTheme="minorHAnsi" w:eastAsiaTheme="minorEastAsia" w:hAnsiTheme="minorHAnsi" w:cstheme="minorBidi"/>
          <w:sz w:val="24"/>
          <w:szCs w:val="24"/>
        </w:rPr>
        <w:t xml:space="preserve"> his story </w:t>
      </w:r>
      <w:r w:rsidR="000201CA" w:rsidRPr="5897EC05">
        <w:rPr>
          <w:rFonts w:asciiTheme="minorHAnsi" w:eastAsiaTheme="minorEastAsia" w:hAnsiTheme="minorHAnsi" w:cstheme="minorBidi"/>
          <w:sz w:val="24"/>
          <w:szCs w:val="24"/>
        </w:rPr>
        <w:t>of</w:t>
      </w:r>
      <w:r w:rsidRPr="5897EC05">
        <w:rPr>
          <w:rFonts w:asciiTheme="minorHAnsi" w:eastAsiaTheme="minorEastAsia" w:hAnsiTheme="minorHAnsi" w:cstheme="minorBidi"/>
          <w:sz w:val="24"/>
          <w:szCs w:val="24"/>
        </w:rPr>
        <w:t xml:space="preserve"> a divine encounter</w:t>
      </w:r>
      <w:r w:rsidR="00546607" w:rsidRPr="5897EC05">
        <w:rPr>
          <w:rFonts w:asciiTheme="minorHAnsi" w:eastAsiaTheme="minorEastAsia" w:hAnsiTheme="minorHAnsi" w:cstheme="minorBidi"/>
          <w:sz w:val="24"/>
          <w:szCs w:val="24"/>
        </w:rPr>
        <w:t xml:space="preserve"> which happened sometime</w:t>
      </w:r>
      <w:r w:rsidRPr="5897EC05">
        <w:rPr>
          <w:rFonts w:asciiTheme="minorHAnsi" w:eastAsiaTheme="minorEastAsia" w:hAnsiTheme="minorHAnsi" w:cstheme="minorBidi"/>
          <w:sz w:val="24"/>
          <w:szCs w:val="24"/>
        </w:rPr>
        <w:t xml:space="preserve"> between his conversion and first missionary trip. (Acts 9:30-13:1-3) He received visions and revelations from the Lord that left him with a thorn in his flesh. </w:t>
      </w:r>
      <w:r w:rsidR="00546607" w:rsidRPr="5897EC05">
        <w:rPr>
          <w:rFonts w:asciiTheme="minorHAnsi" w:eastAsiaTheme="minorEastAsia" w:hAnsiTheme="minorHAnsi" w:cstheme="minorBidi"/>
          <w:sz w:val="24"/>
          <w:szCs w:val="24"/>
        </w:rPr>
        <w:t>This</w:t>
      </w:r>
      <w:r w:rsidRPr="5897EC05">
        <w:rPr>
          <w:rFonts w:asciiTheme="minorHAnsi" w:eastAsiaTheme="minorEastAsia" w:hAnsiTheme="minorHAnsi" w:cstheme="minorBidi"/>
          <w:sz w:val="24"/>
          <w:szCs w:val="24"/>
        </w:rPr>
        <w:t xml:space="preserve"> affliction, it has been suggested, was an eye problem that led him to seek the medical service of a Greek doctor named Luke.  While Luke treated Paul’s physical eyes, Paul opened Luke’s spiritual eyes to the revelation of Jesus Christ. It was the beloved Doctor Luke who wrote the gospel of Luke and recorded the events of Paul’s miraculous conversion in the book of Acts. </w:t>
      </w:r>
    </w:p>
    <w:p w14:paraId="3CE621EB" w14:textId="77777777" w:rsidR="00932AAD" w:rsidRDefault="5897EC05" w:rsidP="5897EC05">
      <w:pPr>
        <w:spacing w:before="100" w:beforeAutospacing="1" w:after="100" w:afterAutospacing="1" w:line="240" w:lineRule="auto"/>
        <w:ind w:firstLine="720"/>
        <w:jc w:val="both"/>
        <w:outlineLvl w:val="2"/>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 Just as we have eyes in our head to see physically, we also have eyes in our hearts to see spiritually.  Until we are born again, we don’t have spiritual sight because the eyes of our heart are blinded. (2 Cor. 4:2-6; 1:22; 1 Cor. 2:1-16; 1 John 2:20, 27) We receive spiritual sight at the moment of salvation; but only with the aid of the Holy Spirit, can our spiritual eyes adjust to the light. While we will never fully comprehend all the hidden treasures of Living Word of God –the Lord Jesus, we can grow in grace and knowledge of God through the revelation of the written Word. Growing involves learning and having a teachable heart. Only those whose hearts are receptive to the truth will have spiritual vision.  </w:t>
      </w:r>
    </w:p>
    <w:p w14:paraId="63B017F3" w14:textId="77777777" w:rsidR="00A86748" w:rsidRDefault="5897EC05" w:rsidP="5897EC05">
      <w:pPr>
        <w:pStyle w:val="NormalWeb"/>
        <w:spacing w:after="0" w:afterAutospacing="0"/>
        <w:jc w:val="center"/>
        <w:rPr>
          <w:rFonts w:asciiTheme="minorHAnsi" w:hAnsiTheme="minorHAnsi" w:cstheme="minorHAnsi"/>
          <w:b/>
          <w:i/>
        </w:rPr>
      </w:pPr>
      <w:r w:rsidRPr="5897EC05">
        <w:rPr>
          <w:rFonts w:asciiTheme="minorHAnsi" w:eastAsiaTheme="minorEastAsia" w:hAnsiTheme="minorHAnsi" w:cstheme="minorBidi"/>
          <w:b/>
          <w:bCs/>
          <w:i/>
          <w:iCs/>
        </w:rPr>
        <w:t>John 16:12-15 (NASB)</w:t>
      </w:r>
    </w:p>
    <w:p w14:paraId="7593AE79" w14:textId="059A5192" w:rsidR="00A86748" w:rsidRDefault="5897EC05" w:rsidP="5897EC05">
      <w:pPr>
        <w:pStyle w:val="NormalWeb"/>
        <w:spacing w:before="0" w:beforeAutospacing="0" w:after="0" w:afterAutospacing="0"/>
        <w:jc w:val="center"/>
        <w:rPr>
          <w:rStyle w:val="woj"/>
          <w:rFonts w:asciiTheme="minorHAnsi" w:hAnsiTheme="minorHAnsi" w:cstheme="minorHAnsi"/>
          <w:b/>
          <w:i/>
        </w:rPr>
      </w:pPr>
      <w:r w:rsidRPr="5897EC05">
        <w:rPr>
          <w:rStyle w:val="woj"/>
          <w:rFonts w:asciiTheme="minorHAnsi" w:eastAsiaTheme="minorEastAsia" w:hAnsiTheme="minorHAnsi" w:cstheme="minorBidi"/>
          <w:b/>
          <w:bCs/>
          <w:i/>
          <w:iCs/>
        </w:rPr>
        <w:t>I have many more things to say to you, but you cannot bear them now.</w:t>
      </w:r>
      <w:r w:rsidRPr="5897EC05">
        <w:rPr>
          <w:rFonts w:asciiTheme="minorHAnsi" w:eastAsiaTheme="minorEastAsia" w:hAnsiTheme="minorHAnsi" w:cstheme="minorBidi"/>
          <w:b/>
          <w:bCs/>
          <w:i/>
          <w:iCs/>
        </w:rPr>
        <w:t xml:space="preserve"> </w:t>
      </w:r>
      <w:r w:rsidRPr="5897EC05">
        <w:rPr>
          <w:rStyle w:val="woj"/>
          <w:rFonts w:asciiTheme="minorHAnsi" w:eastAsiaTheme="minorEastAsia" w:hAnsiTheme="minorHAnsi" w:cstheme="minorBidi"/>
          <w:b/>
          <w:bCs/>
          <w:i/>
          <w:iCs/>
          <w:vertAlign w:val="superscript"/>
        </w:rPr>
        <w:t>13 </w:t>
      </w:r>
      <w:r w:rsidRPr="5897EC05">
        <w:rPr>
          <w:rStyle w:val="woj"/>
          <w:rFonts w:asciiTheme="minorHAnsi" w:eastAsiaTheme="minorEastAsia" w:hAnsiTheme="minorHAnsi" w:cstheme="minorBidi"/>
          <w:b/>
          <w:bCs/>
          <w:i/>
          <w:iCs/>
        </w:rPr>
        <w:t>But when He, the Spirit of truth, comes, He will guide you into all the truth; for He will not speak on His own initiative, but whatever He hears, He will speak; and He will disclose to you what is to come.</w:t>
      </w:r>
      <w:r w:rsidRPr="5897EC05">
        <w:rPr>
          <w:rFonts w:asciiTheme="minorHAnsi" w:eastAsiaTheme="minorEastAsia" w:hAnsiTheme="minorHAnsi" w:cstheme="minorBidi"/>
          <w:b/>
          <w:bCs/>
          <w:i/>
          <w:iCs/>
        </w:rPr>
        <w:t xml:space="preserve"> </w:t>
      </w:r>
      <w:r w:rsidRPr="5897EC05">
        <w:rPr>
          <w:rStyle w:val="woj"/>
          <w:rFonts w:asciiTheme="minorHAnsi" w:eastAsiaTheme="minorEastAsia" w:hAnsiTheme="minorHAnsi" w:cstheme="minorBidi"/>
          <w:b/>
          <w:bCs/>
          <w:i/>
          <w:iCs/>
          <w:vertAlign w:val="superscript"/>
        </w:rPr>
        <w:t>14 </w:t>
      </w:r>
      <w:r w:rsidRPr="5897EC05">
        <w:rPr>
          <w:rStyle w:val="woj"/>
          <w:rFonts w:asciiTheme="minorHAnsi" w:eastAsiaTheme="minorEastAsia" w:hAnsiTheme="minorHAnsi" w:cstheme="minorBidi"/>
          <w:b/>
          <w:bCs/>
          <w:i/>
          <w:iCs/>
        </w:rPr>
        <w:t>He will glorify Me, for He will take of Mine and will disclose it to you.</w:t>
      </w:r>
      <w:r w:rsidRPr="5897EC05">
        <w:rPr>
          <w:rFonts w:asciiTheme="minorHAnsi" w:eastAsiaTheme="minorEastAsia" w:hAnsiTheme="minorHAnsi" w:cstheme="minorBidi"/>
          <w:b/>
          <w:bCs/>
          <w:i/>
          <w:iCs/>
        </w:rPr>
        <w:t xml:space="preserve"> </w:t>
      </w:r>
      <w:r w:rsidRPr="5897EC05">
        <w:rPr>
          <w:rStyle w:val="woj"/>
          <w:rFonts w:asciiTheme="minorHAnsi" w:eastAsiaTheme="minorEastAsia" w:hAnsiTheme="minorHAnsi" w:cstheme="minorBidi"/>
          <w:b/>
          <w:bCs/>
          <w:i/>
          <w:iCs/>
          <w:vertAlign w:val="superscript"/>
        </w:rPr>
        <w:t xml:space="preserve">15 </w:t>
      </w:r>
      <w:r w:rsidRPr="5897EC05">
        <w:rPr>
          <w:rStyle w:val="woj"/>
          <w:rFonts w:asciiTheme="minorHAnsi" w:eastAsiaTheme="minorEastAsia" w:hAnsiTheme="minorHAnsi" w:cstheme="minorBidi"/>
          <w:b/>
          <w:bCs/>
          <w:i/>
          <w:iCs/>
        </w:rPr>
        <w:t>All things that the Father has are Mine; therefore, I said that He takes of Mine and will disclose it to you.</w:t>
      </w:r>
    </w:p>
    <w:p w14:paraId="3D99590F" w14:textId="77777777" w:rsidR="00932AAD" w:rsidRDefault="5897EC05" w:rsidP="00A86748">
      <w:pPr>
        <w:pStyle w:val="NormalWeb"/>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To Know Him</w:t>
      </w:r>
    </w:p>
    <w:p w14:paraId="3EFA6D17" w14:textId="77777777" w:rsidR="000201CA" w:rsidRDefault="5897EC05" w:rsidP="000201CA">
      <w:pPr>
        <w:pStyle w:val="ListParagraph"/>
        <w:spacing w:after="0" w:line="240" w:lineRule="auto"/>
        <w:ind w:left="0"/>
        <w:contextualSpacing w:val="0"/>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1:15-17 (NASB)</w:t>
      </w:r>
    </w:p>
    <w:p w14:paraId="2837E0A0" w14:textId="33610510" w:rsidR="00546607" w:rsidRDefault="5897EC05" w:rsidP="000201CA">
      <w:pPr>
        <w:pStyle w:val="ListParagraph"/>
        <w:spacing w:after="0" w:line="240" w:lineRule="auto"/>
        <w:ind w:left="0"/>
        <w:contextualSpacing w:val="0"/>
        <w:jc w:val="center"/>
        <w:rPr>
          <w:rStyle w:val="text"/>
          <w:rFonts w:asciiTheme="minorHAnsi" w:hAnsiTheme="minorHAnsi" w:cstheme="minorHAnsi"/>
          <w:b/>
          <w:i/>
          <w:sz w:val="24"/>
          <w:szCs w:val="24"/>
        </w:rPr>
      </w:pPr>
      <w:r w:rsidRPr="5897EC05">
        <w:rPr>
          <w:rStyle w:val="text"/>
          <w:rFonts w:asciiTheme="minorHAnsi" w:eastAsiaTheme="minorEastAsia" w:hAnsiTheme="minorHAnsi" w:cstheme="minorBidi"/>
          <w:b/>
          <w:bCs/>
          <w:i/>
          <w:iCs/>
          <w:sz w:val="24"/>
          <w:szCs w:val="24"/>
          <w:vertAlign w:val="superscript"/>
        </w:rPr>
        <w:t> </w:t>
      </w:r>
      <w:r w:rsidRPr="5897EC05">
        <w:rPr>
          <w:rStyle w:val="text"/>
          <w:rFonts w:asciiTheme="minorHAnsi" w:eastAsiaTheme="minorEastAsia" w:hAnsiTheme="minorHAnsi" w:cstheme="minorBidi"/>
          <w:b/>
          <w:bCs/>
          <w:i/>
          <w:iCs/>
          <w:sz w:val="24"/>
          <w:szCs w:val="24"/>
        </w:rPr>
        <w:t>For this reason, I too having heard of the faith in the Lord Jesus which exists among you and your love for all the saints,</w:t>
      </w:r>
      <w:r w:rsidRPr="5897EC05">
        <w:rPr>
          <w:rFonts w:asciiTheme="minorHAnsi" w:eastAsiaTheme="minorEastAsia" w:hAnsiTheme="minorHAnsi" w:cstheme="minorBidi"/>
          <w:b/>
          <w:bCs/>
          <w:i/>
          <w:iCs/>
          <w:sz w:val="24"/>
          <w:szCs w:val="24"/>
        </w:rPr>
        <w:t xml:space="preserve"> </w:t>
      </w:r>
      <w:r w:rsidRPr="5897EC05">
        <w:rPr>
          <w:rStyle w:val="text"/>
          <w:rFonts w:asciiTheme="minorHAnsi" w:eastAsiaTheme="minorEastAsia" w:hAnsiTheme="minorHAnsi" w:cstheme="minorBidi"/>
          <w:b/>
          <w:bCs/>
          <w:i/>
          <w:iCs/>
          <w:sz w:val="24"/>
          <w:szCs w:val="24"/>
          <w:vertAlign w:val="superscript"/>
        </w:rPr>
        <w:t>16 </w:t>
      </w:r>
      <w:r w:rsidRPr="5897EC05">
        <w:rPr>
          <w:rStyle w:val="text"/>
          <w:rFonts w:asciiTheme="minorHAnsi" w:eastAsiaTheme="minorEastAsia" w:hAnsiTheme="minorHAnsi" w:cstheme="minorBidi"/>
          <w:b/>
          <w:bCs/>
          <w:i/>
          <w:iCs/>
          <w:sz w:val="24"/>
          <w:szCs w:val="24"/>
        </w:rPr>
        <w:t>do not cease giving thanks for you, while making mention of you in my prayers;</w:t>
      </w:r>
      <w:r w:rsidRPr="5897EC05">
        <w:rPr>
          <w:rFonts w:asciiTheme="minorHAnsi" w:eastAsiaTheme="minorEastAsia" w:hAnsiTheme="minorHAnsi" w:cstheme="minorBidi"/>
          <w:b/>
          <w:bCs/>
          <w:i/>
          <w:iCs/>
          <w:sz w:val="24"/>
          <w:szCs w:val="24"/>
        </w:rPr>
        <w:t xml:space="preserve"> </w:t>
      </w:r>
      <w:r w:rsidRPr="5897EC05">
        <w:rPr>
          <w:rStyle w:val="text"/>
          <w:rFonts w:asciiTheme="minorHAnsi" w:eastAsiaTheme="minorEastAsia" w:hAnsiTheme="minorHAnsi" w:cstheme="minorBidi"/>
          <w:b/>
          <w:bCs/>
          <w:i/>
          <w:iCs/>
          <w:sz w:val="24"/>
          <w:szCs w:val="24"/>
          <w:vertAlign w:val="superscript"/>
        </w:rPr>
        <w:t>17 </w:t>
      </w:r>
      <w:r w:rsidRPr="5897EC05">
        <w:rPr>
          <w:rStyle w:val="text"/>
          <w:rFonts w:asciiTheme="minorHAnsi" w:eastAsiaTheme="minorEastAsia" w:hAnsiTheme="minorHAnsi" w:cstheme="minorBidi"/>
          <w:b/>
          <w:bCs/>
          <w:i/>
          <w:iCs/>
          <w:sz w:val="24"/>
          <w:szCs w:val="24"/>
        </w:rPr>
        <w:t xml:space="preserve">that the God of our Lord Jesus Christ, the Father of glory, may give to you a spirit of wisdom and of revelation in </w:t>
      </w:r>
      <w:r w:rsidRPr="5897EC05">
        <w:rPr>
          <w:rStyle w:val="text"/>
          <w:rFonts w:asciiTheme="minorHAnsi" w:eastAsiaTheme="minorEastAsia" w:hAnsiTheme="minorHAnsi" w:cstheme="minorBidi"/>
          <w:b/>
          <w:bCs/>
          <w:i/>
          <w:iCs/>
          <w:sz w:val="24"/>
          <w:szCs w:val="24"/>
          <w:u w:val="single"/>
        </w:rPr>
        <w:t>the knowledge of Him</w:t>
      </w:r>
      <w:r w:rsidRPr="5897EC05">
        <w:rPr>
          <w:rStyle w:val="text"/>
          <w:rFonts w:asciiTheme="minorHAnsi" w:eastAsiaTheme="minorEastAsia" w:hAnsiTheme="minorHAnsi" w:cstheme="minorBidi"/>
          <w:b/>
          <w:bCs/>
          <w:i/>
          <w:iCs/>
          <w:sz w:val="24"/>
          <w:szCs w:val="24"/>
        </w:rPr>
        <w:t>.</w:t>
      </w:r>
    </w:p>
    <w:p w14:paraId="02B128BB" w14:textId="77777777" w:rsidR="00A86748" w:rsidRPr="00546607" w:rsidRDefault="00A86748" w:rsidP="00A86748">
      <w:pPr>
        <w:pStyle w:val="ListParagraph"/>
        <w:spacing w:after="0" w:line="240" w:lineRule="auto"/>
        <w:ind w:left="0"/>
        <w:contextualSpacing w:val="0"/>
        <w:jc w:val="center"/>
        <w:rPr>
          <w:rFonts w:asciiTheme="minorHAnsi" w:hAnsiTheme="minorHAnsi" w:cstheme="minorHAnsi"/>
          <w:b/>
          <w:i/>
          <w:sz w:val="24"/>
          <w:szCs w:val="24"/>
        </w:rPr>
      </w:pPr>
    </w:p>
    <w:p w14:paraId="61742FCD" w14:textId="77777777" w:rsidR="000201CA" w:rsidRDefault="5897EC05" w:rsidP="000201CA">
      <w:pPr>
        <w:pStyle w:val="ListParagraph"/>
        <w:spacing w:after="720" w:line="240" w:lineRule="auto"/>
        <w:ind w:left="0" w:firstLine="720"/>
        <w:contextualSpacing w:val="0"/>
        <w:jc w:val="both"/>
        <w:rPr>
          <w:rFonts w:asciiTheme="minorHAnsi" w:hAnsiTheme="minorHAnsi" w:cstheme="minorHAnsi"/>
          <w:sz w:val="24"/>
          <w:szCs w:val="24"/>
        </w:rPr>
      </w:pPr>
      <w:r w:rsidRPr="5897EC05">
        <w:rPr>
          <w:rFonts w:asciiTheme="minorHAnsi" w:eastAsiaTheme="minorEastAsia" w:hAnsiTheme="minorHAnsi" w:cstheme="minorBidi"/>
          <w:sz w:val="24"/>
          <w:szCs w:val="24"/>
        </w:rPr>
        <w:t>Paul’s prayers were specific, purposeful and profound. Without God’s gracious response to the specific request, the Saints would be left in the dark.  His priority in this prayer was for the Saints to Know the Lord Jesus Christ. The more we know Him, the more we realize we are merely getting a glimpse of His Glory. I do not believe any of us could take a full revelation of Him. If you have ever gotten even a glimpse of His glory personally through divine revelation, you know it leaves you with an insatiable quest for more. All that we can or will ever know on this earth about the Lord Jesus is revealed within the pages of God’s Holy Word, and the Holy Spirit is the interpreter. All spiritual wisdom, insight and knowledge come from the Living Word of God.</w:t>
      </w:r>
    </w:p>
    <w:p w14:paraId="415AA936" w14:textId="77777777" w:rsidR="000201CA" w:rsidRPr="000201CA" w:rsidRDefault="5897EC05" w:rsidP="000201CA">
      <w:pPr>
        <w:jc w:val="center"/>
        <w:rPr>
          <w:b/>
          <w:i/>
          <w:sz w:val="24"/>
          <w:szCs w:val="24"/>
        </w:rPr>
      </w:pPr>
      <w:r w:rsidRPr="5897EC05">
        <w:rPr>
          <w:b/>
          <w:bCs/>
          <w:i/>
          <w:iCs/>
          <w:sz w:val="24"/>
          <w:szCs w:val="24"/>
        </w:rPr>
        <w:t>Colossians 1:9 (NASB)</w:t>
      </w:r>
    </w:p>
    <w:p w14:paraId="4E1A5003" w14:textId="01A8E085" w:rsidR="00932AAD" w:rsidRPr="003E4367" w:rsidRDefault="5897EC05" w:rsidP="000201CA">
      <w:pPr>
        <w:spacing w:after="720" w:line="240" w:lineRule="auto"/>
        <w:jc w:val="center"/>
        <w:rPr>
          <w:rStyle w:val="text"/>
          <w:b/>
          <w:i/>
          <w:sz w:val="24"/>
          <w:szCs w:val="24"/>
        </w:rPr>
      </w:pPr>
      <w:r w:rsidRPr="5897EC05">
        <w:rPr>
          <w:rStyle w:val="text"/>
          <w:b/>
          <w:bCs/>
          <w:i/>
          <w:iCs/>
          <w:sz w:val="24"/>
          <w:szCs w:val="24"/>
        </w:rPr>
        <w:t xml:space="preserve">For this reason, also, since the day we heard of it, we have not ceased to pray for you and to ask that you may be filled </w:t>
      </w:r>
      <w:r w:rsidRPr="003E4367">
        <w:rPr>
          <w:rStyle w:val="text"/>
          <w:b/>
          <w:bCs/>
          <w:i/>
          <w:iCs/>
          <w:sz w:val="24"/>
          <w:szCs w:val="24"/>
        </w:rPr>
        <w:t>with the knowledge of His will in all spiritual wisdom and understanding.</w:t>
      </w:r>
    </w:p>
    <w:p w14:paraId="627C634C" w14:textId="152BF43F" w:rsidR="00932AAD" w:rsidRDefault="00527A07" w:rsidP="00A86748">
      <w:pPr>
        <w:pStyle w:val="ListParagraph"/>
        <w:spacing w:after="0" w:line="240" w:lineRule="auto"/>
        <w:ind w:left="0"/>
        <w:contextualSpacing w:val="0"/>
        <w:rPr>
          <w:b/>
          <w:sz w:val="28"/>
          <w:szCs w:val="28"/>
        </w:rPr>
      </w:pPr>
      <w:r>
        <w:rPr>
          <w:b/>
          <w:bCs/>
          <w:sz w:val="28"/>
          <w:szCs w:val="28"/>
        </w:rPr>
        <w:t xml:space="preserve">WORD SEARCH: </w:t>
      </w:r>
      <w:r w:rsidR="006C5953">
        <w:rPr>
          <w:b/>
          <w:bCs/>
          <w:sz w:val="28"/>
          <w:szCs w:val="28"/>
        </w:rPr>
        <w:t>From Strong’s Concordance</w:t>
      </w:r>
      <w:r w:rsidR="006C5953" w:rsidRPr="5897EC05">
        <w:rPr>
          <w:b/>
          <w:bCs/>
          <w:sz w:val="28"/>
          <w:szCs w:val="28"/>
        </w:rPr>
        <w:t xml:space="preserve"> </w:t>
      </w:r>
    </w:p>
    <w:p w14:paraId="58FA3D24" w14:textId="27F55C1F" w:rsidR="00330837" w:rsidRDefault="00932AAD" w:rsidP="00244EAB">
      <w:pPr>
        <w:pStyle w:val="ListParagraph"/>
        <w:numPr>
          <w:ilvl w:val="0"/>
          <w:numId w:val="30"/>
        </w:numPr>
        <w:spacing w:after="0" w:line="240" w:lineRule="auto"/>
        <w:contextualSpacing w:val="0"/>
        <w:jc w:val="both"/>
        <w:rPr>
          <w:sz w:val="24"/>
          <w:szCs w:val="24"/>
        </w:rPr>
      </w:pPr>
      <w:r w:rsidRPr="00330837">
        <w:rPr>
          <w:sz w:val="24"/>
          <w:szCs w:val="24"/>
          <w:u w:val="single"/>
        </w:rPr>
        <w:t>Knowledge</w:t>
      </w:r>
      <w:r w:rsidRPr="00330837">
        <w:rPr>
          <w:sz w:val="24"/>
          <w:szCs w:val="24"/>
        </w:rPr>
        <w:t xml:space="preserve"> Strong’s #1922 epignosis; recognition, i.e. full discernment, acknowledgment: - knowledge. (Eph. 1:17; </w:t>
      </w:r>
      <w:r w:rsidR="00456E39">
        <w:rPr>
          <w:sz w:val="24"/>
          <w:szCs w:val="24"/>
        </w:rPr>
        <w:t>Colossians</w:t>
      </w:r>
      <w:r w:rsidRPr="00330837">
        <w:rPr>
          <w:sz w:val="24"/>
          <w:szCs w:val="24"/>
        </w:rPr>
        <w:t xml:space="preserve"> 1:9-10; 3:10; Phi. 1:9) #1921 egiginosko, to know upon some mark, i.e. recognize; to become fully acquainted with, to acknowledge; have known</w:t>
      </w:r>
      <w:r w:rsidR="00A86748" w:rsidRPr="00330837">
        <w:rPr>
          <w:sz w:val="24"/>
          <w:szCs w:val="24"/>
        </w:rPr>
        <w:t xml:space="preserve"> </w:t>
      </w:r>
      <w:r w:rsidRPr="00330837">
        <w:rPr>
          <w:sz w:val="24"/>
          <w:szCs w:val="24"/>
        </w:rPr>
        <w:t xml:space="preserve">- well, perceive. </w:t>
      </w:r>
      <w:r w:rsidR="00A86748" w:rsidRPr="00330837">
        <w:rPr>
          <w:sz w:val="24"/>
          <w:szCs w:val="24"/>
        </w:rPr>
        <w:t xml:space="preserve"> (</w:t>
      </w:r>
      <w:r w:rsidRPr="00330837">
        <w:rPr>
          <w:sz w:val="24"/>
          <w:szCs w:val="24"/>
        </w:rPr>
        <w:t>Matthew 7:14, 1 Cor.</w:t>
      </w:r>
      <w:r w:rsidR="00A86748" w:rsidRPr="00330837">
        <w:rPr>
          <w:sz w:val="24"/>
          <w:szCs w:val="24"/>
        </w:rPr>
        <w:t xml:space="preserve"> </w:t>
      </w:r>
      <w:r w:rsidRPr="00330837">
        <w:rPr>
          <w:sz w:val="24"/>
          <w:szCs w:val="24"/>
        </w:rPr>
        <w:t>13:12</w:t>
      </w:r>
      <w:r w:rsidR="00A86748" w:rsidRPr="00330837">
        <w:rPr>
          <w:sz w:val="24"/>
          <w:szCs w:val="24"/>
        </w:rPr>
        <w:t>)</w:t>
      </w:r>
    </w:p>
    <w:p w14:paraId="13086273" w14:textId="0ADBE7F5" w:rsidR="00A86748" w:rsidRPr="00330837" w:rsidRDefault="00932AAD" w:rsidP="00244EAB">
      <w:pPr>
        <w:pStyle w:val="ListParagraph"/>
        <w:numPr>
          <w:ilvl w:val="0"/>
          <w:numId w:val="30"/>
        </w:numPr>
        <w:spacing w:after="0" w:line="240" w:lineRule="auto"/>
        <w:contextualSpacing w:val="0"/>
        <w:jc w:val="both"/>
        <w:rPr>
          <w:sz w:val="24"/>
          <w:szCs w:val="24"/>
        </w:rPr>
      </w:pPr>
      <w:r w:rsidRPr="00330837">
        <w:rPr>
          <w:sz w:val="24"/>
          <w:szCs w:val="24"/>
          <w:u w:val="single"/>
        </w:rPr>
        <w:t>Knowledge</w:t>
      </w:r>
      <w:r w:rsidRPr="00330837">
        <w:rPr>
          <w:sz w:val="24"/>
          <w:szCs w:val="24"/>
        </w:rPr>
        <w:t xml:space="preserve"> Strong’s # 1108/1107 genosis; knowing knowledge, </w:t>
      </w:r>
      <w:r w:rsidR="00227F59" w:rsidRPr="00330837">
        <w:rPr>
          <w:sz w:val="24"/>
          <w:szCs w:val="24"/>
        </w:rPr>
        <w:t>science. /</w:t>
      </w:r>
      <w:r w:rsidRPr="00330837">
        <w:rPr>
          <w:sz w:val="24"/>
          <w:szCs w:val="24"/>
        </w:rPr>
        <w:t xml:space="preserve"> genorizo; to make known, to know-certify, declare, make known, give</w:t>
      </w:r>
      <w:r w:rsidR="006150E7">
        <w:rPr>
          <w:sz w:val="24"/>
          <w:szCs w:val="24"/>
        </w:rPr>
        <w:t>, and</w:t>
      </w:r>
      <w:r w:rsidRPr="00330837">
        <w:rPr>
          <w:sz w:val="24"/>
          <w:szCs w:val="24"/>
        </w:rPr>
        <w:t xml:space="preserve"> to understand</w:t>
      </w:r>
      <w:r w:rsidR="006150E7">
        <w:rPr>
          <w:sz w:val="24"/>
          <w:szCs w:val="24"/>
        </w:rPr>
        <w:t>.</w:t>
      </w:r>
      <w:r w:rsidRPr="00330837">
        <w:rPr>
          <w:sz w:val="24"/>
          <w:szCs w:val="24"/>
        </w:rPr>
        <w:t xml:space="preserve">   </w:t>
      </w:r>
      <w:r w:rsidR="006150E7">
        <w:rPr>
          <w:sz w:val="24"/>
          <w:szCs w:val="24"/>
        </w:rPr>
        <w:t>(</w:t>
      </w:r>
      <w:r w:rsidR="00456E39">
        <w:rPr>
          <w:sz w:val="24"/>
          <w:szCs w:val="24"/>
        </w:rPr>
        <w:t>Colossians</w:t>
      </w:r>
      <w:r w:rsidRPr="00330837">
        <w:rPr>
          <w:sz w:val="24"/>
          <w:szCs w:val="24"/>
        </w:rPr>
        <w:t xml:space="preserve"> 2:3; Eph. 3:3,5,10,19; 1:9; 6:19,21)</w:t>
      </w:r>
    </w:p>
    <w:p w14:paraId="43B59D7C" w14:textId="0BEAF6E2" w:rsidR="00932AAD" w:rsidRPr="002415C8" w:rsidRDefault="00932AAD" w:rsidP="00244EAB">
      <w:pPr>
        <w:pStyle w:val="ListParagraph"/>
        <w:numPr>
          <w:ilvl w:val="0"/>
          <w:numId w:val="30"/>
        </w:numPr>
        <w:spacing w:after="0" w:line="240" w:lineRule="auto"/>
        <w:contextualSpacing w:val="0"/>
        <w:rPr>
          <w:sz w:val="24"/>
          <w:szCs w:val="24"/>
        </w:rPr>
      </w:pPr>
      <w:r w:rsidRPr="002415C8">
        <w:rPr>
          <w:sz w:val="24"/>
          <w:szCs w:val="24"/>
          <w:u w:val="single"/>
        </w:rPr>
        <w:t xml:space="preserve">Knowing </w:t>
      </w:r>
      <w:r w:rsidRPr="002415C8">
        <w:rPr>
          <w:sz w:val="24"/>
          <w:szCs w:val="24"/>
        </w:rPr>
        <w:t xml:space="preserve">#1492 eido; </w:t>
      </w:r>
      <w:r w:rsidRPr="002415C8">
        <w:rPr>
          <w:sz w:val="24"/>
          <w:szCs w:val="24"/>
          <w:u w:val="single"/>
        </w:rPr>
        <w:t>To SEE</w:t>
      </w:r>
      <w:r w:rsidRPr="002415C8">
        <w:rPr>
          <w:sz w:val="24"/>
          <w:szCs w:val="24"/>
        </w:rPr>
        <w:t xml:space="preserve">, by implication </w:t>
      </w:r>
      <w:r w:rsidRPr="002415C8">
        <w:rPr>
          <w:sz w:val="24"/>
          <w:szCs w:val="24"/>
          <w:u w:val="single"/>
        </w:rPr>
        <w:t>to KNOW</w:t>
      </w:r>
      <w:r w:rsidRPr="002415C8">
        <w:rPr>
          <w:sz w:val="24"/>
          <w:szCs w:val="24"/>
        </w:rPr>
        <w:t xml:space="preserve">: - be aware, behold, have knowledge, look on, perceive, see, be sure, tell, understand. (Eph.1:18; 6;8-9; </w:t>
      </w:r>
      <w:r w:rsidR="00456E39">
        <w:rPr>
          <w:sz w:val="24"/>
          <w:szCs w:val="24"/>
        </w:rPr>
        <w:t>Colossians</w:t>
      </w:r>
      <w:r w:rsidRPr="002415C8">
        <w:rPr>
          <w:sz w:val="24"/>
          <w:szCs w:val="24"/>
        </w:rPr>
        <w:t xml:space="preserve"> 3</w:t>
      </w:r>
      <w:r w:rsidR="00A86748">
        <w:rPr>
          <w:sz w:val="24"/>
          <w:szCs w:val="24"/>
        </w:rPr>
        <w:t xml:space="preserve">: </w:t>
      </w:r>
      <w:r w:rsidRPr="002415C8">
        <w:rPr>
          <w:sz w:val="24"/>
          <w:szCs w:val="24"/>
        </w:rPr>
        <w:t>24;</w:t>
      </w:r>
      <w:r w:rsidR="00A86748">
        <w:rPr>
          <w:sz w:val="24"/>
          <w:szCs w:val="24"/>
        </w:rPr>
        <w:t xml:space="preserve"> </w:t>
      </w:r>
      <w:r w:rsidRPr="002415C8">
        <w:rPr>
          <w:sz w:val="24"/>
          <w:szCs w:val="24"/>
        </w:rPr>
        <w:t>4:11; 2 Tim. 3:14; 2</w:t>
      </w:r>
      <w:r w:rsidR="00A86748">
        <w:rPr>
          <w:sz w:val="24"/>
          <w:szCs w:val="24"/>
        </w:rPr>
        <w:t xml:space="preserve"> </w:t>
      </w:r>
      <w:r w:rsidRPr="002415C8">
        <w:rPr>
          <w:sz w:val="24"/>
          <w:szCs w:val="24"/>
        </w:rPr>
        <w:t>Tim 1:12</w:t>
      </w:r>
      <w:r w:rsidR="00A86748">
        <w:rPr>
          <w:sz w:val="24"/>
          <w:szCs w:val="24"/>
        </w:rPr>
        <w:t>;</w:t>
      </w:r>
      <w:r w:rsidRPr="002415C8">
        <w:rPr>
          <w:sz w:val="24"/>
          <w:szCs w:val="24"/>
        </w:rPr>
        <w:t xml:space="preserve"> Phil. 1:19</w:t>
      </w:r>
      <w:r w:rsidR="00A86748">
        <w:rPr>
          <w:sz w:val="24"/>
          <w:szCs w:val="24"/>
        </w:rPr>
        <w:t xml:space="preserve"> </w:t>
      </w:r>
      <w:r w:rsidRPr="002415C8">
        <w:rPr>
          <w:sz w:val="24"/>
          <w:szCs w:val="24"/>
        </w:rPr>
        <w:t>,25</w:t>
      </w:r>
      <w:r w:rsidR="00A86748">
        <w:rPr>
          <w:sz w:val="24"/>
          <w:szCs w:val="24"/>
        </w:rPr>
        <w:t>;</w:t>
      </w:r>
      <w:r w:rsidRPr="002415C8">
        <w:rPr>
          <w:sz w:val="24"/>
          <w:szCs w:val="24"/>
        </w:rPr>
        <w:t xml:space="preserve"> 1 John 5:13-15</w:t>
      </w:r>
      <w:r w:rsidR="00A86748">
        <w:rPr>
          <w:sz w:val="24"/>
          <w:szCs w:val="24"/>
        </w:rPr>
        <w:t>;</w:t>
      </w:r>
      <w:r w:rsidRPr="002415C8">
        <w:rPr>
          <w:sz w:val="24"/>
          <w:szCs w:val="24"/>
        </w:rPr>
        <w:t xml:space="preserve"> Mat</w:t>
      </w:r>
      <w:r w:rsidR="00A86748">
        <w:rPr>
          <w:sz w:val="24"/>
          <w:szCs w:val="24"/>
        </w:rPr>
        <w:t>thew</w:t>
      </w:r>
      <w:r w:rsidRPr="002415C8">
        <w:rPr>
          <w:sz w:val="24"/>
          <w:szCs w:val="24"/>
        </w:rPr>
        <w:t xml:space="preserve"> 12:25</w:t>
      </w:r>
      <w:r w:rsidR="00A86748">
        <w:rPr>
          <w:sz w:val="24"/>
          <w:szCs w:val="24"/>
        </w:rPr>
        <w:t>;</w:t>
      </w:r>
      <w:r w:rsidRPr="002415C8">
        <w:rPr>
          <w:sz w:val="24"/>
          <w:szCs w:val="24"/>
        </w:rPr>
        <w:t xml:space="preserve"> John 1:47-50)</w:t>
      </w:r>
    </w:p>
    <w:p w14:paraId="2967715E" w14:textId="4D13CA60" w:rsidR="00932AAD" w:rsidRDefault="5897EC05" w:rsidP="00244EAB">
      <w:pPr>
        <w:pStyle w:val="ListParagraph"/>
        <w:numPr>
          <w:ilvl w:val="0"/>
          <w:numId w:val="30"/>
        </w:numPr>
        <w:spacing w:after="0" w:line="240" w:lineRule="auto"/>
        <w:contextualSpacing w:val="0"/>
        <w:rPr>
          <w:sz w:val="24"/>
          <w:szCs w:val="24"/>
        </w:rPr>
      </w:pPr>
      <w:r w:rsidRPr="5897EC05">
        <w:rPr>
          <w:sz w:val="24"/>
          <w:szCs w:val="24"/>
          <w:u w:val="single"/>
        </w:rPr>
        <w:t xml:space="preserve">Know </w:t>
      </w:r>
      <w:r w:rsidRPr="5897EC05">
        <w:rPr>
          <w:sz w:val="24"/>
          <w:szCs w:val="24"/>
        </w:rPr>
        <w:t>#1097 ginosko to know allow be aware of, feel, have, known-ledge, perceive, be resolved, can speak, be sure, and understand.   (Phil. 3:10; Eph. 3:19; 5;5)</w:t>
      </w:r>
    </w:p>
    <w:p w14:paraId="0074FC64" w14:textId="77777777" w:rsidR="00D02611" w:rsidRDefault="00D02611" w:rsidP="00D02611">
      <w:pPr>
        <w:pStyle w:val="ListParagraph"/>
        <w:spacing w:after="0" w:line="240" w:lineRule="auto"/>
        <w:ind w:left="1080"/>
        <w:contextualSpacing w:val="0"/>
        <w:rPr>
          <w:sz w:val="24"/>
          <w:szCs w:val="24"/>
        </w:rPr>
      </w:pPr>
    </w:p>
    <w:p w14:paraId="2303489E" w14:textId="58F3F3CB" w:rsidR="00D02611" w:rsidRPr="004F59D3" w:rsidRDefault="5897EC05" w:rsidP="00D02611">
      <w:pPr>
        <w:pStyle w:val="ListParagraph"/>
        <w:ind w:left="0"/>
        <w:rPr>
          <w:b/>
          <w:sz w:val="28"/>
          <w:szCs w:val="28"/>
        </w:rPr>
      </w:pPr>
      <w:r w:rsidRPr="5897EC05">
        <w:rPr>
          <w:b/>
          <w:bCs/>
          <w:sz w:val="28"/>
          <w:szCs w:val="28"/>
        </w:rPr>
        <w:t xml:space="preserve">DISCUSSION QUESTIONS: </w:t>
      </w:r>
      <w:r w:rsidR="00001A45">
        <w:rPr>
          <w:b/>
          <w:bCs/>
          <w:sz w:val="28"/>
          <w:szCs w:val="28"/>
        </w:rPr>
        <w:t>Let’s talk about it.</w:t>
      </w:r>
    </w:p>
    <w:p w14:paraId="5005A965" w14:textId="77777777" w:rsidR="00D02611" w:rsidRPr="003E4367" w:rsidRDefault="5897EC05" w:rsidP="00244EAB">
      <w:pPr>
        <w:pStyle w:val="ListParagraph"/>
        <w:numPr>
          <w:ilvl w:val="0"/>
          <w:numId w:val="22"/>
        </w:numPr>
        <w:spacing w:after="0" w:line="240" w:lineRule="auto"/>
        <w:ind w:left="0"/>
        <w:contextualSpacing w:val="0"/>
        <w:rPr>
          <w:sz w:val="24"/>
          <w:szCs w:val="24"/>
        </w:rPr>
      </w:pPr>
      <w:r w:rsidRPr="003E4367">
        <w:rPr>
          <w:sz w:val="24"/>
          <w:szCs w:val="24"/>
        </w:rPr>
        <w:t>Look at the word translated in Ephesians 1:18 as know. Do you see another word that is translated as see?</w:t>
      </w:r>
    </w:p>
    <w:p w14:paraId="04405E6D" w14:textId="702521AA" w:rsidR="00D02611" w:rsidRPr="003E4367" w:rsidRDefault="5897EC05" w:rsidP="00244EAB">
      <w:pPr>
        <w:pStyle w:val="ListParagraph"/>
        <w:numPr>
          <w:ilvl w:val="0"/>
          <w:numId w:val="22"/>
        </w:numPr>
        <w:spacing w:after="0" w:line="240" w:lineRule="auto"/>
        <w:ind w:left="0"/>
        <w:contextualSpacing w:val="0"/>
        <w:rPr>
          <w:bCs/>
          <w:sz w:val="24"/>
          <w:szCs w:val="24"/>
        </w:rPr>
      </w:pPr>
      <w:r w:rsidRPr="003E4367">
        <w:rPr>
          <w:sz w:val="24"/>
          <w:szCs w:val="24"/>
        </w:rPr>
        <w:t>What is the difference in head knowledge and heart knowledge? The difference between the head and the heart is 18 inches. (1Samuel 16:7)</w:t>
      </w:r>
    </w:p>
    <w:p w14:paraId="34732569" w14:textId="15BD4E7F" w:rsidR="00D02611" w:rsidRPr="003E4367" w:rsidRDefault="5897EC05" w:rsidP="00244EAB">
      <w:pPr>
        <w:pStyle w:val="ListParagraph"/>
        <w:numPr>
          <w:ilvl w:val="0"/>
          <w:numId w:val="22"/>
        </w:numPr>
        <w:spacing w:after="0" w:line="240" w:lineRule="auto"/>
        <w:ind w:left="0"/>
        <w:contextualSpacing w:val="0"/>
        <w:rPr>
          <w:sz w:val="24"/>
          <w:szCs w:val="24"/>
        </w:rPr>
      </w:pPr>
      <w:r w:rsidRPr="003E4367">
        <w:rPr>
          <w:sz w:val="24"/>
          <w:szCs w:val="24"/>
        </w:rPr>
        <w:t>Is saving faith in the head, or in the heart?</w:t>
      </w:r>
      <w:r w:rsidRPr="003E4367">
        <w:rPr>
          <w:bCs/>
          <w:sz w:val="24"/>
          <w:szCs w:val="24"/>
        </w:rPr>
        <w:t xml:space="preserve"> </w:t>
      </w:r>
      <w:r w:rsidRPr="003E4367">
        <w:rPr>
          <w:sz w:val="24"/>
          <w:szCs w:val="24"/>
        </w:rPr>
        <w:t>(Romans 10:9-13)</w:t>
      </w:r>
    </w:p>
    <w:p w14:paraId="406EEE42" w14:textId="77777777" w:rsidR="00D02611" w:rsidRPr="003E4367" w:rsidRDefault="5897EC05" w:rsidP="00244EAB">
      <w:pPr>
        <w:pStyle w:val="ListParagraph"/>
        <w:numPr>
          <w:ilvl w:val="0"/>
          <w:numId w:val="22"/>
        </w:numPr>
        <w:spacing w:after="0" w:line="240" w:lineRule="auto"/>
        <w:ind w:left="0"/>
        <w:contextualSpacing w:val="0"/>
        <w:rPr>
          <w:sz w:val="24"/>
          <w:szCs w:val="24"/>
        </w:rPr>
      </w:pPr>
      <w:r w:rsidRPr="003E4367">
        <w:rPr>
          <w:sz w:val="24"/>
          <w:szCs w:val="24"/>
        </w:rPr>
        <w:t xml:space="preserve">Read: 2 Cor. 4:3-6) When God opened the eyes in your heart to see His glory in the Face of Jesus, what was revealed to you? Be specific. </w:t>
      </w:r>
    </w:p>
    <w:p w14:paraId="7AB72DE5" w14:textId="77777777" w:rsidR="00D02611" w:rsidRPr="003E4367" w:rsidRDefault="5897EC05" w:rsidP="00244EAB">
      <w:pPr>
        <w:pStyle w:val="ListParagraph"/>
        <w:numPr>
          <w:ilvl w:val="0"/>
          <w:numId w:val="22"/>
        </w:numPr>
        <w:spacing w:after="0" w:line="240" w:lineRule="auto"/>
        <w:ind w:left="0"/>
        <w:contextualSpacing w:val="0"/>
        <w:rPr>
          <w:bCs/>
          <w:sz w:val="24"/>
          <w:szCs w:val="24"/>
        </w:rPr>
      </w:pPr>
      <w:r w:rsidRPr="003E4367">
        <w:rPr>
          <w:sz w:val="24"/>
          <w:szCs w:val="24"/>
        </w:rPr>
        <w:t>Read: Revelation 1:1, 8, 12-19. What was revealed to John?</w:t>
      </w:r>
    </w:p>
    <w:p w14:paraId="606894D0" w14:textId="77777777" w:rsidR="00D02611" w:rsidRPr="003E4367" w:rsidRDefault="5897EC05" w:rsidP="00244EAB">
      <w:pPr>
        <w:pStyle w:val="ListParagraph"/>
        <w:numPr>
          <w:ilvl w:val="0"/>
          <w:numId w:val="22"/>
        </w:numPr>
        <w:spacing w:after="0" w:line="240" w:lineRule="auto"/>
        <w:ind w:left="0"/>
        <w:contextualSpacing w:val="0"/>
        <w:rPr>
          <w:bCs/>
          <w:sz w:val="24"/>
          <w:szCs w:val="24"/>
        </w:rPr>
      </w:pPr>
      <w:r w:rsidRPr="003E4367">
        <w:rPr>
          <w:sz w:val="24"/>
          <w:szCs w:val="24"/>
        </w:rPr>
        <w:t>Read:  1 John 1:1-4. What did John see that He proclaimed?</w:t>
      </w:r>
    </w:p>
    <w:p w14:paraId="2721DBB0" w14:textId="1757E349" w:rsidR="00D02611" w:rsidRPr="003E4367" w:rsidRDefault="5897EC05" w:rsidP="00244EAB">
      <w:pPr>
        <w:pStyle w:val="ListParagraph"/>
        <w:numPr>
          <w:ilvl w:val="0"/>
          <w:numId w:val="22"/>
        </w:numPr>
        <w:spacing w:after="360" w:line="240" w:lineRule="auto"/>
        <w:ind w:left="0"/>
        <w:contextualSpacing w:val="0"/>
        <w:rPr>
          <w:bCs/>
          <w:sz w:val="24"/>
          <w:szCs w:val="24"/>
        </w:rPr>
      </w:pPr>
      <w:r w:rsidRPr="003E4367">
        <w:rPr>
          <w:sz w:val="24"/>
          <w:szCs w:val="24"/>
        </w:rPr>
        <w:t xml:space="preserve">In John 17:3 what did Jesus say was eternal life? </w:t>
      </w:r>
    </w:p>
    <w:p w14:paraId="58F5A688" w14:textId="77777777" w:rsidR="00644997" w:rsidRPr="00B67717" w:rsidRDefault="5897EC05" w:rsidP="00B67717">
      <w:pPr>
        <w:pStyle w:val="ListParagraph"/>
        <w:spacing w:line="240" w:lineRule="auto"/>
        <w:ind w:left="0"/>
        <w:contextualSpacing w:val="0"/>
        <w:jc w:val="center"/>
        <w:rPr>
          <w:rFonts w:asciiTheme="minorHAnsi" w:hAnsiTheme="minorHAnsi" w:cstheme="minorHAnsi"/>
          <w:b/>
          <w:sz w:val="24"/>
          <w:szCs w:val="24"/>
        </w:rPr>
      </w:pPr>
      <w:r w:rsidRPr="5897EC05">
        <w:rPr>
          <w:rFonts w:asciiTheme="minorHAnsi" w:eastAsiaTheme="minorEastAsia" w:hAnsiTheme="minorHAnsi" w:cstheme="minorBidi"/>
          <w:b/>
          <w:bCs/>
          <w:i/>
          <w:iCs/>
          <w:sz w:val="24"/>
          <w:szCs w:val="24"/>
        </w:rPr>
        <w:t>John 17:3 (NASB)</w:t>
      </w:r>
    </w:p>
    <w:p w14:paraId="6302A711" w14:textId="77777777" w:rsidR="00932AAD" w:rsidRPr="00B67717" w:rsidRDefault="5897EC05" w:rsidP="00B67717">
      <w:pPr>
        <w:pStyle w:val="Heading3"/>
        <w:jc w:val="center"/>
        <w:rPr>
          <w:rFonts w:asciiTheme="minorHAnsi" w:hAnsiTheme="minorHAnsi" w:cstheme="minorHAnsi"/>
        </w:rPr>
      </w:pPr>
      <w:r w:rsidRPr="5897EC05">
        <w:rPr>
          <w:rStyle w:val="woj"/>
          <w:rFonts w:asciiTheme="minorHAnsi" w:eastAsiaTheme="minorEastAsia" w:hAnsiTheme="minorHAnsi" w:cstheme="minorBidi"/>
          <w:i/>
          <w:iCs/>
          <w:sz w:val="24"/>
          <w:szCs w:val="24"/>
        </w:rPr>
        <w:t>This is eternal life that they may know You, the only true God, and Jesus Christ whom You have sent.</w:t>
      </w:r>
    </w:p>
    <w:p w14:paraId="77D01415" w14:textId="5934D53E" w:rsidR="00932AAD" w:rsidRPr="006B0D64" w:rsidRDefault="00A41695" w:rsidP="00932AAD">
      <w:pPr>
        <w:pStyle w:val="NormalWeb"/>
        <w:jc w:val="both"/>
        <w:rPr>
          <w:rFonts w:ascii="Calibri" w:hAnsi="Calibri" w:cs="Calibri"/>
          <w:b/>
          <w:sz w:val="28"/>
          <w:szCs w:val="28"/>
        </w:rPr>
      </w:pPr>
      <w:r>
        <w:rPr>
          <w:rFonts w:ascii="Calibri" w:eastAsia="Calibri" w:hAnsi="Calibri" w:cs="Calibri"/>
          <w:b/>
          <w:bCs/>
          <w:sz w:val="28"/>
          <w:szCs w:val="28"/>
        </w:rPr>
        <w:t xml:space="preserve">DIGGING DEEPER: </w:t>
      </w:r>
      <w:r w:rsidR="5897EC05" w:rsidRPr="5897EC05">
        <w:rPr>
          <w:rFonts w:ascii="Calibri" w:eastAsia="Calibri" w:hAnsi="Calibri" w:cs="Calibri"/>
          <w:b/>
          <w:bCs/>
          <w:sz w:val="28"/>
          <w:szCs w:val="28"/>
        </w:rPr>
        <w:t xml:space="preserve">Read the following passages and make notes of the insights and </w:t>
      </w:r>
      <w:r w:rsidR="00806273">
        <w:rPr>
          <w:rFonts w:ascii="Calibri" w:eastAsia="Calibri" w:hAnsi="Calibri" w:cs="Calibri"/>
          <w:b/>
          <w:bCs/>
          <w:sz w:val="28"/>
          <w:szCs w:val="28"/>
        </w:rPr>
        <w:t>personal applications.</w:t>
      </w:r>
    </w:p>
    <w:p w14:paraId="049F72D4" w14:textId="77777777" w:rsidR="00932AAD" w:rsidRDefault="5897EC05" w:rsidP="00244EAB">
      <w:pPr>
        <w:pStyle w:val="NormalWeb"/>
        <w:numPr>
          <w:ilvl w:val="0"/>
          <w:numId w:val="24"/>
        </w:numPr>
        <w:jc w:val="both"/>
        <w:rPr>
          <w:rFonts w:ascii="Calibri" w:eastAsia="Calibri" w:hAnsi="Calibri" w:cs="Calibri"/>
        </w:rPr>
      </w:pPr>
      <w:r w:rsidRPr="5897EC05">
        <w:rPr>
          <w:rFonts w:ascii="Calibri" w:eastAsia="Calibri" w:hAnsi="Calibri" w:cs="Calibri"/>
          <w:u w:val="single"/>
        </w:rPr>
        <w:t>Phi. 1:3-10</w:t>
      </w:r>
      <w:r w:rsidRPr="5897EC05">
        <w:rPr>
          <w:rFonts w:ascii="Calibri" w:eastAsia="Calibri" w:hAnsi="Calibri" w:cs="Calibri"/>
        </w:rPr>
        <w:t>; 3:7-11; 1 Cor. 2:9-10,16; 1 John 2:20,27; 2 Peter 1-10,18</w:t>
      </w:r>
    </w:p>
    <w:p w14:paraId="7404D29B" w14:textId="77777777" w:rsidR="00932AAD" w:rsidRDefault="5897EC05" w:rsidP="006D430C">
      <w:pPr>
        <w:pStyle w:val="NormalWeb"/>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“Let There Be LIGHT”</w:t>
      </w:r>
    </w:p>
    <w:p w14:paraId="781068DC" w14:textId="77777777" w:rsidR="00B67717" w:rsidRPr="00B67717" w:rsidRDefault="5897EC05" w:rsidP="00B67717">
      <w:pPr>
        <w:pStyle w:val="NoSpacing"/>
        <w:jc w:val="center"/>
        <w:rPr>
          <w:b/>
          <w:i/>
          <w:sz w:val="24"/>
          <w:szCs w:val="24"/>
        </w:rPr>
      </w:pPr>
      <w:r w:rsidRPr="5897EC05">
        <w:rPr>
          <w:b/>
          <w:bCs/>
          <w:i/>
          <w:iCs/>
          <w:sz w:val="24"/>
          <w:szCs w:val="24"/>
        </w:rPr>
        <w:t>Psalm 119:130 (NASB)</w:t>
      </w:r>
    </w:p>
    <w:p w14:paraId="2893B722" w14:textId="77777777" w:rsidR="00932AAD" w:rsidRDefault="5897EC05" w:rsidP="00B67717">
      <w:pPr>
        <w:pStyle w:val="NoSpacing"/>
        <w:jc w:val="center"/>
        <w:rPr>
          <w:rStyle w:val="text"/>
          <w:rFonts w:asciiTheme="minorHAnsi" w:hAnsiTheme="minorHAnsi" w:cstheme="minorHAnsi"/>
          <w:b/>
          <w:i/>
          <w:sz w:val="24"/>
          <w:szCs w:val="24"/>
        </w:rPr>
      </w:pPr>
      <w:r w:rsidRPr="5897EC05">
        <w:rPr>
          <w:rStyle w:val="text"/>
          <w:rFonts w:asciiTheme="minorHAnsi" w:eastAsiaTheme="minorEastAsia" w:hAnsiTheme="minorHAnsi" w:cstheme="minorBidi"/>
          <w:b/>
          <w:bCs/>
          <w:i/>
          <w:iCs/>
          <w:sz w:val="24"/>
          <w:szCs w:val="24"/>
        </w:rPr>
        <w:t xml:space="preserve">The unfolding of Your words gives light; </w:t>
      </w:r>
      <w:r w:rsidR="76AD46F0">
        <w:br/>
      </w:r>
      <w:r w:rsidRPr="5897EC05">
        <w:rPr>
          <w:rStyle w:val="text"/>
          <w:rFonts w:asciiTheme="minorHAnsi" w:eastAsiaTheme="minorEastAsia" w:hAnsiTheme="minorHAnsi" w:cstheme="minorBidi"/>
          <w:b/>
          <w:bCs/>
          <w:i/>
          <w:iCs/>
          <w:sz w:val="24"/>
          <w:szCs w:val="24"/>
        </w:rPr>
        <w:t>It gives understanding to the simple.</w:t>
      </w:r>
    </w:p>
    <w:p w14:paraId="45E56CE4" w14:textId="77777777" w:rsidR="00B67717" w:rsidRPr="00B67717" w:rsidRDefault="00B67717" w:rsidP="00B67717">
      <w:pPr>
        <w:pStyle w:val="NoSpacing"/>
        <w:jc w:val="center"/>
        <w:rPr>
          <w:rStyle w:val="text"/>
          <w:rFonts w:asciiTheme="minorHAnsi" w:hAnsiTheme="minorHAnsi" w:cstheme="minorHAnsi"/>
          <w:b/>
          <w:i/>
          <w:sz w:val="24"/>
          <w:szCs w:val="24"/>
        </w:rPr>
      </w:pPr>
    </w:p>
    <w:p w14:paraId="0D8F42FE" w14:textId="77777777" w:rsidR="00932AAD" w:rsidRDefault="5897EC05" w:rsidP="00932AAD">
      <w:pPr>
        <w:spacing w:after="240" w:line="240" w:lineRule="auto"/>
        <w:ind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How important is your sight and your hearing? Like many gifts, we don’t realize how important they are until they are gone or impaired. True? The Word of God gives spiritual sight and spiritual light. All vision begins when God Speaks “Let there be light!” The Lord Jesus is the Word of God and the Light of the world. The nations will walk by His light, but without the Word of God we are utterly in the dark. If you are vision impaired or near sighted, you can begin to understand this concept. What happens when you put on a pair of glasses? When the Holy Spirit puts God’s glasses on the eyes in our heart, we have spiritual illumination through the lens of the Word of God. Until this happens we cannot see from God’s perspective. What does God see when He looks upon this world He so loved? (John 3:16) He sees people who are perishing without a true knowledge of Him. These individuals are all around us, but without God’s sight, we don’t see them perishing. We need to put on His glasses to see what He sees and love what He loves and be moved and mobilized to action! </w:t>
      </w:r>
    </w:p>
    <w:p w14:paraId="4C09CDC9" w14:textId="6FBDD2D6" w:rsidR="00B67717" w:rsidRDefault="5897EC05" w:rsidP="00B67717">
      <w:pPr>
        <w:pStyle w:val="ListParagraph"/>
        <w:spacing w:after="0" w:line="240" w:lineRule="auto"/>
        <w:ind w:left="0"/>
        <w:contextualSpacing w:val="0"/>
        <w:jc w:val="center"/>
      </w:pPr>
      <w:r w:rsidRPr="5897EC05">
        <w:rPr>
          <w:rStyle w:val="text"/>
          <w:rFonts w:asciiTheme="minorHAnsi" w:eastAsiaTheme="minorEastAsia" w:hAnsiTheme="minorHAnsi" w:cstheme="minorBidi"/>
          <w:b/>
          <w:bCs/>
          <w:i/>
          <w:iCs/>
        </w:rPr>
        <w:t>Hosea 4:6 (NIV)</w:t>
      </w:r>
      <w:r w:rsidR="00B43ED7">
        <w:t xml:space="preserve"> </w:t>
      </w:r>
    </w:p>
    <w:p w14:paraId="2F2864BF" w14:textId="77777777" w:rsidR="00932AAD" w:rsidRPr="00B543B6" w:rsidRDefault="5897EC05" w:rsidP="00B67717">
      <w:pPr>
        <w:pStyle w:val="ListParagraph"/>
        <w:spacing w:after="0" w:line="240" w:lineRule="auto"/>
        <w:ind w:left="0"/>
        <w:contextualSpacing w:val="0"/>
        <w:jc w:val="center"/>
        <w:rPr>
          <w:sz w:val="24"/>
        </w:rPr>
      </w:pPr>
      <w:r w:rsidRPr="5897EC05">
        <w:rPr>
          <w:rStyle w:val="text"/>
          <w:rFonts w:asciiTheme="minorHAnsi" w:eastAsiaTheme="minorEastAsia" w:hAnsiTheme="minorHAnsi" w:cstheme="minorBidi"/>
          <w:b/>
          <w:bCs/>
          <w:i/>
          <w:iCs/>
        </w:rPr>
        <w:t>My people Perish for lack of knowledge.</w:t>
      </w:r>
    </w:p>
    <w:p w14:paraId="3BADCD3A" w14:textId="25240701" w:rsidR="00932AAD" w:rsidRPr="005F1B86" w:rsidRDefault="00932AAD" w:rsidP="005F1B86">
      <w:pPr>
        <w:pStyle w:val="Heading3"/>
        <w:rPr>
          <w:rFonts w:asciiTheme="minorHAnsi" w:hAnsiTheme="minorHAnsi" w:cstheme="minorHAnsi"/>
          <w:sz w:val="28"/>
          <w:szCs w:val="28"/>
        </w:rPr>
      </w:pPr>
      <w:r w:rsidRPr="5897EC05">
        <w:rPr>
          <w:rFonts w:asciiTheme="minorHAnsi" w:eastAsiaTheme="minorEastAsia" w:hAnsiTheme="minorHAnsi" w:cstheme="minorBidi"/>
          <w:sz w:val="28"/>
          <w:szCs w:val="28"/>
        </w:rPr>
        <w:t xml:space="preserve">DISCUSSION QUESTIONS: </w:t>
      </w:r>
      <w:r w:rsidR="00001A45">
        <w:rPr>
          <w:rFonts w:asciiTheme="minorHAnsi" w:eastAsiaTheme="minorEastAsia" w:hAnsiTheme="minorHAnsi" w:cstheme="minorBidi"/>
          <w:sz w:val="28"/>
          <w:szCs w:val="28"/>
        </w:rPr>
        <w:t>Let’s talk about it.</w:t>
      </w:r>
      <w:r w:rsidRPr="5897EC05">
        <w:rPr>
          <w:rFonts w:asciiTheme="minorHAnsi" w:eastAsiaTheme="minorEastAsia" w:hAnsiTheme="minorHAnsi" w:cstheme="minorBidi"/>
          <w:sz w:val="28"/>
          <w:szCs w:val="28"/>
        </w:rPr>
        <w:t xml:space="preserve"> </w:t>
      </w:r>
    </w:p>
    <w:p w14:paraId="15A6FBBF" w14:textId="77777777" w:rsidR="00932AAD" w:rsidRPr="006B0D64" w:rsidRDefault="5897EC05" w:rsidP="00244EAB">
      <w:pPr>
        <w:pStyle w:val="Heading3"/>
        <w:numPr>
          <w:ilvl w:val="0"/>
          <w:numId w:val="25"/>
        </w:numPr>
        <w:rPr>
          <w:rFonts w:asciiTheme="minorHAnsi" w:eastAsiaTheme="minorEastAsia" w:hAnsiTheme="minorHAnsi" w:cstheme="minorBidi"/>
          <w:b w:val="0"/>
          <w:bCs w:val="0"/>
          <w:sz w:val="24"/>
          <w:szCs w:val="24"/>
        </w:rPr>
      </w:pPr>
      <w:r w:rsidRPr="5897EC05">
        <w:rPr>
          <w:rFonts w:asciiTheme="minorHAnsi" w:eastAsiaTheme="minorEastAsia" w:hAnsiTheme="minorHAnsi" w:cstheme="minorBidi"/>
          <w:b w:val="0"/>
          <w:bCs w:val="0"/>
          <w:sz w:val="24"/>
          <w:szCs w:val="24"/>
        </w:rPr>
        <w:t>Read: 1 Samuel 3: 1, 7, 19-21; Proverbs 29:16-18</w:t>
      </w:r>
    </w:p>
    <w:p w14:paraId="4214816A" w14:textId="77777777" w:rsidR="00932AAD" w:rsidRPr="006B0D64" w:rsidRDefault="5897EC05" w:rsidP="00244EAB">
      <w:pPr>
        <w:pStyle w:val="Heading3"/>
        <w:numPr>
          <w:ilvl w:val="0"/>
          <w:numId w:val="25"/>
        </w:numPr>
        <w:rPr>
          <w:rFonts w:asciiTheme="minorHAnsi" w:eastAsiaTheme="minorEastAsia" w:hAnsiTheme="minorHAnsi" w:cstheme="minorBidi"/>
          <w:b w:val="0"/>
          <w:bCs w:val="0"/>
          <w:sz w:val="24"/>
          <w:szCs w:val="24"/>
        </w:rPr>
      </w:pPr>
      <w:r w:rsidRPr="5897EC05">
        <w:rPr>
          <w:rFonts w:asciiTheme="minorHAnsi" w:eastAsiaTheme="minorEastAsia" w:hAnsiTheme="minorHAnsi" w:cstheme="minorBidi"/>
          <w:b w:val="0"/>
          <w:bCs w:val="0"/>
          <w:sz w:val="24"/>
          <w:szCs w:val="24"/>
        </w:rPr>
        <w:t>Is the Word of God rare in your life?</w:t>
      </w:r>
    </w:p>
    <w:p w14:paraId="27B58DBC" w14:textId="20176281" w:rsidR="00932AAD" w:rsidRPr="006B0D64" w:rsidRDefault="5897EC05" w:rsidP="00244EAB">
      <w:pPr>
        <w:pStyle w:val="Heading3"/>
        <w:numPr>
          <w:ilvl w:val="0"/>
          <w:numId w:val="25"/>
        </w:numPr>
        <w:rPr>
          <w:rFonts w:asciiTheme="minorHAnsi" w:eastAsiaTheme="minorEastAsia" w:hAnsiTheme="minorHAnsi" w:cstheme="minorBidi"/>
          <w:b w:val="0"/>
          <w:bCs w:val="0"/>
          <w:sz w:val="24"/>
          <w:szCs w:val="24"/>
        </w:rPr>
      </w:pPr>
      <w:r w:rsidRPr="5897EC05">
        <w:rPr>
          <w:rFonts w:asciiTheme="minorHAnsi" w:eastAsiaTheme="minorEastAsia" w:hAnsiTheme="minorHAnsi" w:cstheme="minorBidi"/>
          <w:b w:val="0"/>
          <w:bCs w:val="0"/>
          <w:sz w:val="24"/>
          <w:szCs w:val="24"/>
        </w:rPr>
        <w:t>What do you think God meant when He said about his word: “It is your life!” in Deut. 32:46-47. Compare Hebrew 4:12-14; Matthew 4:4; John 6:63</w:t>
      </w:r>
    </w:p>
    <w:p w14:paraId="7B0B310C" w14:textId="77777777" w:rsidR="00932AAD" w:rsidRPr="006B0D64" w:rsidRDefault="5897EC05" w:rsidP="00244EAB">
      <w:pPr>
        <w:pStyle w:val="Heading3"/>
        <w:numPr>
          <w:ilvl w:val="0"/>
          <w:numId w:val="25"/>
        </w:numPr>
        <w:rPr>
          <w:rFonts w:asciiTheme="minorHAnsi" w:eastAsiaTheme="minorEastAsia" w:hAnsiTheme="minorHAnsi" w:cstheme="minorBidi"/>
          <w:b w:val="0"/>
          <w:bCs w:val="0"/>
          <w:sz w:val="24"/>
          <w:szCs w:val="24"/>
        </w:rPr>
      </w:pPr>
      <w:r w:rsidRPr="5897EC05">
        <w:rPr>
          <w:rFonts w:asciiTheme="minorHAnsi" w:eastAsiaTheme="minorEastAsia" w:hAnsiTheme="minorHAnsi" w:cstheme="minorBidi"/>
          <w:b w:val="0"/>
          <w:bCs w:val="0"/>
          <w:sz w:val="24"/>
          <w:szCs w:val="24"/>
        </w:rPr>
        <w:t>Can you describe a time when the Holy Spirit opened your eyes of understanding to a passage that you had never understood?</w:t>
      </w:r>
    </w:p>
    <w:p w14:paraId="77658BB2" w14:textId="77777777" w:rsidR="00932AAD" w:rsidRPr="006B0D64" w:rsidRDefault="5897EC05" w:rsidP="00244EAB">
      <w:pPr>
        <w:pStyle w:val="Heading3"/>
        <w:numPr>
          <w:ilvl w:val="0"/>
          <w:numId w:val="25"/>
        </w:numPr>
        <w:rPr>
          <w:rFonts w:asciiTheme="minorHAnsi" w:eastAsiaTheme="minorEastAsia" w:hAnsiTheme="minorHAnsi" w:cstheme="minorBidi"/>
          <w:b w:val="0"/>
          <w:bCs w:val="0"/>
          <w:sz w:val="24"/>
          <w:szCs w:val="24"/>
        </w:rPr>
      </w:pPr>
      <w:r w:rsidRPr="5897EC05">
        <w:rPr>
          <w:rFonts w:asciiTheme="minorHAnsi" w:eastAsiaTheme="minorEastAsia" w:hAnsiTheme="minorHAnsi" w:cstheme="minorBidi"/>
          <w:b w:val="0"/>
          <w:bCs w:val="0"/>
          <w:sz w:val="24"/>
          <w:szCs w:val="24"/>
        </w:rPr>
        <w:t>In John Newton’s great hymn “Amazing Grace” we find the line: “I once was blind, but now I see.” Explain this concept?</w:t>
      </w:r>
    </w:p>
    <w:p w14:paraId="0DAD3310" w14:textId="77777777" w:rsidR="00932AAD" w:rsidRDefault="5897EC05" w:rsidP="00244EAB">
      <w:pPr>
        <w:pStyle w:val="Heading3"/>
        <w:numPr>
          <w:ilvl w:val="0"/>
          <w:numId w:val="25"/>
        </w:numPr>
        <w:rPr>
          <w:rFonts w:asciiTheme="minorHAnsi" w:eastAsiaTheme="minorEastAsia" w:hAnsiTheme="minorHAnsi" w:cstheme="minorBidi"/>
          <w:b w:val="0"/>
          <w:bCs w:val="0"/>
          <w:sz w:val="24"/>
          <w:szCs w:val="24"/>
        </w:rPr>
      </w:pPr>
      <w:r w:rsidRPr="5897EC05">
        <w:rPr>
          <w:rFonts w:asciiTheme="minorHAnsi" w:eastAsiaTheme="minorEastAsia" w:hAnsiTheme="minorHAnsi" w:cstheme="minorBidi"/>
          <w:b w:val="0"/>
          <w:bCs w:val="0"/>
          <w:sz w:val="24"/>
          <w:szCs w:val="24"/>
        </w:rPr>
        <w:t xml:space="preserve">Read Paul’s conversion experience as recorded by Luke and explain the contrast between physical sight and spiritual sight. </w:t>
      </w:r>
    </w:p>
    <w:p w14:paraId="488CA8FB" w14:textId="77777777" w:rsidR="008029FB" w:rsidRPr="008029FB" w:rsidRDefault="5897EC05" w:rsidP="5897EC05">
      <w:pPr>
        <w:pStyle w:val="Heading3"/>
        <w:spacing w:after="0" w:afterAutospacing="0"/>
        <w:jc w:val="center"/>
        <w:rPr>
          <w:rFonts w:asciiTheme="minorHAnsi" w:hAnsiTheme="minorHAnsi" w:cstheme="minorHAnsi"/>
          <w:i/>
          <w:sz w:val="24"/>
          <w:szCs w:val="24"/>
        </w:rPr>
      </w:pPr>
      <w:r w:rsidRPr="5897EC05">
        <w:rPr>
          <w:rFonts w:asciiTheme="minorHAnsi" w:eastAsiaTheme="minorEastAsia" w:hAnsiTheme="minorHAnsi" w:cstheme="minorBidi"/>
          <w:i/>
          <w:iCs/>
          <w:sz w:val="24"/>
          <w:szCs w:val="24"/>
        </w:rPr>
        <w:t>Acts 9:1-18 (NASB)</w:t>
      </w:r>
    </w:p>
    <w:p w14:paraId="573B798D" w14:textId="77777777" w:rsidR="008029FB" w:rsidRDefault="5897EC05" w:rsidP="5897EC05">
      <w:pPr>
        <w:pStyle w:val="Heading3"/>
        <w:spacing w:after="0" w:afterAutospacing="0"/>
        <w:jc w:val="center"/>
        <w:rPr>
          <w:rStyle w:val="text"/>
          <w:rFonts w:asciiTheme="minorHAnsi" w:hAnsiTheme="minorHAnsi" w:cstheme="minorHAnsi"/>
          <w:i/>
          <w:sz w:val="24"/>
          <w:szCs w:val="24"/>
        </w:rPr>
      </w:pPr>
      <w:r w:rsidRPr="5897EC05">
        <w:rPr>
          <w:rStyle w:val="text"/>
          <w:rFonts w:asciiTheme="minorHAnsi" w:eastAsiaTheme="minorEastAsia" w:hAnsiTheme="minorHAnsi" w:cstheme="minorBidi"/>
          <w:i/>
          <w:iCs/>
          <w:sz w:val="24"/>
          <w:szCs w:val="24"/>
        </w:rPr>
        <w:t>Now Saul, still breathing threats and murder against the disciples of the Lord, went to the high priest,</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2 </w:t>
      </w:r>
      <w:r w:rsidRPr="5897EC05">
        <w:rPr>
          <w:rStyle w:val="text"/>
          <w:rFonts w:asciiTheme="minorHAnsi" w:eastAsiaTheme="minorEastAsia" w:hAnsiTheme="minorHAnsi" w:cstheme="minorBidi"/>
          <w:i/>
          <w:iCs/>
          <w:sz w:val="24"/>
          <w:szCs w:val="24"/>
        </w:rPr>
        <w:t>and asked for letters from him to the synagogues at Damascus, so that if he found any belonging to the Way, both men and women, he might bring them bound to Jerusalem.</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3 </w:t>
      </w:r>
      <w:r w:rsidRPr="5897EC05">
        <w:rPr>
          <w:rStyle w:val="text"/>
          <w:rFonts w:asciiTheme="minorHAnsi" w:eastAsiaTheme="minorEastAsia" w:hAnsiTheme="minorHAnsi" w:cstheme="minorBidi"/>
          <w:i/>
          <w:iCs/>
          <w:sz w:val="24"/>
          <w:szCs w:val="24"/>
        </w:rPr>
        <w:t>As he was traveling, it happened that he was approaching Damascus, and suddenly a light from heaven flashed around him;</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4 </w:t>
      </w:r>
      <w:r w:rsidRPr="5897EC05">
        <w:rPr>
          <w:rStyle w:val="text"/>
          <w:rFonts w:asciiTheme="minorHAnsi" w:eastAsiaTheme="minorEastAsia" w:hAnsiTheme="minorHAnsi" w:cstheme="minorBidi"/>
          <w:i/>
          <w:iCs/>
          <w:sz w:val="24"/>
          <w:szCs w:val="24"/>
        </w:rPr>
        <w:t xml:space="preserve">and he fell to the ground and heard a voice saying to him, </w:t>
      </w:r>
      <w:r w:rsidRPr="5897EC05">
        <w:rPr>
          <w:rStyle w:val="woj"/>
          <w:rFonts w:asciiTheme="minorHAnsi" w:eastAsiaTheme="minorEastAsia" w:hAnsiTheme="minorHAnsi" w:cstheme="minorBidi"/>
          <w:i/>
          <w:iCs/>
          <w:sz w:val="24"/>
          <w:szCs w:val="24"/>
        </w:rPr>
        <w:t>“Saul, Saul, why are you persecuting Me?”</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5 </w:t>
      </w:r>
      <w:r w:rsidRPr="5897EC05">
        <w:rPr>
          <w:rStyle w:val="text"/>
          <w:rFonts w:asciiTheme="minorHAnsi" w:eastAsiaTheme="minorEastAsia" w:hAnsiTheme="minorHAnsi" w:cstheme="minorBidi"/>
          <w:i/>
          <w:iCs/>
          <w:sz w:val="24"/>
          <w:szCs w:val="24"/>
        </w:rPr>
        <w:t xml:space="preserve">And he said, “Who are You, Lord?” And He said, </w:t>
      </w:r>
      <w:r w:rsidRPr="5897EC05">
        <w:rPr>
          <w:rStyle w:val="woj"/>
          <w:rFonts w:asciiTheme="minorHAnsi" w:eastAsiaTheme="minorEastAsia" w:hAnsiTheme="minorHAnsi" w:cstheme="minorBidi"/>
          <w:i/>
          <w:iCs/>
          <w:sz w:val="24"/>
          <w:szCs w:val="24"/>
        </w:rPr>
        <w:t>“I am Jesus whom you are persecuting,</w:t>
      </w:r>
      <w:r w:rsidRPr="5897EC05">
        <w:rPr>
          <w:rFonts w:asciiTheme="minorHAnsi" w:eastAsiaTheme="minorEastAsia" w:hAnsiTheme="minorHAnsi" w:cstheme="minorBidi"/>
          <w:i/>
          <w:iCs/>
          <w:sz w:val="24"/>
          <w:szCs w:val="24"/>
        </w:rPr>
        <w:t xml:space="preserve"> </w:t>
      </w:r>
      <w:r w:rsidRPr="5897EC05">
        <w:rPr>
          <w:rStyle w:val="woj"/>
          <w:rFonts w:asciiTheme="minorHAnsi" w:eastAsiaTheme="minorEastAsia" w:hAnsiTheme="minorHAnsi" w:cstheme="minorBidi"/>
          <w:i/>
          <w:iCs/>
          <w:sz w:val="24"/>
          <w:szCs w:val="24"/>
          <w:vertAlign w:val="superscript"/>
        </w:rPr>
        <w:t>6 </w:t>
      </w:r>
      <w:r w:rsidRPr="5897EC05">
        <w:rPr>
          <w:rStyle w:val="woj"/>
          <w:rFonts w:asciiTheme="minorHAnsi" w:eastAsiaTheme="minorEastAsia" w:hAnsiTheme="minorHAnsi" w:cstheme="minorBidi"/>
          <w:i/>
          <w:iCs/>
          <w:sz w:val="24"/>
          <w:szCs w:val="24"/>
        </w:rPr>
        <w:t>but get up and enter the city, and it will be told you what you must do.”</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7 </w:t>
      </w:r>
      <w:r w:rsidRPr="5897EC05">
        <w:rPr>
          <w:rStyle w:val="text"/>
          <w:rFonts w:asciiTheme="minorHAnsi" w:eastAsiaTheme="minorEastAsia" w:hAnsiTheme="minorHAnsi" w:cstheme="minorBidi"/>
          <w:i/>
          <w:iCs/>
          <w:sz w:val="24"/>
          <w:szCs w:val="24"/>
        </w:rPr>
        <w:t>The men who traveled with him stood speechless, hearing the voice but seeing no one.</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8 </w:t>
      </w:r>
      <w:r w:rsidRPr="5897EC05">
        <w:rPr>
          <w:rStyle w:val="text"/>
          <w:rFonts w:asciiTheme="minorHAnsi" w:eastAsiaTheme="minorEastAsia" w:hAnsiTheme="minorHAnsi" w:cstheme="minorBidi"/>
          <w:i/>
          <w:iCs/>
          <w:sz w:val="24"/>
          <w:szCs w:val="24"/>
        </w:rPr>
        <w:t>Saul got up from the ground, and though his eyes were open, he could see nothing; and leading him by the hand, they brought him into Damascus.</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9 </w:t>
      </w:r>
      <w:r w:rsidRPr="5897EC05">
        <w:rPr>
          <w:rStyle w:val="text"/>
          <w:rFonts w:asciiTheme="minorHAnsi" w:eastAsiaTheme="minorEastAsia" w:hAnsiTheme="minorHAnsi" w:cstheme="minorBidi"/>
          <w:i/>
          <w:iCs/>
          <w:sz w:val="24"/>
          <w:szCs w:val="24"/>
        </w:rPr>
        <w:t xml:space="preserve">And he was three days without sight, and neither ate nor drank. 10 Now there was a disciple at Damascus named Ananias; and the Lord said to him in a vision, </w:t>
      </w:r>
      <w:r w:rsidRPr="5897EC05">
        <w:rPr>
          <w:rStyle w:val="woj"/>
          <w:rFonts w:asciiTheme="minorHAnsi" w:eastAsiaTheme="minorEastAsia" w:hAnsiTheme="minorHAnsi" w:cstheme="minorBidi"/>
          <w:i/>
          <w:iCs/>
          <w:sz w:val="24"/>
          <w:szCs w:val="24"/>
        </w:rPr>
        <w:t>“Ananias.”</w:t>
      </w:r>
      <w:r w:rsidRPr="5897EC05">
        <w:rPr>
          <w:rStyle w:val="text"/>
          <w:rFonts w:asciiTheme="minorHAnsi" w:eastAsiaTheme="minorEastAsia" w:hAnsiTheme="minorHAnsi" w:cstheme="minorBidi"/>
          <w:i/>
          <w:iCs/>
          <w:sz w:val="24"/>
          <w:szCs w:val="24"/>
        </w:rPr>
        <w:t xml:space="preserve"> And he said, “Here I am, Lord.”</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11 </w:t>
      </w:r>
      <w:r w:rsidRPr="5897EC05">
        <w:rPr>
          <w:rStyle w:val="text"/>
          <w:rFonts w:asciiTheme="minorHAnsi" w:eastAsiaTheme="minorEastAsia" w:hAnsiTheme="minorHAnsi" w:cstheme="minorBidi"/>
          <w:i/>
          <w:iCs/>
          <w:sz w:val="24"/>
          <w:szCs w:val="24"/>
        </w:rPr>
        <w:t xml:space="preserve">And the Lord said to him, </w:t>
      </w:r>
      <w:r w:rsidRPr="5897EC05">
        <w:rPr>
          <w:rStyle w:val="woj"/>
          <w:rFonts w:asciiTheme="minorHAnsi" w:eastAsiaTheme="minorEastAsia" w:hAnsiTheme="minorHAnsi" w:cstheme="minorBidi"/>
          <w:i/>
          <w:iCs/>
          <w:sz w:val="24"/>
          <w:szCs w:val="24"/>
        </w:rPr>
        <w:t>“Get up and go to the street called Straight, and inquire at the house of Judas for a man from Tarsus named Saul, for he is praying,</w:t>
      </w:r>
      <w:r w:rsidRPr="5897EC05">
        <w:rPr>
          <w:rFonts w:asciiTheme="minorHAnsi" w:eastAsiaTheme="minorEastAsia" w:hAnsiTheme="minorHAnsi" w:cstheme="minorBidi"/>
          <w:i/>
          <w:iCs/>
          <w:sz w:val="24"/>
          <w:szCs w:val="24"/>
        </w:rPr>
        <w:t xml:space="preserve"> </w:t>
      </w:r>
      <w:r w:rsidRPr="5897EC05">
        <w:rPr>
          <w:rStyle w:val="woj"/>
          <w:rFonts w:asciiTheme="minorHAnsi" w:eastAsiaTheme="minorEastAsia" w:hAnsiTheme="minorHAnsi" w:cstheme="minorBidi"/>
          <w:i/>
          <w:iCs/>
          <w:sz w:val="24"/>
          <w:szCs w:val="24"/>
          <w:vertAlign w:val="superscript"/>
        </w:rPr>
        <w:t>12 </w:t>
      </w:r>
      <w:r w:rsidRPr="5897EC05">
        <w:rPr>
          <w:rStyle w:val="woj"/>
          <w:rFonts w:asciiTheme="minorHAnsi" w:eastAsiaTheme="minorEastAsia" w:hAnsiTheme="minorHAnsi" w:cstheme="minorBidi"/>
          <w:i/>
          <w:iCs/>
          <w:sz w:val="24"/>
          <w:szCs w:val="24"/>
        </w:rPr>
        <w:t>and he has seen in a vision a man named Ananias come in and lay his hands on him, so that he might regain his sight.”</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13 </w:t>
      </w:r>
      <w:r w:rsidRPr="5897EC05">
        <w:rPr>
          <w:rStyle w:val="text"/>
          <w:rFonts w:asciiTheme="minorHAnsi" w:eastAsiaTheme="minorEastAsia" w:hAnsiTheme="minorHAnsi" w:cstheme="minorBidi"/>
          <w:i/>
          <w:iCs/>
          <w:sz w:val="24"/>
          <w:szCs w:val="24"/>
        </w:rPr>
        <w:t>But Ananias answered, “Lord, I have heard from many about this man, how much harm he did to Your saints at Jerusalem;</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14 </w:t>
      </w:r>
      <w:r w:rsidRPr="5897EC05">
        <w:rPr>
          <w:rStyle w:val="text"/>
          <w:rFonts w:asciiTheme="minorHAnsi" w:eastAsiaTheme="minorEastAsia" w:hAnsiTheme="minorHAnsi" w:cstheme="minorBidi"/>
          <w:i/>
          <w:iCs/>
          <w:sz w:val="24"/>
          <w:szCs w:val="24"/>
        </w:rPr>
        <w:t>and here he has authority from the chief priests to bind all who call on Your name.”</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15 </w:t>
      </w:r>
      <w:r w:rsidRPr="5897EC05">
        <w:rPr>
          <w:rStyle w:val="text"/>
          <w:rFonts w:asciiTheme="minorHAnsi" w:eastAsiaTheme="minorEastAsia" w:hAnsiTheme="minorHAnsi" w:cstheme="minorBidi"/>
          <w:i/>
          <w:iCs/>
          <w:sz w:val="24"/>
          <w:szCs w:val="24"/>
        </w:rPr>
        <w:t xml:space="preserve">But the Lord said to him, </w:t>
      </w:r>
      <w:r w:rsidRPr="5897EC05">
        <w:rPr>
          <w:rStyle w:val="woj"/>
          <w:rFonts w:asciiTheme="minorHAnsi" w:eastAsiaTheme="minorEastAsia" w:hAnsiTheme="minorHAnsi" w:cstheme="minorBidi"/>
          <w:i/>
          <w:iCs/>
          <w:sz w:val="24"/>
          <w:szCs w:val="24"/>
        </w:rPr>
        <w:t>“Go, for he is a chosen instrument of Mine, to bear My name before the Gentiles and kings and the sons of Israel;</w:t>
      </w:r>
      <w:r w:rsidRPr="5897EC05">
        <w:rPr>
          <w:rFonts w:asciiTheme="minorHAnsi" w:eastAsiaTheme="minorEastAsia" w:hAnsiTheme="minorHAnsi" w:cstheme="minorBidi"/>
          <w:i/>
          <w:iCs/>
          <w:sz w:val="24"/>
          <w:szCs w:val="24"/>
        </w:rPr>
        <w:t xml:space="preserve"> </w:t>
      </w:r>
      <w:r w:rsidRPr="5897EC05">
        <w:rPr>
          <w:rStyle w:val="woj"/>
          <w:rFonts w:asciiTheme="minorHAnsi" w:eastAsiaTheme="minorEastAsia" w:hAnsiTheme="minorHAnsi" w:cstheme="minorBidi"/>
          <w:i/>
          <w:iCs/>
          <w:sz w:val="24"/>
          <w:szCs w:val="24"/>
          <w:vertAlign w:val="superscript"/>
        </w:rPr>
        <w:t>16 </w:t>
      </w:r>
      <w:r w:rsidRPr="5897EC05">
        <w:rPr>
          <w:rStyle w:val="woj"/>
          <w:rFonts w:asciiTheme="minorHAnsi" w:eastAsiaTheme="minorEastAsia" w:hAnsiTheme="minorHAnsi" w:cstheme="minorBidi"/>
          <w:i/>
          <w:iCs/>
          <w:sz w:val="24"/>
          <w:szCs w:val="24"/>
        </w:rPr>
        <w:t>for I will show him how much he must suffer for My name’s sake.”</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17 </w:t>
      </w:r>
      <w:r w:rsidRPr="5897EC05">
        <w:rPr>
          <w:rStyle w:val="text"/>
          <w:rFonts w:asciiTheme="minorHAnsi" w:eastAsiaTheme="minorEastAsia" w:hAnsiTheme="minorHAnsi" w:cstheme="minorBidi"/>
          <w:i/>
          <w:iCs/>
          <w:sz w:val="24"/>
          <w:szCs w:val="24"/>
        </w:rPr>
        <w:t>So Ananias departed and entered the house, and after laying his hands on him said, “Brother Saul, the Lord Jesus, who appeared to you on the road by which you were coming, has sent me so that you may regain your sight and be filled with the Holy Spirit.”</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18 </w:t>
      </w:r>
      <w:r w:rsidRPr="5897EC05">
        <w:rPr>
          <w:rStyle w:val="text"/>
          <w:rFonts w:asciiTheme="minorHAnsi" w:eastAsiaTheme="minorEastAsia" w:hAnsiTheme="minorHAnsi" w:cstheme="minorBidi"/>
          <w:i/>
          <w:iCs/>
          <w:sz w:val="24"/>
          <w:szCs w:val="24"/>
        </w:rPr>
        <w:t>And immediately there fell from his eyes something like scales, and he regained his sight, and he got up and was baptized.</w:t>
      </w:r>
    </w:p>
    <w:p w14:paraId="1FB3044B" w14:textId="77777777" w:rsidR="00932AAD" w:rsidRPr="008029FB" w:rsidRDefault="00932AAD" w:rsidP="5897EC05">
      <w:pPr>
        <w:pStyle w:val="Heading3"/>
        <w:spacing w:after="0" w:afterAutospacing="0"/>
        <w:jc w:val="center"/>
        <w:rPr>
          <w:rFonts w:asciiTheme="minorHAnsi" w:hAnsiTheme="minorHAnsi" w:cstheme="minorHAnsi"/>
          <w:i/>
          <w:sz w:val="24"/>
          <w:szCs w:val="24"/>
        </w:rPr>
      </w:pPr>
      <w:r w:rsidRPr="5897EC05">
        <w:rPr>
          <w:rFonts w:asciiTheme="minorHAnsi" w:eastAsiaTheme="minorEastAsia" w:hAnsiTheme="minorHAnsi" w:cstheme="minorBidi"/>
          <w:i/>
          <w:iCs/>
          <w:vanish/>
          <w:sz w:val="24"/>
          <w:szCs w:val="24"/>
        </w:rPr>
        <w:t>Footnotes:</w:t>
      </w:r>
    </w:p>
    <w:p w14:paraId="31B88491" w14:textId="77777777" w:rsidR="00932AAD" w:rsidRPr="008029FB" w:rsidRDefault="00CD64AB" w:rsidP="003E4367">
      <w:pPr>
        <w:spacing w:before="100" w:beforeAutospacing="1" w:after="100" w:afterAutospacing="1" w:line="240" w:lineRule="auto"/>
        <w:rPr>
          <w:rFonts w:asciiTheme="minorHAnsi" w:eastAsiaTheme="minorEastAsia" w:hAnsiTheme="minorHAnsi" w:cstheme="minorBidi"/>
          <w:i/>
          <w:iCs/>
          <w:vanish/>
          <w:sz w:val="24"/>
          <w:szCs w:val="24"/>
        </w:rPr>
      </w:pPr>
      <w:hyperlink r:id="rId70" w:anchor="en-NASB-27218" w:tooltip="Go to Acts 9:1" w:history="1">
        <w:r w:rsidR="00932AAD" w:rsidRPr="5897EC05">
          <w:rPr>
            <w:rStyle w:val="Hyperlink"/>
            <w:rFonts w:asciiTheme="minorHAnsi" w:eastAsiaTheme="minorEastAsia" w:hAnsiTheme="minorHAnsi" w:cstheme="minorBidi"/>
            <w:i/>
            <w:iCs/>
            <w:vanish/>
            <w:sz w:val="24"/>
            <w:szCs w:val="24"/>
          </w:rPr>
          <w:t>Acts 9:1</w:t>
        </w:r>
      </w:hyperlink>
      <w:r w:rsidR="00932AAD" w:rsidRPr="5897EC05">
        <w:rPr>
          <w:rFonts w:asciiTheme="minorHAnsi" w:eastAsiaTheme="minorEastAsia" w:hAnsiTheme="minorHAnsi" w:cstheme="minorBidi"/>
          <w:i/>
          <w:iCs/>
          <w:vanish/>
          <w:sz w:val="24"/>
          <w:szCs w:val="24"/>
        </w:rPr>
        <w:t xml:space="preserve"> Later called Paul</w:t>
      </w:r>
    </w:p>
    <w:p w14:paraId="0EC287EB" w14:textId="77777777" w:rsidR="00932AAD" w:rsidRPr="008029FB" w:rsidRDefault="00CD64AB" w:rsidP="00244EAB">
      <w:pPr>
        <w:numPr>
          <w:ilvl w:val="0"/>
          <w:numId w:val="26"/>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1" w:anchor="en-NASB-27218" w:tooltip="Go to Acts 9:1" w:history="1">
        <w:r w:rsidR="00932AAD" w:rsidRPr="5897EC05">
          <w:rPr>
            <w:rStyle w:val="Hyperlink"/>
            <w:rFonts w:asciiTheme="minorHAnsi" w:eastAsiaTheme="minorEastAsia" w:hAnsiTheme="minorHAnsi" w:cstheme="minorBidi"/>
            <w:i/>
            <w:iCs/>
            <w:vanish/>
            <w:sz w:val="24"/>
            <w:szCs w:val="24"/>
          </w:rPr>
          <w:t>Acts 9:1</w:t>
        </w:r>
      </w:hyperlink>
      <w:r w:rsidR="00932AAD" w:rsidRPr="5897EC05">
        <w:rPr>
          <w:rFonts w:asciiTheme="minorHAnsi" w:eastAsiaTheme="minorEastAsia" w:hAnsiTheme="minorHAnsi" w:cstheme="minorBidi"/>
          <w:i/>
          <w:iCs/>
          <w:vanish/>
          <w:sz w:val="24"/>
          <w:szCs w:val="24"/>
        </w:rPr>
        <w:t xml:space="preserve"> Lit threat</w:t>
      </w:r>
    </w:p>
    <w:p w14:paraId="57E502A9" w14:textId="77777777" w:rsidR="00932AAD" w:rsidRPr="008029FB" w:rsidRDefault="00CD64AB" w:rsidP="00244EAB">
      <w:pPr>
        <w:numPr>
          <w:ilvl w:val="0"/>
          <w:numId w:val="26"/>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2" w:anchor="en-NASB-27224" w:tooltip="Go to Acts 9:7" w:history="1">
        <w:r w:rsidR="00932AAD" w:rsidRPr="5897EC05">
          <w:rPr>
            <w:rStyle w:val="Hyperlink"/>
            <w:rFonts w:asciiTheme="minorHAnsi" w:eastAsiaTheme="minorEastAsia" w:hAnsiTheme="minorHAnsi" w:cstheme="minorBidi"/>
            <w:i/>
            <w:iCs/>
            <w:vanish/>
            <w:sz w:val="24"/>
            <w:szCs w:val="24"/>
          </w:rPr>
          <w:t>Acts 9:7</w:t>
        </w:r>
      </w:hyperlink>
      <w:r w:rsidR="00932AAD" w:rsidRPr="5897EC05">
        <w:rPr>
          <w:rFonts w:asciiTheme="minorHAnsi" w:eastAsiaTheme="minorEastAsia" w:hAnsiTheme="minorHAnsi" w:cstheme="minorBidi"/>
          <w:i/>
          <w:iCs/>
          <w:vanish/>
          <w:sz w:val="24"/>
          <w:szCs w:val="24"/>
        </w:rPr>
        <w:t xml:space="preserve"> Or sound</w:t>
      </w:r>
    </w:p>
    <w:p w14:paraId="07A3E165" w14:textId="77777777" w:rsidR="00932AAD" w:rsidRPr="008029FB" w:rsidRDefault="00CD64AB" w:rsidP="00244EAB">
      <w:pPr>
        <w:numPr>
          <w:ilvl w:val="0"/>
          <w:numId w:val="26"/>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3" w:anchor="en-NASB-27225" w:tooltip="Go to Acts 9:8" w:history="1">
        <w:r w:rsidR="00932AAD" w:rsidRPr="5897EC05">
          <w:rPr>
            <w:rStyle w:val="Hyperlink"/>
            <w:rFonts w:asciiTheme="minorHAnsi" w:eastAsiaTheme="minorEastAsia" w:hAnsiTheme="minorHAnsi" w:cstheme="minorBidi"/>
            <w:i/>
            <w:iCs/>
            <w:vanish/>
            <w:sz w:val="24"/>
            <w:szCs w:val="24"/>
          </w:rPr>
          <w:t>Acts 9:8</w:t>
        </w:r>
      </w:hyperlink>
      <w:r w:rsidR="00932AAD" w:rsidRPr="5897EC05">
        <w:rPr>
          <w:rFonts w:asciiTheme="minorHAnsi" w:eastAsiaTheme="minorEastAsia" w:hAnsiTheme="minorHAnsi" w:cstheme="minorBidi"/>
          <w:i/>
          <w:iCs/>
          <w:vanish/>
          <w:sz w:val="24"/>
          <w:szCs w:val="24"/>
        </w:rPr>
        <w:t xml:space="preserve"> Lit was seeing</w:t>
      </w:r>
    </w:p>
    <w:p w14:paraId="350A848F" w14:textId="77777777" w:rsidR="00932AAD" w:rsidRPr="008029FB" w:rsidRDefault="00CD64AB" w:rsidP="00244EAB">
      <w:pPr>
        <w:numPr>
          <w:ilvl w:val="0"/>
          <w:numId w:val="26"/>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4" w:anchor="en-NASB-27229" w:tooltip="Go to Acts 9:12" w:history="1">
        <w:r w:rsidR="00932AAD" w:rsidRPr="5897EC05">
          <w:rPr>
            <w:rStyle w:val="Hyperlink"/>
            <w:rFonts w:asciiTheme="minorHAnsi" w:eastAsiaTheme="minorEastAsia" w:hAnsiTheme="minorHAnsi" w:cstheme="minorBidi"/>
            <w:i/>
            <w:iCs/>
            <w:vanish/>
            <w:sz w:val="24"/>
            <w:szCs w:val="24"/>
          </w:rPr>
          <w:t>Acts 9:12</w:t>
        </w:r>
      </w:hyperlink>
      <w:r w:rsidR="00932AAD" w:rsidRPr="5897EC05">
        <w:rPr>
          <w:rFonts w:asciiTheme="minorHAnsi" w:eastAsiaTheme="minorEastAsia" w:hAnsiTheme="minorHAnsi" w:cstheme="minorBidi"/>
          <w:i/>
          <w:iCs/>
          <w:vanish/>
          <w:sz w:val="24"/>
          <w:szCs w:val="24"/>
        </w:rPr>
        <w:t xml:space="preserve"> A few early mss do not contain in a vision</w:t>
      </w:r>
    </w:p>
    <w:p w14:paraId="6F8C2382" w14:textId="77777777" w:rsidR="00932AAD" w:rsidRPr="008029FB" w:rsidRDefault="00CD64AB" w:rsidP="00244EAB">
      <w:pPr>
        <w:numPr>
          <w:ilvl w:val="0"/>
          <w:numId w:val="26"/>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5" w:anchor="en-NASB-27230" w:tooltip="Go to Acts 9:13" w:history="1">
        <w:r w:rsidR="00932AAD" w:rsidRPr="5897EC05">
          <w:rPr>
            <w:rStyle w:val="Hyperlink"/>
            <w:rFonts w:asciiTheme="minorHAnsi" w:eastAsiaTheme="minorEastAsia" w:hAnsiTheme="minorHAnsi" w:cstheme="minorBidi"/>
            <w:i/>
            <w:iCs/>
            <w:vanish/>
            <w:sz w:val="24"/>
            <w:szCs w:val="24"/>
          </w:rPr>
          <w:t>Acts 9:13</w:t>
        </w:r>
      </w:hyperlink>
      <w:r w:rsidR="00932AAD" w:rsidRPr="5897EC05">
        <w:rPr>
          <w:rFonts w:asciiTheme="minorHAnsi" w:eastAsiaTheme="minorEastAsia" w:hAnsiTheme="minorHAnsi" w:cstheme="minorBidi"/>
          <w:i/>
          <w:iCs/>
          <w:vanish/>
          <w:sz w:val="24"/>
          <w:szCs w:val="24"/>
        </w:rPr>
        <w:t xml:space="preserve"> Or holy ones</w:t>
      </w:r>
    </w:p>
    <w:p w14:paraId="6E3B2FF4" w14:textId="77777777" w:rsidR="00932AAD" w:rsidRPr="008029FB" w:rsidRDefault="00CD64AB" w:rsidP="00244EAB">
      <w:pPr>
        <w:numPr>
          <w:ilvl w:val="0"/>
          <w:numId w:val="26"/>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6" w:anchor="en-NASB-27232" w:tooltip="Go to Acts 9:15" w:history="1">
        <w:r w:rsidR="00932AAD" w:rsidRPr="5897EC05">
          <w:rPr>
            <w:rStyle w:val="Hyperlink"/>
            <w:rFonts w:asciiTheme="minorHAnsi" w:eastAsiaTheme="minorEastAsia" w:hAnsiTheme="minorHAnsi" w:cstheme="minorBidi"/>
            <w:i/>
            <w:iCs/>
            <w:vanish/>
            <w:sz w:val="24"/>
            <w:szCs w:val="24"/>
          </w:rPr>
          <w:t>Acts 9:15</w:t>
        </w:r>
      </w:hyperlink>
      <w:r w:rsidR="00932AAD" w:rsidRPr="5897EC05">
        <w:rPr>
          <w:rFonts w:asciiTheme="minorHAnsi" w:eastAsiaTheme="minorEastAsia" w:hAnsiTheme="minorHAnsi" w:cstheme="minorBidi"/>
          <w:i/>
          <w:iCs/>
          <w:vanish/>
          <w:sz w:val="24"/>
          <w:szCs w:val="24"/>
        </w:rPr>
        <w:t xml:space="preserve"> Or vessel</w:t>
      </w:r>
    </w:p>
    <w:p w14:paraId="6FAB9C0C" w14:textId="77777777" w:rsidR="00932AAD" w:rsidRPr="008029FB" w:rsidRDefault="00932AAD" w:rsidP="00644997">
      <w:pPr>
        <w:pStyle w:val="Heading4"/>
        <w:jc w:val="center"/>
        <w:rPr>
          <w:rFonts w:asciiTheme="minorHAnsi" w:hAnsiTheme="minorHAnsi" w:cstheme="minorHAnsi"/>
          <w:b w:val="0"/>
          <w:i/>
          <w:vanish/>
          <w:sz w:val="24"/>
          <w:szCs w:val="24"/>
        </w:rPr>
      </w:pPr>
      <w:r w:rsidRPr="5897EC05">
        <w:rPr>
          <w:rFonts w:asciiTheme="minorHAnsi" w:eastAsiaTheme="minorEastAsia" w:hAnsiTheme="minorHAnsi" w:cstheme="minorBidi"/>
          <w:b w:val="0"/>
          <w:bCs w:val="0"/>
          <w:i/>
          <w:iCs/>
          <w:vanish/>
          <w:sz w:val="24"/>
          <w:szCs w:val="24"/>
        </w:rPr>
        <w:t>Cross references:</w:t>
      </w:r>
    </w:p>
    <w:p w14:paraId="258E74AB"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7" w:anchor="en-NASB-27218" w:tooltip="Go to Acts 9:1" w:history="1">
        <w:r w:rsidR="00932AAD" w:rsidRPr="5897EC05">
          <w:rPr>
            <w:rStyle w:val="Hyperlink"/>
            <w:rFonts w:asciiTheme="minorHAnsi" w:eastAsiaTheme="minorEastAsia" w:hAnsiTheme="minorHAnsi" w:cstheme="minorBidi"/>
            <w:i/>
            <w:iCs/>
            <w:vanish/>
            <w:sz w:val="24"/>
            <w:szCs w:val="24"/>
          </w:rPr>
          <w:t>Acts 9:1</w:t>
        </w:r>
      </w:hyperlink>
      <w:r w:rsidR="00932AAD" w:rsidRPr="5897EC05">
        <w:rPr>
          <w:rFonts w:asciiTheme="minorHAnsi" w:eastAsiaTheme="minorEastAsia" w:hAnsiTheme="minorHAnsi" w:cstheme="minorBidi"/>
          <w:i/>
          <w:iCs/>
          <w:vanish/>
          <w:sz w:val="24"/>
          <w:szCs w:val="24"/>
        </w:rPr>
        <w:t xml:space="preserve"> : </w:t>
      </w:r>
      <w:hyperlink r:id="rId78" w:history="1">
        <w:r w:rsidR="00932AAD" w:rsidRPr="5897EC05">
          <w:rPr>
            <w:rStyle w:val="Hyperlink"/>
            <w:rFonts w:asciiTheme="minorHAnsi" w:eastAsiaTheme="minorEastAsia" w:hAnsiTheme="minorHAnsi" w:cstheme="minorBidi"/>
            <w:i/>
            <w:iCs/>
            <w:vanish/>
            <w:sz w:val="24"/>
            <w:szCs w:val="24"/>
          </w:rPr>
          <w:t>Acts 9:1-22; 22:3-16; 26:9-18</w:t>
        </w:r>
      </w:hyperlink>
    </w:p>
    <w:p w14:paraId="651E84C8"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79" w:anchor="en-NASB-27218" w:tooltip="Go to Acts 9:1" w:history="1">
        <w:r w:rsidR="00932AAD" w:rsidRPr="5897EC05">
          <w:rPr>
            <w:rStyle w:val="Hyperlink"/>
            <w:rFonts w:asciiTheme="minorHAnsi" w:eastAsiaTheme="minorEastAsia" w:hAnsiTheme="minorHAnsi" w:cstheme="minorBidi"/>
            <w:i/>
            <w:iCs/>
            <w:vanish/>
            <w:sz w:val="24"/>
            <w:szCs w:val="24"/>
          </w:rPr>
          <w:t>Acts 9:1</w:t>
        </w:r>
      </w:hyperlink>
      <w:r w:rsidR="00932AAD" w:rsidRPr="5897EC05">
        <w:rPr>
          <w:rFonts w:asciiTheme="minorHAnsi" w:eastAsiaTheme="minorEastAsia" w:hAnsiTheme="minorHAnsi" w:cstheme="minorBidi"/>
          <w:i/>
          <w:iCs/>
          <w:vanish/>
          <w:sz w:val="24"/>
          <w:szCs w:val="24"/>
        </w:rPr>
        <w:t xml:space="preserve"> : </w:t>
      </w:r>
      <w:hyperlink r:id="rId80" w:history="1">
        <w:r w:rsidR="00932AAD" w:rsidRPr="5897EC05">
          <w:rPr>
            <w:rStyle w:val="Hyperlink"/>
            <w:rFonts w:asciiTheme="minorHAnsi" w:eastAsiaTheme="minorEastAsia" w:hAnsiTheme="minorHAnsi" w:cstheme="minorBidi"/>
            <w:i/>
            <w:iCs/>
            <w:vanish/>
            <w:sz w:val="24"/>
            <w:szCs w:val="24"/>
          </w:rPr>
          <w:t>Acts 8:3; 9:13-21</w:t>
        </w:r>
      </w:hyperlink>
    </w:p>
    <w:p w14:paraId="5ED8E37E"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81" w:anchor="en-NASB-27219" w:tooltip="Go to Acts 9:2" w:history="1">
        <w:r w:rsidR="00932AAD" w:rsidRPr="5897EC05">
          <w:rPr>
            <w:rStyle w:val="Hyperlink"/>
            <w:rFonts w:asciiTheme="minorHAnsi" w:eastAsiaTheme="minorEastAsia" w:hAnsiTheme="minorHAnsi" w:cstheme="minorBidi"/>
            <w:i/>
            <w:iCs/>
            <w:vanish/>
            <w:sz w:val="24"/>
            <w:szCs w:val="24"/>
          </w:rPr>
          <w:t>Acts 9:2</w:t>
        </w:r>
      </w:hyperlink>
      <w:r w:rsidR="00932AAD" w:rsidRPr="5897EC05">
        <w:rPr>
          <w:rFonts w:asciiTheme="minorHAnsi" w:eastAsiaTheme="minorEastAsia" w:hAnsiTheme="minorHAnsi" w:cstheme="minorBidi"/>
          <w:i/>
          <w:iCs/>
          <w:vanish/>
          <w:sz w:val="24"/>
          <w:szCs w:val="24"/>
        </w:rPr>
        <w:t xml:space="preserve"> : </w:t>
      </w:r>
      <w:hyperlink r:id="rId82" w:history="1">
        <w:r w:rsidR="00932AAD" w:rsidRPr="5897EC05">
          <w:rPr>
            <w:rStyle w:val="Hyperlink"/>
            <w:rFonts w:asciiTheme="minorHAnsi" w:eastAsiaTheme="minorEastAsia" w:hAnsiTheme="minorHAnsi" w:cstheme="minorBidi"/>
            <w:i/>
            <w:iCs/>
            <w:vanish/>
            <w:sz w:val="24"/>
            <w:szCs w:val="24"/>
          </w:rPr>
          <w:t>Acts 9:14, 21; 22:5; 26:10</w:t>
        </w:r>
      </w:hyperlink>
    </w:p>
    <w:p w14:paraId="419C35C2"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83" w:anchor="en-NASB-27219" w:tooltip="Go to Acts 9:2" w:history="1">
        <w:r w:rsidR="00932AAD" w:rsidRPr="5897EC05">
          <w:rPr>
            <w:rStyle w:val="Hyperlink"/>
            <w:rFonts w:asciiTheme="minorHAnsi" w:eastAsiaTheme="minorEastAsia" w:hAnsiTheme="minorHAnsi" w:cstheme="minorBidi"/>
            <w:i/>
            <w:iCs/>
            <w:vanish/>
            <w:sz w:val="24"/>
            <w:szCs w:val="24"/>
          </w:rPr>
          <w:t>Acts 9:2</w:t>
        </w:r>
      </w:hyperlink>
      <w:r w:rsidR="00932AAD" w:rsidRPr="5897EC05">
        <w:rPr>
          <w:rFonts w:asciiTheme="minorHAnsi" w:eastAsiaTheme="minorEastAsia" w:hAnsiTheme="minorHAnsi" w:cstheme="minorBidi"/>
          <w:i/>
          <w:iCs/>
          <w:vanish/>
          <w:sz w:val="24"/>
          <w:szCs w:val="24"/>
        </w:rPr>
        <w:t xml:space="preserve"> : </w:t>
      </w:r>
      <w:hyperlink r:id="rId84" w:history="1">
        <w:r w:rsidR="00932AAD" w:rsidRPr="5897EC05">
          <w:rPr>
            <w:rStyle w:val="Hyperlink"/>
            <w:rFonts w:asciiTheme="minorHAnsi" w:eastAsiaTheme="minorEastAsia" w:hAnsiTheme="minorHAnsi" w:cstheme="minorBidi"/>
            <w:i/>
            <w:iCs/>
            <w:vanish/>
            <w:sz w:val="24"/>
            <w:szCs w:val="24"/>
          </w:rPr>
          <w:t>Matt 10:17</w:t>
        </w:r>
      </w:hyperlink>
    </w:p>
    <w:p w14:paraId="20C73D47"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85" w:anchor="en-NASB-27219" w:tooltip="Go to Acts 9:2" w:history="1">
        <w:r w:rsidR="00932AAD" w:rsidRPr="5897EC05">
          <w:rPr>
            <w:rStyle w:val="Hyperlink"/>
            <w:rFonts w:asciiTheme="minorHAnsi" w:eastAsiaTheme="minorEastAsia" w:hAnsiTheme="minorHAnsi" w:cstheme="minorBidi"/>
            <w:i/>
            <w:iCs/>
            <w:vanish/>
            <w:sz w:val="24"/>
            <w:szCs w:val="24"/>
          </w:rPr>
          <w:t>Acts 9:2</w:t>
        </w:r>
      </w:hyperlink>
      <w:r w:rsidR="00932AAD" w:rsidRPr="5897EC05">
        <w:rPr>
          <w:rFonts w:asciiTheme="minorHAnsi" w:eastAsiaTheme="minorEastAsia" w:hAnsiTheme="minorHAnsi" w:cstheme="minorBidi"/>
          <w:i/>
          <w:iCs/>
          <w:vanish/>
          <w:sz w:val="24"/>
          <w:szCs w:val="24"/>
        </w:rPr>
        <w:t xml:space="preserve"> : </w:t>
      </w:r>
      <w:hyperlink r:id="rId86" w:history="1">
        <w:r w:rsidR="00932AAD" w:rsidRPr="5897EC05">
          <w:rPr>
            <w:rStyle w:val="Hyperlink"/>
            <w:rFonts w:asciiTheme="minorHAnsi" w:eastAsiaTheme="minorEastAsia" w:hAnsiTheme="minorHAnsi" w:cstheme="minorBidi"/>
            <w:i/>
            <w:iCs/>
            <w:vanish/>
            <w:sz w:val="24"/>
            <w:szCs w:val="24"/>
          </w:rPr>
          <w:t>Gen 14:15; 2 Cor 11:32; Gal 1:17</w:t>
        </w:r>
      </w:hyperlink>
    </w:p>
    <w:p w14:paraId="1686928E"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87" w:anchor="en-NASB-27219" w:tooltip="Go to Acts 9:2" w:history="1">
        <w:r w:rsidR="00932AAD" w:rsidRPr="5897EC05">
          <w:rPr>
            <w:rStyle w:val="Hyperlink"/>
            <w:rFonts w:asciiTheme="minorHAnsi" w:eastAsiaTheme="minorEastAsia" w:hAnsiTheme="minorHAnsi" w:cstheme="minorBidi"/>
            <w:i/>
            <w:iCs/>
            <w:vanish/>
            <w:sz w:val="24"/>
            <w:szCs w:val="24"/>
          </w:rPr>
          <w:t>Acts 9:2</w:t>
        </w:r>
      </w:hyperlink>
      <w:r w:rsidR="00932AAD" w:rsidRPr="5897EC05">
        <w:rPr>
          <w:rFonts w:asciiTheme="minorHAnsi" w:eastAsiaTheme="minorEastAsia" w:hAnsiTheme="minorHAnsi" w:cstheme="minorBidi"/>
          <w:i/>
          <w:iCs/>
          <w:vanish/>
          <w:sz w:val="24"/>
          <w:szCs w:val="24"/>
        </w:rPr>
        <w:t xml:space="preserve"> : </w:t>
      </w:r>
      <w:hyperlink r:id="rId88" w:history="1">
        <w:r w:rsidR="00932AAD" w:rsidRPr="5897EC05">
          <w:rPr>
            <w:rStyle w:val="Hyperlink"/>
            <w:rFonts w:asciiTheme="minorHAnsi" w:eastAsiaTheme="minorEastAsia" w:hAnsiTheme="minorHAnsi" w:cstheme="minorBidi"/>
            <w:i/>
            <w:iCs/>
            <w:vanish/>
            <w:sz w:val="24"/>
            <w:szCs w:val="24"/>
          </w:rPr>
          <w:t>John 14:6; Acts 18:25f; 19:9, 23; 22:4; 24:14, 22</w:t>
        </w:r>
      </w:hyperlink>
    </w:p>
    <w:p w14:paraId="43B1092F"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89" w:anchor="en-NASB-27220" w:tooltip="Go to Acts 9:3" w:history="1">
        <w:r w:rsidR="00932AAD" w:rsidRPr="5897EC05">
          <w:rPr>
            <w:rStyle w:val="Hyperlink"/>
            <w:rFonts w:asciiTheme="minorHAnsi" w:eastAsiaTheme="minorEastAsia" w:hAnsiTheme="minorHAnsi" w:cstheme="minorBidi"/>
            <w:i/>
            <w:iCs/>
            <w:vanish/>
            <w:sz w:val="24"/>
            <w:szCs w:val="24"/>
          </w:rPr>
          <w:t>Acts 9:3</w:t>
        </w:r>
      </w:hyperlink>
      <w:r w:rsidR="00932AAD" w:rsidRPr="5897EC05">
        <w:rPr>
          <w:rFonts w:asciiTheme="minorHAnsi" w:eastAsiaTheme="minorEastAsia" w:hAnsiTheme="minorHAnsi" w:cstheme="minorBidi"/>
          <w:i/>
          <w:iCs/>
          <w:vanish/>
          <w:sz w:val="24"/>
          <w:szCs w:val="24"/>
        </w:rPr>
        <w:t xml:space="preserve"> : </w:t>
      </w:r>
      <w:hyperlink r:id="rId90" w:history="1">
        <w:r w:rsidR="00932AAD" w:rsidRPr="5897EC05">
          <w:rPr>
            <w:rStyle w:val="Hyperlink"/>
            <w:rFonts w:asciiTheme="minorHAnsi" w:eastAsiaTheme="minorEastAsia" w:hAnsiTheme="minorHAnsi" w:cstheme="minorBidi"/>
            <w:i/>
            <w:iCs/>
            <w:vanish/>
            <w:sz w:val="24"/>
            <w:szCs w:val="24"/>
          </w:rPr>
          <w:t>1 Cor 15:8</w:t>
        </w:r>
      </w:hyperlink>
    </w:p>
    <w:p w14:paraId="79BA215E"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91" w:anchor="en-NASB-27221" w:tooltip="Go to Acts 9:4" w:history="1">
        <w:r w:rsidR="00932AAD" w:rsidRPr="5897EC05">
          <w:rPr>
            <w:rStyle w:val="Hyperlink"/>
            <w:rFonts w:asciiTheme="minorHAnsi" w:eastAsiaTheme="minorEastAsia" w:hAnsiTheme="minorHAnsi" w:cstheme="minorBidi"/>
            <w:i/>
            <w:iCs/>
            <w:vanish/>
            <w:sz w:val="24"/>
            <w:szCs w:val="24"/>
          </w:rPr>
          <w:t>Acts 9:4</w:t>
        </w:r>
      </w:hyperlink>
      <w:r w:rsidR="00932AAD" w:rsidRPr="5897EC05">
        <w:rPr>
          <w:rFonts w:asciiTheme="minorHAnsi" w:eastAsiaTheme="minorEastAsia" w:hAnsiTheme="minorHAnsi" w:cstheme="minorBidi"/>
          <w:i/>
          <w:iCs/>
          <w:vanish/>
          <w:sz w:val="24"/>
          <w:szCs w:val="24"/>
        </w:rPr>
        <w:t xml:space="preserve"> : </w:t>
      </w:r>
      <w:hyperlink r:id="rId92" w:history="1">
        <w:r w:rsidR="00932AAD" w:rsidRPr="5897EC05">
          <w:rPr>
            <w:rStyle w:val="Hyperlink"/>
            <w:rFonts w:asciiTheme="minorHAnsi" w:eastAsiaTheme="minorEastAsia" w:hAnsiTheme="minorHAnsi" w:cstheme="minorBidi"/>
            <w:i/>
            <w:iCs/>
            <w:vanish/>
            <w:sz w:val="24"/>
            <w:szCs w:val="24"/>
          </w:rPr>
          <w:t>Acts 22:7; 26:14</w:t>
        </w:r>
      </w:hyperlink>
    </w:p>
    <w:p w14:paraId="749F166B"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93" w:anchor="en-NASB-27223" w:tooltip="Go to Acts 9:6" w:history="1">
        <w:r w:rsidR="00932AAD" w:rsidRPr="5897EC05">
          <w:rPr>
            <w:rStyle w:val="Hyperlink"/>
            <w:rFonts w:asciiTheme="minorHAnsi" w:eastAsiaTheme="minorEastAsia" w:hAnsiTheme="minorHAnsi" w:cstheme="minorBidi"/>
            <w:i/>
            <w:iCs/>
            <w:vanish/>
            <w:sz w:val="24"/>
            <w:szCs w:val="24"/>
          </w:rPr>
          <w:t>Acts 9:6</w:t>
        </w:r>
      </w:hyperlink>
      <w:r w:rsidR="00932AAD" w:rsidRPr="5897EC05">
        <w:rPr>
          <w:rFonts w:asciiTheme="minorHAnsi" w:eastAsiaTheme="minorEastAsia" w:hAnsiTheme="minorHAnsi" w:cstheme="minorBidi"/>
          <w:i/>
          <w:iCs/>
          <w:vanish/>
          <w:sz w:val="24"/>
          <w:szCs w:val="24"/>
        </w:rPr>
        <w:t xml:space="preserve"> : </w:t>
      </w:r>
      <w:hyperlink r:id="rId94" w:history="1">
        <w:r w:rsidR="00932AAD" w:rsidRPr="5897EC05">
          <w:rPr>
            <w:rStyle w:val="Hyperlink"/>
            <w:rFonts w:asciiTheme="minorHAnsi" w:eastAsiaTheme="minorEastAsia" w:hAnsiTheme="minorHAnsi" w:cstheme="minorBidi"/>
            <w:i/>
            <w:iCs/>
            <w:vanish/>
            <w:sz w:val="24"/>
            <w:szCs w:val="24"/>
          </w:rPr>
          <w:t>Acts 9:16</w:t>
        </w:r>
      </w:hyperlink>
    </w:p>
    <w:p w14:paraId="162C1011"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95" w:anchor="en-NASB-27224" w:tooltip="Go to Acts 9:7" w:history="1">
        <w:r w:rsidR="00932AAD" w:rsidRPr="5897EC05">
          <w:rPr>
            <w:rStyle w:val="Hyperlink"/>
            <w:rFonts w:asciiTheme="minorHAnsi" w:eastAsiaTheme="minorEastAsia" w:hAnsiTheme="minorHAnsi" w:cstheme="minorBidi"/>
            <w:i/>
            <w:iCs/>
            <w:vanish/>
            <w:sz w:val="24"/>
            <w:szCs w:val="24"/>
          </w:rPr>
          <w:t>Acts 9:7</w:t>
        </w:r>
      </w:hyperlink>
      <w:r w:rsidR="00932AAD" w:rsidRPr="5897EC05">
        <w:rPr>
          <w:rFonts w:asciiTheme="minorHAnsi" w:eastAsiaTheme="minorEastAsia" w:hAnsiTheme="minorHAnsi" w:cstheme="minorBidi"/>
          <w:i/>
          <w:iCs/>
          <w:vanish/>
          <w:sz w:val="24"/>
          <w:szCs w:val="24"/>
        </w:rPr>
        <w:t xml:space="preserve"> : </w:t>
      </w:r>
      <w:hyperlink r:id="rId96" w:history="1">
        <w:r w:rsidR="00932AAD" w:rsidRPr="5897EC05">
          <w:rPr>
            <w:rStyle w:val="Hyperlink"/>
            <w:rFonts w:asciiTheme="minorHAnsi" w:eastAsiaTheme="minorEastAsia" w:hAnsiTheme="minorHAnsi" w:cstheme="minorBidi"/>
            <w:i/>
            <w:iCs/>
            <w:vanish/>
            <w:sz w:val="24"/>
            <w:szCs w:val="24"/>
          </w:rPr>
          <w:t>Acts 26:14</w:t>
        </w:r>
      </w:hyperlink>
    </w:p>
    <w:p w14:paraId="33712622"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97" w:anchor="en-NASB-27224" w:tooltip="Go to Acts 9:7" w:history="1">
        <w:r w:rsidR="00932AAD" w:rsidRPr="5897EC05">
          <w:rPr>
            <w:rStyle w:val="Hyperlink"/>
            <w:rFonts w:asciiTheme="minorHAnsi" w:eastAsiaTheme="minorEastAsia" w:hAnsiTheme="minorHAnsi" w:cstheme="minorBidi"/>
            <w:i/>
            <w:iCs/>
            <w:vanish/>
            <w:sz w:val="24"/>
            <w:szCs w:val="24"/>
          </w:rPr>
          <w:t>Acts 9:7</w:t>
        </w:r>
      </w:hyperlink>
      <w:r w:rsidR="00932AAD" w:rsidRPr="5897EC05">
        <w:rPr>
          <w:rFonts w:asciiTheme="minorHAnsi" w:eastAsiaTheme="minorEastAsia" w:hAnsiTheme="minorHAnsi" w:cstheme="minorBidi"/>
          <w:i/>
          <w:iCs/>
          <w:vanish/>
          <w:sz w:val="24"/>
          <w:szCs w:val="24"/>
        </w:rPr>
        <w:t xml:space="preserve"> : </w:t>
      </w:r>
      <w:hyperlink r:id="rId98" w:history="1">
        <w:r w:rsidR="00932AAD" w:rsidRPr="5897EC05">
          <w:rPr>
            <w:rStyle w:val="Hyperlink"/>
            <w:rFonts w:asciiTheme="minorHAnsi" w:eastAsiaTheme="minorEastAsia" w:hAnsiTheme="minorHAnsi" w:cstheme="minorBidi"/>
            <w:i/>
            <w:iCs/>
            <w:vanish/>
            <w:sz w:val="24"/>
            <w:szCs w:val="24"/>
          </w:rPr>
          <w:t>John 12:29f; Acts 22:9</w:t>
        </w:r>
      </w:hyperlink>
    </w:p>
    <w:p w14:paraId="16D0A48B"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99" w:anchor="en-NASB-27225" w:tooltip="Go to Acts 9:8" w:history="1">
        <w:r w:rsidR="00932AAD" w:rsidRPr="5897EC05">
          <w:rPr>
            <w:rStyle w:val="Hyperlink"/>
            <w:rFonts w:asciiTheme="minorHAnsi" w:eastAsiaTheme="minorEastAsia" w:hAnsiTheme="minorHAnsi" w:cstheme="minorBidi"/>
            <w:i/>
            <w:iCs/>
            <w:vanish/>
            <w:sz w:val="24"/>
            <w:szCs w:val="24"/>
          </w:rPr>
          <w:t>Acts 9:8</w:t>
        </w:r>
      </w:hyperlink>
      <w:r w:rsidR="00932AAD" w:rsidRPr="5897EC05">
        <w:rPr>
          <w:rFonts w:asciiTheme="minorHAnsi" w:eastAsiaTheme="minorEastAsia" w:hAnsiTheme="minorHAnsi" w:cstheme="minorBidi"/>
          <w:i/>
          <w:iCs/>
          <w:vanish/>
          <w:sz w:val="24"/>
          <w:szCs w:val="24"/>
        </w:rPr>
        <w:t xml:space="preserve"> : </w:t>
      </w:r>
      <w:hyperlink r:id="rId100" w:history="1">
        <w:r w:rsidR="00932AAD" w:rsidRPr="5897EC05">
          <w:rPr>
            <w:rStyle w:val="Hyperlink"/>
            <w:rFonts w:asciiTheme="minorHAnsi" w:eastAsiaTheme="minorEastAsia" w:hAnsiTheme="minorHAnsi" w:cstheme="minorBidi"/>
            <w:i/>
            <w:iCs/>
            <w:vanish/>
            <w:sz w:val="24"/>
            <w:szCs w:val="24"/>
          </w:rPr>
          <w:t>Acts 9:18; 22:11</w:t>
        </w:r>
      </w:hyperlink>
    </w:p>
    <w:p w14:paraId="5D453931"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01" w:anchor="en-NASB-27225" w:tooltip="Go to Acts 9:8" w:history="1">
        <w:r w:rsidR="00932AAD" w:rsidRPr="5897EC05">
          <w:rPr>
            <w:rStyle w:val="Hyperlink"/>
            <w:rFonts w:asciiTheme="minorHAnsi" w:eastAsiaTheme="minorEastAsia" w:hAnsiTheme="minorHAnsi" w:cstheme="minorBidi"/>
            <w:i/>
            <w:iCs/>
            <w:vanish/>
            <w:sz w:val="24"/>
            <w:szCs w:val="24"/>
          </w:rPr>
          <w:t>Acts 9:8</w:t>
        </w:r>
      </w:hyperlink>
      <w:r w:rsidR="00932AAD" w:rsidRPr="5897EC05">
        <w:rPr>
          <w:rFonts w:asciiTheme="minorHAnsi" w:eastAsiaTheme="minorEastAsia" w:hAnsiTheme="minorHAnsi" w:cstheme="minorBidi"/>
          <w:i/>
          <w:iCs/>
          <w:vanish/>
          <w:sz w:val="24"/>
          <w:szCs w:val="24"/>
        </w:rPr>
        <w:t xml:space="preserve"> : </w:t>
      </w:r>
      <w:hyperlink r:id="rId102" w:history="1">
        <w:r w:rsidR="00932AAD" w:rsidRPr="5897EC05">
          <w:rPr>
            <w:rStyle w:val="Hyperlink"/>
            <w:rFonts w:asciiTheme="minorHAnsi" w:eastAsiaTheme="minorEastAsia" w:hAnsiTheme="minorHAnsi" w:cstheme="minorBidi"/>
            <w:i/>
            <w:iCs/>
            <w:vanish/>
            <w:sz w:val="24"/>
            <w:szCs w:val="24"/>
          </w:rPr>
          <w:t>Gen 14:15; 2 Cor 11:32; Gal 1:17</w:t>
        </w:r>
      </w:hyperlink>
    </w:p>
    <w:p w14:paraId="43AFFEB1"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03" w:anchor="en-NASB-27227" w:tooltip="Go to Acts 9:10" w:history="1">
        <w:r w:rsidR="00932AAD" w:rsidRPr="5897EC05">
          <w:rPr>
            <w:rStyle w:val="Hyperlink"/>
            <w:rFonts w:asciiTheme="minorHAnsi" w:eastAsiaTheme="minorEastAsia" w:hAnsiTheme="minorHAnsi" w:cstheme="minorBidi"/>
            <w:i/>
            <w:iCs/>
            <w:vanish/>
            <w:sz w:val="24"/>
            <w:szCs w:val="24"/>
          </w:rPr>
          <w:t>Acts 9:10</w:t>
        </w:r>
      </w:hyperlink>
      <w:r w:rsidR="00932AAD" w:rsidRPr="5897EC05">
        <w:rPr>
          <w:rFonts w:asciiTheme="minorHAnsi" w:eastAsiaTheme="minorEastAsia" w:hAnsiTheme="minorHAnsi" w:cstheme="minorBidi"/>
          <w:i/>
          <w:iCs/>
          <w:vanish/>
          <w:sz w:val="24"/>
          <w:szCs w:val="24"/>
        </w:rPr>
        <w:t xml:space="preserve"> : </w:t>
      </w:r>
      <w:hyperlink r:id="rId104" w:history="1">
        <w:r w:rsidR="00932AAD" w:rsidRPr="5897EC05">
          <w:rPr>
            <w:rStyle w:val="Hyperlink"/>
            <w:rFonts w:asciiTheme="minorHAnsi" w:eastAsiaTheme="minorEastAsia" w:hAnsiTheme="minorHAnsi" w:cstheme="minorBidi"/>
            <w:i/>
            <w:iCs/>
            <w:vanish/>
            <w:sz w:val="24"/>
            <w:szCs w:val="24"/>
          </w:rPr>
          <w:t>Gen 14:15; 2 Cor 11:32; Gal 1:17</w:t>
        </w:r>
      </w:hyperlink>
    </w:p>
    <w:p w14:paraId="51CAA9BC"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05" w:anchor="en-NASB-27227" w:tooltip="Go to Acts 9:10" w:history="1">
        <w:r w:rsidR="00932AAD" w:rsidRPr="5897EC05">
          <w:rPr>
            <w:rStyle w:val="Hyperlink"/>
            <w:rFonts w:asciiTheme="minorHAnsi" w:eastAsiaTheme="minorEastAsia" w:hAnsiTheme="minorHAnsi" w:cstheme="minorBidi"/>
            <w:i/>
            <w:iCs/>
            <w:vanish/>
            <w:sz w:val="24"/>
            <w:szCs w:val="24"/>
          </w:rPr>
          <w:t>Acts 9:10</w:t>
        </w:r>
      </w:hyperlink>
      <w:r w:rsidR="00932AAD" w:rsidRPr="5897EC05">
        <w:rPr>
          <w:rFonts w:asciiTheme="minorHAnsi" w:eastAsiaTheme="minorEastAsia" w:hAnsiTheme="minorHAnsi" w:cstheme="minorBidi"/>
          <w:i/>
          <w:iCs/>
          <w:vanish/>
          <w:sz w:val="24"/>
          <w:szCs w:val="24"/>
        </w:rPr>
        <w:t xml:space="preserve"> : </w:t>
      </w:r>
      <w:hyperlink r:id="rId106" w:history="1">
        <w:r w:rsidR="00932AAD" w:rsidRPr="5897EC05">
          <w:rPr>
            <w:rStyle w:val="Hyperlink"/>
            <w:rFonts w:asciiTheme="minorHAnsi" w:eastAsiaTheme="minorEastAsia" w:hAnsiTheme="minorHAnsi" w:cstheme="minorBidi"/>
            <w:i/>
            <w:iCs/>
            <w:vanish/>
            <w:sz w:val="24"/>
            <w:szCs w:val="24"/>
          </w:rPr>
          <w:t>Acts 22:12</w:t>
        </w:r>
      </w:hyperlink>
    </w:p>
    <w:p w14:paraId="66DE7E8A"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07" w:anchor="en-NASB-27227" w:tooltip="Go to Acts 9:10" w:history="1">
        <w:r w:rsidR="00932AAD" w:rsidRPr="5897EC05">
          <w:rPr>
            <w:rStyle w:val="Hyperlink"/>
            <w:rFonts w:asciiTheme="minorHAnsi" w:eastAsiaTheme="minorEastAsia" w:hAnsiTheme="minorHAnsi" w:cstheme="minorBidi"/>
            <w:i/>
            <w:iCs/>
            <w:vanish/>
            <w:sz w:val="24"/>
            <w:szCs w:val="24"/>
          </w:rPr>
          <w:t>Acts 9:10</w:t>
        </w:r>
      </w:hyperlink>
      <w:r w:rsidR="00932AAD" w:rsidRPr="5897EC05">
        <w:rPr>
          <w:rFonts w:asciiTheme="minorHAnsi" w:eastAsiaTheme="minorEastAsia" w:hAnsiTheme="minorHAnsi" w:cstheme="minorBidi"/>
          <w:i/>
          <w:iCs/>
          <w:vanish/>
          <w:sz w:val="24"/>
          <w:szCs w:val="24"/>
        </w:rPr>
        <w:t xml:space="preserve"> : </w:t>
      </w:r>
      <w:hyperlink r:id="rId108" w:history="1">
        <w:r w:rsidR="00932AAD" w:rsidRPr="5897EC05">
          <w:rPr>
            <w:rStyle w:val="Hyperlink"/>
            <w:rFonts w:asciiTheme="minorHAnsi" w:eastAsiaTheme="minorEastAsia" w:hAnsiTheme="minorHAnsi" w:cstheme="minorBidi"/>
            <w:i/>
            <w:iCs/>
            <w:vanish/>
            <w:sz w:val="24"/>
            <w:szCs w:val="24"/>
          </w:rPr>
          <w:t>Acts 10:3, 17, 19; 11:5; 12:9; 16:9f; 18:9</w:t>
        </w:r>
      </w:hyperlink>
    </w:p>
    <w:p w14:paraId="00A96DE5"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09" w:anchor="en-NASB-27228" w:tooltip="Go to Acts 9:11" w:history="1">
        <w:r w:rsidR="00932AAD" w:rsidRPr="5897EC05">
          <w:rPr>
            <w:rStyle w:val="Hyperlink"/>
            <w:rFonts w:asciiTheme="minorHAnsi" w:eastAsiaTheme="minorEastAsia" w:hAnsiTheme="minorHAnsi" w:cstheme="minorBidi"/>
            <w:i/>
            <w:iCs/>
            <w:vanish/>
            <w:sz w:val="24"/>
            <w:szCs w:val="24"/>
          </w:rPr>
          <w:t>Acts 9:11</w:t>
        </w:r>
      </w:hyperlink>
      <w:r w:rsidR="00932AAD" w:rsidRPr="5897EC05">
        <w:rPr>
          <w:rFonts w:asciiTheme="minorHAnsi" w:eastAsiaTheme="minorEastAsia" w:hAnsiTheme="minorHAnsi" w:cstheme="minorBidi"/>
          <w:i/>
          <w:iCs/>
          <w:vanish/>
          <w:sz w:val="24"/>
          <w:szCs w:val="24"/>
        </w:rPr>
        <w:t xml:space="preserve"> : </w:t>
      </w:r>
      <w:hyperlink r:id="rId110" w:history="1">
        <w:r w:rsidR="00932AAD" w:rsidRPr="5897EC05">
          <w:rPr>
            <w:rStyle w:val="Hyperlink"/>
            <w:rFonts w:asciiTheme="minorHAnsi" w:eastAsiaTheme="minorEastAsia" w:hAnsiTheme="minorHAnsi" w:cstheme="minorBidi"/>
            <w:i/>
            <w:iCs/>
            <w:vanish/>
            <w:sz w:val="24"/>
            <w:szCs w:val="24"/>
          </w:rPr>
          <w:t>Acts 9:30; 11:25; 21:39; 22:3</w:t>
        </w:r>
      </w:hyperlink>
    </w:p>
    <w:p w14:paraId="7EE9A408"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11" w:anchor="en-NASB-27229" w:tooltip="Go to Acts 9:12" w:history="1">
        <w:r w:rsidR="00932AAD" w:rsidRPr="5897EC05">
          <w:rPr>
            <w:rStyle w:val="Hyperlink"/>
            <w:rFonts w:asciiTheme="minorHAnsi" w:eastAsiaTheme="minorEastAsia" w:hAnsiTheme="minorHAnsi" w:cstheme="minorBidi"/>
            <w:i/>
            <w:iCs/>
            <w:vanish/>
            <w:sz w:val="24"/>
            <w:szCs w:val="24"/>
          </w:rPr>
          <w:t>Acts 9:12</w:t>
        </w:r>
      </w:hyperlink>
      <w:r w:rsidR="00932AAD" w:rsidRPr="5897EC05">
        <w:rPr>
          <w:rFonts w:asciiTheme="minorHAnsi" w:eastAsiaTheme="minorEastAsia" w:hAnsiTheme="minorHAnsi" w:cstheme="minorBidi"/>
          <w:i/>
          <w:iCs/>
          <w:vanish/>
          <w:sz w:val="24"/>
          <w:szCs w:val="24"/>
        </w:rPr>
        <w:t xml:space="preserve"> : </w:t>
      </w:r>
      <w:hyperlink r:id="rId112" w:history="1">
        <w:r w:rsidR="00932AAD" w:rsidRPr="5897EC05">
          <w:rPr>
            <w:rStyle w:val="Hyperlink"/>
            <w:rFonts w:asciiTheme="minorHAnsi" w:eastAsiaTheme="minorEastAsia" w:hAnsiTheme="minorHAnsi" w:cstheme="minorBidi"/>
            <w:i/>
            <w:iCs/>
            <w:vanish/>
            <w:sz w:val="24"/>
            <w:szCs w:val="24"/>
          </w:rPr>
          <w:t>Mark 5:23; Acts 6:6; 9:17</w:t>
        </w:r>
      </w:hyperlink>
    </w:p>
    <w:p w14:paraId="6446CFCD"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13" w:anchor="en-NASB-27230" w:tooltip="Go to Acts 9:13" w:history="1">
        <w:r w:rsidR="00932AAD" w:rsidRPr="5897EC05">
          <w:rPr>
            <w:rStyle w:val="Hyperlink"/>
            <w:rFonts w:asciiTheme="minorHAnsi" w:eastAsiaTheme="minorEastAsia" w:hAnsiTheme="minorHAnsi" w:cstheme="minorBidi"/>
            <w:i/>
            <w:iCs/>
            <w:vanish/>
            <w:sz w:val="24"/>
            <w:szCs w:val="24"/>
          </w:rPr>
          <w:t>Acts 9:13</w:t>
        </w:r>
      </w:hyperlink>
      <w:r w:rsidR="00932AAD" w:rsidRPr="5897EC05">
        <w:rPr>
          <w:rFonts w:asciiTheme="minorHAnsi" w:eastAsiaTheme="minorEastAsia" w:hAnsiTheme="minorHAnsi" w:cstheme="minorBidi"/>
          <w:i/>
          <w:iCs/>
          <w:vanish/>
          <w:sz w:val="24"/>
          <w:szCs w:val="24"/>
        </w:rPr>
        <w:t xml:space="preserve"> : </w:t>
      </w:r>
      <w:hyperlink r:id="rId114" w:history="1">
        <w:r w:rsidR="00932AAD" w:rsidRPr="5897EC05">
          <w:rPr>
            <w:rStyle w:val="Hyperlink"/>
            <w:rFonts w:asciiTheme="minorHAnsi" w:eastAsiaTheme="minorEastAsia" w:hAnsiTheme="minorHAnsi" w:cstheme="minorBidi"/>
            <w:i/>
            <w:iCs/>
            <w:vanish/>
            <w:sz w:val="24"/>
            <w:szCs w:val="24"/>
          </w:rPr>
          <w:t>Acts 8:3</w:t>
        </w:r>
      </w:hyperlink>
    </w:p>
    <w:p w14:paraId="0B9ECB76"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15" w:anchor="en-NASB-27230" w:tooltip="Go to Acts 9:13" w:history="1">
        <w:r w:rsidR="00932AAD" w:rsidRPr="5897EC05">
          <w:rPr>
            <w:rStyle w:val="Hyperlink"/>
            <w:rFonts w:asciiTheme="minorHAnsi" w:eastAsiaTheme="minorEastAsia" w:hAnsiTheme="minorHAnsi" w:cstheme="minorBidi"/>
            <w:i/>
            <w:iCs/>
            <w:vanish/>
            <w:sz w:val="24"/>
            <w:szCs w:val="24"/>
          </w:rPr>
          <w:t>Acts 9:13</w:t>
        </w:r>
      </w:hyperlink>
      <w:r w:rsidR="00932AAD" w:rsidRPr="5897EC05">
        <w:rPr>
          <w:rFonts w:asciiTheme="minorHAnsi" w:eastAsiaTheme="minorEastAsia" w:hAnsiTheme="minorHAnsi" w:cstheme="minorBidi"/>
          <w:i/>
          <w:iCs/>
          <w:vanish/>
          <w:sz w:val="24"/>
          <w:szCs w:val="24"/>
        </w:rPr>
        <w:t xml:space="preserve"> : </w:t>
      </w:r>
      <w:hyperlink r:id="rId116" w:history="1">
        <w:r w:rsidR="00932AAD" w:rsidRPr="5897EC05">
          <w:rPr>
            <w:rStyle w:val="Hyperlink"/>
            <w:rFonts w:asciiTheme="minorHAnsi" w:eastAsiaTheme="minorEastAsia" w:hAnsiTheme="minorHAnsi" w:cstheme="minorBidi"/>
            <w:i/>
            <w:iCs/>
            <w:vanish/>
            <w:sz w:val="24"/>
            <w:szCs w:val="24"/>
          </w:rPr>
          <w:t>Acts 9:32, 41; 26:10; Rom 1:7; 15:25, 26, 31; 16:2, 15; 1 Cor 1:2</w:t>
        </w:r>
      </w:hyperlink>
    </w:p>
    <w:p w14:paraId="65F01521"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17" w:anchor="en-NASB-27231" w:tooltip="Go to Acts 9:14" w:history="1">
        <w:r w:rsidR="00932AAD" w:rsidRPr="5897EC05">
          <w:rPr>
            <w:rStyle w:val="Hyperlink"/>
            <w:rFonts w:asciiTheme="minorHAnsi" w:eastAsiaTheme="minorEastAsia" w:hAnsiTheme="minorHAnsi" w:cstheme="minorBidi"/>
            <w:i/>
            <w:iCs/>
            <w:vanish/>
            <w:sz w:val="24"/>
            <w:szCs w:val="24"/>
          </w:rPr>
          <w:t>Acts 9:14</w:t>
        </w:r>
      </w:hyperlink>
      <w:r w:rsidR="00932AAD" w:rsidRPr="5897EC05">
        <w:rPr>
          <w:rFonts w:asciiTheme="minorHAnsi" w:eastAsiaTheme="minorEastAsia" w:hAnsiTheme="minorHAnsi" w:cstheme="minorBidi"/>
          <w:i/>
          <w:iCs/>
          <w:vanish/>
          <w:sz w:val="24"/>
          <w:szCs w:val="24"/>
        </w:rPr>
        <w:t xml:space="preserve"> : </w:t>
      </w:r>
      <w:hyperlink r:id="rId118" w:history="1">
        <w:r w:rsidR="00932AAD" w:rsidRPr="5897EC05">
          <w:rPr>
            <w:rStyle w:val="Hyperlink"/>
            <w:rFonts w:asciiTheme="minorHAnsi" w:eastAsiaTheme="minorEastAsia" w:hAnsiTheme="minorHAnsi" w:cstheme="minorBidi"/>
            <w:i/>
            <w:iCs/>
            <w:vanish/>
            <w:sz w:val="24"/>
            <w:szCs w:val="24"/>
          </w:rPr>
          <w:t>Acts 9:2, 21</w:t>
        </w:r>
      </w:hyperlink>
    </w:p>
    <w:p w14:paraId="466773B8"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19" w:anchor="en-NASB-27231" w:tooltip="Go to Acts 9:14" w:history="1">
        <w:r w:rsidR="00932AAD" w:rsidRPr="5897EC05">
          <w:rPr>
            <w:rStyle w:val="Hyperlink"/>
            <w:rFonts w:asciiTheme="minorHAnsi" w:eastAsiaTheme="minorEastAsia" w:hAnsiTheme="minorHAnsi" w:cstheme="minorBidi"/>
            <w:i/>
            <w:iCs/>
            <w:vanish/>
            <w:sz w:val="24"/>
            <w:szCs w:val="24"/>
          </w:rPr>
          <w:t>Acts 9:14</w:t>
        </w:r>
      </w:hyperlink>
      <w:r w:rsidR="00932AAD" w:rsidRPr="5897EC05">
        <w:rPr>
          <w:rFonts w:asciiTheme="minorHAnsi" w:eastAsiaTheme="minorEastAsia" w:hAnsiTheme="minorHAnsi" w:cstheme="minorBidi"/>
          <w:i/>
          <w:iCs/>
          <w:vanish/>
          <w:sz w:val="24"/>
          <w:szCs w:val="24"/>
        </w:rPr>
        <w:t xml:space="preserve"> : </w:t>
      </w:r>
      <w:hyperlink r:id="rId120" w:history="1">
        <w:r w:rsidR="00932AAD" w:rsidRPr="5897EC05">
          <w:rPr>
            <w:rStyle w:val="Hyperlink"/>
            <w:rFonts w:asciiTheme="minorHAnsi" w:eastAsiaTheme="minorEastAsia" w:hAnsiTheme="minorHAnsi" w:cstheme="minorBidi"/>
            <w:i/>
            <w:iCs/>
            <w:vanish/>
            <w:sz w:val="24"/>
            <w:szCs w:val="24"/>
          </w:rPr>
          <w:t>Acts 7:59</w:t>
        </w:r>
      </w:hyperlink>
    </w:p>
    <w:p w14:paraId="09CF46CB"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21" w:anchor="en-NASB-27232" w:tooltip="Go to Acts 9:15" w:history="1">
        <w:r w:rsidR="00932AAD" w:rsidRPr="5897EC05">
          <w:rPr>
            <w:rStyle w:val="Hyperlink"/>
            <w:rFonts w:asciiTheme="minorHAnsi" w:eastAsiaTheme="minorEastAsia" w:hAnsiTheme="minorHAnsi" w:cstheme="minorBidi"/>
            <w:i/>
            <w:iCs/>
            <w:vanish/>
            <w:sz w:val="24"/>
            <w:szCs w:val="24"/>
          </w:rPr>
          <w:t>Acts 9:15</w:t>
        </w:r>
      </w:hyperlink>
      <w:r w:rsidR="00932AAD" w:rsidRPr="5897EC05">
        <w:rPr>
          <w:rFonts w:asciiTheme="minorHAnsi" w:eastAsiaTheme="minorEastAsia" w:hAnsiTheme="minorHAnsi" w:cstheme="minorBidi"/>
          <w:i/>
          <w:iCs/>
          <w:vanish/>
          <w:sz w:val="24"/>
          <w:szCs w:val="24"/>
        </w:rPr>
        <w:t xml:space="preserve"> : </w:t>
      </w:r>
      <w:hyperlink r:id="rId122" w:history="1">
        <w:r w:rsidR="00932AAD" w:rsidRPr="5897EC05">
          <w:rPr>
            <w:rStyle w:val="Hyperlink"/>
            <w:rFonts w:asciiTheme="minorHAnsi" w:eastAsiaTheme="minorEastAsia" w:hAnsiTheme="minorHAnsi" w:cstheme="minorBidi"/>
            <w:i/>
            <w:iCs/>
            <w:vanish/>
            <w:sz w:val="24"/>
            <w:szCs w:val="24"/>
          </w:rPr>
          <w:t>Acts 13:2; Rom 1:1; 9:23; Gal 1:15; Eph 3:7</w:t>
        </w:r>
      </w:hyperlink>
    </w:p>
    <w:p w14:paraId="6FDB9144"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23" w:anchor="en-NASB-27232" w:tooltip="Go to Acts 9:15" w:history="1">
        <w:r w:rsidR="00932AAD" w:rsidRPr="5897EC05">
          <w:rPr>
            <w:rStyle w:val="Hyperlink"/>
            <w:rFonts w:asciiTheme="minorHAnsi" w:eastAsiaTheme="minorEastAsia" w:hAnsiTheme="minorHAnsi" w:cstheme="minorBidi"/>
            <w:i/>
            <w:iCs/>
            <w:vanish/>
            <w:sz w:val="24"/>
            <w:szCs w:val="24"/>
          </w:rPr>
          <w:t>Acts 9:15</w:t>
        </w:r>
      </w:hyperlink>
      <w:r w:rsidR="00932AAD" w:rsidRPr="5897EC05">
        <w:rPr>
          <w:rFonts w:asciiTheme="minorHAnsi" w:eastAsiaTheme="minorEastAsia" w:hAnsiTheme="minorHAnsi" w:cstheme="minorBidi"/>
          <w:i/>
          <w:iCs/>
          <w:vanish/>
          <w:sz w:val="24"/>
          <w:szCs w:val="24"/>
        </w:rPr>
        <w:t xml:space="preserve"> : </w:t>
      </w:r>
      <w:hyperlink r:id="rId124" w:history="1">
        <w:r w:rsidR="00932AAD" w:rsidRPr="5897EC05">
          <w:rPr>
            <w:rStyle w:val="Hyperlink"/>
            <w:rFonts w:asciiTheme="minorHAnsi" w:eastAsiaTheme="minorEastAsia" w:hAnsiTheme="minorHAnsi" w:cstheme="minorBidi"/>
            <w:i/>
            <w:iCs/>
            <w:vanish/>
            <w:sz w:val="24"/>
            <w:szCs w:val="24"/>
          </w:rPr>
          <w:t>Acts 22:21; 26:17; Rom 1:5; 11:13; 15:16; Gal 1:16; 2:7ff; Eph 3:1, 8; 1 Tim 2:7; 2 Tim 4:17</w:t>
        </w:r>
      </w:hyperlink>
    </w:p>
    <w:p w14:paraId="5560CE65"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25" w:anchor="en-NASB-27232" w:tooltip="Go to Acts 9:15" w:history="1">
        <w:r w:rsidR="00932AAD" w:rsidRPr="5897EC05">
          <w:rPr>
            <w:rStyle w:val="Hyperlink"/>
            <w:rFonts w:asciiTheme="minorHAnsi" w:eastAsiaTheme="minorEastAsia" w:hAnsiTheme="minorHAnsi" w:cstheme="minorBidi"/>
            <w:i/>
            <w:iCs/>
            <w:vanish/>
            <w:sz w:val="24"/>
            <w:szCs w:val="24"/>
          </w:rPr>
          <w:t>Acts 9:15</w:t>
        </w:r>
      </w:hyperlink>
      <w:r w:rsidR="00932AAD" w:rsidRPr="5897EC05">
        <w:rPr>
          <w:rFonts w:asciiTheme="minorHAnsi" w:eastAsiaTheme="minorEastAsia" w:hAnsiTheme="minorHAnsi" w:cstheme="minorBidi"/>
          <w:i/>
          <w:iCs/>
          <w:vanish/>
          <w:sz w:val="24"/>
          <w:szCs w:val="24"/>
        </w:rPr>
        <w:t xml:space="preserve"> : </w:t>
      </w:r>
      <w:hyperlink r:id="rId126" w:history="1">
        <w:r w:rsidR="00932AAD" w:rsidRPr="5897EC05">
          <w:rPr>
            <w:rStyle w:val="Hyperlink"/>
            <w:rFonts w:asciiTheme="minorHAnsi" w:eastAsiaTheme="minorEastAsia" w:hAnsiTheme="minorHAnsi" w:cstheme="minorBidi"/>
            <w:i/>
            <w:iCs/>
            <w:vanish/>
            <w:sz w:val="24"/>
            <w:szCs w:val="24"/>
          </w:rPr>
          <w:t>Acts 25:22f; 26:1, 32; 2 Tim 4:17</w:t>
        </w:r>
      </w:hyperlink>
    </w:p>
    <w:p w14:paraId="7DDAD9B8"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27" w:anchor="en-NASB-27233" w:tooltip="Go to Acts 9:16" w:history="1">
        <w:r w:rsidR="00932AAD" w:rsidRPr="5897EC05">
          <w:rPr>
            <w:rStyle w:val="Hyperlink"/>
            <w:rFonts w:asciiTheme="minorHAnsi" w:eastAsiaTheme="minorEastAsia" w:hAnsiTheme="minorHAnsi" w:cstheme="minorBidi"/>
            <w:i/>
            <w:iCs/>
            <w:vanish/>
            <w:sz w:val="24"/>
            <w:szCs w:val="24"/>
          </w:rPr>
          <w:t>Acts 9:16</w:t>
        </w:r>
      </w:hyperlink>
      <w:r w:rsidR="00932AAD" w:rsidRPr="5897EC05">
        <w:rPr>
          <w:rFonts w:asciiTheme="minorHAnsi" w:eastAsiaTheme="minorEastAsia" w:hAnsiTheme="minorHAnsi" w:cstheme="minorBidi"/>
          <w:i/>
          <w:iCs/>
          <w:vanish/>
          <w:sz w:val="24"/>
          <w:szCs w:val="24"/>
        </w:rPr>
        <w:t xml:space="preserve"> : </w:t>
      </w:r>
      <w:hyperlink r:id="rId128" w:history="1">
        <w:r w:rsidR="00932AAD" w:rsidRPr="5897EC05">
          <w:rPr>
            <w:rStyle w:val="Hyperlink"/>
            <w:rFonts w:asciiTheme="minorHAnsi" w:eastAsiaTheme="minorEastAsia" w:hAnsiTheme="minorHAnsi" w:cstheme="minorBidi"/>
            <w:i/>
            <w:iCs/>
            <w:vanish/>
            <w:sz w:val="24"/>
            <w:szCs w:val="24"/>
          </w:rPr>
          <w:t>Acts 20:23; 21:4, 11, 13; 2 Cor 6:4f; 11:23-27; 1 Thess 3:3</w:t>
        </w:r>
      </w:hyperlink>
    </w:p>
    <w:p w14:paraId="4FDF70AA"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29" w:anchor="en-NASB-27234" w:tooltip="Go to Acts 9:17" w:history="1">
        <w:r w:rsidR="00932AAD" w:rsidRPr="5897EC05">
          <w:rPr>
            <w:rStyle w:val="Hyperlink"/>
            <w:rFonts w:asciiTheme="minorHAnsi" w:eastAsiaTheme="minorEastAsia" w:hAnsiTheme="minorHAnsi" w:cstheme="minorBidi"/>
            <w:i/>
            <w:iCs/>
            <w:vanish/>
            <w:sz w:val="24"/>
            <w:szCs w:val="24"/>
          </w:rPr>
          <w:t>Acts 9:17</w:t>
        </w:r>
      </w:hyperlink>
      <w:r w:rsidR="00932AAD" w:rsidRPr="5897EC05">
        <w:rPr>
          <w:rFonts w:asciiTheme="minorHAnsi" w:eastAsiaTheme="minorEastAsia" w:hAnsiTheme="minorHAnsi" w:cstheme="minorBidi"/>
          <w:i/>
          <w:iCs/>
          <w:vanish/>
          <w:sz w:val="24"/>
          <w:szCs w:val="24"/>
        </w:rPr>
        <w:t xml:space="preserve"> : </w:t>
      </w:r>
      <w:hyperlink r:id="rId130" w:history="1">
        <w:r w:rsidR="00932AAD" w:rsidRPr="5897EC05">
          <w:rPr>
            <w:rStyle w:val="Hyperlink"/>
            <w:rFonts w:asciiTheme="minorHAnsi" w:eastAsiaTheme="minorEastAsia" w:hAnsiTheme="minorHAnsi" w:cstheme="minorBidi"/>
            <w:i/>
            <w:iCs/>
            <w:vanish/>
            <w:sz w:val="24"/>
            <w:szCs w:val="24"/>
          </w:rPr>
          <w:t>Mark 5:23; Acts 6:6; 9:12</w:t>
        </w:r>
      </w:hyperlink>
    </w:p>
    <w:p w14:paraId="49F1F74F"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31" w:anchor="en-NASB-27234" w:tooltip="Go to Acts 9:17" w:history="1">
        <w:r w:rsidR="00932AAD" w:rsidRPr="5897EC05">
          <w:rPr>
            <w:rStyle w:val="Hyperlink"/>
            <w:rFonts w:asciiTheme="minorHAnsi" w:eastAsiaTheme="minorEastAsia" w:hAnsiTheme="minorHAnsi" w:cstheme="minorBidi"/>
            <w:i/>
            <w:iCs/>
            <w:vanish/>
            <w:sz w:val="24"/>
            <w:szCs w:val="24"/>
          </w:rPr>
          <w:t>Acts 9:17</w:t>
        </w:r>
      </w:hyperlink>
      <w:r w:rsidR="00932AAD" w:rsidRPr="5897EC05">
        <w:rPr>
          <w:rFonts w:asciiTheme="minorHAnsi" w:eastAsiaTheme="minorEastAsia" w:hAnsiTheme="minorHAnsi" w:cstheme="minorBidi"/>
          <w:i/>
          <w:iCs/>
          <w:vanish/>
          <w:sz w:val="24"/>
          <w:szCs w:val="24"/>
        </w:rPr>
        <w:t xml:space="preserve"> : </w:t>
      </w:r>
      <w:hyperlink r:id="rId132" w:history="1">
        <w:r w:rsidR="00932AAD" w:rsidRPr="5897EC05">
          <w:rPr>
            <w:rStyle w:val="Hyperlink"/>
            <w:rFonts w:asciiTheme="minorHAnsi" w:eastAsiaTheme="minorEastAsia" w:hAnsiTheme="minorHAnsi" w:cstheme="minorBidi"/>
            <w:i/>
            <w:iCs/>
            <w:vanish/>
            <w:sz w:val="24"/>
            <w:szCs w:val="24"/>
          </w:rPr>
          <w:t>Acts 22:13</w:t>
        </w:r>
      </w:hyperlink>
    </w:p>
    <w:p w14:paraId="62A96B76" w14:textId="77777777" w:rsidR="00932AAD" w:rsidRPr="008029FB" w:rsidRDefault="00CD64AB" w:rsidP="00244EAB">
      <w:pPr>
        <w:numPr>
          <w:ilvl w:val="0"/>
          <w:numId w:val="27"/>
        </w:numPr>
        <w:spacing w:before="100" w:beforeAutospacing="1" w:after="100" w:afterAutospacing="1" w:line="240" w:lineRule="auto"/>
        <w:jc w:val="center"/>
        <w:rPr>
          <w:rFonts w:asciiTheme="minorHAnsi" w:eastAsiaTheme="minorEastAsia" w:hAnsiTheme="minorHAnsi" w:cstheme="minorBidi"/>
          <w:i/>
          <w:iCs/>
          <w:vanish/>
          <w:sz w:val="24"/>
          <w:szCs w:val="24"/>
        </w:rPr>
      </w:pPr>
      <w:hyperlink r:id="rId133" w:anchor="en-NASB-27234" w:tooltip="Go to Acts 9:17" w:history="1">
        <w:r w:rsidR="00932AAD" w:rsidRPr="5897EC05">
          <w:rPr>
            <w:rStyle w:val="Hyperlink"/>
            <w:rFonts w:asciiTheme="minorHAnsi" w:eastAsiaTheme="minorEastAsia" w:hAnsiTheme="minorHAnsi" w:cstheme="minorBidi"/>
            <w:i/>
            <w:iCs/>
            <w:vanish/>
            <w:sz w:val="24"/>
            <w:szCs w:val="24"/>
          </w:rPr>
          <w:t>Acts 9:17</w:t>
        </w:r>
      </w:hyperlink>
      <w:r w:rsidR="00932AAD" w:rsidRPr="5897EC05">
        <w:rPr>
          <w:rFonts w:asciiTheme="minorHAnsi" w:eastAsiaTheme="minorEastAsia" w:hAnsiTheme="minorHAnsi" w:cstheme="minorBidi"/>
          <w:i/>
          <w:iCs/>
          <w:vanish/>
          <w:sz w:val="24"/>
          <w:szCs w:val="24"/>
        </w:rPr>
        <w:t xml:space="preserve"> : </w:t>
      </w:r>
      <w:hyperlink r:id="rId134" w:history="1">
        <w:r w:rsidR="00932AAD" w:rsidRPr="5897EC05">
          <w:rPr>
            <w:rStyle w:val="Hyperlink"/>
            <w:rFonts w:asciiTheme="minorHAnsi" w:eastAsiaTheme="minorEastAsia" w:hAnsiTheme="minorHAnsi" w:cstheme="minorBidi"/>
            <w:i/>
            <w:iCs/>
            <w:vanish/>
            <w:sz w:val="24"/>
            <w:szCs w:val="24"/>
          </w:rPr>
          <w:t>Acts 2:4</w:t>
        </w:r>
      </w:hyperlink>
    </w:p>
    <w:p w14:paraId="74683B62" w14:textId="77777777" w:rsidR="006C5953" w:rsidRDefault="00A41695" w:rsidP="006C5953">
      <w:pPr>
        <w:pStyle w:val="ListParagraph"/>
        <w:spacing w:after="360" w:line="240" w:lineRule="auto"/>
        <w:ind w:left="0"/>
        <w:contextualSpacing w:val="0"/>
        <w:rPr>
          <w:b/>
          <w:bCs/>
          <w:sz w:val="28"/>
          <w:szCs w:val="28"/>
        </w:rPr>
      </w:pPr>
      <w:r>
        <w:rPr>
          <w:b/>
          <w:bCs/>
          <w:sz w:val="28"/>
          <w:szCs w:val="28"/>
        </w:rPr>
        <w:t xml:space="preserve">DIGGING DEEPER: </w:t>
      </w:r>
      <w:r w:rsidR="006C5953">
        <w:rPr>
          <w:b/>
          <w:bCs/>
          <w:sz w:val="28"/>
          <w:szCs w:val="28"/>
        </w:rPr>
        <w:t xml:space="preserve">Read the following passages and make notes of any insights and personal applications. </w:t>
      </w:r>
    </w:p>
    <w:p w14:paraId="60EE7455" w14:textId="0D7FA1A0" w:rsidR="00932AAD" w:rsidRDefault="5897EC05" w:rsidP="00244EAB">
      <w:pPr>
        <w:pStyle w:val="ListParagraph"/>
        <w:numPr>
          <w:ilvl w:val="0"/>
          <w:numId w:val="24"/>
        </w:numPr>
        <w:spacing w:after="360" w:line="240" w:lineRule="auto"/>
        <w:contextualSpacing w:val="0"/>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Hab. 2:1-2; Ps. 19:7-9; Ps. 119:105; 2 Cor. 4:2-6; Mat. 13:10-23; Isaiah 6:1-10, 2 Peter 1:19-21</w:t>
      </w:r>
    </w:p>
    <w:p w14:paraId="36F1D518" w14:textId="77777777" w:rsidR="00644997" w:rsidRPr="006B0D64" w:rsidRDefault="5897EC05" w:rsidP="00644997">
      <w:pPr>
        <w:pStyle w:val="line"/>
        <w:jc w:val="center"/>
        <w:rPr>
          <w:rFonts w:asciiTheme="minorHAnsi" w:hAnsiTheme="minorHAnsi" w:cstheme="minorHAnsi"/>
          <w:b/>
          <w:i/>
        </w:rPr>
      </w:pPr>
      <w:r w:rsidRPr="5897EC05">
        <w:rPr>
          <w:rFonts w:asciiTheme="minorHAnsi" w:eastAsiaTheme="minorEastAsia" w:hAnsiTheme="minorHAnsi" w:cstheme="minorBidi"/>
          <w:b/>
          <w:bCs/>
          <w:i/>
          <w:iCs/>
        </w:rPr>
        <w:t>Psalm 119:18 (NASB)</w:t>
      </w:r>
    </w:p>
    <w:p w14:paraId="7688C8FD" w14:textId="77777777" w:rsidR="006D430C" w:rsidRDefault="5897EC05" w:rsidP="006D430C">
      <w:pPr>
        <w:pStyle w:val="line"/>
        <w:jc w:val="center"/>
        <w:rPr>
          <w:rStyle w:val="text"/>
          <w:rFonts w:asciiTheme="minorHAnsi" w:hAnsiTheme="minorHAnsi" w:cstheme="minorHAnsi"/>
          <w:b/>
          <w:i/>
        </w:rPr>
      </w:pPr>
      <w:r w:rsidRPr="5897EC05">
        <w:rPr>
          <w:rStyle w:val="text"/>
          <w:rFonts w:asciiTheme="minorHAnsi" w:eastAsiaTheme="minorEastAsia" w:hAnsiTheme="minorHAnsi" w:cstheme="minorBidi"/>
          <w:b/>
          <w:bCs/>
          <w:i/>
          <w:iCs/>
        </w:rPr>
        <w:t>Open my eyes, that I may behold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Wonderful things from Your law.</w:t>
      </w:r>
    </w:p>
    <w:p w14:paraId="789398DA" w14:textId="77777777" w:rsidR="00932AAD" w:rsidRDefault="5897EC05" w:rsidP="006D430C">
      <w:pPr>
        <w:pStyle w:val="line"/>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The Hope of Our Calling</w:t>
      </w:r>
    </w:p>
    <w:p w14:paraId="515BE8A4" w14:textId="77777777" w:rsidR="00644997" w:rsidRPr="006B0D64" w:rsidRDefault="00644997" w:rsidP="00644997">
      <w:pPr>
        <w:pStyle w:val="NormalWeb"/>
        <w:jc w:val="center"/>
        <w:rPr>
          <w:rStyle w:val="text"/>
          <w:rFonts w:asciiTheme="minorHAnsi" w:hAnsiTheme="minorHAnsi" w:cstheme="minorHAnsi"/>
          <w:b/>
          <w:i/>
        </w:rPr>
      </w:pPr>
      <w:r w:rsidRPr="5897EC05">
        <w:rPr>
          <w:rStyle w:val="text"/>
          <w:rFonts w:asciiTheme="minorHAnsi" w:eastAsiaTheme="minorEastAsia" w:hAnsiTheme="minorHAnsi" w:cstheme="minorBidi"/>
          <w:b/>
          <w:bCs/>
          <w:i/>
          <w:iCs/>
        </w:rPr>
        <w:t>Ephesians 1:18</w:t>
      </w:r>
      <w:r w:rsidR="00CB4050" w:rsidRPr="5897EC05">
        <w:rPr>
          <w:rStyle w:val="text"/>
          <w:rFonts w:asciiTheme="minorHAnsi" w:eastAsiaTheme="minorEastAsia" w:hAnsiTheme="minorHAnsi" w:cstheme="minorBidi"/>
          <w:b/>
          <w:bCs/>
          <w:i/>
          <w:iCs/>
        </w:rPr>
        <w:t xml:space="preserve"> (NASB)</w:t>
      </w:r>
    </w:p>
    <w:p w14:paraId="4DF8C8C0" w14:textId="24FF1DC4" w:rsidR="00932AAD" w:rsidRPr="006B0D64" w:rsidRDefault="5897EC05" w:rsidP="00644997">
      <w:pPr>
        <w:pStyle w:val="NormalWeb"/>
        <w:jc w:val="center"/>
        <w:rPr>
          <w:rStyle w:val="text"/>
          <w:rFonts w:asciiTheme="minorHAnsi" w:hAnsiTheme="minorHAnsi" w:cstheme="minorHAnsi"/>
          <w:b/>
          <w:i/>
        </w:rPr>
      </w:pPr>
      <w:r w:rsidRPr="5897EC05">
        <w:rPr>
          <w:rStyle w:val="text"/>
          <w:rFonts w:asciiTheme="minorHAnsi" w:eastAsiaTheme="minorEastAsia" w:hAnsiTheme="minorHAnsi" w:cstheme="minorBidi"/>
          <w:b/>
          <w:bCs/>
          <w:i/>
          <w:iCs/>
        </w:rPr>
        <w:t>I pray that the eyes of your heart may be enlightened, so that you will know what is the hope of His calling, what are the riches of the glory of</w:t>
      </w:r>
      <w:r w:rsidRPr="5897EC05">
        <w:rPr>
          <w:rStyle w:val="text"/>
          <w:rFonts w:asciiTheme="minorHAnsi" w:eastAsiaTheme="minorEastAsia" w:hAnsiTheme="minorHAnsi" w:cstheme="minorBidi"/>
          <w:b/>
          <w:bCs/>
          <w:i/>
          <w:iCs/>
          <w:vertAlign w:val="superscript"/>
        </w:rPr>
        <w:t xml:space="preserve"> </w:t>
      </w:r>
      <w:r w:rsidRPr="5897EC05">
        <w:rPr>
          <w:rStyle w:val="text"/>
          <w:rFonts w:asciiTheme="minorHAnsi" w:eastAsiaTheme="minorEastAsia" w:hAnsiTheme="minorHAnsi" w:cstheme="minorBidi"/>
          <w:b/>
          <w:bCs/>
          <w:i/>
          <w:iCs/>
        </w:rPr>
        <w:t>His inheritance in the Saints.</w:t>
      </w:r>
      <w:r w:rsidR="00692EB6" w:rsidRPr="006B0D64">
        <w:rPr>
          <w:rStyle w:val="text"/>
          <w:rFonts w:asciiTheme="minorHAnsi" w:hAnsiTheme="minorHAnsi" w:cstheme="minorHAnsi"/>
          <w:b/>
          <w:i/>
        </w:rPr>
        <w:t xml:space="preserve"> </w:t>
      </w:r>
    </w:p>
    <w:p w14:paraId="40D6B4AD" w14:textId="61EF5901" w:rsidR="006E7A7D" w:rsidRDefault="5897EC05" w:rsidP="00B43ED7">
      <w:pPr>
        <w:spacing w:after="240" w:line="240" w:lineRule="auto"/>
        <w:ind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 xml:space="preserve">Brother Herb Hodges is man who truly has spiritual vision. His gift to the body of Christ is a vision of Biblical disciple making. He is being used as an instrument of God to open the spiritual eyes of the Church, to our “great omission” of the </w:t>
      </w:r>
      <w:r w:rsidR="00B43ED7" w:rsidRPr="5897EC05">
        <w:rPr>
          <w:rFonts w:asciiTheme="minorHAnsi" w:eastAsiaTheme="minorEastAsia" w:hAnsiTheme="minorHAnsi" w:cstheme="minorBidi"/>
          <w:sz w:val="24"/>
          <w:szCs w:val="24"/>
        </w:rPr>
        <w:t xml:space="preserve">Lord ‘s </w:t>
      </w:r>
      <w:r w:rsidR="00B43ED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Great Commission</w:t>
      </w:r>
      <w:r w:rsidR="00B43ED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to make disciples of all nations. (Matthew 28:19-20) All over the world people who have ears to hear what the Spirit is saying to the church are being equipped with the tools to obey and follow the Lord in reaching the world.</w:t>
      </w:r>
      <w:r w:rsidR="00B43ED7">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 xml:space="preserve">In His Chapter “How Vital is Vision?” Brother Herb states: </w:t>
      </w:r>
    </w:p>
    <w:p w14:paraId="07DE3302" w14:textId="77777777" w:rsidR="00932AAD" w:rsidRPr="006B0D64" w:rsidRDefault="5897EC05" w:rsidP="006E7A7D">
      <w:pPr>
        <w:spacing w:after="240" w:line="240" w:lineRule="auto"/>
        <w:ind w:left="720" w:right="720" w:firstLine="720"/>
        <w:jc w:val="both"/>
        <w:rPr>
          <w:rFonts w:asciiTheme="minorHAnsi" w:hAnsiTheme="minorHAnsi" w:cstheme="minorHAnsi"/>
          <w:i/>
          <w:sz w:val="24"/>
          <w:szCs w:val="24"/>
        </w:rPr>
      </w:pP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 xml:space="preserve">Human intelligence will always </w:t>
      </w:r>
      <w:r w:rsidRPr="5897EC05">
        <w:rPr>
          <w:rFonts w:asciiTheme="minorHAnsi" w:eastAsiaTheme="minorEastAsia" w:hAnsiTheme="minorHAnsi" w:cstheme="minorBidi"/>
          <w:b/>
          <w:bCs/>
          <w:i/>
          <w:iCs/>
          <w:sz w:val="24"/>
          <w:szCs w:val="24"/>
        </w:rPr>
        <w:t>give you your point of view. Only a miracle of illumination will give you God’s point of</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b/>
          <w:bCs/>
          <w:i/>
          <w:iCs/>
          <w:sz w:val="24"/>
          <w:szCs w:val="24"/>
        </w:rPr>
        <w:t>view. Therein lies the difference between ‘no Vision,’ without which ‘the people perish,’</w:t>
      </w:r>
      <w:r w:rsidRPr="5897EC05">
        <w:rPr>
          <w:rFonts w:asciiTheme="minorHAnsi" w:eastAsiaTheme="minorEastAsia" w:hAnsiTheme="minorHAnsi" w:cstheme="minorBidi"/>
          <w:i/>
          <w:iCs/>
          <w:sz w:val="24"/>
          <w:szCs w:val="24"/>
        </w:rPr>
        <w:t xml:space="preserve"> and ‘vision,’ by means of which the people flourish.” </w:t>
      </w:r>
      <w:r w:rsidRPr="5897EC05">
        <w:rPr>
          <w:rFonts w:asciiTheme="minorHAnsi" w:eastAsiaTheme="minorEastAsia" w:hAnsiTheme="minorHAnsi" w:cstheme="minorBidi"/>
          <w:sz w:val="24"/>
          <w:szCs w:val="24"/>
        </w:rPr>
        <w:t>He gives this formula concerning vision:</w:t>
      </w:r>
    </w:p>
    <w:p w14:paraId="72578540" w14:textId="55F24693" w:rsidR="00932AAD" w:rsidRDefault="5897EC05" w:rsidP="5897EC05">
      <w:pPr>
        <w:spacing w:before="100" w:beforeAutospacing="1" w:after="100" w:afterAutospacing="1" w:line="240" w:lineRule="auto"/>
        <w:ind w:left="720" w:right="720"/>
        <w:jc w:val="both"/>
        <w:rPr>
          <w:rFonts w:asciiTheme="minorHAnsi" w:eastAsiaTheme="minorEastAsia" w:hAnsiTheme="minorHAnsi" w:cstheme="minorBidi"/>
          <w:sz w:val="24"/>
          <w:szCs w:val="24"/>
          <w:vertAlign w:val="superscript"/>
        </w:rPr>
      </w:pPr>
      <w:r w:rsidRPr="5897EC05">
        <w:rPr>
          <w:rFonts w:asciiTheme="minorHAnsi" w:eastAsiaTheme="minorEastAsia" w:hAnsiTheme="minorHAnsi" w:cstheme="minorBidi"/>
          <w:i/>
          <w:iCs/>
          <w:sz w:val="24"/>
          <w:szCs w:val="24"/>
        </w:rPr>
        <w:t xml:space="preserve">“No vision = total failure; Limited vision = little success; A vision - a plan – action = only a dream; A vision + a plan – action = a haunting dream (guilt); but A vision + a plan + action = a spiritually productive ministry.  Note that the </w:t>
      </w:r>
      <w:r w:rsidRPr="5897EC05">
        <w:rPr>
          <w:rFonts w:asciiTheme="minorHAnsi" w:eastAsiaTheme="minorEastAsia" w:hAnsiTheme="minorHAnsi" w:cstheme="minorBidi"/>
          <w:i/>
          <w:iCs/>
          <w:sz w:val="24"/>
          <w:szCs w:val="24"/>
          <w:u w:val="single"/>
        </w:rPr>
        <w:t>test of a person’s vision is in the action that is stimulated by</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i/>
          <w:iCs/>
          <w:sz w:val="24"/>
          <w:szCs w:val="24"/>
          <w:u w:val="single"/>
        </w:rPr>
        <w:t>the vision</w:t>
      </w:r>
      <w:r w:rsidRPr="5897EC05">
        <w:rPr>
          <w:rFonts w:asciiTheme="minorHAnsi" w:eastAsiaTheme="minorEastAsia" w:hAnsiTheme="minorHAnsi" w:cstheme="minorBidi"/>
          <w:i/>
          <w:iCs/>
          <w:sz w:val="24"/>
          <w:szCs w:val="24"/>
        </w:rPr>
        <w:t xml:space="preserve">. Without action, both you and your gifts will remain in the category of “potential.” </w:t>
      </w:r>
      <w:r w:rsidRPr="5897EC05">
        <w:rPr>
          <w:rFonts w:asciiTheme="minorHAnsi" w:eastAsiaTheme="minorEastAsia" w:hAnsiTheme="minorHAnsi" w:cstheme="minorBidi"/>
          <w:i/>
          <w:iCs/>
          <w:sz w:val="24"/>
          <w:szCs w:val="24"/>
          <w:u w:val="single"/>
        </w:rPr>
        <w:t>Potential is dormant ability that is never mobilized through vision.</w:t>
      </w:r>
      <w:r w:rsidRPr="5897EC05">
        <w:rPr>
          <w:rFonts w:asciiTheme="minorHAnsi" w:eastAsiaTheme="minorEastAsia" w:hAnsiTheme="minorHAnsi" w:cstheme="minorBidi"/>
          <w:sz w:val="24"/>
          <w:szCs w:val="24"/>
          <w:vertAlign w:val="superscript"/>
        </w:rPr>
        <w:t>”</w:t>
      </w:r>
    </w:p>
    <w:p w14:paraId="4A8A4906" w14:textId="77777777" w:rsidR="003E4367" w:rsidRDefault="003E4367" w:rsidP="5897EC05">
      <w:pPr>
        <w:spacing w:before="100" w:beforeAutospacing="1" w:after="100" w:afterAutospacing="1" w:line="240" w:lineRule="auto"/>
        <w:ind w:left="720" w:right="720"/>
        <w:jc w:val="both"/>
        <w:rPr>
          <w:rFonts w:asciiTheme="minorHAnsi" w:eastAsia="Times New Roman" w:hAnsiTheme="minorHAnsi" w:cstheme="minorHAnsi"/>
          <w:sz w:val="24"/>
          <w:szCs w:val="24"/>
          <w:vertAlign w:val="superscript"/>
        </w:rPr>
      </w:pPr>
    </w:p>
    <w:p w14:paraId="229FEAED" w14:textId="77777777" w:rsidR="00644997" w:rsidRPr="003E4367" w:rsidRDefault="5897EC05" w:rsidP="5897EC05">
      <w:pPr>
        <w:spacing w:before="100" w:beforeAutospacing="1" w:after="100" w:afterAutospacing="1" w:line="240" w:lineRule="auto"/>
        <w:jc w:val="center"/>
        <w:rPr>
          <w:rFonts w:asciiTheme="minorHAnsi" w:eastAsia="Times New Roman" w:hAnsiTheme="minorHAnsi" w:cstheme="minorHAnsi"/>
          <w:b/>
          <w:i/>
          <w:sz w:val="24"/>
          <w:szCs w:val="24"/>
        </w:rPr>
      </w:pPr>
      <w:r w:rsidRPr="003E4367">
        <w:rPr>
          <w:rFonts w:asciiTheme="minorHAnsi" w:eastAsiaTheme="minorEastAsia" w:hAnsiTheme="minorHAnsi" w:cstheme="minorBidi"/>
          <w:b/>
          <w:bCs/>
          <w:i/>
          <w:iCs/>
          <w:sz w:val="24"/>
          <w:szCs w:val="24"/>
        </w:rPr>
        <w:t xml:space="preserve">  </w:t>
      </w:r>
      <w:r w:rsidRPr="003E4367">
        <w:rPr>
          <w:rFonts w:asciiTheme="minorHAnsi" w:eastAsiaTheme="minorEastAsia" w:hAnsiTheme="minorHAnsi" w:cstheme="minorBidi"/>
          <w:b/>
          <w:bCs/>
          <w:i/>
          <w:sz w:val="24"/>
          <w:szCs w:val="24"/>
        </w:rPr>
        <w:t>Proverbs 29:18 (KJV)</w:t>
      </w:r>
    </w:p>
    <w:p w14:paraId="6C04578B" w14:textId="77777777" w:rsidR="00932AAD" w:rsidRPr="003E4367" w:rsidRDefault="5897EC05" w:rsidP="5897EC05">
      <w:pPr>
        <w:spacing w:before="100" w:beforeAutospacing="1" w:after="100" w:afterAutospacing="1" w:line="240" w:lineRule="auto"/>
        <w:jc w:val="center"/>
        <w:rPr>
          <w:rFonts w:asciiTheme="minorHAnsi" w:eastAsia="Times New Roman" w:hAnsiTheme="minorHAnsi" w:cstheme="minorHAnsi"/>
          <w:b/>
          <w:i/>
          <w:sz w:val="24"/>
          <w:szCs w:val="24"/>
        </w:rPr>
      </w:pPr>
      <w:r w:rsidRPr="003E4367">
        <w:rPr>
          <w:rFonts w:asciiTheme="minorHAnsi" w:eastAsiaTheme="minorEastAsia" w:hAnsiTheme="minorHAnsi" w:cstheme="minorBidi"/>
          <w:b/>
          <w:bCs/>
          <w:i/>
          <w:sz w:val="24"/>
          <w:szCs w:val="24"/>
          <w:vertAlign w:val="superscript"/>
        </w:rPr>
        <w:t> </w:t>
      </w:r>
      <w:r w:rsidRPr="003E4367">
        <w:rPr>
          <w:rFonts w:asciiTheme="minorHAnsi" w:eastAsiaTheme="minorEastAsia" w:hAnsiTheme="minorHAnsi" w:cstheme="minorBidi"/>
          <w:b/>
          <w:bCs/>
          <w:i/>
          <w:iCs/>
          <w:sz w:val="24"/>
          <w:szCs w:val="24"/>
        </w:rPr>
        <w:t>Where there is no vision, the people Perish.</w:t>
      </w:r>
    </w:p>
    <w:p w14:paraId="6559BCB4" w14:textId="44355BC1" w:rsidR="00CB4050" w:rsidRPr="006B0D64" w:rsidRDefault="00CB4050" w:rsidP="00B43ED7">
      <w:pPr>
        <w:pStyle w:val="Heading3"/>
        <w:ind w:firstLine="720"/>
        <w:rPr>
          <w:rFonts w:asciiTheme="minorHAnsi" w:hAnsiTheme="minorHAnsi" w:cstheme="minorHAnsi"/>
          <w:b w:val="0"/>
          <w:sz w:val="24"/>
          <w:szCs w:val="24"/>
        </w:rPr>
      </w:pPr>
      <w:r w:rsidRPr="5897EC05">
        <w:rPr>
          <w:rFonts w:asciiTheme="minorHAnsi" w:eastAsiaTheme="minorEastAsia" w:hAnsiTheme="minorHAnsi" w:cstheme="minorBidi"/>
          <w:b w:val="0"/>
          <w:bCs w:val="0"/>
          <w:sz w:val="24"/>
          <w:szCs w:val="24"/>
        </w:rPr>
        <w:t>This is my paraphrase of Herb Hodges quote: Little Word of God in a life= little light to walk in the darkness of the world; little light = little vision; little vision = little knowledge of God. Without the knowledge of God people perish!</w:t>
      </w:r>
    </w:p>
    <w:p w14:paraId="3EA94465" w14:textId="501CD5D2" w:rsidR="00932AAD" w:rsidRPr="006B0D64" w:rsidRDefault="00527A07" w:rsidP="00932AAD">
      <w:pPr>
        <w:pStyle w:val="Heading3"/>
        <w:rPr>
          <w:rFonts w:asciiTheme="minorHAnsi" w:hAnsiTheme="minorHAnsi" w:cstheme="minorHAnsi"/>
          <w:sz w:val="28"/>
          <w:szCs w:val="28"/>
        </w:rPr>
      </w:pPr>
      <w:r>
        <w:rPr>
          <w:rFonts w:asciiTheme="minorHAnsi" w:eastAsiaTheme="minorEastAsia" w:hAnsiTheme="minorHAnsi" w:cstheme="minorBidi"/>
          <w:sz w:val="28"/>
          <w:szCs w:val="28"/>
        </w:rPr>
        <w:t xml:space="preserve">WORD SEARCH: </w:t>
      </w:r>
      <w:r w:rsidR="006C5953">
        <w:rPr>
          <w:rFonts w:asciiTheme="minorHAnsi" w:eastAsiaTheme="minorEastAsia" w:hAnsiTheme="minorHAnsi" w:cstheme="minorBidi"/>
          <w:sz w:val="28"/>
          <w:szCs w:val="28"/>
        </w:rPr>
        <w:t>From Strong’s Concordance</w:t>
      </w:r>
    </w:p>
    <w:p w14:paraId="7EB1ABF5" w14:textId="77777777" w:rsidR="00932AAD" w:rsidRPr="00F317E0" w:rsidRDefault="5897EC05" w:rsidP="00244EAB">
      <w:pPr>
        <w:pStyle w:val="ListParagraph"/>
        <w:numPr>
          <w:ilvl w:val="0"/>
          <w:numId w:val="44"/>
        </w:numPr>
        <w:rPr>
          <w:sz w:val="24"/>
          <w:szCs w:val="24"/>
        </w:rPr>
      </w:pPr>
      <w:r w:rsidRPr="5897EC05">
        <w:rPr>
          <w:b/>
          <w:bCs/>
          <w:sz w:val="24"/>
          <w:szCs w:val="24"/>
          <w:u w:val="single"/>
        </w:rPr>
        <w:t xml:space="preserve">Hear </w:t>
      </w:r>
      <w:r w:rsidRPr="5897EC05">
        <w:rPr>
          <w:sz w:val="24"/>
          <w:szCs w:val="24"/>
        </w:rPr>
        <w:t>Hebrew: -Strong's #8085- shama: carefully hear, be obedient, obey, understands, can tell, witness. Psalm 78:1-8-Isaiah 59:21</w:t>
      </w:r>
    </w:p>
    <w:p w14:paraId="011ECAF9" w14:textId="35402F64" w:rsidR="00932AAD" w:rsidRPr="00F317E0" w:rsidRDefault="5897EC05" w:rsidP="00244EAB">
      <w:pPr>
        <w:pStyle w:val="ListParagraph"/>
        <w:numPr>
          <w:ilvl w:val="0"/>
          <w:numId w:val="44"/>
        </w:numPr>
        <w:rPr>
          <w:sz w:val="24"/>
          <w:szCs w:val="24"/>
        </w:rPr>
      </w:pPr>
      <w:r w:rsidRPr="5897EC05">
        <w:rPr>
          <w:b/>
          <w:bCs/>
          <w:sz w:val="24"/>
          <w:szCs w:val="24"/>
          <w:u w:val="single"/>
        </w:rPr>
        <w:t>Hear</w:t>
      </w:r>
      <w:r w:rsidRPr="5897EC05">
        <w:rPr>
          <w:sz w:val="24"/>
          <w:szCs w:val="24"/>
        </w:rPr>
        <w:t xml:space="preserve"> Greek:  Strong’s #191- akouo: hear, understand</w:t>
      </w:r>
    </w:p>
    <w:p w14:paraId="155D5467" w14:textId="551EB372" w:rsidR="00932AAD" w:rsidRPr="00F317E0" w:rsidRDefault="5897EC05" w:rsidP="00244EAB">
      <w:pPr>
        <w:pStyle w:val="ListParagraph"/>
        <w:numPr>
          <w:ilvl w:val="0"/>
          <w:numId w:val="44"/>
        </w:numPr>
        <w:rPr>
          <w:sz w:val="24"/>
          <w:szCs w:val="24"/>
        </w:rPr>
      </w:pPr>
      <w:r w:rsidRPr="5897EC05">
        <w:rPr>
          <w:b/>
          <w:bCs/>
          <w:sz w:val="24"/>
          <w:szCs w:val="24"/>
          <w:u w:val="single"/>
        </w:rPr>
        <w:t>Follow</w:t>
      </w:r>
      <w:r w:rsidRPr="5897EC05">
        <w:rPr>
          <w:sz w:val="24"/>
          <w:szCs w:val="24"/>
        </w:rPr>
        <w:t xml:space="preserve"> Greek: Strong’s #190 –akolo: -theo-to follow as a disciple, to reach. (Matthew 4:19)</w:t>
      </w:r>
    </w:p>
    <w:p w14:paraId="387BB1C3" w14:textId="77777777" w:rsidR="00932AAD" w:rsidRPr="00F317E0" w:rsidRDefault="5897EC05" w:rsidP="00244EAB">
      <w:pPr>
        <w:pStyle w:val="ListParagraph"/>
        <w:numPr>
          <w:ilvl w:val="0"/>
          <w:numId w:val="44"/>
        </w:numPr>
        <w:rPr>
          <w:sz w:val="24"/>
          <w:szCs w:val="24"/>
        </w:rPr>
      </w:pPr>
      <w:r w:rsidRPr="5897EC05">
        <w:rPr>
          <w:b/>
          <w:bCs/>
          <w:sz w:val="24"/>
          <w:szCs w:val="24"/>
          <w:u w:val="single"/>
        </w:rPr>
        <w:t>Obey</w:t>
      </w:r>
      <w:r w:rsidRPr="5897EC05">
        <w:rPr>
          <w:b/>
          <w:bCs/>
          <w:sz w:val="24"/>
          <w:szCs w:val="24"/>
        </w:rPr>
        <w:t xml:space="preserve"> </w:t>
      </w:r>
      <w:r w:rsidRPr="5897EC05">
        <w:rPr>
          <w:sz w:val="24"/>
          <w:szCs w:val="24"/>
        </w:rPr>
        <w:t>Greek: Strong’s #5219-hupa-akou:to hear under as a subordinate, to listen attentively, to head, conform to a command or authority, hearken, be obedient, to obey. Romans 6:17, 10:16, Philip. 2:12, 1 Peter 1:22</w:t>
      </w:r>
    </w:p>
    <w:p w14:paraId="7C5F499C" w14:textId="52A1FC5B" w:rsidR="00932AAD" w:rsidRPr="006B0D64" w:rsidRDefault="5897EC05" w:rsidP="00932AAD">
      <w:pPr>
        <w:rPr>
          <w:rFonts w:asciiTheme="minorHAnsi" w:hAnsiTheme="minorHAnsi" w:cstheme="minorHAnsi"/>
          <w:b/>
          <w:sz w:val="28"/>
          <w:szCs w:val="28"/>
        </w:rPr>
      </w:pPr>
      <w:r w:rsidRPr="5897EC05">
        <w:rPr>
          <w:rFonts w:asciiTheme="minorHAnsi" w:eastAsiaTheme="minorEastAsia" w:hAnsiTheme="minorHAnsi" w:cstheme="minorBidi"/>
          <w:b/>
          <w:bCs/>
          <w:sz w:val="28"/>
          <w:szCs w:val="28"/>
        </w:rPr>
        <w:t xml:space="preserve">DISCUSSION QUESTIONS: </w:t>
      </w:r>
      <w:r w:rsidR="00001A45">
        <w:rPr>
          <w:rFonts w:asciiTheme="minorHAnsi" w:eastAsiaTheme="minorEastAsia" w:hAnsiTheme="minorHAnsi" w:cstheme="minorBidi"/>
          <w:b/>
          <w:bCs/>
          <w:sz w:val="28"/>
          <w:szCs w:val="28"/>
        </w:rPr>
        <w:t>Let’s talk about it.</w:t>
      </w:r>
    </w:p>
    <w:p w14:paraId="6E97DE01" w14:textId="77777777" w:rsidR="00932AAD" w:rsidRPr="006B0D64" w:rsidRDefault="5897EC05" w:rsidP="00244EAB">
      <w:pPr>
        <w:numPr>
          <w:ilvl w:val="0"/>
          <w:numId w:val="29"/>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is the first call of every Saint? Mark 3:13-14</w:t>
      </w:r>
    </w:p>
    <w:p w14:paraId="532CC1C6" w14:textId="77777777" w:rsidR="00932AAD" w:rsidRPr="006B0D64" w:rsidRDefault="5897EC05" w:rsidP="00244EAB">
      <w:pPr>
        <w:numPr>
          <w:ilvl w:val="0"/>
          <w:numId w:val="29"/>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will we do if we follow Him? Matthew 4:21-22</w:t>
      </w:r>
    </w:p>
    <w:p w14:paraId="7712BB0B" w14:textId="77777777" w:rsidR="00F317E0" w:rsidRPr="00F317E0" w:rsidRDefault="5897EC05" w:rsidP="00244EAB">
      <w:pPr>
        <w:numPr>
          <w:ilvl w:val="0"/>
          <w:numId w:val="29"/>
        </w:numPr>
        <w:jc w:val="both"/>
        <w:rPr>
          <w:rFonts w:asciiTheme="minorHAnsi" w:eastAsiaTheme="minorEastAsia" w:hAnsiTheme="minorHAnsi" w:cstheme="minorBidi"/>
          <w:b/>
          <w:bCs/>
          <w:i/>
          <w:iCs/>
          <w:sz w:val="24"/>
          <w:szCs w:val="24"/>
        </w:rPr>
      </w:pPr>
      <w:r w:rsidRPr="5897EC05">
        <w:rPr>
          <w:rFonts w:asciiTheme="minorHAnsi" w:eastAsiaTheme="minorEastAsia" w:hAnsiTheme="minorHAnsi" w:cstheme="minorBidi"/>
          <w:sz w:val="24"/>
          <w:szCs w:val="24"/>
        </w:rPr>
        <w:t xml:space="preserve">Why did God choose to reveal Himself to Paul? </w:t>
      </w:r>
    </w:p>
    <w:p w14:paraId="249E8757" w14:textId="77777777" w:rsidR="00F317E0" w:rsidRDefault="5897EC05" w:rsidP="00F317E0">
      <w:pPr>
        <w:ind w:left="360"/>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Galatians 1:15-16 (NIV)</w:t>
      </w:r>
    </w:p>
    <w:p w14:paraId="70BACF46" w14:textId="49CDA833" w:rsidR="00644997" w:rsidRPr="00955A24" w:rsidRDefault="5897EC05" w:rsidP="00F317E0">
      <w:pPr>
        <w:ind w:left="360"/>
        <w:jc w:val="center"/>
        <w:rPr>
          <w:rStyle w:val="text"/>
          <w:rFonts w:asciiTheme="minorHAnsi" w:hAnsiTheme="minorHAnsi" w:cstheme="minorHAnsi"/>
          <w:b/>
          <w:sz w:val="24"/>
          <w:szCs w:val="24"/>
        </w:rPr>
      </w:pPr>
      <w:r w:rsidRPr="5897EC05">
        <w:rPr>
          <w:rStyle w:val="text"/>
          <w:rFonts w:asciiTheme="minorHAnsi" w:eastAsiaTheme="minorEastAsia" w:hAnsiTheme="minorHAnsi" w:cstheme="minorBidi"/>
          <w:b/>
          <w:bCs/>
          <w:i/>
          <w:iCs/>
          <w:sz w:val="24"/>
          <w:szCs w:val="24"/>
        </w:rPr>
        <w:t xml:space="preserve">But when God, who had set me apart even from my mother’s womb and </w:t>
      </w:r>
      <w:r w:rsidRPr="5897EC05">
        <w:rPr>
          <w:rStyle w:val="text"/>
          <w:rFonts w:asciiTheme="minorHAnsi" w:eastAsiaTheme="minorEastAsia" w:hAnsiTheme="minorHAnsi" w:cstheme="minorBidi"/>
          <w:b/>
          <w:bCs/>
          <w:i/>
          <w:iCs/>
          <w:sz w:val="24"/>
          <w:szCs w:val="24"/>
          <w:u w:val="single"/>
        </w:rPr>
        <w:t>called me</w:t>
      </w:r>
      <w:r w:rsidRPr="5897EC05">
        <w:rPr>
          <w:rStyle w:val="text"/>
          <w:rFonts w:asciiTheme="minorHAnsi" w:eastAsiaTheme="minorEastAsia" w:hAnsiTheme="minorHAnsi" w:cstheme="minorBidi"/>
          <w:b/>
          <w:bCs/>
          <w:i/>
          <w:iCs/>
          <w:sz w:val="24"/>
          <w:szCs w:val="24"/>
        </w:rPr>
        <w:t xml:space="preserve"> through His grace, was pleased</w:t>
      </w:r>
      <w:r w:rsidRPr="5897EC05">
        <w:rPr>
          <w:rFonts w:asciiTheme="minorHAnsi" w:eastAsiaTheme="minorEastAsia" w:hAnsiTheme="minorHAnsi" w:cstheme="minorBidi"/>
          <w:b/>
          <w:bCs/>
          <w:i/>
          <w:iCs/>
          <w:sz w:val="24"/>
          <w:szCs w:val="24"/>
        </w:rPr>
        <w:t xml:space="preserve"> </w:t>
      </w:r>
      <w:r w:rsidRPr="5897EC05">
        <w:rPr>
          <w:rStyle w:val="text"/>
          <w:rFonts w:asciiTheme="minorHAnsi" w:eastAsiaTheme="minorEastAsia" w:hAnsiTheme="minorHAnsi" w:cstheme="minorBidi"/>
          <w:b/>
          <w:bCs/>
          <w:i/>
          <w:iCs/>
          <w:sz w:val="24"/>
          <w:szCs w:val="24"/>
          <w:vertAlign w:val="superscript"/>
        </w:rPr>
        <w:t>16 </w:t>
      </w:r>
      <w:r w:rsidRPr="5897EC05">
        <w:rPr>
          <w:rStyle w:val="text"/>
          <w:rFonts w:asciiTheme="minorHAnsi" w:eastAsiaTheme="minorEastAsia" w:hAnsiTheme="minorHAnsi" w:cstheme="minorBidi"/>
          <w:b/>
          <w:bCs/>
          <w:i/>
          <w:iCs/>
          <w:sz w:val="24"/>
          <w:szCs w:val="24"/>
          <w:u w:val="single"/>
        </w:rPr>
        <w:t>to reveal His Son in me so that I might preach Him</w:t>
      </w:r>
      <w:r w:rsidRPr="5897EC05">
        <w:rPr>
          <w:rStyle w:val="text"/>
          <w:rFonts w:asciiTheme="minorHAnsi" w:eastAsiaTheme="minorEastAsia" w:hAnsiTheme="minorHAnsi" w:cstheme="minorBidi"/>
          <w:b/>
          <w:bCs/>
          <w:i/>
          <w:iCs/>
          <w:sz w:val="24"/>
          <w:szCs w:val="24"/>
        </w:rPr>
        <w:t xml:space="preserve"> among the Gentiles I did not immediately consult with flesh and blood.</w:t>
      </w:r>
    </w:p>
    <w:p w14:paraId="49AE92E3" w14:textId="5EC90BFC" w:rsidR="00932AAD" w:rsidRPr="00955A24" w:rsidRDefault="5897EC05" w:rsidP="00244EAB">
      <w:pPr>
        <w:pStyle w:val="ListParagraph"/>
        <w:numPr>
          <w:ilvl w:val="0"/>
          <w:numId w:val="29"/>
        </w:numPr>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Why did God reveal Himself to the apostle John? (1 John1:1-4)</w:t>
      </w:r>
    </w:p>
    <w:p w14:paraId="4945DC04" w14:textId="77777777" w:rsidR="00932AAD" w:rsidRPr="006B0D64" w:rsidRDefault="5897EC05" w:rsidP="00244EAB">
      <w:pPr>
        <w:numPr>
          <w:ilvl w:val="0"/>
          <w:numId w:val="29"/>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Do you know the hope of your calling? (John 10:26-30)</w:t>
      </w:r>
    </w:p>
    <w:p w14:paraId="18165F38" w14:textId="77777777" w:rsidR="00932AAD" w:rsidRPr="006B0D64" w:rsidRDefault="5897EC05" w:rsidP="00244EAB">
      <w:pPr>
        <w:numPr>
          <w:ilvl w:val="0"/>
          <w:numId w:val="29"/>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Do you have blessed ears and blessed eyes? (Matthew 13:15-17)</w:t>
      </w:r>
    </w:p>
    <w:p w14:paraId="2D4FB20C" w14:textId="77777777" w:rsidR="00932AAD" w:rsidRPr="006B0D64" w:rsidRDefault="5897EC05" w:rsidP="00244EAB">
      <w:pPr>
        <w:numPr>
          <w:ilvl w:val="0"/>
          <w:numId w:val="29"/>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Why did God give you spiritual sight and hearing? (Luke 8:11-21)</w:t>
      </w:r>
    </w:p>
    <w:p w14:paraId="656E53DE" w14:textId="77777777" w:rsidR="00932AAD" w:rsidRDefault="5897EC05" w:rsidP="00244EAB">
      <w:pPr>
        <w:numPr>
          <w:ilvl w:val="0"/>
          <w:numId w:val="29"/>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Do you see and hear Him calling you to come be part of this glorious plan to receive His inheritance?</w:t>
      </w:r>
    </w:p>
    <w:p w14:paraId="5B2E708F" w14:textId="77777777" w:rsidR="00644997" w:rsidRPr="006B0D64" w:rsidRDefault="5897EC05" w:rsidP="006C5953">
      <w:pPr>
        <w:pStyle w:val="line"/>
        <w:jc w:val="center"/>
        <w:rPr>
          <w:rFonts w:asciiTheme="minorHAnsi" w:hAnsiTheme="minorHAnsi" w:cstheme="minorHAnsi"/>
          <w:b/>
          <w:i/>
        </w:rPr>
      </w:pPr>
      <w:r w:rsidRPr="5897EC05">
        <w:rPr>
          <w:rFonts w:asciiTheme="minorHAnsi" w:eastAsiaTheme="minorEastAsia" w:hAnsiTheme="minorHAnsi" w:cstheme="minorBidi"/>
          <w:b/>
          <w:bCs/>
          <w:i/>
          <w:iCs/>
        </w:rPr>
        <w:t>Matthew 13:15-17 (NASB)</w:t>
      </w:r>
    </w:p>
    <w:p w14:paraId="189E76A3" w14:textId="4EDF27BF" w:rsidR="00932AAD" w:rsidRPr="00B543B6" w:rsidRDefault="00932AAD" w:rsidP="006C5953">
      <w:pPr>
        <w:pStyle w:val="line"/>
        <w:ind w:left="360"/>
        <w:jc w:val="center"/>
        <w:rPr>
          <w:rFonts w:asciiTheme="minorHAnsi" w:hAnsiTheme="minorHAnsi"/>
          <w:vanish/>
        </w:rPr>
      </w:pPr>
      <w:r w:rsidRPr="5897EC05">
        <w:rPr>
          <w:rStyle w:val="small-caps"/>
          <w:rFonts w:asciiTheme="minorHAnsi" w:eastAsiaTheme="minorEastAsia" w:hAnsiTheme="minorHAnsi" w:cstheme="minorBidi"/>
          <w:b/>
          <w:bCs/>
          <w:i/>
          <w:iCs/>
          <w:smallCaps/>
        </w:rPr>
        <w:t>For the heart of this people has become dull</w:t>
      </w:r>
      <w:r w:rsidRPr="5897EC05">
        <w:rPr>
          <w:rStyle w:val="woj"/>
          <w:rFonts w:asciiTheme="minorHAnsi" w:eastAsiaTheme="minorEastAsia" w:hAnsiTheme="minorHAnsi" w:cstheme="minorBidi"/>
          <w:b/>
          <w:bCs/>
          <w:i/>
          <w:iCs/>
        </w:rPr>
        <w:t xml:space="preserve">, </w:t>
      </w:r>
      <w:r w:rsidRPr="5897EC05">
        <w:rPr>
          <w:rStyle w:val="small-caps"/>
          <w:rFonts w:asciiTheme="minorHAnsi" w:eastAsiaTheme="minorEastAsia" w:hAnsiTheme="minorHAnsi" w:cstheme="minorBidi"/>
          <w:b/>
          <w:bCs/>
          <w:i/>
          <w:iCs/>
          <w:smallCaps/>
        </w:rPr>
        <w:t xml:space="preserve">With their ears they </w:t>
      </w:r>
      <w:r w:rsidR="00227F59" w:rsidRPr="5897EC05">
        <w:rPr>
          <w:rStyle w:val="small-caps"/>
          <w:rFonts w:asciiTheme="minorHAnsi" w:eastAsiaTheme="minorEastAsia" w:hAnsiTheme="minorHAnsi" w:cstheme="minorBidi"/>
          <w:b/>
          <w:bCs/>
          <w:i/>
          <w:iCs/>
          <w:smallCaps/>
        </w:rPr>
        <w:t>SCARCELY HEAR</w:t>
      </w:r>
      <w:r w:rsidRPr="5897EC05">
        <w:rPr>
          <w:rStyle w:val="woj"/>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w:t>
      </w:r>
      <w:r w:rsidRPr="5897EC05">
        <w:rPr>
          <w:rStyle w:val="small-caps"/>
          <w:rFonts w:asciiTheme="minorHAnsi" w:eastAsiaTheme="minorEastAsia" w:hAnsiTheme="minorHAnsi" w:cstheme="minorBidi"/>
          <w:b/>
          <w:bCs/>
          <w:i/>
          <w:iCs/>
          <w:smallCaps/>
        </w:rPr>
        <w:t>And they have closed their eyes</w:t>
      </w:r>
      <w:r w:rsidRPr="5897EC05">
        <w:rPr>
          <w:rStyle w:val="woj"/>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w:t>
      </w:r>
      <w:r w:rsidRPr="5897EC05">
        <w:rPr>
          <w:rStyle w:val="small-caps"/>
          <w:rFonts w:asciiTheme="minorHAnsi" w:eastAsiaTheme="minorEastAsia" w:hAnsiTheme="minorHAnsi" w:cstheme="minorBidi"/>
          <w:b/>
          <w:bCs/>
          <w:i/>
          <w:iCs/>
          <w:smallCaps/>
        </w:rPr>
        <w:t>Otherwise they would see with their eyes</w:t>
      </w:r>
      <w:r w:rsidRPr="5897EC05">
        <w:rPr>
          <w:rStyle w:val="woj"/>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w:t>
      </w:r>
      <w:r w:rsidRPr="5897EC05">
        <w:rPr>
          <w:rStyle w:val="small-caps"/>
          <w:rFonts w:asciiTheme="minorHAnsi" w:eastAsiaTheme="minorEastAsia" w:hAnsiTheme="minorHAnsi" w:cstheme="minorBidi"/>
          <w:b/>
          <w:bCs/>
          <w:i/>
          <w:iCs/>
          <w:smallCaps/>
        </w:rPr>
        <w:t>Hear with their ears</w:t>
      </w:r>
      <w:r w:rsidRPr="5897EC05">
        <w:rPr>
          <w:rStyle w:val="woj"/>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w:t>
      </w:r>
      <w:r w:rsidRPr="5897EC05">
        <w:rPr>
          <w:rStyle w:val="small-caps"/>
          <w:rFonts w:asciiTheme="minorHAnsi" w:eastAsiaTheme="minorEastAsia" w:hAnsiTheme="minorHAnsi" w:cstheme="minorBidi"/>
          <w:b/>
          <w:bCs/>
          <w:i/>
          <w:iCs/>
          <w:smallCaps/>
        </w:rPr>
        <w:t>And understand with their heart and return</w:t>
      </w:r>
      <w:r w:rsidRPr="5897EC05">
        <w:rPr>
          <w:rStyle w:val="woj"/>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w:t>
      </w:r>
      <w:r w:rsidRPr="5897EC05">
        <w:rPr>
          <w:rStyle w:val="small-caps"/>
          <w:rFonts w:asciiTheme="minorHAnsi" w:eastAsiaTheme="minorEastAsia" w:hAnsiTheme="minorHAnsi" w:cstheme="minorBidi"/>
          <w:b/>
          <w:bCs/>
          <w:i/>
          <w:iCs/>
          <w:smallCaps/>
        </w:rPr>
        <w:t>And I would heal them</w:t>
      </w:r>
      <w:r w:rsidRPr="5897EC05">
        <w:rPr>
          <w:rStyle w:val="woj"/>
          <w:rFonts w:asciiTheme="minorHAnsi" w:eastAsiaTheme="minorEastAsia" w:hAnsiTheme="minorHAnsi" w:cstheme="minorBidi"/>
          <w:b/>
          <w:bCs/>
          <w:i/>
          <w:iCs/>
        </w:rPr>
        <w:t xml:space="preserve">.’ </w:t>
      </w:r>
      <w:r w:rsidRPr="5897EC05">
        <w:rPr>
          <w:rStyle w:val="woj"/>
          <w:rFonts w:asciiTheme="minorHAnsi" w:eastAsiaTheme="minorEastAsia" w:hAnsiTheme="minorHAnsi" w:cstheme="minorBidi"/>
          <w:b/>
          <w:bCs/>
          <w:i/>
          <w:iCs/>
          <w:vertAlign w:val="superscript"/>
        </w:rPr>
        <w:t>16 </w:t>
      </w:r>
      <w:r w:rsidRPr="5897EC05">
        <w:rPr>
          <w:rStyle w:val="woj"/>
          <w:rFonts w:asciiTheme="minorHAnsi" w:eastAsiaTheme="minorEastAsia" w:hAnsiTheme="minorHAnsi" w:cstheme="minorBidi"/>
          <w:b/>
          <w:bCs/>
          <w:i/>
          <w:iCs/>
        </w:rPr>
        <w:t>But blessed are your eyes, because they see; and your ears, because they hear.</w:t>
      </w:r>
      <w:r w:rsidRPr="5897EC05">
        <w:rPr>
          <w:rFonts w:asciiTheme="minorHAnsi" w:eastAsiaTheme="minorEastAsia" w:hAnsiTheme="minorHAnsi" w:cstheme="minorBidi"/>
          <w:b/>
          <w:bCs/>
          <w:i/>
          <w:iCs/>
        </w:rPr>
        <w:t xml:space="preserve"> </w:t>
      </w:r>
      <w:r w:rsidRPr="5897EC05">
        <w:rPr>
          <w:rStyle w:val="woj"/>
          <w:rFonts w:asciiTheme="minorHAnsi" w:eastAsiaTheme="minorEastAsia" w:hAnsiTheme="minorHAnsi" w:cstheme="minorBidi"/>
          <w:b/>
          <w:bCs/>
          <w:i/>
          <w:iCs/>
          <w:vertAlign w:val="superscript"/>
        </w:rPr>
        <w:t>17 </w:t>
      </w:r>
      <w:r w:rsidRPr="5897EC05">
        <w:rPr>
          <w:rStyle w:val="woj"/>
          <w:rFonts w:asciiTheme="minorHAnsi" w:eastAsiaTheme="minorEastAsia" w:hAnsiTheme="minorHAnsi" w:cstheme="minorBidi"/>
          <w:b/>
          <w:bCs/>
          <w:i/>
          <w:iCs/>
        </w:rPr>
        <w:t>For truly I say to you that many prophets and righteous men desired to see what you see, and did not see it, and to hear what you hear, and did not hear it.</w:t>
      </w:r>
      <w:hyperlink r:id="rId135" w:anchor="en-NASB-23555" w:tooltip="Go to Matthew 13:15" w:history="1">
        <w:r w:rsidRPr="5897EC05">
          <w:rPr>
            <w:rStyle w:val="Hyperlink"/>
            <w:rFonts w:asciiTheme="minorHAnsi" w:eastAsiaTheme="minorEastAsia" w:hAnsiTheme="minorHAnsi" w:cstheme="minorBidi"/>
            <w:vanish/>
          </w:rPr>
          <w:t>Matthew 13:15</w:t>
        </w:r>
      </w:hyperlink>
      <w:r w:rsidRPr="5897EC05">
        <w:rPr>
          <w:rFonts w:asciiTheme="minorHAnsi" w:eastAsiaTheme="minorEastAsia" w:hAnsiTheme="minorHAnsi" w:cstheme="minorBidi"/>
          <w:vanish/>
        </w:rPr>
        <w:t xml:space="preserve"> : </w:t>
      </w:r>
      <w:hyperlink r:id="rId136" w:history="1">
        <w:r w:rsidRPr="5897EC05">
          <w:rPr>
            <w:rStyle w:val="Hyperlink"/>
            <w:rFonts w:asciiTheme="minorHAnsi" w:eastAsiaTheme="minorEastAsia" w:hAnsiTheme="minorHAnsi" w:cstheme="minorBidi"/>
            <w:vanish/>
          </w:rPr>
          <w:t>Is 6:10; Ps 119:70; Zech 7:11; Luke 19:42; John 8:43, 44; 2 Tim 4:4; Heb 5:11</w:t>
        </w:r>
      </w:hyperlink>
    </w:p>
    <w:p w14:paraId="123A14DF" w14:textId="77777777" w:rsidR="00932AAD" w:rsidRPr="006B0D64" w:rsidRDefault="00CD64AB" w:rsidP="006C5953">
      <w:pPr>
        <w:rPr>
          <w:rFonts w:asciiTheme="minorHAnsi" w:hAnsiTheme="minorHAnsi" w:cstheme="minorHAnsi"/>
          <w:vanish/>
        </w:rPr>
      </w:pPr>
      <w:hyperlink r:id="rId137" w:anchor="en-NASB-23556" w:tooltip="Go to Matthew 13:16" w:history="1">
        <w:r w:rsidR="00932AAD" w:rsidRPr="5897EC05">
          <w:rPr>
            <w:rStyle w:val="Hyperlink"/>
            <w:rFonts w:asciiTheme="minorHAnsi" w:eastAsiaTheme="minorEastAsia" w:hAnsiTheme="minorHAnsi" w:cstheme="minorBidi"/>
            <w:vanish/>
          </w:rPr>
          <w:t>Matthew 13:16</w:t>
        </w:r>
      </w:hyperlink>
      <w:r w:rsidR="00932AAD" w:rsidRPr="5897EC05">
        <w:rPr>
          <w:rFonts w:asciiTheme="minorHAnsi" w:eastAsiaTheme="minorEastAsia" w:hAnsiTheme="minorHAnsi" w:cstheme="minorBidi"/>
          <w:vanish/>
        </w:rPr>
        <w:t xml:space="preserve"> : </w:t>
      </w:r>
      <w:hyperlink r:id="rId138" w:history="1">
        <w:r w:rsidR="00932AAD" w:rsidRPr="5897EC05">
          <w:rPr>
            <w:rStyle w:val="Hyperlink"/>
            <w:rFonts w:asciiTheme="minorHAnsi" w:eastAsiaTheme="minorEastAsia" w:hAnsiTheme="minorHAnsi" w:cstheme="minorBidi"/>
            <w:vanish/>
          </w:rPr>
          <w:t xml:space="preserve">Matt 13:16-17: </w:t>
        </w:r>
        <w:r w:rsidR="00932AAD" w:rsidRPr="5897EC05">
          <w:rPr>
            <w:rStyle w:val="Hyperlink"/>
            <w:rFonts w:asciiTheme="minorHAnsi" w:eastAsiaTheme="minorEastAsia" w:hAnsiTheme="minorHAnsi" w:cstheme="minorBidi"/>
            <w:i/>
            <w:iCs/>
            <w:vanish/>
          </w:rPr>
          <w:t>Luke 10:23, 24</w:t>
        </w:r>
        <w:r w:rsidR="00932AAD" w:rsidRPr="5897EC05">
          <w:rPr>
            <w:rStyle w:val="Hyperlink"/>
            <w:rFonts w:asciiTheme="minorHAnsi" w:eastAsiaTheme="minorEastAsia" w:hAnsiTheme="minorHAnsi" w:cstheme="minorBidi"/>
            <w:vanish/>
          </w:rPr>
          <w:t>; Matt 16:17; John 20:29</w:t>
        </w:r>
      </w:hyperlink>
    </w:p>
    <w:p w14:paraId="593F77B1" w14:textId="77777777" w:rsidR="00932AAD" w:rsidRPr="006B0D64" w:rsidRDefault="00CD64AB" w:rsidP="00244EAB">
      <w:pPr>
        <w:numPr>
          <w:ilvl w:val="0"/>
          <w:numId w:val="28"/>
        </w:numPr>
        <w:tabs>
          <w:tab w:val="clear" w:pos="720"/>
          <w:tab w:val="num" w:pos="360"/>
        </w:tabs>
        <w:spacing w:before="100" w:beforeAutospacing="1" w:after="100" w:afterAutospacing="1" w:line="240" w:lineRule="auto"/>
        <w:ind w:left="360"/>
        <w:rPr>
          <w:rFonts w:asciiTheme="minorHAnsi" w:eastAsiaTheme="minorEastAsia" w:hAnsiTheme="minorHAnsi" w:cstheme="minorBidi"/>
          <w:vanish/>
        </w:rPr>
      </w:pPr>
      <w:hyperlink r:id="rId139" w:anchor="en-NASB-23557" w:tooltip="Go to Matthew 13:17" w:history="1">
        <w:r w:rsidR="00932AAD" w:rsidRPr="5897EC05">
          <w:rPr>
            <w:rStyle w:val="Hyperlink"/>
            <w:rFonts w:asciiTheme="minorHAnsi" w:eastAsiaTheme="minorEastAsia" w:hAnsiTheme="minorHAnsi" w:cstheme="minorBidi"/>
            <w:vanish/>
          </w:rPr>
          <w:t>Matthew 13:17</w:t>
        </w:r>
      </w:hyperlink>
      <w:r w:rsidR="00932AAD" w:rsidRPr="5897EC05">
        <w:rPr>
          <w:rFonts w:asciiTheme="minorHAnsi" w:eastAsiaTheme="minorEastAsia" w:hAnsiTheme="minorHAnsi" w:cstheme="minorBidi"/>
          <w:vanish/>
        </w:rPr>
        <w:t xml:space="preserve"> : </w:t>
      </w:r>
      <w:hyperlink r:id="rId140" w:history="1">
        <w:r w:rsidR="00932AAD" w:rsidRPr="5897EC05">
          <w:rPr>
            <w:rStyle w:val="Hyperlink"/>
            <w:rFonts w:asciiTheme="minorHAnsi" w:eastAsiaTheme="minorEastAsia" w:hAnsiTheme="minorHAnsi" w:cstheme="minorBidi"/>
            <w:vanish/>
          </w:rPr>
          <w:t>John 8:56; Heb 11:13; 1 Pet 1:10-12</w:t>
        </w:r>
      </w:hyperlink>
    </w:p>
    <w:p w14:paraId="72DFA27B" w14:textId="77777777" w:rsidR="00932AAD" w:rsidRPr="006B0D64" w:rsidRDefault="00932AAD" w:rsidP="00244EAB">
      <w:pPr>
        <w:numPr>
          <w:ilvl w:val="0"/>
          <w:numId w:val="23"/>
        </w:numPr>
        <w:spacing w:after="360" w:line="240" w:lineRule="auto"/>
        <w:ind w:left="720" w:right="720"/>
        <w:jc w:val="center"/>
        <w:rPr>
          <w:rFonts w:asciiTheme="minorHAnsi" w:hAnsiTheme="minorHAnsi" w:cstheme="minorHAnsi"/>
          <w:sz w:val="24"/>
          <w:szCs w:val="24"/>
        </w:rPr>
      </w:pPr>
    </w:p>
    <w:p w14:paraId="47BF796D" w14:textId="77777777" w:rsidR="00644997" w:rsidRPr="006B0D64" w:rsidRDefault="00644997" w:rsidP="006C5953">
      <w:pPr>
        <w:pStyle w:val="Heading3"/>
        <w:jc w:val="center"/>
        <w:rPr>
          <w:rFonts w:asciiTheme="minorHAnsi" w:hAnsiTheme="minorHAnsi" w:cstheme="minorHAnsi"/>
          <w:i/>
          <w:sz w:val="24"/>
          <w:szCs w:val="24"/>
        </w:rPr>
      </w:pPr>
      <w:r w:rsidRPr="5897EC05">
        <w:rPr>
          <w:rFonts w:asciiTheme="minorHAnsi" w:eastAsiaTheme="minorEastAsia" w:hAnsiTheme="minorHAnsi" w:cstheme="minorBidi"/>
          <w:i/>
          <w:iCs/>
          <w:sz w:val="24"/>
          <w:szCs w:val="24"/>
        </w:rPr>
        <w:t>Colossians 2:1-3 (NASB)</w:t>
      </w:r>
    </w:p>
    <w:p w14:paraId="17A2172D" w14:textId="5CAA9C81" w:rsidR="00932AAD" w:rsidRDefault="5897EC05" w:rsidP="006C5953">
      <w:pPr>
        <w:pStyle w:val="Heading3"/>
        <w:jc w:val="center"/>
        <w:rPr>
          <w:rStyle w:val="text"/>
          <w:rFonts w:asciiTheme="minorHAnsi" w:hAnsiTheme="minorHAnsi" w:cstheme="minorHAnsi"/>
          <w:i/>
          <w:sz w:val="24"/>
          <w:szCs w:val="24"/>
        </w:rPr>
      </w:pPr>
      <w:r w:rsidRPr="5897EC05">
        <w:rPr>
          <w:rStyle w:val="text"/>
          <w:rFonts w:asciiTheme="minorHAnsi" w:eastAsiaTheme="minorEastAsia" w:hAnsiTheme="minorHAnsi" w:cstheme="minorBidi"/>
          <w:i/>
          <w:iCs/>
          <w:sz w:val="24"/>
          <w:szCs w:val="24"/>
        </w:rPr>
        <w:t>For I want you to know how great a struggle I have on your behalf and for those who are at Laodicea, and for all those who have not personally seen my face,</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2 </w:t>
      </w:r>
      <w:r w:rsidRPr="5897EC05">
        <w:rPr>
          <w:rStyle w:val="text"/>
          <w:rFonts w:asciiTheme="minorHAnsi" w:eastAsiaTheme="minorEastAsia" w:hAnsiTheme="minorHAnsi" w:cstheme="minorBidi"/>
          <w:i/>
          <w:iCs/>
          <w:sz w:val="24"/>
          <w:szCs w:val="24"/>
        </w:rPr>
        <w:t>that their hearts may be encouraged, having been knit together in love, and attaining to all the wealth that comes from the full assurance of understanding, resulting in a true knowledge of God’s mystery, that is, Christ Himself,</w:t>
      </w:r>
      <w:r w:rsidRPr="5897EC05">
        <w:rPr>
          <w:rFonts w:asciiTheme="minorHAnsi" w:eastAsiaTheme="minorEastAsia" w:hAnsiTheme="minorHAnsi" w:cstheme="minorBidi"/>
          <w:i/>
          <w:iCs/>
          <w:sz w:val="24"/>
          <w:szCs w:val="24"/>
        </w:rPr>
        <w:t xml:space="preserve"> </w:t>
      </w:r>
      <w:r w:rsidRPr="5897EC05">
        <w:rPr>
          <w:rStyle w:val="text"/>
          <w:rFonts w:asciiTheme="minorHAnsi" w:eastAsiaTheme="minorEastAsia" w:hAnsiTheme="minorHAnsi" w:cstheme="minorBidi"/>
          <w:i/>
          <w:iCs/>
          <w:sz w:val="24"/>
          <w:szCs w:val="24"/>
          <w:vertAlign w:val="superscript"/>
        </w:rPr>
        <w:t>3 </w:t>
      </w:r>
      <w:r w:rsidRPr="5897EC05">
        <w:rPr>
          <w:rStyle w:val="text"/>
          <w:rFonts w:asciiTheme="minorHAnsi" w:eastAsiaTheme="minorEastAsia" w:hAnsiTheme="minorHAnsi" w:cstheme="minorBidi"/>
          <w:i/>
          <w:iCs/>
          <w:sz w:val="24"/>
          <w:szCs w:val="24"/>
        </w:rPr>
        <w:t>in whom are hidden all the treasures of wisdom and knowledge.</w:t>
      </w:r>
    </w:p>
    <w:p w14:paraId="405FE540" w14:textId="77777777" w:rsidR="004C5966" w:rsidRDefault="5897EC05" w:rsidP="004C5966">
      <w:pPr>
        <w:pStyle w:val="ListParagraph"/>
        <w:ind w:left="0"/>
        <w:jc w:val="center"/>
        <w:rPr>
          <w:b/>
          <w:sz w:val="28"/>
          <w:szCs w:val="28"/>
        </w:rPr>
      </w:pPr>
      <w:r w:rsidRPr="5897EC05">
        <w:rPr>
          <w:b/>
          <w:bCs/>
          <w:sz w:val="28"/>
          <w:szCs w:val="28"/>
        </w:rPr>
        <w:t>Think On These Things</w:t>
      </w:r>
    </w:p>
    <w:p w14:paraId="39EAA22A" w14:textId="77777777" w:rsidR="004C5966" w:rsidRPr="000F29FE" w:rsidRDefault="004C5966" w:rsidP="004C5966">
      <w:pPr>
        <w:pStyle w:val="ListParagraph"/>
        <w:ind w:left="0"/>
        <w:jc w:val="center"/>
        <w:rPr>
          <w:b/>
          <w:i/>
          <w:sz w:val="24"/>
        </w:rPr>
      </w:pPr>
    </w:p>
    <w:p w14:paraId="795BFDE5" w14:textId="77777777" w:rsidR="00932AAD" w:rsidRPr="006B0D64" w:rsidRDefault="5897EC05"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Did you learn something new?</w:t>
      </w:r>
    </w:p>
    <w:p w14:paraId="592835D2" w14:textId="05E0E741" w:rsidR="00932AAD" w:rsidRPr="006B0D64" w:rsidRDefault="5897EC05"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did the Lord say to you from this Chapter?</w:t>
      </w:r>
    </w:p>
    <w:p w14:paraId="76A5AE66" w14:textId="77777777" w:rsidR="00932AAD" w:rsidRPr="006B0D64" w:rsidRDefault="5897EC05"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Rewrite in your own words what the Lord spoke to your heart.</w:t>
      </w:r>
    </w:p>
    <w:p w14:paraId="4D207B96" w14:textId="77777777" w:rsidR="00932AAD" w:rsidRPr="006B0D64" w:rsidRDefault="5897EC05"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new promise to claim as your own?</w:t>
      </w:r>
    </w:p>
    <w:p w14:paraId="7231FF22" w14:textId="77777777" w:rsidR="00932AAD" w:rsidRPr="006B0D64" w:rsidRDefault="5897EC05"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sin to confess or avoid?</w:t>
      </w:r>
    </w:p>
    <w:p w14:paraId="0315ACCC" w14:textId="2B864470" w:rsidR="00932AAD" w:rsidRPr="006B0D64" w:rsidRDefault="007630E7" w:rsidP="00244EAB">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Did you find a command to obey or a passage you could pray?</w:t>
      </w:r>
    </w:p>
    <w:p w14:paraId="5C90CC82" w14:textId="77777777" w:rsidR="00CB4050" w:rsidRDefault="00CB4050" w:rsidP="00CB4050">
      <w:pPr>
        <w:pStyle w:val="ListParagraph"/>
        <w:rPr>
          <w:rFonts w:asciiTheme="minorHAnsi" w:hAnsiTheme="minorHAnsi" w:cstheme="minorHAnsi"/>
          <w:sz w:val="24"/>
        </w:rPr>
      </w:pPr>
    </w:p>
    <w:p w14:paraId="3A0277F6" w14:textId="77777777" w:rsidR="00CB4050" w:rsidRPr="003E4367" w:rsidRDefault="00CB4050" w:rsidP="003E4367">
      <w:pPr>
        <w:ind w:left="4860"/>
        <w:jc w:val="center"/>
        <w:rPr>
          <w:rFonts w:asciiTheme="minorHAnsi" w:hAnsiTheme="minorHAnsi" w:cstheme="minorHAnsi"/>
          <w:sz w:val="24"/>
        </w:rPr>
      </w:pPr>
    </w:p>
    <w:p w14:paraId="0135EE2B" w14:textId="577F7A96" w:rsidR="00CB4050" w:rsidRPr="00CB4050" w:rsidRDefault="007F6DC6" w:rsidP="00CB4050">
      <w:pPr>
        <w:spacing w:after="360" w:line="240" w:lineRule="auto"/>
        <w:jc w:val="center"/>
        <w:rPr>
          <w:rFonts w:asciiTheme="minorHAnsi" w:hAnsiTheme="minorHAnsi" w:cstheme="minorHAnsi"/>
          <w:b/>
          <w:sz w:val="24"/>
          <w:szCs w:val="24"/>
        </w:rPr>
      </w:pPr>
      <w:r>
        <w:rPr>
          <w:rFonts w:asciiTheme="minorHAnsi" w:eastAsiaTheme="minorEastAsia" w:hAnsiTheme="minorHAnsi" w:cstheme="minorBidi"/>
          <w:b/>
          <w:bCs/>
          <w:sz w:val="24"/>
          <w:szCs w:val="24"/>
        </w:rPr>
        <w:t>MEMORY VERSES</w:t>
      </w:r>
    </w:p>
    <w:p w14:paraId="0CFE8B97" w14:textId="77777777" w:rsidR="00D4270F" w:rsidRPr="00E8647E" w:rsidRDefault="5897EC05" w:rsidP="00955A24">
      <w:pPr>
        <w:pStyle w:val="ListParagraph"/>
        <w:spacing w:after="0" w:line="240" w:lineRule="auto"/>
        <w:ind w:left="0"/>
        <w:contextualSpacing w:val="0"/>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1:16-18 (NASB)</w:t>
      </w:r>
    </w:p>
    <w:p w14:paraId="0BF534A4" w14:textId="6A8116EF" w:rsidR="006F6959" w:rsidRDefault="5897EC05" w:rsidP="006C5953">
      <w:pPr>
        <w:pStyle w:val="ListParagraph"/>
        <w:spacing w:after="720" w:line="240" w:lineRule="auto"/>
        <w:ind w:left="0"/>
        <w:contextualSpacing w:val="0"/>
        <w:jc w:val="center"/>
        <w:rPr>
          <w:rStyle w:val="text"/>
          <w:rFonts w:asciiTheme="minorHAnsi" w:eastAsiaTheme="minorEastAsia" w:hAnsiTheme="minorHAnsi" w:cstheme="minorBidi"/>
          <w:b/>
          <w:bCs/>
          <w:i/>
          <w:iCs/>
          <w:sz w:val="24"/>
          <w:szCs w:val="24"/>
        </w:rPr>
      </w:pPr>
      <w:r w:rsidRPr="5897EC05">
        <w:rPr>
          <w:rStyle w:val="text"/>
          <w:rFonts w:asciiTheme="minorHAnsi" w:eastAsiaTheme="minorEastAsia" w:hAnsiTheme="minorHAnsi" w:cstheme="minorBidi"/>
          <w:b/>
          <w:bCs/>
          <w:i/>
          <w:iCs/>
          <w:sz w:val="24"/>
          <w:szCs w:val="24"/>
        </w:rPr>
        <w:t>I</w:t>
      </w:r>
      <w:r w:rsidRPr="5897EC05">
        <w:rPr>
          <w:rStyle w:val="text"/>
          <w:rFonts w:asciiTheme="minorHAnsi" w:eastAsiaTheme="minorEastAsia" w:hAnsiTheme="minorHAnsi" w:cstheme="minorBidi"/>
          <w:b/>
          <w:bCs/>
          <w:i/>
          <w:iCs/>
          <w:sz w:val="24"/>
          <w:szCs w:val="24"/>
          <w:vertAlign w:val="superscript"/>
        </w:rPr>
        <w:t> </w:t>
      </w:r>
      <w:r w:rsidRPr="5897EC05">
        <w:rPr>
          <w:rStyle w:val="text"/>
          <w:rFonts w:asciiTheme="minorHAnsi" w:eastAsiaTheme="minorEastAsia" w:hAnsiTheme="minorHAnsi" w:cstheme="minorBidi"/>
          <w:b/>
          <w:bCs/>
          <w:i/>
          <w:iCs/>
          <w:sz w:val="24"/>
          <w:szCs w:val="24"/>
        </w:rPr>
        <w:t>do not cease giving thanks for you, while making mention of you in my prayers;</w:t>
      </w:r>
      <w:r w:rsidRPr="5897EC05">
        <w:rPr>
          <w:rStyle w:val="text"/>
          <w:rFonts w:asciiTheme="minorHAnsi" w:eastAsiaTheme="minorEastAsia" w:hAnsiTheme="minorHAnsi" w:cstheme="minorBidi"/>
          <w:b/>
          <w:bCs/>
          <w:i/>
          <w:iCs/>
          <w:sz w:val="24"/>
          <w:szCs w:val="24"/>
          <w:vertAlign w:val="superscript"/>
        </w:rPr>
        <w:t> </w:t>
      </w:r>
      <w:r w:rsidRPr="5897EC05">
        <w:rPr>
          <w:rStyle w:val="text"/>
          <w:rFonts w:asciiTheme="minorHAnsi" w:eastAsiaTheme="minorEastAsia" w:hAnsiTheme="minorHAnsi" w:cstheme="minorBidi"/>
          <w:b/>
          <w:bCs/>
          <w:i/>
          <w:iCs/>
          <w:sz w:val="24"/>
          <w:szCs w:val="24"/>
        </w:rPr>
        <w:t xml:space="preserve">that the God of our Lord Jesus Christ, the Father of glory, may give to you a spirit of wisdom and of revelation in </w:t>
      </w:r>
      <w:r w:rsidRPr="5897EC05">
        <w:rPr>
          <w:rStyle w:val="text"/>
          <w:rFonts w:asciiTheme="minorHAnsi" w:eastAsiaTheme="minorEastAsia" w:hAnsiTheme="minorHAnsi" w:cstheme="minorBidi"/>
          <w:b/>
          <w:bCs/>
          <w:i/>
          <w:iCs/>
          <w:sz w:val="24"/>
          <w:szCs w:val="24"/>
          <w:u w:val="single"/>
        </w:rPr>
        <w:t>the knowledge of Him</w:t>
      </w:r>
      <w:r w:rsidRPr="5897EC05">
        <w:rPr>
          <w:rStyle w:val="text"/>
          <w:rFonts w:asciiTheme="minorHAnsi" w:eastAsiaTheme="minorEastAsia" w:hAnsiTheme="minorHAnsi" w:cstheme="minorBidi"/>
          <w:b/>
          <w:bCs/>
          <w:i/>
          <w:iCs/>
          <w:sz w:val="24"/>
          <w:szCs w:val="24"/>
        </w:rPr>
        <w:t>. I pray that the eyes of your heart may be enlightened, so that you may know the hope of His calling,</w:t>
      </w:r>
      <w:r w:rsidRPr="5897EC05">
        <w:rPr>
          <w:rFonts w:asciiTheme="minorHAnsi" w:eastAsiaTheme="minorEastAsia" w:hAnsiTheme="minorHAnsi" w:cstheme="minorBidi"/>
          <w:b/>
          <w:bCs/>
          <w:i/>
          <w:iCs/>
          <w:sz w:val="24"/>
          <w:szCs w:val="24"/>
        </w:rPr>
        <w:t xml:space="preserve"> </w:t>
      </w:r>
      <w:r w:rsidRPr="5897EC05">
        <w:rPr>
          <w:rStyle w:val="text"/>
          <w:rFonts w:asciiTheme="minorHAnsi" w:eastAsiaTheme="minorEastAsia" w:hAnsiTheme="minorHAnsi" w:cstheme="minorBidi"/>
          <w:b/>
          <w:bCs/>
          <w:i/>
          <w:iCs/>
          <w:sz w:val="24"/>
          <w:szCs w:val="24"/>
        </w:rPr>
        <w:t xml:space="preserve">what are the riches of the glory of </w:t>
      </w:r>
      <w:r w:rsidRPr="5897EC05">
        <w:rPr>
          <w:rStyle w:val="text"/>
          <w:rFonts w:asciiTheme="minorHAnsi" w:eastAsiaTheme="minorEastAsia" w:hAnsiTheme="minorHAnsi" w:cstheme="minorBidi"/>
          <w:b/>
          <w:bCs/>
          <w:i/>
          <w:iCs/>
          <w:sz w:val="24"/>
          <w:szCs w:val="24"/>
          <w:vertAlign w:val="superscript"/>
        </w:rPr>
        <w:t xml:space="preserve">  </w:t>
      </w:r>
      <w:r w:rsidRPr="5897EC05">
        <w:rPr>
          <w:rStyle w:val="text"/>
          <w:rFonts w:asciiTheme="minorHAnsi" w:eastAsiaTheme="minorEastAsia" w:hAnsiTheme="minorHAnsi" w:cstheme="minorBidi"/>
          <w:b/>
          <w:bCs/>
          <w:i/>
          <w:iCs/>
          <w:sz w:val="24"/>
          <w:szCs w:val="24"/>
        </w:rPr>
        <w:t xml:space="preserve">His inheritance in the </w:t>
      </w:r>
      <w:r w:rsidR="00EA3460" w:rsidRPr="5897EC05">
        <w:rPr>
          <w:rStyle w:val="text"/>
          <w:rFonts w:asciiTheme="minorHAnsi" w:eastAsiaTheme="minorEastAsia" w:hAnsiTheme="minorHAnsi" w:cstheme="minorBidi"/>
          <w:b/>
          <w:bCs/>
          <w:i/>
          <w:iCs/>
          <w:sz w:val="24"/>
          <w:szCs w:val="24"/>
        </w:rPr>
        <w:t>Saints</w:t>
      </w:r>
      <w:r w:rsidR="00EA3460">
        <w:rPr>
          <w:rStyle w:val="text"/>
          <w:rFonts w:asciiTheme="minorHAnsi" w:eastAsiaTheme="minorEastAsia" w:hAnsiTheme="minorHAnsi" w:cstheme="minorBidi"/>
          <w:b/>
          <w:bCs/>
          <w:i/>
          <w:iCs/>
          <w:sz w:val="24"/>
          <w:szCs w:val="24"/>
        </w:rPr>
        <w:t>.</w:t>
      </w:r>
    </w:p>
    <w:p w14:paraId="4C5284B2" w14:textId="1DC4C175" w:rsidR="006C5953" w:rsidRDefault="006C5953" w:rsidP="006C5953">
      <w:pPr>
        <w:pStyle w:val="ListParagraph"/>
        <w:spacing w:after="720" w:line="240" w:lineRule="auto"/>
        <w:ind w:left="0"/>
        <w:contextualSpacing w:val="0"/>
        <w:jc w:val="center"/>
        <w:rPr>
          <w:rStyle w:val="text"/>
          <w:rFonts w:asciiTheme="minorHAnsi" w:eastAsiaTheme="minorEastAsia" w:hAnsiTheme="minorHAnsi" w:cstheme="minorBidi"/>
          <w:b/>
          <w:bCs/>
          <w:i/>
          <w:iCs/>
          <w:sz w:val="24"/>
          <w:szCs w:val="24"/>
        </w:rPr>
      </w:pPr>
    </w:p>
    <w:p w14:paraId="203E6B7D" w14:textId="77777777" w:rsidR="004108B1" w:rsidRDefault="004108B1" w:rsidP="006C5953">
      <w:pPr>
        <w:pStyle w:val="ListParagraph"/>
        <w:spacing w:after="720" w:line="240" w:lineRule="auto"/>
        <w:ind w:left="0"/>
        <w:contextualSpacing w:val="0"/>
        <w:jc w:val="center"/>
        <w:rPr>
          <w:rStyle w:val="text"/>
          <w:rFonts w:asciiTheme="minorHAnsi" w:eastAsiaTheme="minorEastAsia" w:hAnsiTheme="minorHAnsi" w:cstheme="minorBidi"/>
          <w:b/>
          <w:bCs/>
          <w:i/>
          <w:iCs/>
          <w:sz w:val="24"/>
          <w:szCs w:val="24"/>
        </w:rPr>
      </w:pPr>
    </w:p>
    <w:p w14:paraId="4BA7B4F5" w14:textId="478D8AE3" w:rsidR="006C5953" w:rsidRDefault="006C5953" w:rsidP="006C5953">
      <w:pPr>
        <w:pStyle w:val="ListParagraph"/>
        <w:spacing w:after="720" w:line="240" w:lineRule="auto"/>
        <w:ind w:left="0"/>
        <w:contextualSpacing w:val="0"/>
        <w:jc w:val="center"/>
        <w:rPr>
          <w:rStyle w:val="text"/>
          <w:rFonts w:asciiTheme="minorHAnsi" w:eastAsiaTheme="minorEastAsia" w:hAnsiTheme="minorHAnsi" w:cstheme="minorBidi"/>
          <w:b/>
          <w:bCs/>
          <w:i/>
          <w:iCs/>
          <w:sz w:val="24"/>
          <w:szCs w:val="24"/>
        </w:rPr>
      </w:pPr>
    </w:p>
    <w:p w14:paraId="1C160BC5" w14:textId="77777777" w:rsidR="006C5953" w:rsidRPr="006C5953" w:rsidRDefault="006C5953" w:rsidP="006C5953">
      <w:pPr>
        <w:pStyle w:val="ListParagraph"/>
        <w:spacing w:after="720" w:line="240" w:lineRule="auto"/>
        <w:ind w:left="0"/>
        <w:contextualSpacing w:val="0"/>
        <w:jc w:val="center"/>
        <w:rPr>
          <w:rFonts w:asciiTheme="minorHAnsi" w:hAnsiTheme="minorHAnsi" w:cstheme="minorHAnsi"/>
          <w:b/>
          <w:i/>
        </w:rPr>
        <w:sectPr w:rsidR="006C5953" w:rsidRPr="006C5953" w:rsidSect="00444B88">
          <w:type w:val="continuous"/>
          <w:pgSz w:w="12240" w:h="15840"/>
          <w:pgMar w:top="720" w:right="1440" w:bottom="720" w:left="1440" w:header="720" w:footer="720" w:gutter="0"/>
          <w:pgBorders w:offsetFrom="page">
            <w:top w:val="dashDotStroked" w:sz="24" w:space="24" w:color="632423" w:themeColor="accent2" w:themeShade="80"/>
            <w:left w:val="dashDotStroked" w:sz="24" w:space="24" w:color="632423" w:themeColor="accent2" w:themeShade="80"/>
            <w:bottom w:val="dashDotStroked" w:sz="24" w:space="24" w:color="632423" w:themeColor="accent2" w:themeShade="80"/>
            <w:right w:val="dashDotStroked" w:sz="24" w:space="24" w:color="632423" w:themeColor="accent2" w:themeShade="80"/>
          </w:pgBorders>
          <w:cols w:space="720"/>
          <w:docGrid w:linePitch="360"/>
        </w:sectPr>
      </w:pPr>
    </w:p>
    <w:p w14:paraId="0AB0B392" w14:textId="77777777" w:rsidR="008B317F" w:rsidRPr="00E45190" w:rsidRDefault="008B317F" w:rsidP="00E45190">
      <w:pPr>
        <w:jc w:val="center"/>
        <w:rPr>
          <w:b/>
          <w:sz w:val="28"/>
          <w:szCs w:val="28"/>
        </w:rPr>
      </w:pPr>
    </w:p>
    <w:p w14:paraId="70966A44" w14:textId="77777777" w:rsidR="006C5953" w:rsidRDefault="006C5953" w:rsidP="00991977">
      <w:pPr>
        <w:ind w:firstLine="720"/>
        <w:jc w:val="both"/>
        <w:rPr>
          <w:sz w:val="24"/>
          <w:szCs w:val="24"/>
        </w:rPr>
      </w:pPr>
    </w:p>
    <w:p w14:paraId="019F12C2" w14:textId="77777777" w:rsidR="006C5953" w:rsidRPr="00991977" w:rsidRDefault="006C5953" w:rsidP="00991977">
      <w:pPr>
        <w:ind w:firstLine="720"/>
        <w:jc w:val="both"/>
        <w:rPr>
          <w:sz w:val="24"/>
          <w:szCs w:val="24"/>
        </w:rPr>
      </w:pPr>
    </w:p>
    <w:p w14:paraId="3BC2B62E" w14:textId="77777777" w:rsidR="002A6026" w:rsidRPr="002A6026" w:rsidRDefault="002A6026" w:rsidP="00244EAB">
      <w:pPr>
        <w:pStyle w:val="ListParagraph"/>
        <w:numPr>
          <w:ilvl w:val="0"/>
          <w:numId w:val="45"/>
        </w:numPr>
        <w:jc w:val="center"/>
        <w:rPr>
          <w:b/>
          <w:sz w:val="40"/>
          <w:szCs w:val="40"/>
        </w:rPr>
      </w:pPr>
    </w:p>
    <w:p w14:paraId="2A1DC097" w14:textId="1B44DC43" w:rsidR="00EA5A05" w:rsidRPr="0014162F" w:rsidRDefault="5897EC05" w:rsidP="00EA5A05">
      <w:pPr>
        <w:jc w:val="center"/>
        <w:rPr>
          <w:b/>
          <w:sz w:val="40"/>
          <w:szCs w:val="40"/>
        </w:rPr>
      </w:pPr>
      <w:r w:rsidRPr="5897EC05">
        <w:rPr>
          <w:b/>
          <w:bCs/>
          <w:sz w:val="40"/>
          <w:szCs w:val="40"/>
        </w:rPr>
        <w:t xml:space="preserve">Chapter # </w:t>
      </w:r>
    </w:p>
    <w:p w14:paraId="5272275D" w14:textId="77777777" w:rsidR="00EA5A05" w:rsidRPr="009C38CC" w:rsidRDefault="5897EC05" w:rsidP="00EA5A05">
      <w:pPr>
        <w:jc w:val="center"/>
        <w:rPr>
          <w:b/>
          <w:sz w:val="40"/>
          <w:szCs w:val="40"/>
        </w:rPr>
      </w:pPr>
      <w:r w:rsidRPr="5897EC05">
        <w:rPr>
          <w:b/>
          <w:bCs/>
          <w:sz w:val="40"/>
          <w:szCs w:val="40"/>
        </w:rPr>
        <w:t>Promised to One Husband</w:t>
      </w:r>
    </w:p>
    <w:p w14:paraId="005CF1B5" w14:textId="77777777" w:rsidR="00EA5A05" w:rsidRPr="0014162F" w:rsidRDefault="5897EC05" w:rsidP="00EA5A05">
      <w:pPr>
        <w:jc w:val="center"/>
        <w:rPr>
          <w:b/>
          <w:sz w:val="28"/>
          <w:szCs w:val="28"/>
        </w:rPr>
      </w:pPr>
      <w:r w:rsidRPr="5897EC05">
        <w:rPr>
          <w:b/>
          <w:bCs/>
          <w:sz w:val="28"/>
          <w:szCs w:val="28"/>
        </w:rPr>
        <w:t xml:space="preserve">Key Passages </w:t>
      </w:r>
    </w:p>
    <w:p w14:paraId="08B154D8" w14:textId="77777777" w:rsidR="00EA5A05" w:rsidRPr="009B2FA8" w:rsidRDefault="5897EC05" w:rsidP="00EA5A05">
      <w:pPr>
        <w:jc w:val="center"/>
        <w:rPr>
          <w:b/>
          <w:i/>
          <w:sz w:val="24"/>
          <w:szCs w:val="24"/>
        </w:rPr>
      </w:pPr>
      <w:r w:rsidRPr="5897EC05">
        <w:rPr>
          <w:b/>
          <w:bCs/>
          <w:i/>
          <w:iCs/>
          <w:sz w:val="24"/>
          <w:szCs w:val="24"/>
        </w:rPr>
        <w:t>Ephesians 4:13-15 (ESV)</w:t>
      </w:r>
    </w:p>
    <w:p w14:paraId="16109CC4" w14:textId="73530673" w:rsidR="00EA5A05" w:rsidRDefault="5897EC05" w:rsidP="00EA5A05">
      <w:pPr>
        <w:jc w:val="center"/>
        <w:rPr>
          <w:b/>
          <w:bCs/>
          <w:i/>
          <w:iCs/>
          <w:sz w:val="24"/>
          <w:szCs w:val="24"/>
        </w:rPr>
      </w:pPr>
      <w:r w:rsidRPr="5897EC05">
        <w:rPr>
          <w:b/>
          <w:bCs/>
          <w:i/>
          <w:iCs/>
          <w:sz w:val="24"/>
          <w:szCs w:val="24"/>
        </w:rPr>
        <w:t>Until we all attain to the unity of the faith and of the knowledge of the Son of God, to mature manhood, to the measure of the stature of the fullness of Christ, so that we may no longer be children, tossed to and fro by the waves and carried about by every wind of doctrine, by human cunning, by craftiness in deceitful schemes. Rather, speaking the truth in love, we are to grow up in every way into him who is the head, into Christ.</w:t>
      </w:r>
    </w:p>
    <w:p w14:paraId="165AD932" w14:textId="77777777" w:rsidR="00EA5A05" w:rsidRDefault="5897EC05" w:rsidP="00EA5A05">
      <w:pPr>
        <w:pStyle w:val="ListParagraph"/>
        <w:tabs>
          <w:tab w:val="left" w:pos="945"/>
          <w:tab w:val="center" w:pos="5040"/>
        </w:tabs>
        <w:ind w:left="0"/>
        <w:jc w:val="center"/>
        <w:rPr>
          <w:b/>
          <w:sz w:val="28"/>
          <w:szCs w:val="28"/>
        </w:rPr>
      </w:pPr>
      <w:r w:rsidRPr="5897EC05">
        <w:rPr>
          <w:b/>
          <w:bCs/>
          <w:sz w:val="28"/>
          <w:szCs w:val="28"/>
        </w:rPr>
        <w:t>Introduction</w:t>
      </w:r>
    </w:p>
    <w:p w14:paraId="08BCB019" w14:textId="00A8AA38" w:rsidR="006A59C2" w:rsidRDefault="006A59C2" w:rsidP="006A59C2">
      <w:pPr>
        <w:ind w:firstLine="720"/>
        <w:jc w:val="both"/>
        <w:rPr>
          <w:sz w:val="24"/>
          <w:szCs w:val="24"/>
        </w:rPr>
      </w:pPr>
      <w:r w:rsidRPr="5897EC05">
        <w:rPr>
          <w:sz w:val="24"/>
          <w:szCs w:val="24"/>
        </w:rPr>
        <w:t xml:space="preserve">Throughout the Bible, God is portrayed as the Husband of His people. As a matter of fact, this is one of His self-descriptions in the book of Hosea.  In the New Testament, the Church is the bride of Christ. It was Paul who unveiled this divine mystery. It’s no wonder he was so passionate in warning the Churches and equipping them to identify false gospels, false teaching and the ones who would propagate them.  (Philippians 3:1-3; Acts 20:26-31) After all, as he said to the Corinthians, “I promised you to One Husband – Christ.” The Lord Jesus Christ will </w:t>
      </w:r>
      <w:r w:rsidR="00EA3460" w:rsidRPr="5897EC05">
        <w:rPr>
          <w:sz w:val="24"/>
          <w:szCs w:val="24"/>
        </w:rPr>
        <w:t>one-day</w:t>
      </w:r>
      <w:r w:rsidRPr="5897EC05">
        <w:rPr>
          <w:sz w:val="24"/>
          <w:szCs w:val="24"/>
        </w:rPr>
        <w:t xml:space="preserve"> return for His Bride, one who is pure in devotion, as well as doctrine. If our doctrine is wrong, it will be reflected in a lack of devotion as well. </w:t>
      </w:r>
    </w:p>
    <w:p w14:paraId="7B42B588" w14:textId="182FCD30" w:rsidR="007E0F3F" w:rsidRDefault="006A59C2" w:rsidP="00E6619D">
      <w:pPr>
        <w:ind w:firstLine="720"/>
        <w:jc w:val="both"/>
        <w:rPr>
          <w:rFonts w:asciiTheme="minorHAnsi" w:hAnsiTheme="minorHAnsi"/>
        </w:rPr>
      </w:pPr>
      <w:r w:rsidRPr="5897EC05">
        <w:rPr>
          <w:sz w:val="24"/>
          <w:szCs w:val="24"/>
        </w:rPr>
        <w:t xml:space="preserve">Why is this so essential?  As we will see in this lesson, an enormous amount of Scriptures, no less than 18 specific passages of the New Testament, are devoted to exposing false teachers who peddle false doctrines. The Church is to be the pillar and foundation of Truth, and yet, the world around us seems to be crumbling under the weight of satanic deception.  Even those who have some knowledge of God can easily be led astray. </w:t>
      </w:r>
      <w:r w:rsidR="00E6619D">
        <w:rPr>
          <w:sz w:val="24"/>
          <w:szCs w:val="24"/>
        </w:rPr>
        <w:t xml:space="preserve">In this age of deception, the church desperately needs to return to the historical foundations of the faith. The focus of this chapter will be on sound </w:t>
      </w:r>
      <w:r w:rsidR="00E6619D">
        <w:rPr>
          <w:rFonts w:asciiTheme="minorHAnsi" w:hAnsiTheme="minorHAnsi"/>
          <w:sz w:val="24"/>
          <w:szCs w:val="24"/>
        </w:rPr>
        <w:t>doctrine</w:t>
      </w:r>
      <w:r w:rsidR="00DD1757">
        <w:rPr>
          <w:rFonts w:asciiTheme="minorHAnsi" w:hAnsiTheme="minorHAnsi"/>
          <w:sz w:val="24"/>
          <w:szCs w:val="24"/>
        </w:rPr>
        <w:t>, as well as th</w:t>
      </w:r>
      <w:r w:rsidR="00E6619D" w:rsidRPr="006A59C2">
        <w:rPr>
          <w:rFonts w:asciiTheme="minorHAnsi" w:hAnsiTheme="minorHAnsi"/>
          <w:sz w:val="24"/>
          <w:szCs w:val="24"/>
        </w:rPr>
        <w:t>e</w:t>
      </w:r>
      <w:r w:rsidR="5897EC05" w:rsidRPr="006A59C2">
        <w:rPr>
          <w:rFonts w:asciiTheme="minorHAnsi" w:hAnsiTheme="minorHAnsi"/>
          <w:sz w:val="24"/>
          <w:szCs w:val="24"/>
        </w:rPr>
        <w:t xml:space="preserve"> common confessions of the Christian faith</w:t>
      </w:r>
      <w:r w:rsidR="00DD1757">
        <w:rPr>
          <w:rFonts w:asciiTheme="minorHAnsi" w:hAnsiTheme="minorHAnsi"/>
          <w:sz w:val="24"/>
          <w:szCs w:val="24"/>
        </w:rPr>
        <w:t>.</w:t>
      </w:r>
      <w:r w:rsidR="5897EC05" w:rsidRPr="006A59C2">
        <w:rPr>
          <w:rFonts w:asciiTheme="minorHAnsi" w:hAnsiTheme="minorHAnsi"/>
          <w:sz w:val="24"/>
          <w:szCs w:val="24"/>
        </w:rPr>
        <w:t xml:space="preserve"> </w:t>
      </w:r>
    </w:p>
    <w:p w14:paraId="633E9DBF" w14:textId="77777777" w:rsidR="00E6619D" w:rsidRPr="00911B7E" w:rsidRDefault="00E6619D" w:rsidP="00B543B6">
      <w:pPr>
        <w:jc w:val="center"/>
        <w:rPr>
          <w:rFonts w:asciiTheme="minorHAnsi" w:eastAsia="Times New Roman" w:hAnsiTheme="minorHAnsi" w:cstheme="minorHAnsi"/>
          <w:b/>
          <w:i/>
          <w:sz w:val="24"/>
          <w:szCs w:val="24"/>
        </w:rPr>
      </w:pPr>
      <w:r w:rsidRPr="5897EC05">
        <w:rPr>
          <w:rFonts w:asciiTheme="minorHAnsi" w:eastAsiaTheme="minorEastAsia" w:hAnsiTheme="minorHAnsi" w:cstheme="minorBidi"/>
          <w:b/>
          <w:bCs/>
          <w:i/>
          <w:iCs/>
          <w:sz w:val="24"/>
          <w:szCs w:val="24"/>
        </w:rPr>
        <w:t>2 Corinthians 11:2-4 (NASB)</w:t>
      </w:r>
    </w:p>
    <w:p w14:paraId="1007EF6E" w14:textId="5EADA32C" w:rsidR="00E6619D" w:rsidRDefault="00E6619D" w:rsidP="00DD1757">
      <w:pPr>
        <w:pStyle w:val="ListParagraph"/>
        <w:pBdr>
          <w:bottom w:val="single" w:sz="12" w:space="2" w:color="auto"/>
        </w:pBdr>
        <w:ind w:left="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For I am jealous for you with a godly jealousy; for I betrothed you to one husband, so that to Christ I might present you as a pure virgin.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But I am afraid that, as the serpent deceived Eve by his craftiness, your minds will be led astray from the simplicity and purity of devotion to Christ.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For if one comes and preaches another Jesus, whom we have not preached, or you receive a different spirit which you have not received, or a different gospel which you have not accepted, you bear this beautifully.</w:t>
      </w:r>
    </w:p>
    <w:p w14:paraId="4659AA8C" w14:textId="77777777" w:rsidR="0045138E" w:rsidRDefault="0045138E" w:rsidP="00DD1757">
      <w:pPr>
        <w:pStyle w:val="ListParagraph"/>
        <w:pBdr>
          <w:bottom w:val="single" w:sz="12" w:space="2" w:color="auto"/>
        </w:pBdr>
        <w:ind w:left="0"/>
        <w:jc w:val="center"/>
        <w:rPr>
          <w:rFonts w:asciiTheme="minorHAnsi" w:eastAsiaTheme="minorEastAsia" w:hAnsiTheme="minorHAnsi" w:cstheme="minorBidi"/>
          <w:b/>
          <w:bCs/>
          <w:i/>
          <w:iCs/>
          <w:sz w:val="24"/>
          <w:szCs w:val="24"/>
        </w:rPr>
      </w:pPr>
    </w:p>
    <w:p w14:paraId="493B0FF4" w14:textId="77777777" w:rsidR="00D60223" w:rsidRDefault="5897EC05" w:rsidP="00D60223">
      <w:pPr>
        <w:jc w:val="center"/>
        <w:rPr>
          <w:b/>
          <w:sz w:val="28"/>
          <w:szCs w:val="28"/>
        </w:rPr>
      </w:pPr>
      <w:r w:rsidRPr="5897EC05">
        <w:rPr>
          <w:b/>
          <w:bCs/>
          <w:sz w:val="28"/>
          <w:szCs w:val="28"/>
        </w:rPr>
        <w:t>Why does Doctrine Matter?</w:t>
      </w:r>
    </w:p>
    <w:p w14:paraId="79DFCCB1" w14:textId="77777777" w:rsidR="00D60223" w:rsidRDefault="5897EC05" w:rsidP="00D60223">
      <w:pPr>
        <w:tabs>
          <w:tab w:val="left" w:pos="3840"/>
        </w:tabs>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1 Timothy 4:15-16 (NIV)</w:t>
      </w:r>
    </w:p>
    <w:p w14:paraId="19BCA654" w14:textId="77777777" w:rsidR="00D60223" w:rsidRDefault="5897EC05" w:rsidP="00D60223">
      <w:pPr>
        <w:pStyle w:val="reg"/>
        <w:jc w:val="center"/>
        <w:rPr>
          <w:rFonts w:asciiTheme="minorHAnsi" w:hAnsiTheme="minorHAnsi" w:cstheme="minorHAnsi"/>
          <w:b/>
          <w:i/>
        </w:rPr>
      </w:pPr>
      <w:r w:rsidRPr="5897EC05">
        <w:rPr>
          <w:rFonts w:asciiTheme="minorHAnsi" w:eastAsiaTheme="minorEastAsia" w:hAnsiTheme="minorHAnsi" w:cstheme="minorBidi"/>
          <w:b/>
          <w:bCs/>
          <w:i/>
          <w:iCs/>
        </w:rPr>
        <w:t>Be diligent in these matters; give yourself wholly to them, so that everyone may see your progress. Watch your life and doctrine closely. Persevere in them, because if you do, you will save both yourself and your hearers.</w:t>
      </w:r>
    </w:p>
    <w:p w14:paraId="75459A16" w14:textId="241C352D" w:rsidR="00D60223" w:rsidRDefault="00D60223" w:rsidP="00D60223">
      <w:pPr>
        <w:pStyle w:val="ListParagraph"/>
        <w:ind w:left="0" w:firstLine="720"/>
        <w:jc w:val="both"/>
        <w:rPr>
          <w:sz w:val="24"/>
          <w:szCs w:val="24"/>
        </w:rPr>
      </w:pPr>
      <w:r w:rsidRPr="00911B7E">
        <w:rPr>
          <w:sz w:val="24"/>
          <w:szCs w:val="24"/>
        </w:rPr>
        <w:t xml:space="preserve"> </w:t>
      </w:r>
      <w:r w:rsidRPr="008B549C">
        <w:rPr>
          <w:sz w:val="24"/>
          <w:szCs w:val="24"/>
        </w:rPr>
        <w:t>Being a devo</w:t>
      </w:r>
      <w:r>
        <w:rPr>
          <w:sz w:val="24"/>
          <w:szCs w:val="24"/>
        </w:rPr>
        <w:t>ut</w:t>
      </w:r>
      <w:r w:rsidRPr="008B549C">
        <w:rPr>
          <w:sz w:val="24"/>
          <w:szCs w:val="24"/>
        </w:rPr>
        <w:t xml:space="preserve"> Jew, Paul understood the importance of teaching sound doctrine and</w:t>
      </w:r>
      <w:r>
        <w:rPr>
          <w:sz w:val="24"/>
          <w:szCs w:val="24"/>
        </w:rPr>
        <w:t xml:space="preserve"> how this will</w:t>
      </w:r>
      <w:r w:rsidRPr="008B549C">
        <w:rPr>
          <w:sz w:val="24"/>
          <w:szCs w:val="24"/>
        </w:rPr>
        <w:t xml:space="preserve"> affect future generations.</w:t>
      </w:r>
      <w:r w:rsidRPr="01417191">
        <w:rPr>
          <w:b/>
          <w:bCs/>
          <w:sz w:val="24"/>
          <w:szCs w:val="24"/>
        </w:rPr>
        <w:t xml:space="preserve"> </w:t>
      </w:r>
      <w:r>
        <w:rPr>
          <w:sz w:val="24"/>
          <w:szCs w:val="24"/>
        </w:rPr>
        <w:t>Unlike the</w:t>
      </w:r>
      <w:r w:rsidRPr="00496946">
        <w:rPr>
          <w:sz w:val="24"/>
          <w:szCs w:val="24"/>
        </w:rPr>
        <w:t xml:space="preserve"> </w:t>
      </w:r>
      <w:r w:rsidRPr="00911B7E">
        <w:rPr>
          <w:sz w:val="24"/>
          <w:szCs w:val="24"/>
        </w:rPr>
        <w:t xml:space="preserve">Corinthians </w:t>
      </w:r>
      <w:r>
        <w:rPr>
          <w:sz w:val="24"/>
          <w:szCs w:val="24"/>
        </w:rPr>
        <w:t>Church, the</w:t>
      </w:r>
      <w:r w:rsidRPr="00911B7E">
        <w:rPr>
          <w:sz w:val="24"/>
          <w:szCs w:val="24"/>
        </w:rPr>
        <w:t xml:space="preserve"> </w:t>
      </w:r>
      <w:r>
        <w:rPr>
          <w:sz w:val="24"/>
          <w:szCs w:val="24"/>
        </w:rPr>
        <w:t xml:space="preserve">Church at Ephesus </w:t>
      </w:r>
      <w:r w:rsidRPr="00911B7E">
        <w:rPr>
          <w:sz w:val="24"/>
          <w:szCs w:val="24"/>
        </w:rPr>
        <w:t xml:space="preserve">was </w:t>
      </w:r>
      <w:r>
        <w:rPr>
          <w:sz w:val="24"/>
          <w:szCs w:val="24"/>
        </w:rPr>
        <w:t>so rooted in sound doctrine, that this was the</w:t>
      </w:r>
      <w:r w:rsidRPr="00911B7E">
        <w:rPr>
          <w:sz w:val="24"/>
          <w:szCs w:val="24"/>
        </w:rPr>
        <w:t xml:space="preserve"> only </w:t>
      </w:r>
      <w:r>
        <w:rPr>
          <w:sz w:val="24"/>
          <w:szCs w:val="24"/>
        </w:rPr>
        <w:t>Church</w:t>
      </w:r>
      <w:r w:rsidRPr="00911B7E">
        <w:rPr>
          <w:sz w:val="24"/>
          <w:szCs w:val="24"/>
        </w:rPr>
        <w:t xml:space="preserve"> in which Paul did not have to address any issue of heresy</w:t>
      </w:r>
      <w:r>
        <w:rPr>
          <w:sz w:val="24"/>
          <w:szCs w:val="24"/>
        </w:rPr>
        <w:t>.</w:t>
      </w:r>
      <w:r w:rsidRPr="00911B7E">
        <w:rPr>
          <w:sz w:val="24"/>
          <w:szCs w:val="24"/>
        </w:rPr>
        <w:t xml:space="preserve"> </w:t>
      </w:r>
      <w:r w:rsidRPr="001A0FE1">
        <w:rPr>
          <w:sz w:val="24"/>
          <w:szCs w:val="24"/>
        </w:rPr>
        <w:t xml:space="preserve"> </w:t>
      </w:r>
      <w:r>
        <w:rPr>
          <w:sz w:val="24"/>
          <w:szCs w:val="24"/>
        </w:rPr>
        <w:t>To underscore this fact, t</w:t>
      </w:r>
      <w:r w:rsidRPr="00911B7E">
        <w:rPr>
          <w:sz w:val="24"/>
          <w:szCs w:val="24"/>
        </w:rPr>
        <w:t>hirty years later</w:t>
      </w:r>
      <w:r>
        <w:rPr>
          <w:sz w:val="24"/>
          <w:szCs w:val="24"/>
        </w:rPr>
        <w:t>,</w:t>
      </w:r>
      <w:r w:rsidRPr="00911B7E">
        <w:rPr>
          <w:sz w:val="24"/>
          <w:szCs w:val="24"/>
        </w:rPr>
        <w:t xml:space="preserve"> this </w:t>
      </w:r>
      <w:r>
        <w:rPr>
          <w:sz w:val="24"/>
          <w:szCs w:val="24"/>
        </w:rPr>
        <w:t>church</w:t>
      </w:r>
      <w:r w:rsidRPr="00911B7E">
        <w:rPr>
          <w:sz w:val="24"/>
          <w:szCs w:val="24"/>
        </w:rPr>
        <w:t xml:space="preserve"> was still holding on to this teaching and is commended by the Lord Jesus for their stand upon the truth.  </w:t>
      </w:r>
      <w:r>
        <w:rPr>
          <w:sz w:val="24"/>
          <w:szCs w:val="24"/>
        </w:rPr>
        <w:t>But unfortunately,</w:t>
      </w:r>
      <w:r w:rsidRPr="00911B7E">
        <w:rPr>
          <w:sz w:val="24"/>
          <w:szCs w:val="24"/>
        </w:rPr>
        <w:t xml:space="preserve"> they had left their first love.   (Revelation 2:1-7)</w:t>
      </w:r>
    </w:p>
    <w:p w14:paraId="0A353954" w14:textId="2E47D3E1" w:rsidR="00D60223" w:rsidRDefault="00527A07" w:rsidP="00D60223">
      <w:pPr>
        <w:rPr>
          <w:b/>
        </w:rPr>
      </w:pPr>
      <w:r>
        <w:rPr>
          <w:b/>
          <w:bCs/>
          <w:sz w:val="28"/>
          <w:szCs w:val="28"/>
        </w:rPr>
        <w:t xml:space="preserve">WORD SEARCH: </w:t>
      </w:r>
      <w:r w:rsidR="00EB4A48">
        <w:rPr>
          <w:b/>
          <w:bCs/>
          <w:sz w:val="28"/>
          <w:szCs w:val="28"/>
        </w:rPr>
        <w:t>f</w:t>
      </w:r>
      <w:r>
        <w:rPr>
          <w:b/>
          <w:bCs/>
          <w:sz w:val="28"/>
          <w:szCs w:val="28"/>
        </w:rPr>
        <w:t>rom Strong’s Concordance</w:t>
      </w:r>
      <w:r w:rsidR="5897EC05" w:rsidRPr="5897EC05">
        <w:rPr>
          <w:b/>
          <w:bCs/>
        </w:rPr>
        <w:t xml:space="preserve"> </w:t>
      </w:r>
    </w:p>
    <w:p w14:paraId="36E4FE65" w14:textId="77777777" w:rsidR="00D60223" w:rsidRPr="00CB21F9" w:rsidRDefault="5897EC05" w:rsidP="00BD269D">
      <w:pPr>
        <w:pStyle w:val="ListParagraph"/>
        <w:numPr>
          <w:ilvl w:val="0"/>
          <w:numId w:val="66"/>
        </w:numPr>
        <w:rPr>
          <w:sz w:val="24"/>
          <w:szCs w:val="24"/>
        </w:rPr>
      </w:pPr>
      <w:r w:rsidRPr="5897EC05">
        <w:rPr>
          <w:b/>
          <w:bCs/>
          <w:sz w:val="24"/>
          <w:szCs w:val="24"/>
          <w:u w:val="single"/>
        </w:rPr>
        <w:t>Doctrine</w:t>
      </w:r>
      <w:r w:rsidRPr="5897EC05">
        <w:rPr>
          <w:sz w:val="24"/>
          <w:szCs w:val="24"/>
        </w:rPr>
        <w:t>:  Greek words are didache/didaskalia in Strong’s #1322, 1319; information, instruction, learning, teaching, doctrine. (Acts 2:42; Titus 1: 9-16; 2:1-10; 1 Timothy 1:3-11; 2 Timothy 3:16; Ephesians 4:12-15; 2 John 9-10)</w:t>
      </w:r>
    </w:p>
    <w:p w14:paraId="0A0028FC" w14:textId="77777777" w:rsidR="00D60223" w:rsidRDefault="5897EC05" w:rsidP="00BD269D">
      <w:pPr>
        <w:pStyle w:val="ListParagraph"/>
        <w:numPr>
          <w:ilvl w:val="0"/>
          <w:numId w:val="66"/>
        </w:numPr>
        <w:jc w:val="both"/>
        <w:rPr>
          <w:sz w:val="24"/>
          <w:szCs w:val="24"/>
        </w:rPr>
      </w:pPr>
      <w:r w:rsidRPr="5897EC05">
        <w:rPr>
          <w:b/>
          <w:bCs/>
          <w:sz w:val="24"/>
          <w:szCs w:val="24"/>
          <w:u w:val="single"/>
        </w:rPr>
        <w:t>Disciple:</w:t>
      </w:r>
      <w:r w:rsidRPr="5897EC05">
        <w:rPr>
          <w:sz w:val="24"/>
          <w:szCs w:val="24"/>
        </w:rPr>
        <w:t xml:space="preserve"> Greek word is matheteuo- a learner; to become a pupil; to disciple; i.e. enroll as scholar; to be a disciple; instruct; teach.</w:t>
      </w:r>
    </w:p>
    <w:p w14:paraId="4330F92E" w14:textId="1C13FE8C" w:rsidR="00D60223" w:rsidRPr="00487425" w:rsidRDefault="00A41695" w:rsidP="00D60223">
      <w:pPr>
        <w:rPr>
          <w:b/>
          <w:sz w:val="28"/>
          <w:szCs w:val="28"/>
        </w:rPr>
      </w:pPr>
      <w:r>
        <w:rPr>
          <w:b/>
          <w:bCs/>
          <w:sz w:val="28"/>
          <w:szCs w:val="28"/>
        </w:rPr>
        <w:t xml:space="preserve">DIGGING DEEPER: </w:t>
      </w:r>
      <w:r w:rsidR="5897EC05" w:rsidRPr="5897EC05">
        <w:rPr>
          <w:b/>
          <w:bCs/>
          <w:sz w:val="28"/>
          <w:szCs w:val="28"/>
        </w:rPr>
        <w:t xml:space="preserve">Read the following passages and make note of the insights and </w:t>
      </w:r>
      <w:r w:rsidR="00806273">
        <w:rPr>
          <w:b/>
          <w:bCs/>
          <w:sz w:val="28"/>
          <w:szCs w:val="28"/>
        </w:rPr>
        <w:t>personal applications.</w:t>
      </w:r>
    </w:p>
    <w:p w14:paraId="48D424F0" w14:textId="7641D88A" w:rsidR="00D60223" w:rsidRPr="006A59C2" w:rsidRDefault="5897EC05" w:rsidP="00BD269D">
      <w:pPr>
        <w:pStyle w:val="ListParagraph"/>
        <w:numPr>
          <w:ilvl w:val="0"/>
          <w:numId w:val="80"/>
        </w:numPr>
        <w:rPr>
          <w:sz w:val="24"/>
          <w:szCs w:val="24"/>
        </w:rPr>
      </w:pPr>
      <w:r w:rsidRPr="006A59C2">
        <w:rPr>
          <w:sz w:val="24"/>
          <w:szCs w:val="24"/>
        </w:rPr>
        <w:t>Ephesians 4:11-16</w:t>
      </w:r>
      <w:r w:rsidR="00E6619D">
        <w:rPr>
          <w:sz w:val="24"/>
          <w:szCs w:val="24"/>
        </w:rPr>
        <w:t>, 5:22-32</w:t>
      </w:r>
      <w:r w:rsidRPr="006A59C2">
        <w:rPr>
          <w:sz w:val="24"/>
          <w:szCs w:val="24"/>
        </w:rPr>
        <w:t>;</w:t>
      </w:r>
      <w:r w:rsidR="00E6619D" w:rsidRPr="00E6619D">
        <w:rPr>
          <w:sz w:val="24"/>
          <w:szCs w:val="24"/>
        </w:rPr>
        <w:t xml:space="preserve"> </w:t>
      </w:r>
      <w:r w:rsidR="00E6619D" w:rsidRPr="5897EC05">
        <w:rPr>
          <w:sz w:val="24"/>
          <w:szCs w:val="24"/>
        </w:rPr>
        <w:t>Isaiah 54:5-10</w:t>
      </w:r>
      <w:r w:rsidR="00E6619D">
        <w:rPr>
          <w:sz w:val="24"/>
          <w:szCs w:val="24"/>
        </w:rPr>
        <w:t>;</w:t>
      </w:r>
      <w:r w:rsidRPr="006A59C2">
        <w:rPr>
          <w:sz w:val="24"/>
          <w:szCs w:val="24"/>
        </w:rPr>
        <w:t xml:space="preserve"> Acts 2:46; 1 John 2:18-29; Jude; Psalm 78:1-7, 145:1-6; Matthew 28:18-20; 2 Timothy 2:2</w:t>
      </w:r>
      <w:r w:rsidR="00E6619D">
        <w:rPr>
          <w:sz w:val="24"/>
          <w:szCs w:val="24"/>
        </w:rPr>
        <w:t xml:space="preserve">; </w:t>
      </w:r>
    </w:p>
    <w:p w14:paraId="31B977D2" w14:textId="3B2ECC1D" w:rsidR="00EA5A05" w:rsidRDefault="5897EC05" w:rsidP="00EA5A05">
      <w:pPr>
        <w:ind w:firstLine="720"/>
        <w:jc w:val="both"/>
        <w:rPr>
          <w:sz w:val="24"/>
          <w:szCs w:val="24"/>
        </w:rPr>
      </w:pPr>
      <w:r w:rsidRPr="5897EC05">
        <w:rPr>
          <w:sz w:val="24"/>
          <w:szCs w:val="24"/>
        </w:rPr>
        <w:t>A large number of the New Testament epistles were written in response to false doctrines and teachers. And as we have just read, such was the case in the church at Ephesus. In Paul’s departing remarks, he warned the Saints to be on guard because after he left them, “savage wolves” would infiltrate the church. (Acts 20:28-31) When Timothy was the Pastor of the church in Ephesus, Paul begins his letter to his beloved disciple by addressing just such “wolves” as these. Some thirty years later, the risen Lord Himself commended this church for heeding Paul’s and Timothy’s warnings. (Revelation 2:1-2)</w:t>
      </w:r>
    </w:p>
    <w:p w14:paraId="0D59544D" w14:textId="77777777" w:rsidR="00DD1757" w:rsidRDefault="00DD1757" w:rsidP="00EA5A05">
      <w:pPr>
        <w:ind w:firstLine="720"/>
        <w:jc w:val="both"/>
        <w:rPr>
          <w:sz w:val="24"/>
          <w:szCs w:val="24"/>
        </w:rPr>
      </w:pPr>
    </w:p>
    <w:p w14:paraId="33367A79" w14:textId="296C6323" w:rsidR="00EA5A05" w:rsidRPr="00CF2C42" w:rsidRDefault="5897EC05" w:rsidP="00EA5A05">
      <w:pPr>
        <w:ind w:left="360"/>
        <w:jc w:val="center"/>
        <w:rPr>
          <w:b/>
          <w:sz w:val="28"/>
          <w:szCs w:val="28"/>
        </w:rPr>
      </w:pPr>
      <w:r w:rsidRPr="5897EC05">
        <w:rPr>
          <w:b/>
          <w:bCs/>
          <w:sz w:val="28"/>
          <w:szCs w:val="28"/>
        </w:rPr>
        <w:t>ESSENTIALS BELIEFS OF THE CHRISTIAN FAITH</w:t>
      </w:r>
    </w:p>
    <w:p w14:paraId="6A835078" w14:textId="02388AD6" w:rsidR="0036420F" w:rsidRDefault="5897EC05" w:rsidP="00DB4E35">
      <w:pPr>
        <w:ind w:firstLine="720"/>
        <w:rPr>
          <w:sz w:val="24"/>
          <w:szCs w:val="24"/>
        </w:rPr>
      </w:pPr>
      <w:r w:rsidRPr="5897EC05">
        <w:t>To begin with</w:t>
      </w:r>
      <w:r w:rsidR="0036420F">
        <w:t>,</w:t>
      </w:r>
      <w:r w:rsidRPr="5897EC05">
        <w:t xml:space="preserve"> you should know where we got all of our historical Christian creeds and confessions. They were written by the early church fathers in response to false doctrines and heretics</w:t>
      </w:r>
      <w:r w:rsidR="0036420F">
        <w:t xml:space="preserve">. </w:t>
      </w:r>
      <w:r w:rsidR="0036420F" w:rsidRPr="001423AD">
        <w:rPr>
          <w:sz w:val="24"/>
          <w:szCs w:val="24"/>
        </w:rPr>
        <w:t xml:space="preserve">Along with the inspired writers of the Bible, </w:t>
      </w:r>
      <w:r w:rsidR="0036420F">
        <w:rPr>
          <w:sz w:val="24"/>
          <w:szCs w:val="24"/>
        </w:rPr>
        <w:t>here</w:t>
      </w:r>
      <w:r w:rsidR="0036420F" w:rsidRPr="001423AD">
        <w:rPr>
          <w:sz w:val="24"/>
          <w:szCs w:val="24"/>
        </w:rPr>
        <w:t xml:space="preserve"> </w:t>
      </w:r>
      <w:r w:rsidR="00215396">
        <w:rPr>
          <w:sz w:val="24"/>
          <w:szCs w:val="24"/>
        </w:rPr>
        <w:t>is a partial list of</w:t>
      </w:r>
      <w:r w:rsidR="0036420F" w:rsidRPr="001423AD">
        <w:rPr>
          <w:sz w:val="24"/>
          <w:szCs w:val="24"/>
        </w:rPr>
        <w:t xml:space="preserve"> important historical Christian apologist</w:t>
      </w:r>
      <w:r w:rsidR="0036420F">
        <w:rPr>
          <w:sz w:val="24"/>
          <w:szCs w:val="24"/>
        </w:rPr>
        <w:t xml:space="preserve">s: </w:t>
      </w:r>
      <w:r w:rsidR="0036420F" w:rsidRPr="001423AD">
        <w:rPr>
          <w:sz w:val="24"/>
          <w:szCs w:val="24"/>
        </w:rPr>
        <w:t xml:space="preserve"> Justin Mar</w:t>
      </w:r>
      <w:r w:rsidR="0036420F">
        <w:rPr>
          <w:sz w:val="24"/>
          <w:szCs w:val="24"/>
        </w:rPr>
        <w:t>tyr, Augustine, Thomas Aquinas</w:t>
      </w:r>
      <w:r w:rsidR="00215396">
        <w:rPr>
          <w:sz w:val="24"/>
          <w:szCs w:val="24"/>
        </w:rPr>
        <w:t>.</w:t>
      </w:r>
      <w:r w:rsidR="0036420F">
        <w:rPr>
          <w:sz w:val="24"/>
          <w:szCs w:val="24"/>
        </w:rPr>
        <w:t xml:space="preserve"> </w:t>
      </w:r>
      <w:r w:rsidR="00215396">
        <w:rPr>
          <w:sz w:val="24"/>
          <w:szCs w:val="24"/>
        </w:rPr>
        <w:t>These men stood their ground in defense of sound doctrine.</w:t>
      </w:r>
    </w:p>
    <w:p w14:paraId="1CC8EEDF" w14:textId="0A16C9B0" w:rsidR="0036420F" w:rsidRDefault="0036420F" w:rsidP="0045138E">
      <w:pPr>
        <w:ind w:firstLine="720"/>
        <w:jc w:val="both"/>
        <w:rPr>
          <w:sz w:val="24"/>
          <w:szCs w:val="24"/>
        </w:rPr>
      </w:pPr>
      <w:r>
        <w:rPr>
          <w:sz w:val="24"/>
          <w:szCs w:val="24"/>
        </w:rPr>
        <w:t>For example,</w:t>
      </w:r>
      <w:r w:rsidR="5897EC05" w:rsidRPr="5897EC05">
        <w:rPr>
          <w:sz w:val="24"/>
          <w:szCs w:val="24"/>
        </w:rPr>
        <w:t xml:space="preserve"> the Apostles creed was written in response to the Gnostics and then the Nicene Creed was a response to Arianism. The same false Gospels and doctrines are alive and thriving in our day as well. (Galatians 1:6-9, 2 Corinthians 11:2-15) The Nicene Creed, drawn up in the fourth century, is emphatic in affirming the Deity of Christ, since it is directed against Arius. The Arians denied that Christ was fully God. The Apostles’ Creed, drawn up in the first or second century, emphasizes the true humanity of Jesus, including the material body.  That is the point that the heretics of the time (Gnostics, Marcionites, and later Manicheans) denied. (1 John 4:1-3) </w:t>
      </w:r>
      <w:r>
        <w:rPr>
          <w:sz w:val="24"/>
          <w:szCs w:val="24"/>
        </w:rPr>
        <w:t>The following is a list of the historical and</w:t>
      </w:r>
      <w:r w:rsidR="5897EC05" w:rsidRPr="5897EC05">
        <w:rPr>
          <w:sz w:val="24"/>
          <w:szCs w:val="24"/>
        </w:rPr>
        <w:t xml:space="preserve"> Biblical foundations of our </w:t>
      </w:r>
      <w:r>
        <w:rPr>
          <w:sz w:val="24"/>
          <w:szCs w:val="24"/>
        </w:rPr>
        <w:t>faith.</w:t>
      </w:r>
    </w:p>
    <w:p w14:paraId="7FFCBA01" w14:textId="14BBF33E" w:rsidR="00EA5A05" w:rsidRDefault="5897EC05" w:rsidP="00C51FB4">
      <w:pPr>
        <w:ind w:firstLine="360"/>
        <w:jc w:val="center"/>
        <w:rPr>
          <w:b/>
          <w:sz w:val="28"/>
          <w:szCs w:val="28"/>
        </w:rPr>
      </w:pPr>
      <w:r w:rsidRPr="5897EC05">
        <w:rPr>
          <w:b/>
          <w:bCs/>
          <w:sz w:val="28"/>
          <w:szCs w:val="28"/>
        </w:rPr>
        <w:t>Common Confessions</w:t>
      </w:r>
    </w:p>
    <w:p w14:paraId="1D78C2C2" w14:textId="77777777" w:rsidR="00EA5A05" w:rsidRPr="00C030BF" w:rsidRDefault="5897EC05" w:rsidP="00EA5A05">
      <w:pPr>
        <w:ind w:left="360"/>
        <w:jc w:val="center"/>
        <w:rPr>
          <w:b/>
          <w:i/>
          <w:sz w:val="24"/>
          <w:szCs w:val="24"/>
        </w:rPr>
      </w:pPr>
      <w:r w:rsidRPr="5897EC05">
        <w:rPr>
          <w:b/>
          <w:bCs/>
          <w:i/>
          <w:iCs/>
          <w:sz w:val="24"/>
          <w:szCs w:val="24"/>
        </w:rPr>
        <w:t>1Timothy 3:16 (NASB)</w:t>
      </w:r>
    </w:p>
    <w:p w14:paraId="3CD452D6" w14:textId="3FC5DEE5" w:rsidR="00EA5A05" w:rsidRDefault="5897EC05" w:rsidP="00EA5A05">
      <w:pPr>
        <w:jc w:val="center"/>
        <w:rPr>
          <w:b/>
          <w:i/>
          <w:sz w:val="24"/>
          <w:szCs w:val="24"/>
        </w:rPr>
      </w:pPr>
      <w:r w:rsidRPr="5897EC05">
        <w:rPr>
          <w:b/>
          <w:bCs/>
          <w:i/>
          <w:iCs/>
          <w:sz w:val="24"/>
          <w:szCs w:val="24"/>
        </w:rPr>
        <w:t xml:space="preserve"> By common confession, great is the mystery of godliness: He, who was revealed in the flesh, </w:t>
      </w:r>
      <w:r w:rsidR="00EA3460" w:rsidRPr="5897EC05">
        <w:rPr>
          <w:b/>
          <w:bCs/>
          <w:i/>
          <w:iCs/>
          <w:sz w:val="24"/>
          <w:szCs w:val="24"/>
        </w:rPr>
        <w:t>was</w:t>
      </w:r>
      <w:r w:rsidRPr="5897EC05">
        <w:rPr>
          <w:b/>
          <w:bCs/>
          <w:i/>
          <w:iCs/>
          <w:sz w:val="24"/>
          <w:szCs w:val="24"/>
        </w:rPr>
        <w:t xml:space="preserve"> vindicated in the Spirit, </w:t>
      </w:r>
      <w:r w:rsidR="00EA3460" w:rsidRPr="5897EC05">
        <w:rPr>
          <w:b/>
          <w:bCs/>
          <w:i/>
          <w:iCs/>
          <w:sz w:val="24"/>
          <w:szCs w:val="24"/>
        </w:rPr>
        <w:t>seen</w:t>
      </w:r>
      <w:r w:rsidRPr="5897EC05">
        <w:rPr>
          <w:b/>
          <w:bCs/>
          <w:i/>
          <w:iCs/>
          <w:sz w:val="24"/>
          <w:szCs w:val="24"/>
        </w:rPr>
        <w:t xml:space="preserve"> by angels, </w:t>
      </w:r>
      <w:r w:rsidR="00EA3460" w:rsidRPr="5897EC05">
        <w:rPr>
          <w:b/>
          <w:bCs/>
          <w:i/>
          <w:iCs/>
          <w:sz w:val="24"/>
          <w:szCs w:val="24"/>
        </w:rPr>
        <w:t>proclaimed</w:t>
      </w:r>
      <w:r w:rsidRPr="5897EC05">
        <w:rPr>
          <w:b/>
          <w:bCs/>
          <w:i/>
          <w:iCs/>
          <w:sz w:val="24"/>
          <w:szCs w:val="24"/>
        </w:rPr>
        <w:t xml:space="preserve"> among the nations, </w:t>
      </w:r>
      <w:r w:rsidR="00EA3460" w:rsidRPr="5897EC05">
        <w:rPr>
          <w:b/>
          <w:bCs/>
          <w:i/>
          <w:iCs/>
          <w:sz w:val="24"/>
          <w:szCs w:val="24"/>
        </w:rPr>
        <w:t>believed</w:t>
      </w:r>
      <w:r w:rsidRPr="5897EC05">
        <w:rPr>
          <w:b/>
          <w:bCs/>
          <w:i/>
          <w:iCs/>
          <w:sz w:val="24"/>
          <w:szCs w:val="24"/>
        </w:rPr>
        <w:t xml:space="preserve"> on in the world, Taken up in glory.  </w:t>
      </w:r>
    </w:p>
    <w:p w14:paraId="179F3074" w14:textId="77777777" w:rsidR="0036420F" w:rsidRPr="0010676D" w:rsidRDefault="0036420F" w:rsidP="00BD269D">
      <w:pPr>
        <w:pStyle w:val="ListParagraph"/>
        <w:numPr>
          <w:ilvl w:val="0"/>
          <w:numId w:val="86"/>
        </w:numPr>
        <w:ind w:right="720"/>
        <w:jc w:val="both"/>
        <w:rPr>
          <w:rFonts w:asciiTheme="minorHAnsi" w:hAnsiTheme="minorHAnsi"/>
          <w:b/>
          <w:sz w:val="28"/>
          <w:szCs w:val="28"/>
        </w:rPr>
      </w:pPr>
      <w:r w:rsidRPr="0010676D">
        <w:rPr>
          <w:rFonts w:asciiTheme="minorHAnsi" w:hAnsiTheme="minorHAnsi"/>
          <w:b/>
          <w:sz w:val="28"/>
          <w:szCs w:val="28"/>
        </w:rPr>
        <w:t>The Bible:</w:t>
      </w:r>
    </w:p>
    <w:p w14:paraId="4E71B202" w14:textId="396971DE" w:rsidR="0036420F" w:rsidRDefault="0036420F" w:rsidP="00215396">
      <w:pPr>
        <w:ind w:left="720" w:right="720"/>
        <w:jc w:val="both"/>
        <w:rPr>
          <w:rFonts w:asciiTheme="minorHAnsi" w:hAnsiTheme="minorHAnsi"/>
          <w:b/>
          <w:bCs/>
          <w:i/>
          <w:iCs/>
          <w:sz w:val="24"/>
          <w:szCs w:val="24"/>
        </w:rPr>
      </w:pPr>
      <w:r w:rsidRPr="0036420F">
        <w:rPr>
          <w:rFonts w:asciiTheme="minorHAnsi" w:hAnsiTheme="minorHAnsi"/>
          <w:sz w:val="24"/>
          <w:szCs w:val="24"/>
        </w:rPr>
        <w:t xml:space="preserve">Written over a span of 1000 plus years, the sixty-six books of the Bible were recorded by the Holy Spirit on the hearts of approximately 49 different writers. Each one of these men wrote as they were inspired by God.  Throughout the ages God has preserved His Holy Book, and because of this, we can hold in our hands the very </w:t>
      </w:r>
      <w:r w:rsidRPr="0036420F">
        <w:rPr>
          <w:rFonts w:asciiTheme="minorHAnsi" w:hAnsiTheme="minorHAnsi"/>
          <w:b/>
          <w:bCs/>
          <w:i/>
          <w:iCs/>
          <w:sz w:val="24"/>
          <w:szCs w:val="24"/>
        </w:rPr>
        <w:t xml:space="preserve">WORDS </w:t>
      </w:r>
      <w:r w:rsidRPr="0036420F">
        <w:rPr>
          <w:rFonts w:asciiTheme="minorHAnsi" w:hAnsiTheme="minorHAnsi"/>
          <w:sz w:val="24"/>
          <w:szCs w:val="24"/>
        </w:rPr>
        <w:t xml:space="preserve">of </w:t>
      </w:r>
      <w:r w:rsidRPr="0036420F">
        <w:rPr>
          <w:rFonts w:asciiTheme="minorHAnsi" w:hAnsiTheme="minorHAnsi"/>
          <w:b/>
          <w:bCs/>
          <w:i/>
          <w:iCs/>
          <w:sz w:val="24"/>
          <w:szCs w:val="24"/>
        </w:rPr>
        <w:t xml:space="preserve">GOD. </w:t>
      </w:r>
    </w:p>
    <w:p w14:paraId="3FC33330" w14:textId="77777777" w:rsidR="00215396" w:rsidRPr="0036420F" w:rsidRDefault="00215396" w:rsidP="00215396">
      <w:pPr>
        <w:pStyle w:val="ListParagraph"/>
        <w:ind w:right="720"/>
        <w:jc w:val="both"/>
        <w:rPr>
          <w:rFonts w:asciiTheme="minorHAnsi" w:hAnsiTheme="minorHAnsi"/>
          <w:sz w:val="24"/>
          <w:szCs w:val="24"/>
        </w:rPr>
      </w:pPr>
      <w:r w:rsidRPr="0036420F">
        <w:rPr>
          <w:rFonts w:asciiTheme="minorHAnsi" w:hAnsiTheme="minorHAnsi"/>
          <w:sz w:val="24"/>
          <w:szCs w:val="24"/>
        </w:rPr>
        <w:t>We believe that the One, True, Eternal God has revealed Himself to humanity through the Holy Scripture.</w:t>
      </w:r>
      <w:r>
        <w:rPr>
          <w:rFonts w:asciiTheme="minorHAnsi" w:hAnsiTheme="minorHAnsi"/>
          <w:sz w:val="24"/>
          <w:szCs w:val="24"/>
        </w:rPr>
        <w:t xml:space="preserve"> </w:t>
      </w:r>
      <w:r w:rsidRPr="00280529">
        <w:rPr>
          <w:sz w:val="24"/>
          <w:szCs w:val="24"/>
        </w:rPr>
        <w:t>Saint Jerome</w:t>
      </w:r>
      <w:r>
        <w:rPr>
          <w:sz w:val="24"/>
          <w:szCs w:val="24"/>
        </w:rPr>
        <w:t xml:space="preserve"> (c. 347-420), historian, theologian, Doctor of the Church and Bible translator, </w:t>
      </w:r>
      <w:r w:rsidRPr="00280529">
        <w:rPr>
          <w:sz w:val="24"/>
          <w:szCs w:val="24"/>
        </w:rPr>
        <w:t>said</w:t>
      </w:r>
      <w:r>
        <w:rPr>
          <w:sz w:val="24"/>
          <w:szCs w:val="24"/>
        </w:rPr>
        <w:t>,</w:t>
      </w:r>
      <w:r w:rsidRPr="00280529">
        <w:rPr>
          <w:sz w:val="24"/>
          <w:szCs w:val="24"/>
        </w:rPr>
        <w:t xml:space="preserve"> “</w:t>
      </w:r>
      <w:r>
        <w:rPr>
          <w:sz w:val="24"/>
          <w:szCs w:val="24"/>
        </w:rPr>
        <w:t>T</w:t>
      </w:r>
      <w:r w:rsidRPr="00280529">
        <w:rPr>
          <w:sz w:val="24"/>
          <w:szCs w:val="24"/>
        </w:rPr>
        <w:t xml:space="preserve">o be ignorant of the </w:t>
      </w:r>
      <w:r>
        <w:rPr>
          <w:sz w:val="24"/>
          <w:szCs w:val="24"/>
        </w:rPr>
        <w:t>B</w:t>
      </w:r>
      <w:r w:rsidRPr="00280529">
        <w:rPr>
          <w:sz w:val="24"/>
          <w:szCs w:val="24"/>
        </w:rPr>
        <w:t>ible is to be ignorant of Christ.”</w:t>
      </w:r>
    </w:p>
    <w:p w14:paraId="2281852A" w14:textId="03F46799" w:rsidR="0045138E" w:rsidRDefault="00A41695" w:rsidP="0036420F">
      <w:pPr>
        <w:ind w:left="720" w:right="720"/>
        <w:jc w:val="both"/>
        <w:rPr>
          <w:rFonts w:asciiTheme="minorHAnsi" w:hAnsiTheme="minorHAnsi"/>
          <w:b/>
          <w:sz w:val="28"/>
          <w:szCs w:val="28"/>
        </w:rPr>
      </w:pPr>
      <w:r>
        <w:rPr>
          <w:rFonts w:asciiTheme="minorHAnsi" w:hAnsiTheme="minorHAnsi"/>
          <w:b/>
          <w:sz w:val="28"/>
          <w:szCs w:val="28"/>
        </w:rPr>
        <w:t xml:space="preserve">DIGGING DEEPER: </w:t>
      </w:r>
      <w:r w:rsidR="00DB4E35">
        <w:rPr>
          <w:rFonts w:asciiTheme="minorHAnsi" w:hAnsiTheme="minorHAnsi"/>
          <w:b/>
          <w:sz w:val="28"/>
          <w:szCs w:val="28"/>
        </w:rPr>
        <w:t>R</w:t>
      </w:r>
      <w:r w:rsidR="005B522C">
        <w:rPr>
          <w:rFonts w:asciiTheme="minorHAnsi" w:hAnsiTheme="minorHAnsi"/>
          <w:b/>
          <w:sz w:val="28"/>
          <w:szCs w:val="28"/>
        </w:rPr>
        <w:t xml:space="preserve">ead the following passages and make note of any insights and </w:t>
      </w:r>
      <w:r w:rsidR="00806273">
        <w:rPr>
          <w:rFonts w:asciiTheme="minorHAnsi" w:hAnsiTheme="minorHAnsi"/>
          <w:b/>
          <w:sz w:val="28"/>
          <w:szCs w:val="28"/>
        </w:rPr>
        <w:t>personal applications.</w:t>
      </w:r>
    </w:p>
    <w:p w14:paraId="7AC6E791" w14:textId="4CE26333" w:rsidR="0036420F" w:rsidRPr="0045138E" w:rsidRDefault="0036420F" w:rsidP="00BD269D">
      <w:pPr>
        <w:pStyle w:val="ListParagraph"/>
        <w:numPr>
          <w:ilvl w:val="0"/>
          <w:numId w:val="80"/>
        </w:numPr>
        <w:ind w:right="720"/>
        <w:jc w:val="both"/>
        <w:rPr>
          <w:rFonts w:asciiTheme="minorHAnsi" w:hAnsiTheme="minorHAnsi" w:cstheme="minorHAnsi"/>
          <w:b/>
          <w:sz w:val="24"/>
          <w:szCs w:val="24"/>
        </w:rPr>
      </w:pPr>
      <w:r w:rsidRPr="0045138E">
        <w:rPr>
          <w:rFonts w:asciiTheme="minorHAnsi" w:hAnsiTheme="minorHAnsi"/>
          <w:sz w:val="24"/>
          <w:szCs w:val="24"/>
        </w:rPr>
        <w:t>John 1:1-18</w:t>
      </w:r>
      <w:r w:rsidRPr="0045138E">
        <w:rPr>
          <w:rFonts w:asciiTheme="minorHAnsi" w:hAnsiTheme="minorHAnsi"/>
          <w:b/>
          <w:sz w:val="24"/>
          <w:szCs w:val="24"/>
        </w:rPr>
        <w:t xml:space="preserve">; </w:t>
      </w:r>
      <w:r w:rsidRPr="0045138E">
        <w:rPr>
          <w:rFonts w:asciiTheme="minorHAnsi" w:hAnsiTheme="minorHAnsi"/>
          <w:bCs/>
          <w:iCs/>
          <w:sz w:val="24"/>
          <w:szCs w:val="24"/>
        </w:rPr>
        <w:t>2 Timothy 2:3-6;</w:t>
      </w:r>
      <w:r w:rsidRPr="0045138E">
        <w:rPr>
          <w:rFonts w:asciiTheme="minorHAnsi" w:hAnsiTheme="minorHAnsi"/>
          <w:sz w:val="24"/>
          <w:szCs w:val="24"/>
        </w:rPr>
        <w:t xml:space="preserve"> 2 Timothy 3:13-4:4; 2 Peter 1:16-21; 1 Corinthians 2:4-16; 2 Corinthians 1:20-21;</w:t>
      </w:r>
      <w:r w:rsidRPr="0045138E">
        <w:rPr>
          <w:rFonts w:asciiTheme="minorHAnsi" w:hAnsiTheme="minorHAnsi"/>
          <w:bCs/>
          <w:iCs/>
          <w:sz w:val="24"/>
          <w:szCs w:val="24"/>
        </w:rPr>
        <w:t xml:space="preserve"> Hebrews 4:8-12</w:t>
      </w:r>
    </w:p>
    <w:p w14:paraId="3BAE94A5" w14:textId="77777777" w:rsidR="0036420F" w:rsidRPr="0036420F" w:rsidRDefault="0036420F" w:rsidP="00BD269D">
      <w:pPr>
        <w:pStyle w:val="ListParagraph"/>
        <w:numPr>
          <w:ilvl w:val="0"/>
          <w:numId w:val="86"/>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11C49A1A" w14:textId="0072E153" w:rsidR="00215396" w:rsidRDefault="0036420F" w:rsidP="00215396">
      <w:pPr>
        <w:pStyle w:val="ListParagraph"/>
        <w:ind w:right="720"/>
        <w:jc w:val="both"/>
        <w:rPr>
          <w:sz w:val="24"/>
          <w:szCs w:val="24"/>
        </w:rPr>
      </w:pPr>
      <w:r w:rsidRPr="0036420F">
        <w:rPr>
          <w:rFonts w:asciiTheme="minorHAnsi" w:hAnsiTheme="minorHAnsi"/>
          <w:sz w:val="24"/>
          <w:szCs w:val="24"/>
        </w:rPr>
        <w:t xml:space="preserve">Some may argue that the word trinity is not found in the Bible. In this they are correct. </w:t>
      </w:r>
      <w:r w:rsidR="00215396">
        <w:rPr>
          <w:rFonts w:asciiTheme="minorHAnsi" w:hAnsiTheme="minorHAnsi"/>
          <w:sz w:val="24"/>
          <w:szCs w:val="24"/>
        </w:rPr>
        <w:t xml:space="preserve">Yet as we have already seen, in previous chapters, </w:t>
      </w:r>
      <w:r w:rsidRPr="0036420F">
        <w:rPr>
          <w:rFonts w:asciiTheme="minorHAnsi" w:hAnsiTheme="minorHAnsi"/>
          <w:sz w:val="24"/>
          <w:szCs w:val="24"/>
        </w:rPr>
        <w:t xml:space="preserve">God </w:t>
      </w:r>
      <w:r w:rsidR="00215396">
        <w:rPr>
          <w:rFonts w:asciiTheme="minorHAnsi" w:hAnsiTheme="minorHAnsi"/>
          <w:sz w:val="24"/>
          <w:szCs w:val="24"/>
        </w:rPr>
        <w:t>has revealed Himself repeatedly</w:t>
      </w:r>
      <w:r w:rsidR="0043691E">
        <w:rPr>
          <w:rFonts w:asciiTheme="minorHAnsi" w:hAnsiTheme="minorHAnsi"/>
          <w:sz w:val="24"/>
          <w:szCs w:val="24"/>
        </w:rPr>
        <w:t xml:space="preserve"> in the Scriptures as</w:t>
      </w:r>
      <w:r w:rsidRPr="0036420F">
        <w:rPr>
          <w:rFonts w:asciiTheme="minorHAnsi" w:hAnsiTheme="minorHAnsi"/>
          <w:sz w:val="24"/>
          <w:szCs w:val="24"/>
        </w:rPr>
        <w:t xml:space="preserve"> </w:t>
      </w:r>
      <w:r w:rsidR="0043691E">
        <w:rPr>
          <w:rFonts w:asciiTheme="minorHAnsi" w:hAnsiTheme="minorHAnsi"/>
          <w:sz w:val="24"/>
          <w:szCs w:val="24"/>
        </w:rPr>
        <w:t>T</w:t>
      </w:r>
      <w:r w:rsidRPr="0036420F">
        <w:rPr>
          <w:rFonts w:asciiTheme="minorHAnsi" w:hAnsiTheme="minorHAnsi"/>
          <w:sz w:val="24"/>
          <w:szCs w:val="24"/>
        </w:rPr>
        <w:t xml:space="preserve">hree Persons who co-exist as One.  </w:t>
      </w:r>
      <w:r w:rsidR="00215396" w:rsidRPr="001423AD">
        <w:rPr>
          <w:sz w:val="24"/>
          <w:szCs w:val="24"/>
        </w:rPr>
        <w:t xml:space="preserve">You may find it interesting to know that the original “Saint Nick” was </w:t>
      </w:r>
      <w:r w:rsidR="00215396">
        <w:rPr>
          <w:sz w:val="24"/>
          <w:szCs w:val="24"/>
        </w:rPr>
        <w:t>an apologist.  As one of the bishops who signed the Nicene Creed, Saint Nicholas stood his ground in opposing Arius, in d</w:t>
      </w:r>
      <w:r w:rsidR="00215396" w:rsidRPr="001423AD">
        <w:rPr>
          <w:sz w:val="24"/>
          <w:szCs w:val="24"/>
        </w:rPr>
        <w:t>efense of the doctrine of the Trinity.</w:t>
      </w:r>
      <w:r w:rsidR="00215396">
        <w:rPr>
          <w:sz w:val="24"/>
          <w:szCs w:val="24"/>
        </w:rPr>
        <w:t xml:space="preserve"> </w:t>
      </w:r>
      <w:r w:rsidR="00215396" w:rsidRPr="001423AD">
        <w:rPr>
          <w:sz w:val="24"/>
          <w:szCs w:val="24"/>
        </w:rPr>
        <w:t xml:space="preserve"> </w:t>
      </w:r>
      <w:r w:rsidR="00215396">
        <w:rPr>
          <w:sz w:val="24"/>
          <w:szCs w:val="24"/>
        </w:rPr>
        <w:t>In addition to his nontrinitarian belief, Arius propagated the lie that our Lord was created, not the Creator. Do you know what false religions today are pushing the same lie as Arius?   Because we are</w:t>
      </w:r>
      <w:r w:rsidR="00215396" w:rsidRPr="001423AD">
        <w:rPr>
          <w:sz w:val="24"/>
          <w:szCs w:val="24"/>
        </w:rPr>
        <w:t xml:space="preserve"> fortunate to live in the information age</w:t>
      </w:r>
      <w:r w:rsidR="00215396">
        <w:rPr>
          <w:sz w:val="24"/>
          <w:szCs w:val="24"/>
        </w:rPr>
        <w:t xml:space="preserve">, all these historical facts are readily available to anyone who will do their homework. </w:t>
      </w:r>
    </w:p>
    <w:p w14:paraId="5C370835" w14:textId="6D11E07E" w:rsidR="0045138E" w:rsidRDefault="00A41695" w:rsidP="0036420F">
      <w:pPr>
        <w:ind w:left="720" w:right="720"/>
        <w:jc w:val="both"/>
        <w:rPr>
          <w:rFonts w:asciiTheme="minorHAnsi" w:hAnsiTheme="minorHAnsi"/>
          <w:b/>
          <w:sz w:val="24"/>
          <w:szCs w:val="24"/>
        </w:rPr>
      </w:pPr>
      <w:r>
        <w:rPr>
          <w:rFonts w:asciiTheme="minorHAnsi" w:hAnsiTheme="minorHAnsi"/>
          <w:b/>
          <w:sz w:val="28"/>
          <w:szCs w:val="28"/>
        </w:rPr>
        <w:t xml:space="preserve">DIGGING DEEPER: </w:t>
      </w:r>
      <w:r w:rsidR="005B522C">
        <w:rPr>
          <w:rFonts w:asciiTheme="minorHAnsi" w:hAnsiTheme="minorHAnsi"/>
          <w:b/>
          <w:sz w:val="28"/>
          <w:szCs w:val="28"/>
        </w:rPr>
        <w:t xml:space="preserve">Read the following passages and make note of any insights and </w:t>
      </w:r>
      <w:r w:rsidR="00806273">
        <w:rPr>
          <w:rFonts w:asciiTheme="minorHAnsi" w:hAnsiTheme="minorHAnsi"/>
          <w:b/>
          <w:sz w:val="28"/>
          <w:szCs w:val="28"/>
        </w:rPr>
        <w:t>personal applications.</w:t>
      </w:r>
      <w:r w:rsidR="0036420F" w:rsidRPr="0036420F">
        <w:rPr>
          <w:rFonts w:asciiTheme="minorHAnsi" w:hAnsiTheme="minorHAnsi"/>
          <w:b/>
          <w:sz w:val="24"/>
          <w:szCs w:val="24"/>
        </w:rPr>
        <w:t xml:space="preserve"> </w:t>
      </w:r>
    </w:p>
    <w:p w14:paraId="370AA48E" w14:textId="6B2A4F9B" w:rsidR="0036420F" w:rsidRPr="0045138E" w:rsidRDefault="0036420F" w:rsidP="00BD269D">
      <w:pPr>
        <w:pStyle w:val="ListParagraph"/>
        <w:numPr>
          <w:ilvl w:val="0"/>
          <w:numId w:val="80"/>
        </w:numPr>
        <w:ind w:right="720"/>
        <w:jc w:val="both"/>
        <w:rPr>
          <w:rFonts w:asciiTheme="minorHAnsi" w:hAnsiTheme="minorHAnsi"/>
          <w:sz w:val="24"/>
          <w:szCs w:val="24"/>
        </w:rPr>
      </w:pPr>
      <w:r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2E579C40" w14:textId="77777777" w:rsidR="0036420F" w:rsidRPr="0036420F" w:rsidRDefault="0036420F" w:rsidP="00BD269D">
      <w:pPr>
        <w:pStyle w:val="ListParagraph"/>
        <w:numPr>
          <w:ilvl w:val="0"/>
          <w:numId w:val="86"/>
        </w:numPr>
        <w:ind w:right="720"/>
        <w:rPr>
          <w:rFonts w:asciiTheme="minorHAnsi" w:hAnsiTheme="minorHAnsi"/>
          <w:b/>
          <w:sz w:val="28"/>
          <w:szCs w:val="28"/>
          <w:u w:val="single"/>
        </w:rPr>
      </w:pPr>
      <w:r w:rsidRPr="0036420F">
        <w:rPr>
          <w:rFonts w:asciiTheme="minorHAnsi" w:hAnsiTheme="minorHAnsi"/>
          <w:b/>
          <w:sz w:val="28"/>
          <w:szCs w:val="28"/>
        </w:rPr>
        <w:t>The deity of Christ Jesus:</w:t>
      </w:r>
    </w:p>
    <w:p w14:paraId="3FA6FC5A" w14:textId="16C4A3D8" w:rsidR="0043691E" w:rsidRDefault="00CD4D75" w:rsidP="0043691E">
      <w:pPr>
        <w:ind w:left="720" w:right="720"/>
        <w:jc w:val="both"/>
        <w:rPr>
          <w:rFonts w:asciiTheme="minorHAnsi" w:hAnsiTheme="minorHAnsi"/>
          <w:sz w:val="24"/>
          <w:szCs w:val="24"/>
        </w:rPr>
      </w:pPr>
      <w:r>
        <w:rPr>
          <w:rFonts w:asciiTheme="minorHAnsi" w:hAnsiTheme="minorHAnsi"/>
          <w:sz w:val="24"/>
          <w:szCs w:val="24"/>
        </w:rPr>
        <w:t>Paul wrote to Timothy, while Timothy was the pastor of the church at Ephesus, explaining that this truly was a great mystery: God was manifested in the4 flesh! (1 Timothy 3:16)</w:t>
      </w:r>
      <w:r w:rsidRPr="0036420F">
        <w:rPr>
          <w:rFonts w:asciiTheme="minorHAnsi" w:hAnsiTheme="minorHAnsi"/>
          <w:sz w:val="24"/>
          <w:szCs w:val="24"/>
        </w:rPr>
        <w:t xml:space="preserve"> We</w:t>
      </w:r>
      <w:r w:rsidR="0036420F" w:rsidRPr="0036420F">
        <w:rPr>
          <w:rFonts w:asciiTheme="minorHAnsi" w:hAnsiTheme="minorHAnsi"/>
          <w:sz w:val="24"/>
          <w:szCs w:val="24"/>
        </w:rPr>
        <w:t xml:space="preserve"> believe what the scriptures clearly state: The Lord Jesus Christ is the second person of the triune God. He is One with God the Father.  He is God incarnate, conceived by the Holy Spirit in the Virgin Mary. Because of His virgin birth, in fulfillment of scripture, He is the Son of Man, and yet, He is 100% God. The God who identified Himself in the Old Testament as the great </w:t>
      </w:r>
      <w:r w:rsidR="0036420F" w:rsidRPr="0036420F">
        <w:rPr>
          <w:rFonts w:asciiTheme="minorHAnsi" w:hAnsiTheme="minorHAnsi"/>
          <w:i/>
          <w:sz w:val="24"/>
          <w:szCs w:val="24"/>
        </w:rPr>
        <w:t>I AM</w:t>
      </w:r>
      <w:r w:rsidR="0036420F" w:rsidRPr="0036420F">
        <w:rPr>
          <w:rFonts w:asciiTheme="minorHAnsi" w:hAnsiTheme="minorHAnsi"/>
          <w:sz w:val="24"/>
          <w:szCs w:val="24"/>
        </w:rPr>
        <w:t xml:space="preserve"> is Christ Jesus. </w:t>
      </w:r>
      <w:r w:rsidR="0043691E" w:rsidRPr="0036420F">
        <w:rPr>
          <w:rFonts w:asciiTheme="minorHAnsi" w:hAnsiTheme="minorHAnsi"/>
          <w:sz w:val="24"/>
          <w:szCs w:val="24"/>
        </w:rPr>
        <w:t xml:space="preserve">(Exodus 3:14; John 8:58) </w:t>
      </w:r>
    </w:p>
    <w:p w14:paraId="3EA4B826" w14:textId="250BAAC4" w:rsidR="0043691E" w:rsidRDefault="0043691E" w:rsidP="0043691E">
      <w:pPr>
        <w:ind w:left="720" w:right="720"/>
        <w:jc w:val="both"/>
        <w:rPr>
          <w:rFonts w:asciiTheme="minorHAnsi" w:hAnsiTheme="minorHAnsi"/>
          <w:sz w:val="24"/>
          <w:szCs w:val="24"/>
        </w:rPr>
      </w:pPr>
      <w:r>
        <w:rPr>
          <w:rFonts w:asciiTheme="minorHAnsi" w:hAnsiTheme="minorHAnsi"/>
          <w:sz w:val="24"/>
          <w:szCs w:val="24"/>
        </w:rPr>
        <w:t>In his annual Christmas message, Herb Hodges, recites a poem by Johnny Heart, the creator of the “B. C.” comic strip. It goes like this:</w:t>
      </w:r>
    </w:p>
    <w:p w14:paraId="0DAB535E" w14:textId="2762CEEA" w:rsidR="00087C64" w:rsidRPr="00087C64" w:rsidRDefault="00087C64" w:rsidP="00CD4D75">
      <w:pPr>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11BAA4B9" w14:textId="24A2A88E" w:rsidR="00087C64" w:rsidRPr="00087C64" w:rsidRDefault="00087C64" w:rsidP="00CD4D75">
      <w:pPr>
        <w:ind w:left="1440" w:right="288"/>
        <w:rPr>
          <w:rFonts w:asciiTheme="minorHAnsi" w:hAnsiTheme="minorHAnsi"/>
          <w:sz w:val="24"/>
          <w:szCs w:val="24"/>
        </w:rPr>
      </w:pPr>
      <w:r w:rsidRPr="00087C64">
        <w:rPr>
          <w:rFonts w:asciiTheme="minorHAnsi" w:hAnsiTheme="minorHAnsi"/>
          <w:sz w:val="24"/>
          <w:szCs w:val="24"/>
        </w:rPr>
        <w:t xml:space="preserve">That man has had no trouble at all, </w:t>
      </w:r>
      <w:r w:rsidR="00CD4D75" w:rsidRPr="00087C64">
        <w:rPr>
          <w:rFonts w:asciiTheme="minorHAnsi" w:hAnsiTheme="minorHAnsi"/>
          <w:sz w:val="24"/>
          <w:szCs w:val="24"/>
        </w:rPr>
        <w:t>believing</w:t>
      </w:r>
      <w:r w:rsidRPr="00087C64">
        <w:rPr>
          <w:rFonts w:asciiTheme="minorHAnsi" w:hAnsiTheme="minorHAnsi"/>
          <w:sz w:val="24"/>
          <w:szCs w:val="24"/>
        </w:rPr>
        <w:t xml:space="preserve"> that he can be God.</w:t>
      </w:r>
    </w:p>
    <w:p w14:paraId="0DCA5C3D" w14:textId="36A0495E" w:rsidR="00087C64" w:rsidRPr="00087C64" w:rsidRDefault="00087C64" w:rsidP="00CD4D75">
      <w:pPr>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BA2D727" w14:textId="3E2B7B0F" w:rsidR="00087C64" w:rsidRPr="0036420F" w:rsidRDefault="00087C64" w:rsidP="00CD4D75">
      <w:pPr>
        <w:ind w:left="1440" w:right="288"/>
        <w:rPr>
          <w:rFonts w:asciiTheme="minorHAnsi" w:hAnsiTheme="minorHAnsi"/>
          <w:sz w:val="24"/>
          <w:szCs w:val="24"/>
        </w:rPr>
      </w:pPr>
      <w:r w:rsidRPr="00087C64">
        <w:rPr>
          <w:rFonts w:asciiTheme="minorHAnsi" w:hAnsiTheme="minorHAnsi"/>
          <w:sz w:val="24"/>
          <w:szCs w:val="24"/>
        </w:rPr>
        <w:t>And yet, he cannot bring himself to believe, That God can become . . . a man.”</w:t>
      </w:r>
    </w:p>
    <w:p w14:paraId="721213B8" w14:textId="7542EDFC" w:rsidR="0036420F" w:rsidRPr="0036420F" w:rsidRDefault="0036420F" w:rsidP="0036420F">
      <w:pPr>
        <w:ind w:left="720" w:right="720"/>
        <w:jc w:val="both"/>
        <w:rPr>
          <w:rFonts w:asciiTheme="minorHAnsi" w:hAnsiTheme="minorHAnsi"/>
          <w:sz w:val="24"/>
          <w:szCs w:val="24"/>
        </w:rPr>
      </w:pPr>
    </w:p>
    <w:p w14:paraId="0A70D96D" w14:textId="77777777" w:rsidR="00DB4E35" w:rsidRDefault="00A41695" w:rsidP="00DB4E35">
      <w:pPr>
        <w:ind w:left="720" w:right="720"/>
        <w:jc w:val="both"/>
        <w:rPr>
          <w:rFonts w:asciiTheme="minorHAnsi" w:hAnsiTheme="minorHAnsi"/>
          <w:b/>
          <w:sz w:val="24"/>
          <w:szCs w:val="24"/>
        </w:rPr>
      </w:pPr>
      <w:r>
        <w:rPr>
          <w:rFonts w:asciiTheme="minorHAnsi" w:hAnsiTheme="minorHAnsi"/>
          <w:b/>
          <w:sz w:val="28"/>
          <w:szCs w:val="28"/>
        </w:rPr>
        <w:t xml:space="preserve">DIGGING DEEPER: </w:t>
      </w:r>
      <w:r w:rsidR="005B522C">
        <w:rPr>
          <w:rFonts w:asciiTheme="minorHAnsi" w:hAnsiTheme="minorHAnsi"/>
          <w:b/>
          <w:sz w:val="28"/>
          <w:szCs w:val="28"/>
        </w:rPr>
        <w:t xml:space="preserve">Read the following passages and make note of any insights and </w:t>
      </w:r>
      <w:r w:rsidR="00806273">
        <w:rPr>
          <w:rFonts w:asciiTheme="minorHAnsi" w:hAnsiTheme="minorHAnsi"/>
          <w:b/>
          <w:sz w:val="28"/>
          <w:szCs w:val="28"/>
        </w:rPr>
        <w:t>personal applications.</w:t>
      </w:r>
      <w:r w:rsidR="0036420F" w:rsidRPr="0036420F">
        <w:rPr>
          <w:rFonts w:asciiTheme="minorHAnsi" w:hAnsiTheme="minorHAnsi"/>
          <w:b/>
          <w:sz w:val="24"/>
          <w:szCs w:val="24"/>
        </w:rPr>
        <w:t xml:space="preserve"> </w:t>
      </w:r>
    </w:p>
    <w:p w14:paraId="3A8B7D32" w14:textId="783E55DC" w:rsidR="0036420F" w:rsidRPr="00DB4E35" w:rsidRDefault="0036420F" w:rsidP="00BD269D">
      <w:pPr>
        <w:pStyle w:val="ListParagraph"/>
        <w:numPr>
          <w:ilvl w:val="0"/>
          <w:numId w:val="80"/>
        </w:numPr>
        <w:ind w:right="720"/>
        <w:jc w:val="both"/>
        <w:rPr>
          <w:rFonts w:asciiTheme="minorHAnsi" w:hAnsiTheme="minorHAnsi"/>
          <w:sz w:val="24"/>
          <w:szCs w:val="24"/>
        </w:rPr>
      </w:pPr>
      <w:r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w:t>
      </w:r>
      <w:r w:rsidR="00CD4D75" w:rsidRPr="00DB4E35">
        <w:rPr>
          <w:rFonts w:asciiTheme="minorHAnsi" w:hAnsiTheme="minorHAnsi"/>
          <w:sz w:val="24"/>
          <w:szCs w:val="24"/>
        </w:rPr>
        <w:t>, 3:16</w:t>
      </w:r>
    </w:p>
    <w:p w14:paraId="12EF903F" w14:textId="77777777" w:rsidR="0036420F" w:rsidRPr="0036420F" w:rsidRDefault="0036420F" w:rsidP="00BD269D">
      <w:pPr>
        <w:pStyle w:val="ListParagraph"/>
        <w:numPr>
          <w:ilvl w:val="0"/>
          <w:numId w:val="86"/>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0B7D6C33" w14:textId="77777777" w:rsidR="0036420F" w:rsidRPr="0036420F" w:rsidRDefault="0036420F" w:rsidP="0036420F">
      <w:pPr>
        <w:pStyle w:val="ListParagraph"/>
        <w:ind w:right="720"/>
        <w:jc w:val="both"/>
        <w:rPr>
          <w:rFonts w:asciiTheme="minorHAnsi" w:hAnsiTheme="minorHAnsi"/>
          <w:sz w:val="24"/>
          <w:szCs w:val="24"/>
        </w:rPr>
      </w:pPr>
      <w:r w:rsidRPr="0036420F">
        <w:rPr>
          <w:rFonts w:asciiTheme="minorHAnsi" w:hAnsiTheme="minorHAnsi"/>
          <w:sz w:val="24"/>
          <w:szCs w:val="24"/>
        </w:rPr>
        <w:t>We believe, as was prophesied in the Old Testament, that Christ died for our sins, was buried and rose again on the third day. This is exactly as He predicted He would.</w:t>
      </w:r>
    </w:p>
    <w:p w14:paraId="2C4333D3" w14:textId="58FB454A" w:rsidR="0045138E" w:rsidRDefault="00A41695" w:rsidP="0036420F">
      <w:pPr>
        <w:ind w:left="720" w:right="720"/>
        <w:jc w:val="both"/>
        <w:rPr>
          <w:rFonts w:asciiTheme="minorHAnsi" w:hAnsiTheme="minorHAnsi"/>
          <w:b/>
          <w:sz w:val="24"/>
          <w:szCs w:val="24"/>
        </w:rPr>
      </w:pPr>
      <w:r>
        <w:rPr>
          <w:rFonts w:asciiTheme="minorHAnsi" w:hAnsiTheme="minorHAnsi"/>
          <w:b/>
          <w:sz w:val="28"/>
          <w:szCs w:val="28"/>
        </w:rPr>
        <w:t xml:space="preserve">DIGGING DEEPER: </w:t>
      </w:r>
      <w:r w:rsidR="005B522C">
        <w:rPr>
          <w:rFonts w:asciiTheme="minorHAnsi" w:hAnsiTheme="minorHAnsi"/>
          <w:b/>
          <w:sz w:val="28"/>
          <w:szCs w:val="28"/>
        </w:rPr>
        <w:t xml:space="preserve">Read the following passages and make note of any insights and </w:t>
      </w:r>
      <w:r w:rsidR="00806273">
        <w:rPr>
          <w:rFonts w:asciiTheme="minorHAnsi" w:hAnsiTheme="minorHAnsi"/>
          <w:b/>
          <w:sz w:val="28"/>
          <w:szCs w:val="28"/>
        </w:rPr>
        <w:t>personal applications.</w:t>
      </w:r>
      <w:r w:rsidR="0036420F" w:rsidRPr="0036420F">
        <w:rPr>
          <w:rFonts w:asciiTheme="minorHAnsi" w:hAnsiTheme="minorHAnsi"/>
          <w:b/>
          <w:sz w:val="24"/>
          <w:szCs w:val="24"/>
        </w:rPr>
        <w:t xml:space="preserve"> </w:t>
      </w:r>
    </w:p>
    <w:p w14:paraId="65AC938D" w14:textId="7F74508D" w:rsidR="0036420F" w:rsidRPr="0045138E" w:rsidRDefault="0036420F" w:rsidP="00BD269D">
      <w:pPr>
        <w:pStyle w:val="ListParagraph"/>
        <w:numPr>
          <w:ilvl w:val="0"/>
          <w:numId w:val="80"/>
        </w:numPr>
        <w:ind w:right="720"/>
        <w:jc w:val="both"/>
        <w:rPr>
          <w:rFonts w:asciiTheme="minorHAnsi" w:hAnsiTheme="minorHAnsi"/>
          <w:sz w:val="24"/>
          <w:szCs w:val="24"/>
        </w:rPr>
      </w:pPr>
      <w:r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28A57CD0" w14:textId="77777777" w:rsidR="0036420F" w:rsidRPr="0036420F" w:rsidRDefault="0036420F" w:rsidP="00BD269D">
      <w:pPr>
        <w:pStyle w:val="ListParagraph"/>
        <w:numPr>
          <w:ilvl w:val="0"/>
          <w:numId w:val="86"/>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6FB20350" w14:textId="77777777" w:rsidR="0036420F" w:rsidRPr="0036420F" w:rsidRDefault="0036420F" w:rsidP="0036420F">
      <w:pPr>
        <w:pStyle w:val="ListParagraph"/>
        <w:ind w:right="720"/>
        <w:jc w:val="both"/>
        <w:rPr>
          <w:rFonts w:asciiTheme="minorHAnsi" w:hAnsiTheme="minorHAnsi"/>
          <w:sz w:val="24"/>
          <w:szCs w:val="24"/>
        </w:rPr>
      </w:pPr>
      <w:r w:rsidRPr="0036420F">
        <w:rPr>
          <w:rFonts w:asciiTheme="minorHAnsi" w:hAnsiTheme="minorHAnsi"/>
          <w:sz w:val="24"/>
          <w:szCs w:val="24"/>
        </w:rPr>
        <w:t xml:space="preserve">We believe that salvation is by grace alone and through faith in Christ Jesus alone. It is not of works. No one can earn righteousness or reconciliation with a Holy God. </w:t>
      </w:r>
      <w:r w:rsidRPr="0036420F">
        <w:rPr>
          <w:rFonts w:asciiTheme="minorHAnsi" w:hAnsiTheme="minorHAnsi"/>
          <w:b/>
          <w:sz w:val="24"/>
          <w:szCs w:val="24"/>
        </w:rPr>
        <w:t xml:space="preserve">Salvation is a </w:t>
      </w:r>
      <w:r w:rsidRPr="0036420F">
        <w:rPr>
          <w:rFonts w:asciiTheme="minorHAnsi" w:hAnsiTheme="minorHAnsi"/>
          <w:b/>
          <w:i/>
          <w:sz w:val="24"/>
          <w:szCs w:val="24"/>
        </w:rPr>
        <w:t>gift of grace</w:t>
      </w:r>
      <w:r w:rsidRPr="0036420F">
        <w:rPr>
          <w:rFonts w:asciiTheme="minorHAnsi" w:hAnsiTheme="minorHAnsi"/>
          <w:b/>
          <w:sz w:val="24"/>
          <w:szCs w:val="24"/>
        </w:rPr>
        <w:t xml:space="preserve">.  </w:t>
      </w:r>
    </w:p>
    <w:p w14:paraId="30591489" w14:textId="2AF9BBF1" w:rsidR="0045138E" w:rsidRDefault="00A41695" w:rsidP="0036420F">
      <w:pPr>
        <w:ind w:left="720" w:right="720"/>
        <w:jc w:val="both"/>
        <w:rPr>
          <w:rFonts w:asciiTheme="minorHAnsi" w:hAnsiTheme="minorHAnsi"/>
          <w:b/>
          <w:sz w:val="24"/>
          <w:szCs w:val="24"/>
        </w:rPr>
      </w:pPr>
      <w:r>
        <w:rPr>
          <w:rFonts w:asciiTheme="minorHAnsi" w:hAnsiTheme="minorHAnsi"/>
          <w:b/>
          <w:sz w:val="28"/>
          <w:szCs w:val="28"/>
        </w:rPr>
        <w:t xml:space="preserve">DIGGING DEEPER: </w:t>
      </w:r>
      <w:r w:rsidR="005B522C">
        <w:rPr>
          <w:rFonts w:asciiTheme="minorHAnsi" w:hAnsiTheme="minorHAnsi"/>
          <w:b/>
          <w:sz w:val="28"/>
          <w:szCs w:val="28"/>
        </w:rPr>
        <w:t xml:space="preserve">Read the following passages and make note of any insights and </w:t>
      </w:r>
      <w:r w:rsidR="00806273">
        <w:rPr>
          <w:rFonts w:asciiTheme="minorHAnsi" w:hAnsiTheme="minorHAnsi"/>
          <w:b/>
          <w:sz w:val="28"/>
          <w:szCs w:val="28"/>
        </w:rPr>
        <w:t>personal applications.</w:t>
      </w:r>
      <w:r w:rsidR="0036420F" w:rsidRPr="0036420F">
        <w:rPr>
          <w:rFonts w:asciiTheme="minorHAnsi" w:hAnsiTheme="minorHAnsi"/>
          <w:b/>
          <w:sz w:val="24"/>
          <w:szCs w:val="24"/>
        </w:rPr>
        <w:t xml:space="preserve"> </w:t>
      </w:r>
    </w:p>
    <w:p w14:paraId="1B360668" w14:textId="31233FF3" w:rsidR="0036420F" w:rsidRPr="0045138E" w:rsidRDefault="0036420F" w:rsidP="00BD269D">
      <w:pPr>
        <w:pStyle w:val="ListParagraph"/>
        <w:numPr>
          <w:ilvl w:val="0"/>
          <w:numId w:val="80"/>
        </w:numPr>
        <w:ind w:right="720"/>
        <w:jc w:val="both"/>
        <w:rPr>
          <w:rFonts w:asciiTheme="minorHAnsi" w:hAnsiTheme="minorHAnsi"/>
          <w:sz w:val="24"/>
          <w:szCs w:val="24"/>
        </w:rPr>
      </w:pPr>
      <w:r w:rsidRPr="0045138E">
        <w:rPr>
          <w:rFonts w:asciiTheme="minorHAnsi" w:hAnsiTheme="minorHAnsi"/>
          <w:sz w:val="24"/>
          <w:szCs w:val="24"/>
        </w:rPr>
        <w:t>Ephesians 2:4-10; Titus 3:3-8; Romans 1:17, 3:20-28, 4:1-12, Galatians 2:15-16, 21, 3:15-16, 21, 5:4; John 6:28-29; James 2:14-26; Philippians 2:13, 3:9; Isaiah 64:6</w:t>
      </w:r>
    </w:p>
    <w:p w14:paraId="02A07E74" w14:textId="77777777" w:rsidR="0036420F" w:rsidRPr="0036420F" w:rsidRDefault="0036420F" w:rsidP="00BD269D">
      <w:pPr>
        <w:pStyle w:val="ListParagraph"/>
        <w:numPr>
          <w:ilvl w:val="0"/>
          <w:numId w:val="86"/>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621FE43B" w14:textId="77777777" w:rsidR="0036420F" w:rsidRPr="0036420F" w:rsidRDefault="0036420F" w:rsidP="0036420F">
      <w:pPr>
        <w:pStyle w:val="ListParagraph"/>
        <w:ind w:right="720"/>
        <w:jc w:val="both"/>
        <w:rPr>
          <w:rFonts w:asciiTheme="minorHAnsi" w:hAnsiTheme="minorHAnsi"/>
          <w:sz w:val="24"/>
          <w:szCs w:val="24"/>
        </w:rPr>
      </w:pPr>
      <w:r w:rsidRPr="0036420F">
        <w:rPr>
          <w:rFonts w:asciiTheme="minorHAnsi" w:hAnsiTheme="minorHAnsi"/>
          <w:sz w:val="24"/>
          <w:szCs w:val="24"/>
        </w:rPr>
        <w:t>We believe the account of the fall and the doctrine of original sin. By birth into the human race, and by nature of our birth, we are in total depravity.  Because of our sins, we are dead and separated spiritually from God our Creator. This fact necessitates a spiritual birth.</w:t>
      </w:r>
    </w:p>
    <w:p w14:paraId="56C8BBC0" w14:textId="630F31FD" w:rsidR="0045138E" w:rsidRDefault="00A41695" w:rsidP="0036420F">
      <w:pPr>
        <w:ind w:left="720" w:right="720"/>
        <w:rPr>
          <w:rFonts w:asciiTheme="minorHAnsi" w:hAnsiTheme="minorHAnsi"/>
          <w:sz w:val="24"/>
          <w:szCs w:val="24"/>
        </w:rPr>
      </w:pPr>
      <w:r>
        <w:rPr>
          <w:rFonts w:asciiTheme="minorHAnsi" w:hAnsiTheme="minorHAnsi"/>
          <w:b/>
          <w:sz w:val="28"/>
          <w:szCs w:val="28"/>
        </w:rPr>
        <w:t xml:space="preserve">DIGGING DEEPER: </w:t>
      </w:r>
      <w:r w:rsidR="005B522C">
        <w:rPr>
          <w:rFonts w:asciiTheme="minorHAnsi" w:hAnsiTheme="minorHAnsi"/>
          <w:b/>
          <w:sz w:val="28"/>
          <w:szCs w:val="28"/>
        </w:rPr>
        <w:t xml:space="preserve">Read the following passages and make note of any insights and </w:t>
      </w:r>
      <w:r w:rsidR="00806273">
        <w:rPr>
          <w:rFonts w:asciiTheme="minorHAnsi" w:hAnsiTheme="minorHAnsi"/>
          <w:b/>
          <w:sz w:val="28"/>
          <w:szCs w:val="28"/>
        </w:rPr>
        <w:t>personal applications.</w:t>
      </w:r>
      <w:r w:rsidR="0036420F" w:rsidRPr="0036420F">
        <w:rPr>
          <w:rFonts w:asciiTheme="minorHAnsi" w:hAnsiTheme="minorHAnsi"/>
          <w:sz w:val="24"/>
          <w:szCs w:val="24"/>
        </w:rPr>
        <w:t xml:space="preserve"> </w:t>
      </w:r>
    </w:p>
    <w:p w14:paraId="7C839F32" w14:textId="58794FCE" w:rsidR="0036420F" w:rsidRPr="0045138E" w:rsidRDefault="0036420F" w:rsidP="00BD269D">
      <w:pPr>
        <w:pStyle w:val="ListParagraph"/>
        <w:numPr>
          <w:ilvl w:val="0"/>
          <w:numId w:val="80"/>
        </w:numPr>
        <w:ind w:right="720"/>
        <w:rPr>
          <w:rFonts w:asciiTheme="minorHAnsi" w:hAnsiTheme="minorHAnsi"/>
          <w:sz w:val="24"/>
          <w:szCs w:val="24"/>
        </w:rPr>
      </w:pPr>
      <w:r w:rsidRPr="0045138E">
        <w:rPr>
          <w:rFonts w:asciiTheme="minorHAnsi" w:hAnsiTheme="minorHAnsi"/>
          <w:sz w:val="24"/>
          <w:szCs w:val="24"/>
        </w:rPr>
        <w:t>Ephesians 2:1-14; John 3:1-36; Acts 2:38, 16:31; Romans 3:22-26; 4:24-25; 1 Corinthians 15:21-22; 2 Corinthians 5:21; Philippians 3:9; 1 Peter 1:22-25, 2:24</w:t>
      </w:r>
    </w:p>
    <w:p w14:paraId="607F4A5B" w14:textId="77777777" w:rsidR="0036420F" w:rsidRPr="0036420F" w:rsidRDefault="0036420F" w:rsidP="00BD269D">
      <w:pPr>
        <w:pStyle w:val="ListParagraph"/>
        <w:numPr>
          <w:ilvl w:val="0"/>
          <w:numId w:val="86"/>
        </w:numPr>
        <w:ind w:right="720"/>
        <w:rPr>
          <w:rFonts w:asciiTheme="minorHAnsi" w:hAnsiTheme="minorHAnsi"/>
          <w:b/>
          <w:sz w:val="28"/>
          <w:szCs w:val="28"/>
        </w:rPr>
      </w:pPr>
      <w:r w:rsidRPr="0036420F">
        <w:rPr>
          <w:rFonts w:asciiTheme="minorHAnsi" w:hAnsiTheme="minorHAnsi"/>
          <w:b/>
          <w:sz w:val="28"/>
          <w:szCs w:val="28"/>
        </w:rPr>
        <w:t>His Second Coming:</w:t>
      </w:r>
    </w:p>
    <w:p w14:paraId="0E547561" w14:textId="77777777" w:rsidR="0036420F" w:rsidRPr="0036420F" w:rsidRDefault="0036420F" w:rsidP="0036420F">
      <w:pPr>
        <w:pStyle w:val="ListParagraph"/>
        <w:ind w:right="720"/>
        <w:rPr>
          <w:rFonts w:asciiTheme="minorHAnsi" w:hAnsiTheme="minorHAnsi"/>
          <w:sz w:val="24"/>
          <w:szCs w:val="24"/>
        </w:rPr>
      </w:pPr>
      <w:r w:rsidRPr="0036420F">
        <w:rPr>
          <w:rFonts w:asciiTheme="minorHAnsi" w:hAnsiTheme="minorHAnsi"/>
          <w:sz w:val="24"/>
          <w:szCs w:val="24"/>
        </w:rPr>
        <w:t>We believe that God will fulfill every word in the Bible. Therefore, one day, we know not when, the Lord Jesus Christ will return to judge the world in righteousness, and He will ultimately reign over all. (James 4:12; Matthew 10:28, 24:29-51; Luke 21:25-38; John 5:21-23, 27, 9:39) Our hearts cry is: Come Lord Jesus!</w:t>
      </w:r>
    </w:p>
    <w:p w14:paraId="6B691C45" w14:textId="671983B6" w:rsidR="0045138E" w:rsidRDefault="00A41695" w:rsidP="0036420F">
      <w:pPr>
        <w:ind w:left="720" w:right="720"/>
        <w:rPr>
          <w:rFonts w:asciiTheme="minorHAnsi" w:hAnsiTheme="minorHAnsi"/>
          <w:b/>
          <w:sz w:val="24"/>
          <w:szCs w:val="24"/>
        </w:rPr>
      </w:pPr>
      <w:r>
        <w:rPr>
          <w:rFonts w:asciiTheme="minorHAnsi" w:hAnsiTheme="minorHAnsi"/>
          <w:b/>
          <w:sz w:val="28"/>
          <w:szCs w:val="28"/>
        </w:rPr>
        <w:t xml:space="preserve">DIGGING DEEPER: </w:t>
      </w:r>
      <w:r w:rsidR="005B522C">
        <w:rPr>
          <w:rFonts w:asciiTheme="minorHAnsi" w:hAnsiTheme="minorHAnsi"/>
          <w:b/>
          <w:sz w:val="28"/>
          <w:szCs w:val="28"/>
        </w:rPr>
        <w:t xml:space="preserve">Read the following passages and make note of any insights and </w:t>
      </w:r>
      <w:r w:rsidR="00806273">
        <w:rPr>
          <w:rFonts w:asciiTheme="minorHAnsi" w:hAnsiTheme="minorHAnsi"/>
          <w:b/>
          <w:sz w:val="28"/>
          <w:szCs w:val="28"/>
        </w:rPr>
        <w:t>personal applications.</w:t>
      </w:r>
      <w:r w:rsidR="0036420F" w:rsidRPr="0036420F">
        <w:rPr>
          <w:rFonts w:asciiTheme="minorHAnsi" w:hAnsiTheme="minorHAnsi"/>
          <w:b/>
          <w:sz w:val="24"/>
          <w:szCs w:val="24"/>
        </w:rPr>
        <w:t xml:space="preserve"> </w:t>
      </w:r>
    </w:p>
    <w:p w14:paraId="5927C86D" w14:textId="07C9FFDB" w:rsidR="0036420F" w:rsidRPr="0045138E" w:rsidRDefault="0036420F" w:rsidP="00BD269D">
      <w:pPr>
        <w:pStyle w:val="ListParagraph"/>
        <w:numPr>
          <w:ilvl w:val="0"/>
          <w:numId w:val="80"/>
        </w:numPr>
        <w:ind w:right="720"/>
        <w:rPr>
          <w:rFonts w:asciiTheme="minorHAnsi" w:hAnsiTheme="minorHAnsi"/>
          <w:sz w:val="24"/>
          <w:szCs w:val="24"/>
        </w:rPr>
      </w:pPr>
      <w:r w:rsidRPr="0045138E">
        <w:rPr>
          <w:rFonts w:asciiTheme="minorHAnsi" w:hAnsiTheme="minorHAnsi"/>
          <w:sz w:val="24"/>
          <w:szCs w:val="24"/>
        </w:rPr>
        <w:t>Acts 1: 9-11; Philippians 2:9-11; Isaiah 45:23; Mark 16:19; Matthew 16:27; Revelation 1:7-18; Daniel 7:13-14; Hebrews 1:1-13; Psalms 2:1-12</w:t>
      </w:r>
    </w:p>
    <w:p w14:paraId="62B4ADFF" w14:textId="77777777" w:rsidR="00EA5A05" w:rsidRDefault="00EA5A05" w:rsidP="00EA5A05">
      <w:pPr>
        <w:pStyle w:val="ListParagraph"/>
        <w:jc w:val="both"/>
        <w:rPr>
          <w:rFonts w:asciiTheme="minorHAnsi" w:hAnsiTheme="minorHAnsi" w:cstheme="minorHAnsi"/>
          <w:b/>
          <w:sz w:val="24"/>
          <w:szCs w:val="24"/>
        </w:rPr>
      </w:pPr>
    </w:p>
    <w:p w14:paraId="4883F10B" w14:textId="77777777" w:rsidR="00EA5A05" w:rsidRPr="00717EA9" w:rsidRDefault="5897EC05" w:rsidP="00EA5A05">
      <w:pPr>
        <w:pStyle w:val="ListParagraph"/>
        <w:tabs>
          <w:tab w:val="left" w:pos="2250"/>
        </w:tabs>
        <w:ind w:left="0"/>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The Apostles Creed</w:t>
      </w:r>
    </w:p>
    <w:p w14:paraId="08C311EF" w14:textId="3E5903F3" w:rsidR="00EA5A05" w:rsidRPr="000201CA" w:rsidRDefault="5897EC05" w:rsidP="0045138E">
      <w:pPr>
        <w:ind w:left="720" w:right="720"/>
        <w:jc w:val="both"/>
        <w:rPr>
          <w:rFonts w:asciiTheme="minorHAnsi" w:hAnsiTheme="minorHAnsi" w:cstheme="minorHAnsi"/>
          <w:i/>
          <w:sz w:val="24"/>
          <w:szCs w:val="24"/>
        </w:rPr>
      </w:pPr>
      <w:r w:rsidRPr="5897EC05">
        <w:rPr>
          <w:rFonts w:asciiTheme="minorHAnsi" w:eastAsiaTheme="minorEastAsia" w:hAnsiTheme="minorHAnsi" w:cstheme="minorBidi"/>
        </w:rPr>
        <w:t xml:space="preserve"> </w:t>
      </w: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Him ALL things were made.  For us and for our salvation; He came down from heaven: by the power of the Holy Spirit He became incarnate from the Virgin Mary, and was made man. For our sake he was crucified under Pontius Pilate; he suffered death and was buried. On the third day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p>
    <w:p w14:paraId="3E93B69F" w14:textId="43517187" w:rsidR="00EA5A05" w:rsidRPr="006E74EB" w:rsidRDefault="00A41695" w:rsidP="00EA5A05">
      <w:pPr>
        <w:rPr>
          <w:b/>
          <w:sz w:val="28"/>
          <w:szCs w:val="28"/>
        </w:rPr>
      </w:pPr>
      <w:r>
        <w:rPr>
          <w:b/>
          <w:bCs/>
          <w:sz w:val="28"/>
          <w:szCs w:val="28"/>
        </w:rPr>
        <w:t xml:space="preserve">DIGGING DEEPER: </w:t>
      </w:r>
      <w:r w:rsidR="00EA5A05" w:rsidRPr="01417191">
        <w:rPr>
          <w:b/>
          <w:bCs/>
          <w:sz w:val="28"/>
          <w:szCs w:val="28"/>
        </w:rPr>
        <w:t>Read the following passages and make note of any insights and personal application</w:t>
      </w:r>
    </w:p>
    <w:p w14:paraId="43D1BF76" w14:textId="77777777" w:rsidR="00AE4FB4" w:rsidRDefault="5897EC05" w:rsidP="00244EAB">
      <w:pPr>
        <w:pStyle w:val="ListParagraph"/>
        <w:numPr>
          <w:ilvl w:val="0"/>
          <w:numId w:val="33"/>
        </w:numPr>
        <w:rPr>
          <w:sz w:val="24"/>
          <w:szCs w:val="24"/>
        </w:rPr>
      </w:pPr>
      <w:r w:rsidRPr="5897EC05">
        <w:rPr>
          <w:sz w:val="24"/>
          <w:szCs w:val="24"/>
        </w:rPr>
        <w:t>Revelation 22:16-20, 2 Peter 3:13-18, 1 Cor. 10:12, 1 John 2:21-27, 5:9-21, 2Peter 1:16-</w:t>
      </w:r>
    </w:p>
    <w:p w14:paraId="60AAF991" w14:textId="77777777" w:rsidR="00EA5A05" w:rsidRPr="00AE4FB4" w:rsidRDefault="5897EC05" w:rsidP="00AE4FB4">
      <w:pPr>
        <w:pStyle w:val="ListParagraph"/>
        <w:rPr>
          <w:sz w:val="24"/>
          <w:szCs w:val="24"/>
        </w:rPr>
      </w:pPr>
      <w:r w:rsidRPr="5897EC05">
        <w:rPr>
          <w:sz w:val="24"/>
          <w:szCs w:val="24"/>
        </w:rPr>
        <w:t>21</w:t>
      </w:r>
    </w:p>
    <w:p w14:paraId="1A351881" w14:textId="77777777" w:rsidR="00EA5A05" w:rsidRDefault="00EA5A05" w:rsidP="00EA5A05">
      <w:pPr>
        <w:pStyle w:val="ListParagraph"/>
      </w:pPr>
    </w:p>
    <w:p w14:paraId="01F9C4C4" w14:textId="5D577DE6" w:rsidR="00AE4FB4" w:rsidRDefault="5897EC05" w:rsidP="00AE4FB4">
      <w:pPr>
        <w:tabs>
          <w:tab w:val="left" w:pos="945"/>
          <w:tab w:val="center" w:pos="5040"/>
        </w:tabs>
        <w:rPr>
          <w:b/>
          <w:sz w:val="28"/>
          <w:szCs w:val="28"/>
        </w:rPr>
      </w:pPr>
      <w:r w:rsidRPr="5897EC05">
        <w:rPr>
          <w:b/>
          <w:bCs/>
          <w:sz w:val="28"/>
          <w:szCs w:val="28"/>
        </w:rPr>
        <w:t xml:space="preserve">DISCUSSION QUESTIONS: </w:t>
      </w:r>
      <w:r w:rsidR="00001A45">
        <w:rPr>
          <w:b/>
          <w:bCs/>
          <w:sz w:val="28"/>
          <w:szCs w:val="28"/>
        </w:rPr>
        <w:t>Let’s talk about it.</w:t>
      </w:r>
    </w:p>
    <w:p w14:paraId="65FE33A5" w14:textId="77777777" w:rsidR="00AE4FB4" w:rsidRPr="006E74EB" w:rsidRDefault="5897EC05" w:rsidP="00244EAB">
      <w:pPr>
        <w:pStyle w:val="ListParagraph"/>
        <w:numPr>
          <w:ilvl w:val="0"/>
          <w:numId w:val="31"/>
        </w:numPr>
        <w:rPr>
          <w:b/>
          <w:bCs/>
          <w:sz w:val="24"/>
          <w:szCs w:val="24"/>
        </w:rPr>
      </w:pPr>
      <w:r w:rsidRPr="5897EC05">
        <w:rPr>
          <w:sz w:val="24"/>
          <w:szCs w:val="24"/>
        </w:rPr>
        <w:t xml:space="preserve">Do your beliefs line up with the Bible?  </w:t>
      </w:r>
    </w:p>
    <w:p w14:paraId="641033BB" w14:textId="77777777" w:rsidR="00AE4FB4" w:rsidRPr="006E74EB" w:rsidRDefault="5897EC05" w:rsidP="00244EAB">
      <w:pPr>
        <w:pStyle w:val="ListParagraph"/>
        <w:numPr>
          <w:ilvl w:val="0"/>
          <w:numId w:val="31"/>
        </w:numPr>
        <w:rPr>
          <w:sz w:val="24"/>
          <w:szCs w:val="24"/>
        </w:rPr>
      </w:pPr>
      <w:r w:rsidRPr="5897EC05">
        <w:rPr>
          <w:sz w:val="24"/>
          <w:szCs w:val="24"/>
        </w:rPr>
        <w:t>What are the common confessions or fundamental doctrines of the faith?</w:t>
      </w:r>
    </w:p>
    <w:p w14:paraId="5C9D8844" w14:textId="77777777" w:rsidR="00AE4FB4" w:rsidRPr="006E74EB" w:rsidRDefault="5897EC05" w:rsidP="00244EAB">
      <w:pPr>
        <w:pStyle w:val="ListParagraph"/>
        <w:numPr>
          <w:ilvl w:val="0"/>
          <w:numId w:val="31"/>
        </w:numPr>
        <w:rPr>
          <w:sz w:val="24"/>
          <w:szCs w:val="24"/>
        </w:rPr>
      </w:pPr>
      <w:r w:rsidRPr="5897EC05">
        <w:rPr>
          <w:sz w:val="24"/>
          <w:szCs w:val="24"/>
        </w:rPr>
        <w:t>Are there any of the common confessions that you do not believe?</w:t>
      </w:r>
    </w:p>
    <w:p w14:paraId="228171CC" w14:textId="77777777" w:rsidR="00AE4FB4" w:rsidRPr="006E74EB" w:rsidRDefault="5897EC05" w:rsidP="00244EAB">
      <w:pPr>
        <w:pStyle w:val="ListParagraph"/>
        <w:numPr>
          <w:ilvl w:val="0"/>
          <w:numId w:val="31"/>
        </w:numPr>
        <w:rPr>
          <w:sz w:val="24"/>
          <w:szCs w:val="24"/>
        </w:rPr>
      </w:pPr>
      <w:r w:rsidRPr="5897EC05">
        <w:rPr>
          <w:sz w:val="24"/>
          <w:szCs w:val="24"/>
        </w:rPr>
        <w:t>Have you been taught any doctrine that is contrary to the above?</w:t>
      </w:r>
    </w:p>
    <w:p w14:paraId="5AF75176" w14:textId="77777777" w:rsidR="00AE4FB4" w:rsidRDefault="5897EC05" w:rsidP="00244EAB">
      <w:pPr>
        <w:pStyle w:val="ListParagraph"/>
        <w:numPr>
          <w:ilvl w:val="0"/>
          <w:numId w:val="31"/>
        </w:numPr>
        <w:rPr>
          <w:sz w:val="24"/>
          <w:szCs w:val="24"/>
        </w:rPr>
      </w:pPr>
      <w:r w:rsidRPr="5897EC05">
        <w:rPr>
          <w:sz w:val="24"/>
          <w:szCs w:val="24"/>
        </w:rPr>
        <w:t xml:space="preserve">Do you believe in the inerrancy of the Bible? </w:t>
      </w:r>
    </w:p>
    <w:p w14:paraId="5CFCF81A" w14:textId="77777777" w:rsidR="00AE4FB4" w:rsidRDefault="5897EC05" w:rsidP="00244EAB">
      <w:pPr>
        <w:pStyle w:val="ListParagraph"/>
        <w:numPr>
          <w:ilvl w:val="0"/>
          <w:numId w:val="31"/>
        </w:numPr>
        <w:rPr>
          <w:sz w:val="24"/>
          <w:szCs w:val="24"/>
        </w:rPr>
      </w:pPr>
      <w:r w:rsidRPr="5897EC05">
        <w:rPr>
          <w:sz w:val="24"/>
          <w:szCs w:val="24"/>
        </w:rPr>
        <w:t>If you have questions about whether or not you are a Christian, see the Chapter titled “Assurance of Salvation/ To See is to Know.”</w:t>
      </w:r>
    </w:p>
    <w:p w14:paraId="6FC6EE49" w14:textId="77777777" w:rsidR="00D34A2B" w:rsidRDefault="5897EC05" w:rsidP="00244EAB">
      <w:pPr>
        <w:pStyle w:val="ListParagraph"/>
        <w:numPr>
          <w:ilvl w:val="0"/>
          <w:numId w:val="31"/>
        </w:numPr>
        <w:rPr>
          <w:sz w:val="24"/>
          <w:szCs w:val="24"/>
        </w:rPr>
      </w:pPr>
      <w:r w:rsidRPr="5897EC05">
        <w:rPr>
          <w:sz w:val="24"/>
          <w:szCs w:val="24"/>
        </w:rPr>
        <w:t>Why does correct doctrine matter?  Read: (1 Timothy 4:1-16; 6:20-21; 2 Corinthians. 11:1-15)</w:t>
      </w:r>
    </w:p>
    <w:p w14:paraId="3DB0557D" w14:textId="77777777" w:rsidR="00D34A2B" w:rsidRDefault="5897EC05" w:rsidP="00244EAB">
      <w:pPr>
        <w:pStyle w:val="ListParagraph"/>
        <w:numPr>
          <w:ilvl w:val="0"/>
          <w:numId w:val="31"/>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p>
    <w:p w14:paraId="30CC76B3" w14:textId="77777777" w:rsidR="00D34A2B" w:rsidRPr="000B254F" w:rsidRDefault="5897EC05" w:rsidP="00244EAB">
      <w:pPr>
        <w:pStyle w:val="ListParagraph"/>
        <w:numPr>
          <w:ilvl w:val="0"/>
          <w:numId w:val="31"/>
        </w:numPr>
        <w:rPr>
          <w:sz w:val="24"/>
          <w:szCs w:val="24"/>
        </w:rPr>
      </w:pPr>
      <w:r w:rsidRPr="5897EC05">
        <w:rPr>
          <w:sz w:val="24"/>
          <w:szCs w:val="24"/>
        </w:rPr>
        <w:t xml:space="preserve">What are some teachings that you once believed that you now know were untrue? </w:t>
      </w:r>
    </w:p>
    <w:p w14:paraId="2EF28626" w14:textId="77777777" w:rsidR="00D34A2B" w:rsidRPr="00911B7E" w:rsidRDefault="5897EC05" w:rsidP="00244EAB">
      <w:pPr>
        <w:pStyle w:val="ListParagraph"/>
        <w:numPr>
          <w:ilvl w:val="0"/>
          <w:numId w:val="31"/>
        </w:numPr>
        <w:rPr>
          <w:sz w:val="24"/>
          <w:szCs w:val="24"/>
        </w:rPr>
      </w:pPr>
      <w:r w:rsidRPr="5897EC05">
        <w:rPr>
          <w:sz w:val="24"/>
          <w:szCs w:val="24"/>
        </w:rPr>
        <w:t>Explain this statement: I will live what I believe even if what I believe is a lie.</w:t>
      </w:r>
    </w:p>
    <w:p w14:paraId="29112078" w14:textId="77777777" w:rsidR="00D34A2B" w:rsidRPr="00517F74" w:rsidRDefault="00D34A2B" w:rsidP="00D34A2B">
      <w:pPr>
        <w:pStyle w:val="ListParagraph"/>
        <w:ind w:left="360"/>
        <w:rPr>
          <w:sz w:val="24"/>
          <w:szCs w:val="24"/>
        </w:rPr>
      </w:pPr>
    </w:p>
    <w:p w14:paraId="11176C12" w14:textId="77777777" w:rsidR="00AE4FB4" w:rsidRDefault="00AE4FB4" w:rsidP="00EA5A05">
      <w:pPr>
        <w:pStyle w:val="ListParagraph"/>
      </w:pPr>
    </w:p>
    <w:p w14:paraId="4A99A529" w14:textId="77777777" w:rsidR="00EA5A05" w:rsidRDefault="5897EC05" w:rsidP="00EA5A05">
      <w:pPr>
        <w:pStyle w:val="ListParagraph"/>
        <w:ind w:left="0"/>
        <w:jc w:val="center"/>
        <w:rPr>
          <w:b/>
          <w:sz w:val="28"/>
          <w:szCs w:val="28"/>
        </w:rPr>
      </w:pPr>
      <w:r w:rsidRPr="5897EC05">
        <w:rPr>
          <w:b/>
          <w:bCs/>
          <w:sz w:val="28"/>
          <w:szCs w:val="28"/>
        </w:rPr>
        <w:t>Think On These Things</w:t>
      </w:r>
    </w:p>
    <w:p w14:paraId="0361FFB3" w14:textId="77777777" w:rsidR="00EA5A05" w:rsidRPr="00890E83" w:rsidRDefault="5897EC05" w:rsidP="00244EAB">
      <w:pPr>
        <w:pStyle w:val="ListParagraph"/>
        <w:numPr>
          <w:ilvl w:val="0"/>
          <w:numId w:val="6"/>
        </w:numPr>
        <w:rPr>
          <w:sz w:val="24"/>
          <w:szCs w:val="24"/>
        </w:rPr>
      </w:pPr>
      <w:r w:rsidRPr="5897EC05">
        <w:rPr>
          <w:sz w:val="24"/>
          <w:szCs w:val="24"/>
        </w:rPr>
        <w:t>Did you learn something new?</w:t>
      </w:r>
    </w:p>
    <w:p w14:paraId="619B156C" w14:textId="77777777" w:rsidR="00EA5A05" w:rsidRPr="00FC7004" w:rsidRDefault="5897EC05" w:rsidP="00244EAB">
      <w:pPr>
        <w:pStyle w:val="ListParagraph"/>
        <w:numPr>
          <w:ilvl w:val="0"/>
          <w:numId w:val="6"/>
        </w:numPr>
        <w:rPr>
          <w:sz w:val="24"/>
          <w:szCs w:val="24"/>
        </w:rPr>
      </w:pPr>
      <w:r w:rsidRPr="5897EC05">
        <w:rPr>
          <w:sz w:val="24"/>
          <w:szCs w:val="24"/>
        </w:rPr>
        <w:t>What did the Lord say to you from this Chapter?</w:t>
      </w:r>
    </w:p>
    <w:p w14:paraId="1591AE33" w14:textId="77777777" w:rsidR="00EA5A05" w:rsidRPr="00BD532A" w:rsidRDefault="5897EC05" w:rsidP="00244EAB">
      <w:pPr>
        <w:pStyle w:val="ListParagraph"/>
        <w:numPr>
          <w:ilvl w:val="0"/>
          <w:numId w:val="6"/>
        </w:numPr>
        <w:rPr>
          <w:sz w:val="24"/>
          <w:szCs w:val="24"/>
        </w:rPr>
      </w:pPr>
      <w:r w:rsidRPr="5897EC05">
        <w:rPr>
          <w:sz w:val="24"/>
          <w:szCs w:val="24"/>
        </w:rPr>
        <w:t>Rewrite in your own words what the Lord spoke to your heart.</w:t>
      </w:r>
    </w:p>
    <w:p w14:paraId="10D48577" w14:textId="77777777" w:rsidR="00EA5A05" w:rsidRPr="00BD532A" w:rsidRDefault="5897EC05" w:rsidP="00244EAB">
      <w:pPr>
        <w:pStyle w:val="ListParagraph"/>
        <w:numPr>
          <w:ilvl w:val="0"/>
          <w:numId w:val="6"/>
        </w:numPr>
        <w:rPr>
          <w:sz w:val="24"/>
          <w:szCs w:val="24"/>
        </w:rPr>
      </w:pPr>
      <w:r w:rsidRPr="5897EC05">
        <w:rPr>
          <w:sz w:val="24"/>
          <w:szCs w:val="24"/>
        </w:rPr>
        <w:t>Is there a new promise to claim as your own?</w:t>
      </w:r>
    </w:p>
    <w:p w14:paraId="4410DCC7" w14:textId="77777777" w:rsidR="00EA5A05" w:rsidRPr="00BD532A" w:rsidRDefault="5897EC05" w:rsidP="00244EAB">
      <w:pPr>
        <w:pStyle w:val="ListParagraph"/>
        <w:numPr>
          <w:ilvl w:val="0"/>
          <w:numId w:val="6"/>
        </w:numPr>
        <w:rPr>
          <w:sz w:val="24"/>
          <w:szCs w:val="24"/>
        </w:rPr>
      </w:pPr>
      <w:r w:rsidRPr="5897EC05">
        <w:rPr>
          <w:sz w:val="24"/>
          <w:szCs w:val="24"/>
        </w:rPr>
        <w:t>Is there a sin to confess or avoid?</w:t>
      </w:r>
    </w:p>
    <w:p w14:paraId="55F2A11F" w14:textId="608DED5F" w:rsidR="00EA5A05" w:rsidRDefault="007630E7" w:rsidP="00244EAB">
      <w:pPr>
        <w:pStyle w:val="ListParagraph"/>
        <w:numPr>
          <w:ilvl w:val="0"/>
          <w:numId w:val="6"/>
        </w:numPr>
        <w:rPr>
          <w:sz w:val="24"/>
          <w:szCs w:val="24"/>
        </w:rPr>
      </w:pPr>
      <w:r>
        <w:rPr>
          <w:sz w:val="24"/>
          <w:szCs w:val="24"/>
        </w:rPr>
        <w:t>Did you find a command to obey or a passage you could pray?</w:t>
      </w:r>
    </w:p>
    <w:p w14:paraId="0FB72142" w14:textId="77777777" w:rsidR="00EA5A05" w:rsidRDefault="00EA5A05" w:rsidP="00EA5A05">
      <w:pPr>
        <w:pStyle w:val="ListParagraph"/>
        <w:rPr>
          <w:sz w:val="24"/>
        </w:rPr>
      </w:pPr>
    </w:p>
    <w:p w14:paraId="762234F7" w14:textId="4C2742DE" w:rsidR="00EA5A05" w:rsidRDefault="007F6DC6" w:rsidP="00EA5A05">
      <w:pPr>
        <w:jc w:val="center"/>
        <w:rPr>
          <w:b/>
          <w:bCs/>
          <w:sz w:val="28"/>
          <w:szCs w:val="28"/>
        </w:rPr>
      </w:pPr>
      <w:r>
        <w:rPr>
          <w:b/>
          <w:bCs/>
          <w:sz w:val="28"/>
          <w:szCs w:val="28"/>
        </w:rPr>
        <w:t>Memory Verses</w:t>
      </w:r>
    </w:p>
    <w:p w14:paraId="193D2E85" w14:textId="204E4339" w:rsidR="00A11195" w:rsidRDefault="00A11195" w:rsidP="00EA5A05">
      <w:pPr>
        <w:jc w:val="center"/>
        <w:rPr>
          <w:b/>
          <w:bCs/>
          <w:sz w:val="28"/>
          <w:szCs w:val="28"/>
        </w:rPr>
      </w:pPr>
    </w:p>
    <w:p w14:paraId="7575A9DC" w14:textId="5C6B1465" w:rsidR="00A11195" w:rsidRDefault="00A11195" w:rsidP="00EA5A05">
      <w:pPr>
        <w:jc w:val="center"/>
        <w:rPr>
          <w:b/>
          <w:bCs/>
          <w:sz w:val="28"/>
          <w:szCs w:val="28"/>
        </w:rPr>
      </w:pPr>
    </w:p>
    <w:p w14:paraId="12FA40C2" w14:textId="74105BA1" w:rsidR="00A11195" w:rsidRDefault="00A11195" w:rsidP="00EA5A05">
      <w:pPr>
        <w:jc w:val="center"/>
        <w:rPr>
          <w:b/>
          <w:bCs/>
          <w:sz w:val="28"/>
          <w:szCs w:val="28"/>
        </w:rPr>
      </w:pPr>
    </w:p>
    <w:p w14:paraId="32981611" w14:textId="619A51A2" w:rsidR="00A11195" w:rsidRDefault="00A11195" w:rsidP="00EA5A05">
      <w:pPr>
        <w:jc w:val="center"/>
        <w:rPr>
          <w:b/>
          <w:bCs/>
          <w:sz w:val="28"/>
          <w:szCs w:val="28"/>
        </w:rPr>
      </w:pPr>
    </w:p>
    <w:p w14:paraId="783AAB5C" w14:textId="74502C29" w:rsidR="00A11195" w:rsidRDefault="00A11195" w:rsidP="00EA5A05">
      <w:pPr>
        <w:jc w:val="center"/>
        <w:rPr>
          <w:b/>
          <w:bCs/>
          <w:sz w:val="28"/>
          <w:szCs w:val="28"/>
        </w:rPr>
      </w:pPr>
    </w:p>
    <w:p w14:paraId="42BB0958" w14:textId="6429D8D6" w:rsidR="00A11195" w:rsidRDefault="00A11195" w:rsidP="00EA5A05">
      <w:pPr>
        <w:jc w:val="center"/>
        <w:rPr>
          <w:b/>
          <w:bCs/>
          <w:sz w:val="28"/>
          <w:szCs w:val="28"/>
        </w:rPr>
      </w:pPr>
    </w:p>
    <w:p w14:paraId="34707A6F" w14:textId="145668C9" w:rsidR="00A11195" w:rsidRDefault="00A11195" w:rsidP="00EA5A05">
      <w:pPr>
        <w:jc w:val="center"/>
        <w:rPr>
          <w:b/>
          <w:bCs/>
          <w:sz w:val="28"/>
          <w:szCs w:val="28"/>
        </w:rPr>
      </w:pPr>
    </w:p>
    <w:p w14:paraId="51FE9E04" w14:textId="5B8CFEC0" w:rsidR="00A11195" w:rsidRDefault="00A11195" w:rsidP="00EA5A05">
      <w:pPr>
        <w:jc w:val="center"/>
        <w:rPr>
          <w:b/>
          <w:bCs/>
          <w:sz w:val="28"/>
          <w:szCs w:val="28"/>
        </w:rPr>
      </w:pPr>
    </w:p>
    <w:p w14:paraId="4B15F027" w14:textId="76C93110" w:rsidR="00A11195" w:rsidRDefault="00A11195" w:rsidP="00EA5A05">
      <w:pPr>
        <w:jc w:val="center"/>
        <w:rPr>
          <w:b/>
          <w:bCs/>
          <w:sz w:val="28"/>
          <w:szCs w:val="28"/>
        </w:rPr>
      </w:pPr>
    </w:p>
    <w:p w14:paraId="1F6C2E12" w14:textId="4B232EF5" w:rsidR="00A11195" w:rsidRDefault="00A11195" w:rsidP="00EA5A05">
      <w:pPr>
        <w:jc w:val="center"/>
        <w:rPr>
          <w:b/>
          <w:bCs/>
          <w:sz w:val="28"/>
          <w:szCs w:val="28"/>
        </w:rPr>
      </w:pPr>
    </w:p>
    <w:p w14:paraId="1FCD499E" w14:textId="77777777" w:rsidR="00A11195" w:rsidRDefault="00A11195" w:rsidP="00EA5A05">
      <w:pPr>
        <w:jc w:val="center"/>
        <w:rPr>
          <w:b/>
          <w:sz w:val="28"/>
          <w:szCs w:val="28"/>
        </w:rPr>
      </w:pPr>
    </w:p>
    <w:p w14:paraId="5D09FBCC" w14:textId="77777777" w:rsidR="00736062" w:rsidRPr="000E5C2D" w:rsidRDefault="00736062" w:rsidP="000E5C2D">
      <w:pPr>
        <w:ind w:left="360"/>
        <w:jc w:val="center"/>
        <w:rPr>
          <w:rFonts w:asciiTheme="minorHAnsi" w:hAnsiTheme="minorHAnsi" w:cstheme="minorHAnsi"/>
          <w:b/>
          <w:sz w:val="40"/>
          <w:szCs w:val="40"/>
        </w:rPr>
      </w:pPr>
    </w:p>
    <w:p w14:paraId="0A531695" w14:textId="77777777" w:rsidR="002A6026" w:rsidRPr="002A6026" w:rsidRDefault="002A6026" w:rsidP="00244EAB">
      <w:pPr>
        <w:pStyle w:val="ListParagraph"/>
        <w:numPr>
          <w:ilvl w:val="0"/>
          <w:numId w:val="45"/>
        </w:numPr>
        <w:jc w:val="center"/>
        <w:rPr>
          <w:b/>
          <w:sz w:val="40"/>
          <w:szCs w:val="40"/>
        </w:rPr>
      </w:pPr>
    </w:p>
    <w:p w14:paraId="64860724" w14:textId="7AAAED00" w:rsidR="0045729C" w:rsidRPr="000E760F" w:rsidRDefault="5897EC05" w:rsidP="0045729C">
      <w:pPr>
        <w:jc w:val="center"/>
        <w:rPr>
          <w:b/>
          <w:sz w:val="40"/>
          <w:szCs w:val="40"/>
        </w:rPr>
      </w:pPr>
      <w:r w:rsidRPr="5897EC05">
        <w:rPr>
          <w:b/>
          <w:bCs/>
          <w:sz w:val="40"/>
          <w:szCs w:val="40"/>
        </w:rPr>
        <w:t>Chapter #</w:t>
      </w:r>
    </w:p>
    <w:p w14:paraId="04CCEF16" w14:textId="215FE056" w:rsidR="00CA2563" w:rsidRPr="000E760F" w:rsidRDefault="5897EC05" w:rsidP="00CA2563">
      <w:pPr>
        <w:jc w:val="center"/>
        <w:rPr>
          <w:b/>
          <w:sz w:val="40"/>
          <w:szCs w:val="40"/>
        </w:rPr>
      </w:pPr>
      <w:r w:rsidRPr="5897EC05">
        <w:rPr>
          <w:b/>
          <w:bCs/>
          <w:sz w:val="40"/>
          <w:szCs w:val="40"/>
        </w:rPr>
        <w:t>Cure for the Poison of Bitterness</w:t>
      </w:r>
    </w:p>
    <w:p w14:paraId="44FCCDE6" w14:textId="77777777" w:rsidR="002663EA" w:rsidRDefault="5897EC05" w:rsidP="002663EA">
      <w:pPr>
        <w:pStyle w:val="reg"/>
        <w:jc w:val="center"/>
        <w:rPr>
          <w:rFonts w:asciiTheme="minorHAnsi" w:hAnsiTheme="minorHAnsi" w:cstheme="minorHAnsi"/>
          <w:b/>
          <w:i/>
        </w:rPr>
      </w:pPr>
      <w:r w:rsidRPr="5897EC05">
        <w:rPr>
          <w:rFonts w:asciiTheme="minorHAnsi" w:eastAsiaTheme="minorEastAsia" w:hAnsiTheme="minorHAnsi" w:cstheme="minorBidi"/>
          <w:b/>
          <w:bCs/>
          <w:i/>
          <w:iCs/>
        </w:rPr>
        <w:t>Ephesians 4:26-32 (NIV)</w:t>
      </w:r>
    </w:p>
    <w:p w14:paraId="3173BF28" w14:textId="2114C8B5" w:rsidR="002663EA" w:rsidRPr="002663EA" w:rsidRDefault="5897EC05" w:rsidP="002663EA">
      <w:pPr>
        <w:pStyle w:val="reg"/>
        <w:jc w:val="center"/>
        <w:rPr>
          <w:rFonts w:asciiTheme="minorHAnsi" w:hAnsiTheme="minorHAnsi" w:cstheme="minorHAnsi"/>
          <w:b/>
          <w:i/>
        </w:rPr>
      </w:pPr>
      <w:r w:rsidRPr="5897EC05">
        <w:rPr>
          <w:rFonts w:asciiTheme="minorHAnsi" w:eastAsiaTheme="minorEastAsia" w:hAnsiTheme="minorHAnsi" w:cstheme="minorBidi"/>
          <w:b/>
          <w:bCs/>
          <w:i/>
          <w:iCs/>
        </w:rPr>
        <w:t xml:space="preserve"> “In your anger do not sin”: Do not let the sun go down while you are still angry, and do not give the devil a foothold. Anyone who has been stealing must steal no longer, but must work, doing something useful with their own hands, that they may have something to share with those in need.</w:t>
      </w:r>
    </w:p>
    <w:p w14:paraId="407929C3" w14:textId="77777777" w:rsidR="002663EA" w:rsidRPr="002663EA" w:rsidRDefault="5897EC05" w:rsidP="002663EA">
      <w:pPr>
        <w:pStyle w:val="reg"/>
        <w:jc w:val="center"/>
        <w:rPr>
          <w:rFonts w:asciiTheme="minorHAnsi" w:hAnsiTheme="minorHAnsi" w:cstheme="minorHAnsi"/>
          <w:b/>
          <w:i/>
        </w:rPr>
      </w:pPr>
      <w:r w:rsidRPr="5897EC05">
        <w:rPr>
          <w:rFonts w:asciiTheme="minorHAnsi" w:eastAsiaTheme="minorEastAsia" w:hAnsiTheme="minorHAnsi" w:cstheme="minorBidi"/>
          <w:b/>
          <w:bCs/>
          <w:i/>
          <w:iCs/>
        </w:rPr>
        <w:t>Do not let any unwholesome talk come out of your mouths, but only what is helpful for building others up according to their needs, that it may benefit those who listen. And do not grieve the Holy Spirit of God, with whom you were sealed for the day of redemption. Get rid of all bitterness, rage and anger, brawling and slander, along with every form of malice. Be kind and compassionate to one another, forgiving each other, just as in Christ God forgave you.</w:t>
      </w:r>
    </w:p>
    <w:p w14:paraId="0343FB94" w14:textId="77777777" w:rsidR="002663EA" w:rsidRDefault="00CD64AB" w:rsidP="002663EA">
      <w:pPr>
        <w:jc w:val="center"/>
      </w:pPr>
      <w:r>
        <w:rPr>
          <w:rFonts w:asciiTheme="minorHAnsi" w:hAnsiTheme="minorHAnsi" w:cstheme="minorHAnsi"/>
          <w:b/>
          <w:i/>
          <w:sz w:val="24"/>
          <w:szCs w:val="24"/>
        </w:rPr>
        <w:pict w14:anchorId="0525587C">
          <v:rect id="_x0000_i1028" style="width:0;height:.75pt" o:hralign="center" o:hrstd="t" o:hrnoshade="t" o:hr="t" fillcolor="#def" stroked="f"/>
        </w:pict>
      </w:r>
    </w:p>
    <w:p w14:paraId="00DA8E44" w14:textId="77777777" w:rsidR="00037E18" w:rsidRPr="000E760F" w:rsidRDefault="5897EC05" w:rsidP="00037E18">
      <w:pPr>
        <w:jc w:val="center"/>
        <w:rPr>
          <w:b/>
          <w:sz w:val="28"/>
          <w:szCs w:val="28"/>
        </w:rPr>
      </w:pPr>
      <w:r w:rsidRPr="5897EC05">
        <w:rPr>
          <w:b/>
          <w:bCs/>
          <w:sz w:val="28"/>
          <w:szCs w:val="28"/>
        </w:rPr>
        <w:t>Introduction</w:t>
      </w:r>
    </w:p>
    <w:p w14:paraId="07828123" w14:textId="7A1014A7" w:rsidR="00721F0C" w:rsidRDefault="5897EC05" w:rsidP="501000BE">
      <w:pPr>
        <w:ind w:firstLine="360"/>
        <w:jc w:val="both"/>
        <w:rPr>
          <w:sz w:val="24"/>
          <w:szCs w:val="24"/>
        </w:rPr>
      </w:pPr>
      <w:r w:rsidRPr="5897EC05">
        <w:rPr>
          <w:sz w:val="24"/>
          <w:szCs w:val="24"/>
        </w:rPr>
        <w:t>Every time I write or teach a Biblical lesson, the Lord will put me to the test to see if I will practice what I preach. And so this is the case for this lesson. I very quickly experienced two situations that forced me to be a doer of this word and not just a hearer or teacher of it!</w:t>
      </w:r>
    </w:p>
    <w:p w14:paraId="561AEBCE" w14:textId="25960675" w:rsidR="00666EE2" w:rsidRDefault="5897EC05" w:rsidP="501000BE">
      <w:pPr>
        <w:ind w:firstLine="360"/>
        <w:jc w:val="both"/>
      </w:pPr>
      <w:r w:rsidRPr="5897EC05">
        <w:rPr>
          <w:sz w:val="24"/>
          <w:szCs w:val="24"/>
        </w:rPr>
        <w:t xml:space="preserve">When was the last time you were really hurt by someone? Do you know what I’m talking about?... This kind of offense replays like a broken record that skips to the part where you heard the words or deeds that cut you like a knife. From that instance on, the battle is on in your mind. If you are brutally honest, this kind of wound leaves you secretly fantasizing about getting even, even if it’s just passive aggression. When this happens, and you </w:t>
      </w:r>
      <w:r w:rsidRPr="5897EC05">
        <w:rPr>
          <w:rFonts w:cs="Calibri"/>
          <w:sz w:val="24"/>
          <w:szCs w:val="24"/>
        </w:rPr>
        <w:t>indulge your flesh,</w:t>
      </w:r>
      <w:r w:rsidRPr="5897EC05">
        <w:rPr>
          <w:sz w:val="24"/>
          <w:szCs w:val="24"/>
        </w:rPr>
        <w:t xml:space="preserve"> it will grow roots and these roots will choke the life out of you. If left unchecked, it will move from repression to depression, and finally, expression. The Psalmist graphically </w:t>
      </w:r>
      <w:r w:rsidRPr="5897EC05">
        <w:rPr>
          <w:rFonts w:cs="Calibri"/>
          <w:sz w:val="24"/>
          <w:szCs w:val="24"/>
        </w:rPr>
        <w:t xml:space="preserve">depicted </w:t>
      </w:r>
      <w:r w:rsidRPr="5897EC05">
        <w:rPr>
          <w:sz w:val="24"/>
          <w:szCs w:val="24"/>
        </w:rPr>
        <w:t xml:space="preserve">what bitterness looks like when it is expressed: </w:t>
      </w:r>
      <w:r w:rsidRPr="5897EC05">
        <w:rPr>
          <w:i/>
          <w:iCs/>
          <w:sz w:val="24"/>
          <w:szCs w:val="24"/>
        </w:rPr>
        <w:t xml:space="preserve">“When my heart was grieved and my spirit embittered, I was senseless and ignorant; I was a brute beast before you.” Psalms 73:21-22 (NIV) </w:t>
      </w:r>
      <w:r w:rsidRPr="5897EC05">
        <w:rPr>
          <w:sz w:val="24"/>
          <w:szCs w:val="24"/>
        </w:rPr>
        <w:t xml:space="preserve">These words describe a person who is so full of unresolved anger and bitterness, that they act like a wild beast. Actually, they are acting like the devil. </w:t>
      </w:r>
    </w:p>
    <w:p w14:paraId="12C4C5D8" w14:textId="39FE4188" w:rsidR="00666EE2" w:rsidRDefault="5897EC05" w:rsidP="501000BE">
      <w:pPr>
        <w:ind w:firstLine="720"/>
        <w:jc w:val="both"/>
        <w:rPr>
          <w:sz w:val="24"/>
          <w:szCs w:val="24"/>
        </w:rPr>
      </w:pPr>
      <w:r w:rsidRPr="5897EC05">
        <w:rPr>
          <w:sz w:val="24"/>
          <w:szCs w:val="24"/>
        </w:rPr>
        <w:t xml:space="preserve">Twice in my life, I have been the target of such a person. In both cases, I quickly learned that I was just one of many, unfortunate people, who came along their path. And, just like the devil, they were looking for someone to devour.  As you read this I wonder if a particular person is coming to your mind. If so, then this lesson just might save your life, and I'm not kidding! In this lesson, we’ll grapple with this subject until we find the antidote for this deadly sin. </w:t>
      </w:r>
    </w:p>
    <w:p w14:paraId="1257D087" w14:textId="6E930C79" w:rsidR="501000BE" w:rsidRDefault="5897EC05" w:rsidP="501000BE">
      <w:pPr>
        <w:jc w:val="center"/>
      </w:pPr>
      <w:r w:rsidRPr="5897EC05">
        <w:rPr>
          <w:b/>
          <w:bCs/>
          <w:sz w:val="28"/>
          <w:szCs w:val="28"/>
        </w:rPr>
        <w:t>The Consequences of Un</w:t>
      </w:r>
      <w:r w:rsidR="00692EB6">
        <w:rPr>
          <w:b/>
          <w:bCs/>
          <w:sz w:val="28"/>
          <w:szCs w:val="28"/>
        </w:rPr>
        <w:t>-</w:t>
      </w:r>
      <w:r w:rsidRPr="5897EC05">
        <w:rPr>
          <w:b/>
          <w:bCs/>
          <w:sz w:val="28"/>
          <w:szCs w:val="28"/>
        </w:rPr>
        <w:t>forgiveness</w:t>
      </w:r>
    </w:p>
    <w:p w14:paraId="65AFC769" w14:textId="761F4B67" w:rsidR="501000BE" w:rsidRDefault="5897EC05" w:rsidP="501000BE">
      <w:pPr>
        <w:pStyle w:val="ListParagraph"/>
        <w:ind w:left="0" w:firstLine="360"/>
        <w:jc w:val="both"/>
      </w:pPr>
      <w:r w:rsidRPr="5897EC05">
        <w:rPr>
          <w:sz w:val="24"/>
          <w:szCs w:val="24"/>
        </w:rPr>
        <w:t xml:space="preserve">   The most self-destructive sins are not abusing drugs or </w:t>
      </w:r>
      <w:r w:rsidR="00692EB6" w:rsidRPr="5897EC05">
        <w:rPr>
          <w:sz w:val="24"/>
          <w:szCs w:val="24"/>
        </w:rPr>
        <w:t>alcohol</w:t>
      </w:r>
      <w:r w:rsidRPr="5897EC05">
        <w:rPr>
          <w:sz w:val="24"/>
          <w:szCs w:val="24"/>
        </w:rPr>
        <w:t xml:space="preserve">. Although, some will use them to "self-medicate" in an attempt to mask their real problem. Ironically, this approach does just the opposite. When people are under the influence, it magnifies the ugly that’s in their heart. </w:t>
      </w:r>
      <w:r w:rsidR="00692EB6" w:rsidRPr="5897EC05">
        <w:rPr>
          <w:sz w:val="24"/>
          <w:szCs w:val="24"/>
        </w:rPr>
        <w:t>What’s in</w:t>
      </w:r>
      <w:r w:rsidRPr="5897EC05">
        <w:rPr>
          <w:sz w:val="24"/>
          <w:szCs w:val="24"/>
        </w:rPr>
        <w:t xml:space="preserve"> the well, as they say, is what comes up in the bucket. </w:t>
      </w:r>
    </w:p>
    <w:p w14:paraId="70F99217" w14:textId="55BCCF3D" w:rsidR="501000BE" w:rsidRDefault="501000BE" w:rsidP="501000BE">
      <w:pPr>
        <w:pStyle w:val="ListParagraph"/>
        <w:ind w:left="0" w:firstLine="360"/>
        <w:jc w:val="both"/>
      </w:pPr>
    </w:p>
    <w:p w14:paraId="7A373BFD" w14:textId="77777777" w:rsidR="00001A45" w:rsidRDefault="5897EC05" w:rsidP="501000BE">
      <w:pPr>
        <w:pStyle w:val="ListParagraph"/>
        <w:ind w:left="0" w:firstLine="720"/>
        <w:jc w:val="both"/>
        <w:rPr>
          <w:sz w:val="24"/>
          <w:szCs w:val="24"/>
        </w:rPr>
      </w:pPr>
      <w:r w:rsidRPr="5897EC05">
        <w:rPr>
          <w:sz w:val="24"/>
          <w:szCs w:val="24"/>
        </w:rPr>
        <w:t>So what is the most harmful sin to a child of God? The worst of all is un</w:t>
      </w:r>
      <w:r w:rsidR="00692EB6">
        <w:rPr>
          <w:sz w:val="24"/>
          <w:szCs w:val="24"/>
        </w:rPr>
        <w:t>-</w:t>
      </w:r>
      <w:r w:rsidRPr="5897EC05">
        <w:rPr>
          <w:sz w:val="24"/>
          <w:szCs w:val="24"/>
        </w:rPr>
        <w:t>forgiveness that leads to bitterness. It’s like poison to the soul. Furthermore, it never stops with the wounded; it spreads like gangrene until is defiles every relationship in their lives. The root of bitterness is a proud unforgiving heart. Unresolved anger pierces our heart, and it invites God’s discipline.  (Psalm 107:10-20</w:t>
      </w:r>
      <w:r w:rsidR="00692EB6" w:rsidRPr="5897EC05">
        <w:rPr>
          <w:sz w:val="24"/>
          <w:szCs w:val="24"/>
        </w:rPr>
        <w:t xml:space="preserve">) </w:t>
      </w:r>
      <w:r w:rsidR="00692EB6" w:rsidRPr="5897EC05">
        <w:rPr>
          <w:rFonts w:cs="Calibri"/>
          <w:sz w:val="24"/>
          <w:szCs w:val="24"/>
        </w:rPr>
        <w:t>God</w:t>
      </w:r>
      <w:r w:rsidRPr="5897EC05">
        <w:rPr>
          <w:rFonts w:cs="Calibri"/>
          <w:sz w:val="24"/>
          <w:szCs w:val="24"/>
        </w:rPr>
        <w:t xml:space="preserve"> always has our best interest in mind. He is the Great Physician, and it's His</w:t>
      </w:r>
      <w:r w:rsidRPr="5897EC05">
        <w:rPr>
          <w:sz w:val="24"/>
          <w:szCs w:val="24"/>
        </w:rPr>
        <w:t xml:space="preserve"> Word that diagnosis our sickness, </w:t>
      </w:r>
      <w:r w:rsidR="00692EB6" w:rsidRPr="5897EC05">
        <w:rPr>
          <w:sz w:val="24"/>
          <w:szCs w:val="24"/>
        </w:rPr>
        <w:t>and it</w:t>
      </w:r>
      <w:r w:rsidRPr="5897EC05">
        <w:rPr>
          <w:sz w:val="24"/>
          <w:szCs w:val="24"/>
        </w:rPr>
        <w:t xml:space="preserve"> gives the antidote.  He desires our holiness as well </w:t>
      </w:r>
      <w:r w:rsidR="00692EB6" w:rsidRPr="5897EC05">
        <w:rPr>
          <w:sz w:val="24"/>
          <w:szCs w:val="24"/>
        </w:rPr>
        <w:t>as our</w:t>
      </w:r>
      <w:r w:rsidRPr="5897EC05">
        <w:rPr>
          <w:sz w:val="24"/>
          <w:szCs w:val="24"/>
        </w:rPr>
        <w:t xml:space="preserve"> health. Yet, we can't have physical health, without spiritual holiness.  We are incapable of healing ourselves of the poison of bitterness and forgiving others, without Christ Jesus. </w:t>
      </w:r>
      <w:r w:rsidR="00692EB6" w:rsidRPr="5897EC05">
        <w:rPr>
          <w:sz w:val="24"/>
          <w:szCs w:val="24"/>
        </w:rPr>
        <w:t>Therefore,</w:t>
      </w:r>
      <w:r w:rsidRPr="5897EC05">
        <w:rPr>
          <w:sz w:val="24"/>
          <w:szCs w:val="24"/>
        </w:rPr>
        <w:t xml:space="preserve"> no lost person has the ability to forgive anyone else; only Christ Spirit within you can do it. </w:t>
      </w:r>
    </w:p>
    <w:p w14:paraId="4AF64C7F" w14:textId="4A88B93D" w:rsidR="501000BE" w:rsidRDefault="5897EC05" w:rsidP="501000BE">
      <w:pPr>
        <w:pStyle w:val="ListParagraph"/>
        <w:ind w:left="0" w:firstLine="720"/>
        <w:jc w:val="both"/>
      </w:pPr>
      <w:r w:rsidRPr="5897EC05">
        <w:rPr>
          <w:sz w:val="24"/>
          <w:szCs w:val="24"/>
        </w:rPr>
        <w:t xml:space="preserve"> When a person refuses to forgive those who hurt them, their actions reveal that they have never received the forgiveness of God. You see, you cannot give away what you do not possess. </w:t>
      </w:r>
      <w:r w:rsidR="00692EB6" w:rsidRPr="5897EC05">
        <w:rPr>
          <w:sz w:val="24"/>
          <w:szCs w:val="24"/>
        </w:rPr>
        <w:t>Therefore,</w:t>
      </w:r>
      <w:r w:rsidRPr="5897EC05">
        <w:rPr>
          <w:sz w:val="24"/>
          <w:szCs w:val="24"/>
        </w:rPr>
        <w:t xml:space="preserve"> forgiveness is not a hard thing to do, it's impossible! Only God in you can do it. Please stop, and read carefully, the definition of the following Greek words found in the Strong's Co</w:t>
      </w:r>
      <w:r w:rsidR="00692EB6">
        <w:rPr>
          <w:sz w:val="24"/>
          <w:szCs w:val="24"/>
        </w:rPr>
        <w:t>ncor</w:t>
      </w:r>
      <w:r w:rsidRPr="5897EC05">
        <w:rPr>
          <w:sz w:val="24"/>
          <w:szCs w:val="24"/>
        </w:rPr>
        <w:t xml:space="preserve">dance -and especially, the words bitterness and gall or angry. Do you see the word...poison? Somehow, haven't we always </w:t>
      </w:r>
      <w:r w:rsidR="00692EB6" w:rsidRPr="5897EC05">
        <w:rPr>
          <w:sz w:val="24"/>
          <w:szCs w:val="24"/>
        </w:rPr>
        <w:t>known</w:t>
      </w:r>
      <w:r w:rsidRPr="5897EC05">
        <w:rPr>
          <w:sz w:val="24"/>
          <w:szCs w:val="24"/>
        </w:rPr>
        <w:t xml:space="preserve"> that bitterness was poison to our souls? And we mustn't forget </w:t>
      </w:r>
      <w:r w:rsidR="00692EB6" w:rsidRPr="5897EC05">
        <w:rPr>
          <w:sz w:val="24"/>
          <w:szCs w:val="24"/>
        </w:rPr>
        <w:t>that our</w:t>
      </w:r>
      <w:r w:rsidRPr="5897EC05">
        <w:rPr>
          <w:sz w:val="24"/>
          <w:szCs w:val="24"/>
        </w:rPr>
        <w:t xml:space="preserve"> souls live within our body.  What </w:t>
      </w:r>
      <w:r w:rsidR="00692EB6" w:rsidRPr="5897EC05">
        <w:rPr>
          <w:sz w:val="24"/>
          <w:szCs w:val="24"/>
        </w:rPr>
        <w:t>effects</w:t>
      </w:r>
      <w:r w:rsidRPr="5897EC05">
        <w:rPr>
          <w:sz w:val="24"/>
          <w:szCs w:val="24"/>
        </w:rPr>
        <w:t xml:space="preserve"> on, will affect the other.</w:t>
      </w:r>
    </w:p>
    <w:p w14:paraId="56F1985B" w14:textId="66138DA0" w:rsidR="501000BE" w:rsidRDefault="501000BE" w:rsidP="501000BE">
      <w:pPr>
        <w:pStyle w:val="ListParagraph"/>
        <w:ind w:left="0" w:firstLine="720"/>
        <w:jc w:val="both"/>
      </w:pPr>
    </w:p>
    <w:p w14:paraId="67A1FA7F" w14:textId="5AA2750F" w:rsidR="501000BE" w:rsidRDefault="00527A07" w:rsidP="501000BE">
      <w:r>
        <w:rPr>
          <w:b/>
          <w:bCs/>
          <w:sz w:val="28"/>
          <w:szCs w:val="28"/>
        </w:rPr>
        <w:t xml:space="preserve">WORD SEARCH: </w:t>
      </w:r>
      <w:r w:rsidR="00902D6B">
        <w:rPr>
          <w:b/>
          <w:bCs/>
          <w:sz w:val="28"/>
          <w:szCs w:val="28"/>
        </w:rPr>
        <w:t>from Strong’s Concordance</w:t>
      </w:r>
    </w:p>
    <w:p w14:paraId="0BFA79F7" w14:textId="709619CA" w:rsidR="501000BE" w:rsidRDefault="5897EC05" w:rsidP="00BD269D">
      <w:pPr>
        <w:pStyle w:val="ListParagraph"/>
        <w:numPr>
          <w:ilvl w:val="0"/>
          <w:numId w:val="55"/>
        </w:numPr>
        <w:jc w:val="both"/>
        <w:rPr>
          <w:sz w:val="24"/>
          <w:szCs w:val="24"/>
        </w:rPr>
      </w:pPr>
      <w:r w:rsidRPr="5897EC05">
        <w:rPr>
          <w:b/>
          <w:bCs/>
          <w:sz w:val="24"/>
          <w:szCs w:val="24"/>
        </w:rPr>
        <w:t>Bitterness</w:t>
      </w:r>
      <w:r w:rsidRPr="5897EC05">
        <w:rPr>
          <w:sz w:val="24"/>
          <w:szCs w:val="24"/>
        </w:rPr>
        <w:t xml:space="preserve">: Greek </w:t>
      </w:r>
      <w:r w:rsidR="001A1032" w:rsidRPr="5897EC05">
        <w:rPr>
          <w:sz w:val="24"/>
          <w:szCs w:val="24"/>
        </w:rPr>
        <w:t>Pakria: -</w:t>
      </w:r>
      <w:r w:rsidRPr="5897EC05">
        <w:rPr>
          <w:sz w:val="24"/>
          <w:szCs w:val="24"/>
        </w:rPr>
        <w:t xml:space="preserve"> acridity,</w:t>
      </w:r>
      <w:r w:rsidRPr="5897EC05">
        <w:rPr>
          <w:b/>
          <w:bCs/>
          <w:sz w:val="24"/>
          <w:szCs w:val="24"/>
        </w:rPr>
        <w:t xml:space="preserve"> </w:t>
      </w:r>
      <w:r w:rsidRPr="5897EC05">
        <w:rPr>
          <w:b/>
          <w:bCs/>
          <w:sz w:val="24"/>
          <w:szCs w:val="24"/>
          <w:u w:val="single"/>
        </w:rPr>
        <w:t>poison</w:t>
      </w:r>
      <w:r w:rsidRPr="5897EC05">
        <w:rPr>
          <w:b/>
          <w:bCs/>
          <w:sz w:val="24"/>
          <w:szCs w:val="24"/>
        </w:rPr>
        <w:t xml:space="preserve">, </w:t>
      </w:r>
      <w:r w:rsidRPr="5897EC05">
        <w:rPr>
          <w:sz w:val="24"/>
          <w:szCs w:val="24"/>
        </w:rPr>
        <w:t>bitterness, from #4089 pikros: sharp, piercing, pungent, acrid, and bitter.  Acts 8:23; Ephesians 4:31; Hebrews 12:15</w:t>
      </w:r>
    </w:p>
    <w:p w14:paraId="01561A5C" w14:textId="124DF1EA" w:rsidR="501000BE" w:rsidRDefault="5897EC05" w:rsidP="00BD269D">
      <w:pPr>
        <w:pStyle w:val="ListParagraph"/>
        <w:numPr>
          <w:ilvl w:val="0"/>
          <w:numId w:val="55"/>
        </w:numPr>
        <w:jc w:val="both"/>
        <w:rPr>
          <w:sz w:val="24"/>
          <w:szCs w:val="24"/>
        </w:rPr>
      </w:pPr>
      <w:r w:rsidRPr="5897EC05">
        <w:rPr>
          <w:b/>
          <w:bCs/>
          <w:sz w:val="24"/>
          <w:szCs w:val="24"/>
        </w:rPr>
        <w:t>Gall/angry:</w:t>
      </w:r>
      <w:r w:rsidRPr="5897EC05">
        <w:rPr>
          <w:sz w:val="24"/>
          <w:szCs w:val="24"/>
        </w:rPr>
        <w:t xml:space="preserve"> Greek #5521 </w:t>
      </w:r>
      <w:r w:rsidR="001A1032" w:rsidRPr="5897EC05">
        <w:rPr>
          <w:sz w:val="24"/>
          <w:szCs w:val="24"/>
        </w:rPr>
        <w:t>chole: -</w:t>
      </w:r>
      <w:r w:rsidRPr="5897EC05">
        <w:rPr>
          <w:sz w:val="24"/>
          <w:szCs w:val="24"/>
        </w:rPr>
        <w:t xml:space="preserve"> greenish hue, gall, bile, </w:t>
      </w:r>
      <w:r w:rsidRPr="5897EC05">
        <w:rPr>
          <w:b/>
          <w:bCs/>
          <w:sz w:val="24"/>
          <w:szCs w:val="24"/>
          <w:u w:val="single"/>
        </w:rPr>
        <w:t>poison</w:t>
      </w:r>
      <w:r w:rsidRPr="5897EC05">
        <w:rPr>
          <w:sz w:val="24"/>
          <w:szCs w:val="24"/>
        </w:rPr>
        <w:t xml:space="preserve"> or an anodyne, wormwood.  Acts 8:23: Matthew 27:34</w:t>
      </w:r>
      <w:r w:rsidR="00692EB6" w:rsidRPr="5897EC05">
        <w:rPr>
          <w:sz w:val="24"/>
          <w:szCs w:val="24"/>
        </w:rPr>
        <w:t>; John</w:t>
      </w:r>
      <w:r w:rsidRPr="5897EC05">
        <w:rPr>
          <w:sz w:val="24"/>
          <w:szCs w:val="24"/>
        </w:rPr>
        <w:t xml:space="preserve"> 7:23.</w:t>
      </w:r>
    </w:p>
    <w:p w14:paraId="45EBCAF9" w14:textId="1EBE99B7" w:rsidR="501000BE" w:rsidRDefault="5897EC05" w:rsidP="00BD269D">
      <w:pPr>
        <w:pStyle w:val="ListParagraph"/>
        <w:numPr>
          <w:ilvl w:val="0"/>
          <w:numId w:val="55"/>
        </w:numPr>
        <w:jc w:val="both"/>
        <w:rPr>
          <w:sz w:val="24"/>
          <w:szCs w:val="24"/>
        </w:rPr>
      </w:pPr>
      <w:r w:rsidRPr="5897EC05">
        <w:rPr>
          <w:b/>
          <w:bCs/>
          <w:sz w:val="24"/>
          <w:szCs w:val="24"/>
        </w:rPr>
        <w:t>Anger:</w:t>
      </w:r>
      <w:r w:rsidRPr="5897EC05">
        <w:rPr>
          <w:sz w:val="24"/>
          <w:szCs w:val="24"/>
        </w:rPr>
        <w:t xml:space="preserve"> Greek # 3709-3710 </w:t>
      </w:r>
      <w:r w:rsidR="001A1032" w:rsidRPr="5897EC05">
        <w:rPr>
          <w:sz w:val="24"/>
          <w:szCs w:val="24"/>
        </w:rPr>
        <w:t>orge: -</w:t>
      </w:r>
      <w:r w:rsidRPr="5897EC05">
        <w:rPr>
          <w:sz w:val="24"/>
          <w:szCs w:val="24"/>
        </w:rPr>
        <w:t xml:space="preserve"> desire; violent passion; abhorrence; punishment; anger; indignation; vengeance and wrath. Ephesians 4:26; Matthew 5:22; Colossians 3:8</w:t>
      </w:r>
    </w:p>
    <w:p w14:paraId="0CB8ECE4" w14:textId="75F275C0" w:rsidR="501000BE" w:rsidRDefault="5897EC05" w:rsidP="00BD269D">
      <w:pPr>
        <w:pStyle w:val="ListParagraph"/>
        <w:numPr>
          <w:ilvl w:val="0"/>
          <w:numId w:val="55"/>
        </w:numPr>
        <w:jc w:val="both"/>
        <w:rPr>
          <w:rFonts w:asciiTheme="minorHAnsi" w:eastAsiaTheme="minorEastAsia" w:hAnsiTheme="minorHAnsi" w:cstheme="minorBidi"/>
          <w:sz w:val="24"/>
          <w:szCs w:val="24"/>
        </w:rPr>
      </w:pPr>
      <w:r w:rsidRPr="5897EC05">
        <w:rPr>
          <w:b/>
          <w:bCs/>
          <w:sz w:val="24"/>
          <w:szCs w:val="24"/>
        </w:rPr>
        <w:t>Forgive:</w:t>
      </w:r>
      <w:r w:rsidRPr="5897EC05">
        <w:rPr>
          <w:sz w:val="24"/>
          <w:szCs w:val="24"/>
        </w:rPr>
        <w:t xml:space="preserve"> Greek #606 </w:t>
      </w:r>
      <w:r w:rsidR="001A1032" w:rsidRPr="5897EC05">
        <w:rPr>
          <w:sz w:val="24"/>
          <w:szCs w:val="24"/>
        </w:rPr>
        <w:t>apoluo: -</w:t>
      </w:r>
      <w:r w:rsidRPr="5897EC05">
        <w:rPr>
          <w:sz w:val="24"/>
          <w:szCs w:val="24"/>
        </w:rPr>
        <w:t xml:space="preserve"> to free fully, relieve, release, dismiss, let die, pardon, divorce, forgive, let go, put away, release, set at liberty. (It is only used in Luke 6:27-38)</w:t>
      </w:r>
    </w:p>
    <w:p w14:paraId="60EE0E7F" w14:textId="5D1790EA" w:rsidR="501000BE" w:rsidRDefault="5897EC05" w:rsidP="00BD269D">
      <w:pPr>
        <w:pStyle w:val="ListParagraph"/>
        <w:numPr>
          <w:ilvl w:val="0"/>
          <w:numId w:val="56"/>
        </w:numPr>
        <w:jc w:val="both"/>
        <w:rPr>
          <w:sz w:val="24"/>
          <w:szCs w:val="24"/>
        </w:rPr>
      </w:pPr>
      <w:r w:rsidRPr="5897EC05">
        <w:rPr>
          <w:b/>
          <w:bCs/>
          <w:sz w:val="24"/>
          <w:szCs w:val="24"/>
        </w:rPr>
        <w:t>Forgive:</w:t>
      </w:r>
      <w:r w:rsidRPr="5897EC05">
        <w:rPr>
          <w:sz w:val="24"/>
          <w:szCs w:val="24"/>
        </w:rPr>
        <w:t xml:space="preserve"> Greek #5483 </w:t>
      </w:r>
      <w:r w:rsidR="00692EB6" w:rsidRPr="5897EC05">
        <w:rPr>
          <w:sz w:val="24"/>
          <w:szCs w:val="24"/>
        </w:rPr>
        <w:t>charizomia: -</w:t>
      </w:r>
      <w:r w:rsidRPr="5897EC05">
        <w:rPr>
          <w:sz w:val="24"/>
          <w:szCs w:val="24"/>
        </w:rPr>
        <w:t xml:space="preserve"> (it comes from the word </w:t>
      </w:r>
      <w:r w:rsidR="00692EB6" w:rsidRPr="5897EC05">
        <w:rPr>
          <w:sz w:val="24"/>
          <w:szCs w:val="24"/>
        </w:rPr>
        <w:t>grace) to</w:t>
      </w:r>
      <w:r w:rsidRPr="5897EC05">
        <w:rPr>
          <w:sz w:val="24"/>
          <w:szCs w:val="24"/>
        </w:rPr>
        <w:t xml:space="preserve"> grant as a favor in kindness, pardon, rescue, to deliver, forgive, freely give, grant.  Ephesians 4:32; Colossians 2:13, 3:13</w:t>
      </w:r>
    </w:p>
    <w:p w14:paraId="6130D28C" w14:textId="3D003863" w:rsidR="501000BE" w:rsidRDefault="5897EC05" w:rsidP="00BD269D">
      <w:pPr>
        <w:pStyle w:val="ListParagraph"/>
        <w:numPr>
          <w:ilvl w:val="0"/>
          <w:numId w:val="56"/>
        </w:numPr>
        <w:rPr>
          <w:rFonts w:asciiTheme="minorHAnsi" w:eastAsiaTheme="minorEastAsia" w:hAnsiTheme="minorHAnsi" w:cstheme="minorBidi"/>
          <w:sz w:val="24"/>
          <w:szCs w:val="24"/>
        </w:rPr>
      </w:pPr>
      <w:r w:rsidRPr="5897EC05">
        <w:rPr>
          <w:b/>
          <w:bCs/>
          <w:sz w:val="24"/>
          <w:szCs w:val="24"/>
        </w:rPr>
        <w:t>Forgive:</w:t>
      </w:r>
      <w:r w:rsidRPr="5897EC05">
        <w:rPr>
          <w:sz w:val="24"/>
          <w:szCs w:val="24"/>
        </w:rPr>
        <w:t xml:space="preserve"> </w:t>
      </w:r>
      <w:r w:rsidR="00692EB6" w:rsidRPr="5897EC05">
        <w:rPr>
          <w:sz w:val="24"/>
          <w:szCs w:val="24"/>
        </w:rPr>
        <w:t>Greek #</w:t>
      </w:r>
      <w:r w:rsidRPr="5897EC05">
        <w:rPr>
          <w:sz w:val="24"/>
          <w:szCs w:val="24"/>
        </w:rPr>
        <w:t xml:space="preserve">859 #,863aphesis and #863 </w:t>
      </w:r>
      <w:r w:rsidR="001A1032" w:rsidRPr="5897EC05">
        <w:rPr>
          <w:sz w:val="24"/>
          <w:szCs w:val="24"/>
        </w:rPr>
        <w:t>aphiemi: -</w:t>
      </w:r>
      <w:r w:rsidRPr="5897EC05">
        <w:rPr>
          <w:sz w:val="24"/>
          <w:szCs w:val="24"/>
        </w:rPr>
        <w:t xml:space="preserve"> </w:t>
      </w:r>
      <w:r w:rsidR="00692EB6">
        <w:rPr>
          <w:sz w:val="24"/>
          <w:szCs w:val="24"/>
        </w:rPr>
        <w:t>f</w:t>
      </w:r>
      <w:r w:rsidRPr="5897EC05">
        <w:rPr>
          <w:sz w:val="24"/>
          <w:szCs w:val="24"/>
        </w:rPr>
        <w:t>reedom,</w:t>
      </w:r>
      <w:r w:rsidR="00692EB6">
        <w:rPr>
          <w:sz w:val="24"/>
          <w:szCs w:val="24"/>
        </w:rPr>
        <w:t xml:space="preserve"> </w:t>
      </w:r>
      <w:r w:rsidRPr="5897EC05">
        <w:rPr>
          <w:sz w:val="24"/>
          <w:szCs w:val="24"/>
        </w:rPr>
        <w:t>pardon,</w:t>
      </w:r>
      <w:r w:rsidR="00692EB6">
        <w:rPr>
          <w:sz w:val="24"/>
          <w:szCs w:val="24"/>
        </w:rPr>
        <w:t xml:space="preserve"> </w:t>
      </w:r>
      <w:r w:rsidR="00692EB6" w:rsidRPr="5897EC05">
        <w:rPr>
          <w:sz w:val="24"/>
          <w:szCs w:val="24"/>
        </w:rPr>
        <w:t>deliver</w:t>
      </w:r>
      <w:r w:rsidRPr="5897EC05">
        <w:rPr>
          <w:sz w:val="24"/>
          <w:szCs w:val="24"/>
        </w:rPr>
        <w:t xml:space="preserve">, forgiveness, liberty, remission, to send forth, cry, </w:t>
      </w:r>
      <w:r w:rsidR="00692EB6" w:rsidRPr="5897EC05">
        <w:rPr>
          <w:sz w:val="24"/>
          <w:szCs w:val="24"/>
        </w:rPr>
        <w:t>forgive, forsake</w:t>
      </w:r>
      <w:r w:rsidRPr="5897EC05">
        <w:rPr>
          <w:sz w:val="24"/>
          <w:szCs w:val="24"/>
        </w:rPr>
        <w:t>, leave, let alone, remit, suffer, yield up.  Romans 4:7; Luke 7:49; Matthew 11:25-26, 18:21, 35; Colossians 1:13-14; Ephesians 1:7</w:t>
      </w:r>
    </w:p>
    <w:p w14:paraId="0755282F" w14:textId="7FE6F534" w:rsidR="501000BE" w:rsidRDefault="501000BE" w:rsidP="501000BE">
      <w:pPr>
        <w:pStyle w:val="ListParagraph"/>
        <w:ind w:left="0" w:firstLine="720"/>
        <w:jc w:val="both"/>
      </w:pPr>
    </w:p>
    <w:p w14:paraId="23A8236F" w14:textId="428CF54A" w:rsidR="501000BE" w:rsidRDefault="5897EC05" w:rsidP="501000BE">
      <w:pPr>
        <w:pStyle w:val="ListParagraph"/>
        <w:ind w:left="0" w:firstLine="720"/>
        <w:jc w:val="both"/>
      </w:pPr>
      <w:r w:rsidRPr="5897EC05">
        <w:rPr>
          <w:sz w:val="24"/>
          <w:szCs w:val="24"/>
        </w:rPr>
        <w:t xml:space="preserve">The following passage on </w:t>
      </w:r>
      <w:r w:rsidRPr="5897EC05">
        <w:rPr>
          <w:rFonts w:asciiTheme="minorHAnsi" w:eastAsiaTheme="minorEastAsia" w:hAnsiTheme="minorHAnsi" w:cstheme="minorBidi"/>
          <w:i/>
          <w:iCs/>
          <w:sz w:val="24"/>
          <w:szCs w:val="24"/>
        </w:rPr>
        <w:t>The Parable of the Unforgiving Servant,</w:t>
      </w:r>
      <w:r w:rsidRPr="5897EC05">
        <w:rPr>
          <w:rFonts w:asciiTheme="minorHAnsi" w:eastAsiaTheme="minorEastAsia" w:hAnsiTheme="minorHAnsi" w:cstheme="minorBidi"/>
          <w:sz w:val="24"/>
          <w:szCs w:val="24"/>
        </w:rPr>
        <w:t xml:space="preserve"> is an object lesson that every child of God should not take lightly. As a matter of fact, it should put the pure fear of God within your heart. That is, if you believe the Bible and take God at His word. To say that this story doesn’t end wee for the unforgiving servant, would be a great understatement! What person, in their right mind would want God to turn them over to the demons to be persecuted? If that were not bad enough, they will also have to pay back every penny that they owe. Definition: they will lose everything!</w:t>
      </w:r>
    </w:p>
    <w:p w14:paraId="17F72FDA" w14:textId="4A09DAB3" w:rsidR="501000BE" w:rsidRDefault="5897EC05" w:rsidP="501000BE">
      <w:pPr>
        <w:pStyle w:val="regular"/>
        <w:jc w:val="center"/>
      </w:pPr>
      <w:r w:rsidRPr="5897EC05">
        <w:rPr>
          <w:rStyle w:val="woc"/>
          <w:rFonts w:asciiTheme="minorHAnsi" w:eastAsiaTheme="minorEastAsia" w:hAnsiTheme="minorHAnsi" w:cstheme="minorBidi"/>
          <w:b/>
          <w:bCs/>
          <w:i/>
          <w:iCs/>
        </w:rPr>
        <w:t>Matthew 18:21-35 (ESV)</w:t>
      </w:r>
    </w:p>
    <w:p w14:paraId="22497BD6" w14:textId="0A86F74A" w:rsidR="501000BE" w:rsidRDefault="5897EC05" w:rsidP="501000BE">
      <w:pPr>
        <w:pStyle w:val="regular"/>
        <w:jc w:val="center"/>
      </w:pPr>
      <w:r w:rsidRPr="5897EC05">
        <w:rPr>
          <w:rFonts w:asciiTheme="minorHAnsi" w:eastAsiaTheme="minorEastAsia" w:hAnsiTheme="minorHAnsi" w:cstheme="minorBidi"/>
          <w:b/>
          <w:bCs/>
          <w:i/>
          <w:iCs/>
        </w:rPr>
        <w:t xml:space="preserve">Then Peter came up and said to him, “Lord, how often will my brother sin against me, and I forgive him? As many as seven times?” Jesus said to him, </w:t>
      </w:r>
      <w:r w:rsidRPr="5897EC05">
        <w:rPr>
          <w:rStyle w:val="woc"/>
          <w:rFonts w:asciiTheme="minorHAnsi" w:eastAsiaTheme="minorEastAsia" w:hAnsiTheme="minorHAnsi" w:cstheme="minorBidi"/>
          <w:b/>
          <w:bCs/>
          <w:i/>
          <w:iCs/>
        </w:rPr>
        <w:t>“I do not say to you seven times, but seventy-seven times.</w:t>
      </w:r>
    </w:p>
    <w:p w14:paraId="6411D54A" w14:textId="05DE437C" w:rsidR="501000BE" w:rsidRDefault="5897EC05" w:rsidP="501000BE">
      <w:pPr>
        <w:pStyle w:val="regular"/>
        <w:jc w:val="center"/>
      </w:pPr>
      <w:r w:rsidRPr="5897EC05">
        <w:rPr>
          <w:rStyle w:val="woc"/>
          <w:rFonts w:asciiTheme="minorHAnsi" w:eastAsiaTheme="minorEastAsia" w:hAnsiTheme="minorHAnsi" w:cstheme="minorBidi"/>
          <w:b/>
          <w:bCs/>
          <w:i/>
          <w:iCs/>
        </w:rPr>
        <w:t>“Therefore the kingdom of heaven may be compared to a king who wished to settle accounts with his servants. When he began to settle, one was brought to him who owed him ten thousand talents. And since he could not pay, his master ordered him to be sold, with his wife and children and all that he had, and payment to be made.</w:t>
      </w:r>
      <w:r w:rsidRPr="5897EC05">
        <w:rPr>
          <w:rFonts w:asciiTheme="minorHAnsi" w:eastAsiaTheme="minorEastAsia" w:hAnsiTheme="minorHAnsi" w:cstheme="minorBidi"/>
          <w:b/>
          <w:bCs/>
          <w:i/>
          <w:iCs/>
        </w:rPr>
        <w:t xml:space="preserve"> S</w:t>
      </w:r>
      <w:r w:rsidRPr="5897EC05">
        <w:rPr>
          <w:rStyle w:val="woc"/>
          <w:rFonts w:asciiTheme="minorHAnsi" w:eastAsiaTheme="minorEastAsia" w:hAnsiTheme="minorHAnsi" w:cstheme="minorBidi"/>
          <w:b/>
          <w:bCs/>
          <w:i/>
          <w:iCs/>
        </w:rPr>
        <w:t>o the servant fell on his knees, imploring him, ‘Have patience with me, and I will pay you everything.’</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And out of pity for him, the master of that servant released him and forgave him the debt.</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But when that same servant went out, he found one of his fellow servants who owed him a hundred denarii, and seizing him, he began to choke him, saying, ‘Pay what you owe.’</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So his fellow servant fell down and pleaded with him, ‘Have patience with me, and I will pay you.’</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He refused and went and put him in prison until he should pay the debt.</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When his fellow servants saw what had taken place, they were greatly distressed, and they went and reported to their master all that had taken place.</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Then his master summoned him and said to him, ‘You wicked servant! I forgave you all that debt because you pleaded with me.</w:t>
      </w:r>
      <w:r w:rsidRPr="5897EC05">
        <w:rPr>
          <w:rFonts w:asciiTheme="minorHAnsi" w:eastAsiaTheme="minorEastAsia" w:hAnsiTheme="minorHAnsi" w:cstheme="minorBidi"/>
          <w:b/>
          <w:bCs/>
          <w:i/>
          <w:iCs/>
        </w:rPr>
        <w:t xml:space="preserve"> A</w:t>
      </w:r>
      <w:r w:rsidRPr="5897EC05">
        <w:rPr>
          <w:rStyle w:val="woc"/>
          <w:rFonts w:asciiTheme="minorHAnsi" w:eastAsiaTheme="minorEastAsia" w:hAnsiTheme="minorHAnsi" w:cstheme="minorBidi"/>
          <w:b/>
          <w:bCs/>
          <w:i/>
          <w:iCs/>
        </w:rPr>
        <w:t>nd should not you have had mercy on your fellow servant, as I had mercy on you?’</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And in anger his master delivered him to the jailers, until he should pay all his debt.</w:t>
      </w:r>
      <w:r w:rsidRPr="5897EC05">
        <w:rPr>
          <w:rFonts w:asciiTheme="minorHAnsi" w:eastAsiaTheme="minorEastAsia" w:hAnsiTheme="minorHAnsi" w:cstheme="minorBidi"/>
          <w:b/>
          <w:bCs/>
          <w:i/>
          <w:iCs/>
        </w:rPr>
        <w:t xml:space="preserve"> </w:t>
      </w:r>
      <w:r w:rsidRPr="5897EC05">
        <w:rPr>
          <w:rStyle w:val="woc"/>
          <w:rFonts w:asciiTheme="minorHAnsi" w:eastAsiaTheme="minorEastAsia" w:hAnsiTheme="minorHAnsi" w:cstheme="minorBidi"/>
          <w:b/>
          <w:bCs/>
          <w:i/>
          <w:iCs/>
        </w:rPr>
        <w:t>So also my heavenly Father will do to every one of you, if you do not forgive your brother from your heart.”</w:t>
      </w:r>
    </w:p>
    <w:p w14:paraId="503517C7" w14:textId="7BDA31B3" w:rsidR="6CF98844" w:rsidRDefault="6CF98844" w:rsidP="6CF98844">
      <w:pPr>
        <w:pStyle w:val="ListParagraph"/>
        <w:ind w:left="0" w:firstLine="720"/>
        <w:jc w:val="both"/>
      </w:pPr>
    </w:p>
    <w:p w14:paraId="72A58001" w14:textId="663F3B6B" w:rsidR="005D3E29" w:rsidRDefault="00A41695" w:rsidP="005D3E29">
      <w:pPr>
        <w:rPr>
          <w:rFonts w:cs="Calibri"/>
          <w:b/>
          <w:bCs/>
          <w:sz w:val="28"/>
          <w:szCs w:val="28"/>
        </w:rPr>
      </w:pPr>
      <w:r>
        <w:rPr>
          <w:rFonts w:cs="Calibri"/>
          <w:b/>
          <w:bCs/>
          <w:sz w:val="28"/>
          <w:szCs w:val="28"/>
        </w:rPr>
        <w:t xml:space="preserve">DIGGING DEEPER: </w:t>
      </w:r>
      <w:r w:rsidR="00902D6B">
        <w:rPr>
          <w:rFonts w:cs="Calibri"/>
          <w:b/>
          <w:bCs/>
          <w:sz w:val="28"/>
          <w:szCs w:val="28"/>
        </w:rPr>
        <w:t xml:space="preserve">Read the following passages and make notes of any insights and personal applications. </w:t>
      </w:r>
    </w:p>
    <w:p w14:paraId="5DB35997" w14:textId="76EB756C" w:rsidR="501000BE" w:rsidRPr="00902D6B" w:rsidRDefault="5897EC05" w:rsidP="00244EAB">
      <w:pPr>
        <w:pStyle w:val="ListParagraph"/>
        <w:numPr>
          <w:ilvl w:val="0"/>
          <w:numId w:val="33"/>
        </w:numPr>
        <w:rPr>
          <w:rFonts w:asciiTheme="minorHAnsi" w:eastAsiaTheme="minorEastAsia" w:hAnsiTheme="minorHAnsi" w:cstheme="minorBidi"/>
          <w:sz w:val="24"/>
          <w:szCs w:val="24"/>
        </w:rPr>
      </w:pPr>
      <w:r w:rsidRPr="00902D6B">
        <w:rPr>
          <w:sz w:val="24"/>
          <w:szCs w:val="24"/>
        </w:rPr>
        <w:t xml:space="preserve">James 1:21-25, 2:8-13, 5:15-16, 19-20; Proverbs 4:20-27; Isaiah 48:17-19; Psalms 50:7-13; Romans 8:5-17, 12:14-21; Philippians 2:13; Ephesians 4:25-32; </w:t>
      </w:r>
      <w:r w:rsidR="00692EB6" w:rsidRPr="00902D6B">
        <w:rPr>
          <w:sz w:val="24"/>
          <w:szCs w:val="24"/>
        </w:rPr>
        <w:t>Hebrews 10</w:t>
      </w:r>
      <w:r w:rsidRPr="00902D6B">
        <w:rPr>
          <w:sz w:val="24"/>
          <w:szCs w:val="24"/>
        </w:rPr>
        <w:t>:26-30, 12:2-15; Colossians 2:11-14, 3:8-9, 12-15; Matthew 5:21-22, 38-48, 6:12-15, 18:22-35; Luke 6:27-37, 12:4-5</w:t>
      </w:r>
    </w:p>
    <w:p w14:paraId="42049D68" w14:textId="77777777" w:rsidR="00902D6B" w:rsidRPr="00902D6B" w:rsidRDefault="00902D6B" w:rsidP="00902D6B">
      <w:pPr>
        <w:pStyle w:val="ListParagraph"/>
        <w:rPr>
          <w:rFonts w:asciiTheme="minorHAnsi" w:eastAsiaTheme="minorEastAsia" w:hAnsiTheme="minorHAnsi" w:cstheme="minorBidi"/>
          <w:sz w:val="24"/>
          <w:szCs w:val="24"/>
        </w:rPr>
      </w:pPr>
    </w:p>
    <w:p w14:paraId="068D5582" w14:textId="1BF1CE06" w:rsidR="501000BE" w:rsidRDefault="5897EC05" w:rsidP="501000BE">
      <w:pPr>
        <w:pStyle w:val="ListParagraph"/>
        <w:ind w:left="0" w:firstLine="360"/>
        <w:jc w:val="both"/>
      </w:pPr>
      <w:r w:rsidRPr="00902D6B">
        <w:rPr>
          <w:sz w:val="24"/>
          <w:szCs w:val="24"/>
        </w:rPr>
        <w:t>If the consequences of un</w:t>
      </w:r>
      <w:r w:rsidR="00692EB6" w:rsidRPr="00902D6B">
        <w:rPr>
          <w:sz w:val="24"/>
          <w:szCs w:val="24"/>
        </w:rPr>
        <w:t>-</w:t>
      </w:r>
      <w:r w:rsidRPr="00902D6B">
        <w:rPr>
          <w:sz w:val="24"/>
          <w:szCs w:val="24"/>
        </w:rPr>
        <w:t>forgiveness, are not enough to persuade you to obey the Lord and forgive, "as you have been forgiven," then I don’t know what could.  You see, not only will it poison, it will defile every relationship in your life.  As the wise King Solomon said, "The fear of the Lord is the beginning of wisdom." And so the wise person,</w:t>
      </w:r>
      <w:r w:rsidR="00692EB6" w:rsidRPr="00902D6B">
        <w:rPr>
          <w:sz w:val="24"/>
          <w:szCs w:val="24"/>
        </w:rPr>
        <w:t xml:space="preserve"> </w:t>
      </w:r>
      <w:r w:rsidRPr="00902D6B">
        <w:rPr>
          <w:sz w:val="24"/>
          <w:szCs w:val="24"/>
        </w:rPr>
        <w:t>not only hears what God says, but</w:t>
      </w:r>
      <w:r w:rsidRPr="5897EC05">
        <w:rPr>
          <w:sz w:val="24"/>
          <w:szCs w:val="24"/>
        </w:rPr>
        <w:t xml:space="preserve"> out of love and reverence will do what He says. (Luke 6: 46-49) Only a fool would do otherwise. At times, I have been a fool, and I've got the scars to prove it. But God, will turn scars into beauty marks when we turn to Him in repentance.</w:t>
      </w:r>
    </w:p>
    <w:p w14:paraId="5E6A82C8" w14:textId="4C5DFD1A" w:rsidR="501000BE" w:rsidRDefault="501000BE" w:rsidP="501000BE">
      <w:pPr>
        <w:pStyle w:val="ListParagraph"/>
        <w:ind w:left="0"/>
        <w:jc w:val="both"/>
      </w:pPr>
    </w:p>
    <w:p w14:paraId="007AE7FD" w14:textId="2EBD90A5" w:rsidR="00AF21D9" w:rsidRDefault="5897EC05" w:rsidP="501000BE">
      <w:pPr>
        <w:pStyle w:val="ListParagraph"/>
        <w:ind w:left="0"/>
        <w:jc w:val="center"/>
      </w:pPr>
      <w:r w:rsidRPr="5897EC05">
        <w:rPr>
          <w:b/>
          <w:bCs/>
          <w:sz w:val="28"/>
          <w:szCs w:val="28"/>
        </w:rPr>
        <w:t>The Cost and The Cure</w:t>
      </w:r>
    </w:p>
    <w:p w14:paraId="070D822C" w14:textId="203869D2" w:rsidR="6CF98844" w:rsidRDefault="5897EC05" w:rsidP="6CF98844">
      <w:pPr>
        <w:ind w:firstLine="720"/>
        <w:jc w:val="both"/>
      </w:pPr>
      <w:r>
        <w:t xml:space="preserve">Imagine, if you will, that you were bit by a snake, and </w:t>
      </w:r>
      <w:r w:rsidR="00692EB6">
        <w:t>its</w:t>
      </w:r>
      <w:r>
        <w:t xml:space="preserve"> poisonous venom was moving quickly towards your heart. Now, someone comes along and offers you the antidote, would you not take it? This little analogy is not too </w:t>
      </w:r>
      <w:r w:rsidR="00692EB6">
        <w:t>farfetched</w:t>
      </w:r>
      <w:r>
        <w:t>, when you compare it to the story in Numbers 21:1-9. Jesus made reference to this account, in His dialog with Nicodemus. You may want to read this also. It's found in John 3:1-18. What's my point? At the cross of Christ, the cure for the poison of bitterness and un</w:t>
      </w:r>
      <w:r w:rsidR="00692EB6">
        <w:t>-</w:t>
      </w:r>
      <w:r>
        <w:t xml:space="preserve">forgiveness was purchased at a high cost. Jesus gave His life so that He could forgive you, and me. As a matter of </w:t>
      </w:r>
      <w:r w:rsidR="00692EB6">
        <w:t>fact,</w:t>
      </w:r>
      <w:r>
        <w:t xml:space="preserve"> that was His last prayer for us as He was dying for our sins. He said, "Father forgive them for they know not what they do." (Isaiah 53:4-12; Luke 23:34) When we forgive others, we are never more like Christ Jesus. </w:t>
      </w:r>
      <w:r w:rsidRPr="5897EC05">
        <w:rPr>
          <w:sz w:val="24"/>
          <w:szCs w:val="24"/>
        </w:rPr>
        <w:t>(Hebrew 9:22, 10:17-18; 1 John 1:7-10; Romans 5:6-11)</w:t>
      </w:r>
    </w:p>
    <w:p w14:paraId="696CB431" w14:textId="06CEB237" w:rsidR="501000BE" w:rsidRDefault="5897EC05" w:rsidP="501000BE">
      <w:pPr>
        <w:ind w:firstLine="720"/>
        <w:jc w:val="both"/>
      </w:pPr>
      <w:r>
        <w:t xml:space="preserve">  The cure for the poison of bitterness is repentance for the sin of un</w:t>
      </w:r>
      <w:r w:rsidR="00692EB6">
        <w:t>-</w:t>
      </w:r>
      <w:r>
        <w:t>forgiveness. You may balk at that statement, because if you use worldly reasoning, that does not make since. If I'm the one who was wronged, then why do I need to repent? The short answer is, because, God said so, and furthermore, if we don't forgive them, God will not forgive us! (Luke 13:1-5, Matthew 3:8-12) But that is not the only reason to forgive. When we refuse to repent of the sin of un</w:t>
      </w:r>
      <w:r w:rsidR="00692EB6">
        <w:t>-</w:t>
      </w:r>
      <w:r>
        <w:t xml:space="preserve">forgiveness, not only do we invites the Lord's discipline, we open the door to the one who comes to kill, steal and destroy our lives! God’s disciple is always for the purpose to bring us to Godly sorrow and repentance.  This is the only way to be at peace with God, and when we are a peace with Him, He will make, even our enemies, be at peace with us. </w:t>
      </w:r>
    </w:p>
    <w:p w14:paraId="2043D3A8" w14:textId="58C0B68A" w:rsidR="501000BE" w:rsidRDefault="5897EC05" w:rsidP="6CF98844">
      <w:pPr>
        <w:ind w:firstLine="720"/>
        <w:jc w:val="both"/>
      </w:pPr>
      <w:r w:rsidRPr="5897EC05">
        <w:rPr>
          <w:rFonts w:asciiTheme="minorHAnsi" w:eastAsiaTheme="minorEastAsia" w:hAnsiTheme="minorHAnsi" w:cstheme="minorBidi"/>
          <w:sz w:val="24"/>
          <w:szCs w:val="24"/>
        </w:rPr>
        <w:t xml:space="preserve">May I share a personal example with you? The greatest spiritual battle I have ever faced in my life came with the greatest hurt and betrayal. After years of teaching Bible studies on forgiveness, here I was at the crossroads. I finally dropped to my knees and confessed to the Lord that it was impossible. I could not for the ones who hurt me. And then the Lord reminded me of two scriptures. Number one: the passage in Luke 5:21: "Who can forgive sin but God alone?" Number two is Philippians 2:13 and 4:13: "For it is God who works in you to will and to do according to His good pleasure." I can't forgive … but God, who </w:t>
      </w:r>
      <w:r w:rsidR="00692EB6" w:rsidRPr="5897EC05">
        <w:rPr>
          <w:rFonts w:asciiTheme="minorHAnsi" w:eastAsiaTheme="minorEastAsia" w:hAnsiTheme="minorHAnsi" w:cstheme="minorBidi"/>
          <w:sz w:val="24"/>
          <w:szCs w:val="24"/>
        </w:rPr>
        <w:t>lives in</w:t>
      </w:r>
      <w:r w:rsidRPr="5897EC05">
        <w:rPr>
          <w:rFonts w:asciiTheme="minorHAnsi" w:eastAsiaTheme="minorEastAsia" w:hAnsiTheme="minorHAnsi" w:cstheme="minorBidi"/>
          <w:i/>
          <w:iCs/>
          <w:sz w:val="24"/>
          <w:szCs w:val="24"/>
        </w:rPr>
        <w:t xml:space="preserve"> me</w:t>
      </w:r>
      <w:r w:rsidRPr="5897EC05">
        <w:rPr>
          <w:rFonts w:asciiTheme="minorHAnsi" w:eastAsiaTheme="minorEastAsia" w:hAnsiTheme="minorHAnsi" w:cstheme="minorBidi"/>
          <w:sz w:val="24"/>
          <w:szCs w:val="24"/>
        </w:rPr>
        <w:t xml:space="preserve"> can, and praise His name...I did! </w:t>
      </w:r>
    </w:p>
    <w:p w14:paraId="66101A7D" w14:textId="4818EA46" w:rsidR="501000BE" w:rsidRDefault="5897EC05" w:rsidP="6CF98844">
      <w:pPr>
        <w:ind w:firstLine="720"/>
        <w:jc w:val="both"/>
      </w:pPr>
      <w:r w:rsidRPr="5897EC05">
        <w:rPr>
          <w:rFonts w:asciiTheme="minorHAnsi" w:eastAsiaTheme="minorEastAsia" w:hAnsiTheme="minorHAnsi" w:cstheme="minorBidi"/>
          <w:sz w:val="24"/>
          <w:szCs w:val="24"/>
        </w:rPr>
        <w:t xml:space="preserve"> My pastor, David Lawrence, taught us what </w:t>
      </w:r>
      <w:r w:rsidRPr="5897EC05">
        <w:rPr>
          <w:rFonts w:asciiTheme="minorHAnsi" w:eastAsiaTheme="minorEastAsia" w:hAnsiTheme="minorHAnsi" w:cstheme="minorBidi"/>
          <w:i/>
          <w:iCs/>
          <w:sz w:val="24"/>
          <w:szCs w:val="24"/>
        </w:rPr>
        <w:t>forgiveness</w:t>
      </w:r>
      <w:r w:rsidRPr="5897EC05">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i/>
          <w:iCs/>
          <w:sz w:val="24"/>
          <w:szCs w:val="24"/>
        </w:rPr>
        <w:t>is not. He said, "</w:t>
      </w:r>
      <w:r w:rsidRPr="5897EC05">
        <w:rPr>
          <w:rFonts w:asciiTheme="minorHAnsi" w:eastAsiaTheme="minorEastAsia" w:hAnsiTheme="minorHAnsi" w:cstheme="minorBidi"/>
          <w:sz w:val="24"/>
          <w:szCs w:val="24"/>
        </w:rPr>
        <w:t xml:space="preserve">Forgiveness is not approval of the </w:t>
      </w:r>
      <w:r w:rsidR="00692EB6" w:rsidRPr="5897EC05">
        <w:rPr>
          <w:rFonts w:asciiTheme="minorHAnsi" w:eastAsiaTheme="minorEastAsia" w:hAnsiTheme="minorHAnsi" w:cstheme="minorBidi"/>
          <w:sz w:val="24"/>
          <w:szCs w:val="24"/>
        </w:rPr>
        <w:t>offense, excusing</w:t>
      </w:r>
      <w:r w:rsidRPr="5897EC05">
        <w:rPr>
          <w:rFonts w:asciiTheme="minorHAnsi" w:eastAsiaTheme="minorEastAsia" w:hAnsiTheme="minorHAnsi" w:cstheme="minorBidi"/>
          <w:sz w:val="24"/>
          <w:szCs w:val="24"/>
        </w:rPr>
        <w:t xml:space="preserve"> the offense, justifying the offense, reconciling with the offender, forgetting the offense, or lastly, pretending we’re not hurt!" Ok, so what is forgiveness?  Dr. Chuck Hannaford, is the Godly counselor who helped me weather the worst storm that ever hit my life. This is how he defines forgiveness, he said, “</w:t>
      </w:r>
      <w:r w:rsidRPr="5897EC05">
        <w:rPr>
          <w:rFonts w:asciiTheme="minorHAnsi" w:eastAsiaTheme="minorEastAsia" w:hAnsiTheme="minorHAnsi" w:cstheme="minorBidi"/>
          <w:i/>
          <w:iCs/>
          <w:sz w:val="24"/>
          <w:szCs w:val="24"/>
        </w:rPr>
        <w:t>Forgiveness is an act of my will making use of God’s grace in order to cancel a debt owed me…forgiveness is a choice.”</w:t>
      </w:r>
    </w:p>
    <w:p w14:paraId="735039DD" w14:textId="399B17EA" w:rsidR="501000BE" w:rsidRDefault="5897EC05" w:rsidP="6CF98844">
      <w:pPr>
        <w:ind w:firstLine="720"/>
        <w:jc w:val="center"/>
      </w:pPr>
      <w:r w:rsidRPr="5897EC05">
        <w:rPr>
          <w:b/>
          <w:bCs/>
          <w:i/>
          <w:iCs/>
          <w:sz w:val="24"/>
          <w:szCs w:val="24"/>
        </w:rPr>
        <w:t>Hebrews 12:14-15 (NASB)</w:t>
      </w:r>
    </w:p>
    <w:p w14:paraId="5CC83B14" w14:textId="5F0987ED" w:rsidR="501000BE" w:rsidRDefault="5897EC05" w:rsidP="501000BE">
      <w:pPr>
        <w:jc w:val="center"/>
        <w:rPr>
          <w:b/>
          <w:bCs/>
          <w:i/>
          <w:iCs/>
          <w:sz w:val="24"/>
          <w:szCs w:val="24"/>
        </w:rPr>
      </w:pPr>
      <w:r w:rsidRPr="5897EC05">
        <w:rPr>
          <w:b/>
          <w:bCs/>
          <w:i/>
          <w:iCs/>
          <w:sz w:val="24"/>
          <w:szCs w:val="24"/>
        </w:rPr>
        <w:t>“Pursue peace with all men, and the sanctification without which no one will see the LORD. See to it that no one comes short of the grace of God; that no root of bitterness spring up causes trouble, and by it many be defiled.”</w:t>
      </w:r>
    </w:p>
    <w:p w14:paraId="766241B2" w14:textId="0A6A7DC4" w:rsidR="005D3E29" w:rsidRPr="006E74EB" w:rsidRDefault="00A41695" w:rsidP="005D3E29">
      <w:pPr>
        <w:rPr>
          <w:b/>
          <w:sz w:val="28"/>
          <w:szCs w:val="28"/>
        </w:rPr>
      </w:pPr>
      <w:r>
        <w:rPr>
          <w:b/>
          <w:bCs/>
          <w:sz w:val="28"/>
          <w:szCs w:val="28"/>
        </w:rPr>
        <w:t xml:space="preserve">DIGGING DEEPER: </w:t>
      </w:r>
      <w:r w:rsidR="00902D6B">
        <w:rPr>
          <w:b/>
          <w:bCs/>
          <w:sz w:val="28"/>
          <w:szCs w:val="28"/>
        </w:rPr>
        <w:t>Read the following passages and make notes of any insights and personal applications.</w:t>
      </w:r>
    </w:p>
    <w:p w14:paraId="5C3624C3" w14:textId="5CE420BD" w:rsidR="0099306E" w:rsidRPr="0099306E" w:rsidRDefault="5897EC05" w:rsidP="00E87FEE">
      <w:pPr>
        <w:pStyle w:val="ListParagraph"/>
        <w:numPr>
          <w:ilvl w:val="0"/>
          <w:numId w:val="2"/>
        </w:numPr>
        <w:rPr>
          <w:rFonts w:asciiTheme="minorHAnsi" w:eastAsiaTheme="minorEastAsia" w:hAnsiTheme="minorHAnsi" w:cstheme="minorBidi"/>
          <w:sz w:val="24"/>
          <w:szCs w:val="24"/>
        </w:rPr>
      </w:pPr>
      <w:r w:rsidRPr="5897EC05">
        <w:rPr>
          <w:rFonts w:cs="Calibri"/>
          <w:sz w:val="24"/>
          <w:szCs w:val="24"/>
        </w:rPr>
        <w:t>Acts 3:19, 2:20; 2 Corinthians 2:11, 7:9-12, 10:3-6, 11:3-</w:t>
      </w:r>
      <w:r w:rsidR="00692EB6" w:rsidRPr="5897EC05">
        <w:rPr>
          <w:rFonts w:cs="Calibri"/>
          <w:sz w:val="24"/>
          <w:szCs w:val="24"/>
        </w:rPr>
        <w:t>16; Hebrew</w:t>
      </w:r>
      <w:r w:rsidRPr="5897EC05">
        <w:rPr>
          <w:rFonts w:cs="Calibri"/>
          <w:sz w:val="24"/>
          <w:szCs w:val="24"/>
        </w:rPr>
        <w:t xml:space="preserve"> 12:4-17; Revelation 3:19; </w:t>
      </w:r>
      <w:r w:rsidRPr="5897EC05">
        <w:rPr>
          <w:sz w:val="24"/>
          <w:szCs w:val="24"/>
        </w:rPr>
        <w:t>Proverbs 16:7; 1 Thessalonians 5:13-15;</w:t>
      </w:r>
      <w:r w:rsidRPr="5897EC05">
        <w:rPr>
          <w:rFonts w:asciiTheme="minorHAnsi" w:eastAsiaTheme="minorEastAsia" w:hAnsiTheme="minorHAnsi" w:cstheme="minorBidi"/>
          <w:sz w:val="24"/>
          <w:szCs w:val="24"/>
        </w:rPr>
        <w:t xml:space="preserve"> 1 John 3:7-13, 4:</w:t>
      </w:r>
      <w:r w:rsidR="00692EB6" w:rsidRPr="5897EC05">
        <w:rPr>
          <w:rFonts w:asciiTheme="minorHAnsi" w:eastAsiaTheme="minorEastAsia" w:hAnsiTheme="minorHAnsi" w:cstheme="minorBidi"/>
          <w:sz w:val="24"/>
          <w:szCs w:val="24"/>
        </w:rPr>
        <w:t>14; John</w:t>
      </w:r>
      <w:r w:rsidRPr="5897EC05">
        <w:rPr>
          <w:rFonts w:asciiTheme="minorHAnsi" w:eastAsiaTheme="minorEastAsia" w:hAnsiTheme="minorHAnsi" w:cstheme="minorBidi"/>
          <w:sz w:val="24"/>
          <w:szCs w:val="24"/>
        </w:rPr>
        <w:t xml:space="preserve"> 8:44-45; Galatians 4:29; Matthew 7:16-22, 13:36-43 </w:t>
      </w:r>
    </w:p>
    <w:p w14:paraId="715C1F37" w14:textId="66B1B691" w:rsidR="6CF98844" w:rsidRDefault="6CF98844" w:rsidP="6CF98844"/>
    <w:p w14:paraId="20A77DFA" w14:textId="25F6B786" w:rsidR="6CF98844" w:rsidRDefault="5897EC05" w:rsidP="6CF98844">
      <w:pPr>
        <w:ind w:firstLine="720"/>
        <w:jc w:val="both"/>
      </w:pPr>
      <w:r w:rsidRPr="5897EC05">
        <w:rPr>
          <w:sz w:val="24"/>
          <w:szCs w:val="24"/>
        </w:rPr>
        <w:t xml:space="preserve"> In the Old Testament is found an interesting story that parallels our New Testament cure for bitterness. You can read it in Exodus 15:22-26. The Hebrew word for bitterness is marah: bitter, angry, chafed, discontented, great, and heavy. The cure is a cut down tree that makes the bitter sweet. Now for the comparison. We must remember that a </w:t>
      </w:r>
      <w:r w:rsidR="00692EB6" w:rsidRPr="5897EC05">
        <w:rPr>
          <w:sz w:val="24"/>
          <w:szCs w:val="24"/>
        </w:rPr>
        <w:t>tree was</w:t>
      </w:r>
      <w:r w:rsidRPr="5897EC05">
        <w:rPr>
          <w:sz w:val="24"/>
          <w:szCs w:val="24"/>
        </w:rPr>
        <w:t xml:space="preserve"> cut down to make a cross. When we mentally visit that tree, and see all our sins, including bitterness, anger and un</w:t>
      </w:r>
      <w:r w:rsidR="00692EB6">
        <w:rPr>
          <w:sz w:val="24"/>
          <w:szCs w:val="24"/>
        </w:rPr>
        <w:t>-</w:t>
      </w:r>
      <w:r w:rsidRPr="5897EC05">
        <w:rPr>
          <w:sz w:val="24"/>
          <w:szCs w:val="24"/>
        </w:rPr>
        <w:t>forgiveness, hanging upon the One who hung on that tree, how can we not forgive others? Do you remember what they offered to Him to drink as He hung there on that tree? It was a cup of bitterness and gall. He died so that we may be forgiven and then He rose again to give us new life and make our bitterness sweet. (Colossians 2:11-14, 2 Corinthians 4:7-11) Because He loved us so, and we all have been forgiven much, we too should give to others what we have received.  (Luke 6:35, 23:34; Acts 7:60)</w:t>
      </w:r>
    </w:p>
    <w:p w14:paraId="4C713FB3" w14:textId="77777777" w:rsidR="00037E18" w:rsidRDefault="00037E18" w:rsidP="6CF98844">
      <w:pPr>
        <w:pStyle w:val="ListParagraph"/>
        <w:ind w:left="1440" w:firstLine="720"/>
        <w:jc w:val="both"/>
      </w:pPr>
    </w:p>
    <w:p w14:paraId="003EEA49" w14:textId="7D30FDA6" w:rsidR="00037E18" w:rsidRPr="007569A4" w:rsidRDefault="5897EC05" w:rsidP="6CF98844">
      <w:pPr>
        <w:pStyle w:val="ListParagraph"/>
        <w:ind w:left="0" w:firstLine="720"/>
        <w:jc w:val="both"/>
        <w:rPr>
          <w:sz w:val="24"/>
          <w:szCs w:val="24"/>
        </w:rPr>
      </w:pPr>
      <w:r w:rsidRPr="5897EC05">
        <w:rPr>
          <w:sz w:val="24"/>
          <w:szCs w:val="24"/>
        </w:rPr>
        <w:t xml:space="preserve">Many people are sick emotionally, mentally and physically because of bitterness. God desires to heal us, but we must take His medicine if we want to get well. Repentance and forgiveness is the cure. I encourage you to make a list of the ones who have wronged you and the </w:t>
      </w:r>
      <w:r w:rsidR="00692EB6" w:rsidRPr="5897EC05">
        <w:rPr>
          <w:sz w:val="24"/>
          <w:szCs w:val="24"/>
        </w:rPr>
        <w:t>things they</w:t>
      </w:r>
      <w:r w:rsidRPr="5897EC05">
        <w:rPr>
          <w:sz w:val="24"/>
          <w:szCs w:val="24"/>
        </w:rPr>
        <w:t xml:space="preserve"> did to hurt you.  Take your catalog of their sins to the cross and lay it beside your canceled debt. Think about it, can you honestly say there is a comparison to what your sins did to Jesus -, including the sin of un</w:t>
      </w:r>
      <w:r w:rsidR="00692EB6">
        <w:rPr>
          <w:sz w:val="24"/>
          <w:szCs w:val="24"/>
        </w:rPr>
        <w:t>-</w:t>
      </w:r>
      <w:r w:rsidRPr="5897EC05">
        <w:rPr>
          <w:sz w:val="24"/>
          <w:szCs w:val="24"/>
        </w:rPr>
        <w:t xml:space="preserve">forgiveness? (Hebrew 12:2-6, Isaiah 53:3-11, 1 Corinthians 13:4 -7) What has it cost </w:t>
      </w:r>
      <w:r w:rsidR="00692EB6" w:rsidRPr="5897EC05">
        <w:rPr>
          <w:sz w:val="24"/>
          <w:szCs w:val="24"/>
        </w:rPr>
        <w:t>you to</w:t>
      </w:r>
      <w:r w:rsidRPr="5897EC05">
        <w:rPr>
          <w:sz w:val="24"/>
          <w:szCs w:val="24"/>
        </w:rPr>
        <w:t xml:space="preserve"> hold this person in bondage to the debt they owe you? Is it really worth it?  If we will humble ourselves before God and forgive, as we have been forgiven, He will heal us! (Exodus 15:23-26; Psalm 107:10-20)</w:t>
      </w:r>
    </w:p>
    <w:p w14:paraId="341608B9" w14:textId="77777777" w:rsidR="00EC4545" w:rsidRPr="00CA352C" w:rsidRDefault="6CF98844" w:rsidP="00EC4545">
      <w:pPr>
        <w:ind w:firstLine="720"/>
        <w:jc w:val="both"/>
        <w:rPr>
          <w:sz w:val="24"/>
          <w:szCs w:val="24"/>
        </w:rPr>
      </w:pPr>
      <w:r>
        <w:t xml:space="preserve">  </w:t>
      </w:r>
      <w:r w:rsidR="00EC4545" w:rsidRPr="5897EC05">
        <w:rPr>
          <w:sz w:val="24"/>
          <w:szCs w:val="24"/>
        </w:rPr>
        <w:t xml:space="preserve">There can be no </w:t>
      </w:r>
      <w:r w:rsidR="00EC4545" w:rsidRPr="5897EC05">
        <w:rPr>
          <w:b/>
          <w:bCs/>
          <w:i/>
          <w:iCs/>
          <w:sz w:val="24"/>
          <w:szCs w:val="24"/>
          <w:u w:val="single"/>
        </w:rPr>
        <w:t>peace of God</w:t>
      </w:r>
      <w:r w:rsidR="00EC4545" w:rsidRPr="5897EC05">
        <w:rPr>
          <w:sz w:val="24"/>
          <w:szCs w:val="24"/>
        </w:rPr>
        <w:t xml:space="preserve"> without first </w:t>
      </w:r>
      <w:r w:rsidR="00EC4545" w:rsidRPr="5897EC05">
        <w:rPr>
          <w:b/>
          <w:bCs/>
          <w:i/>
          <w:iCs/>
          <w:sz w:val="24"/>
          <w:szCs w:val="24"/>
          <w:u w:val="single"/>
        </w:rPr>
        <w:t>making peace with God</w:t>
      </w:r>
      <w:r w:rsidR="00EC4545" w:rsidRPr="5897EC05">
        <w:rPr>
          <w:sz w:val="24"/>
          <w:szCs w:val="24"/>
        </w:rPr>
        <w:t>.    Even after we have been saved, we must daily relinquish the right to rule our own lives.   We must repent of thoughts that have grieved the Holy Spirit, emotions ruled by our flesh such as:  a critical spirit, anger, un-forgiveness, fear, guilt.  Sinful words and actions always follow the mind- set on the flesh.  Today we can make peace with God through confession and repentance.  (1John 1:9-12) This is, “well –pleasing” to the Lord, and we have a promise found in Proverbs 16:7, “that if a man’s ways are pleasing to the LORD; He will make even his enemies be at peace with Him.” (Psalms 34:12-19, 85:10, Proverbs 12:20-21, Hebrew 12:11-15, 1 Peter 3:8-12)</w:t>
      </w:r>
    </w:p>
    <w:p w14:paraId="4C596FCE" w14:textId="77777777" w:rsidR="00EC4545" w:rsidRDefault="00EC4545" w:rsidP="00EC4545">
      <w:pPr>
        <w:rPr>
          <w:b/>
          <w:bCs/>
          <w:sz w:val="28"/>
          <w:szCs w:val="28"/>
        </w:rPr>
      </w:pPr>
    </w:p>
    <w:p w14:paraId="1E23206F" w14:textId="77777777" w:rsidR="00EC4545" w:rsidRDefault="00EC4545" w:rsidP="00EC4545">
      <w:pPr>
        <w:rPr>
          <w:sz w:val="24"/>
          <w:szCs w:val="24"/>
        </w:rPr>
      </w:pPr>
    </w:p>
    <w:p w14:paraId="449FF9B2" w14:textId="77777777" w:rsidR="00EC4545" w:rsidRPr="00FC3DB3" w:rsidRDefault="00EC4545" w:rsidP="00EC4545">
      <w:pPr>
        <w:rPr>
          <w:b/>
          <w:sz w:val="28"/>
          <w:szCs w:val="28"/>
        </w:rPr>
      </w:pPr>
      <w:r>
        <w:rPr>
          <w:b/>
          <w:bCs/>
          <w:sz w:val="28"/>
          <w:szCs w:val="28"/>
        </w:rPr>
        <w:t>WORD SEARCH: From Strong’s Concordance</w:t>
      </w:r>
      <w:r w:rsidRPr="5897EC05">
        <w:rPr>
          <w:b/>
          <w:bCs/>
          <w:sz w:val="28"/>
          <w:szCs w:val="28"/>
        </w:rPr>
        <w:t xml:space="preserve">: </w:t>
      </w:r>
    </w:p>
    <w:p w14:paraId="483B046B" w14:textId="77777777" w:rsidR="00EC4545" w:rsidRDefault="00EC4545" w:rsidP="00BD269D">
      <w:pPr>
        <w:pStyle w:val="ListParagraph"/>
        <w:numPr>
          <w:ilvl w:val="0"/>
          <w:numId w:val="77"/>
        </w:numPr>
        <w:ind w:left="1440"/>
        <w:rPr>
          <w:sz w:val="24"/>
          <w:szCs w:val="24"/>
        </w:rPr>
      </w:pPr>
      <w:r w:rsidRPr="5897EC05">
        <w:rPr>
          <w:b/>
          <w:bCs/>
          <w:sz w:val="24"/>
          <w:szCs w:val="24"/>
          <w:u w:val="single"/>
        </w:rPr>
        <w:t>Peace</w:t>
      </w:r>
      <w:r w:rsidRPr="5897EC05">
        <w:rPr>
          <w:sz w:val="24"/>
          <w:szCs w:val="24"/>
        </w:rPr>
        <w:t xml:space="preserve"> in Hebrew: - Shalom: - well, happy, friendly, welfare, health, prosperity, peace, favor, friend, good health, perfect, be at peace, rest, safety, be whole. From this word: shalam: to be safe in mind, body or estate, to cause to make complete, make amends, make good/at peace that is perfect peace, make restitution, restore. </w:t>
      </w:r>
    </w:p>
    <w:p w14:paraId="1B256626" w14:textId="77777777" w:rsidR="00EC4545" w:rsidRPr="00FC3DB3" w:rsidRDefault="00EC4545" w:rsidP="00BD269D">
      <w:pPr>
        <w:pStyle w:val="ListParagraph"/>
        <w:numPr>
          <w:ilvl w:val="0"/>
          <w:numId w:val="77"/>
        </w:numPr>
        <w:ind w:left="1440"/>
        <w:rPr>
          <w:sz w:val="24"/>
          <w:szCs w:val="24"/>
        </w:rPr>
      </w:pPr>
      <w:r w:rsidRPr="5897EC05">
        <w:rPr>
          <w:b/>
          <w:bCs/>
          <w:sz w:val="24"/>
          <w:szCs w:val="24"/>
          <w:u w:val="single"/>
        </w:rPr>
        <w:t>Peace</w:t>
      </w:r>
      <w:r w:rsidRPr="5897EC05">
        <w:rPr>
          <w:sz w:val="24"/>
          <w:szCs w:val="24"/>
        </w:rPr>
        <w:t xml:space="preserve"> in Greek: - prosperity, one peace, quietness, rest, to set at one again.</w:t>
      </w:r>
    </w:p>
    <w:p w14:paraId="04CC7B27" w14:textId="77777777" w:rsidR="00EC4545" w:rsidRDefault="00EC4545" w:rsidP="00EC4545"/>
    <w:p w14:paraId="339D3540" w14:textId="77777777" w:rsidR="00EC4545" w:rsidRDefault="00EC4545" w:rsidP="00EC4545">
      <w:pPr>
        <w:pStyle w:val="ListParagraph"/>
        <w:ind w:left="1440"/>
        <w:rPr>
          <w:b/>
          <w:sz w:val="28"/>
          <w:szCs w:val="28"/>
        </w:rPr>
      </w:pPr>
      <w:r w:rsidRPr="5897EC05">
        <w:rPr>
          <w:b/>
          <w:bCs/>
          <w:sz w:val="28"/>
          <w:szCs w:val="28"/>
        </w:rPr>
        <w:t xml:space="preserve">                                  The Prince of Peace</w:t>
      </w:r>
    </w:p>
    <w:p w14:paraId="3110A6ED" w14:textId="77777777" w:rsidR="00EC4545" w:rsidRPr="009904D8" w:rsidRDefault="00EC4545" w:rsidP="00EC4545">
      <w:pPr>
        <w:jc w:val="center"/>
        <w:rPr>
          <w:b/>
          <w:i/>
        </w:rPr>
      </w:pPr>
      <w:r w:rsidRPr="5897EC05">
        <w:rPr>
          <w:b/>
          <w:bCs/>
          <w:i/>
          <w:iCs/>
        </w:rPr>
        <w:t>Isaiah 9:6-7 NIV</w:t>
      </w:r>
    </w:p>
    <w:p w14:paraId="66E0A14B" w14:textId="77777777" w:rsidR="00EC4545" w:rsidRPr="009904D8" w:rsidRDefault="00EC4545" w:rsidP="00EC4545">
      <w:pPr>
        <w:jc w:val="center"/>
        <w:rPr>
          <w:b/>
          <w:i/>
        </w:rPr>
      </w:pPr>
      <w:r w:rsidRPr="5897EC05">
        <w:rPr>
          <w:b/>
          <w:bCs/>
          <w:i/>
          <w:iCs/>
        </w:rPr>
        <w:t xml:space="preserve">“For to us a child is born, to us a Son is given, and the government will be on his shoulders. And He   will be called Wonderful Counselor, Mighty God, and Prince of Peace. Of the increase of His government and peace there will be no end. He will reign on David’s throne and over his kingdom, establishing and upholding it with justice and righteousness from that time on and forever. The Zeal of the LORD Almighty will accomplish this.” </w:t>
      </w:r>
    </w:p>
    <w:p w14:paraId="5298BA39" w14:textId="77777777" w:rsidR="00EC4545" w:rsidRDefault="00EC4545" w:rsidP="00EC4545">
      <w:r>
        <w:t xml:space="preserve">The </w:t>
      </w:r>
      <w:r w:rsidRPr="5897EC05">
        <w:rPr>
          <w:b/>
          <w:bCs/>
          <w:u w:val="single"/>
        </w:rPr>
        <w:t xml:space="preserve">Peace </w:t>
      </w:r>
      <w:r>
        <w:t xml:space="preserve">of God is to be found in the </w:t>
      </w:r>
      <w:r w:rsidRPr="5897EC05">
        <w:rPr>
          <w:b/>
          <w:bCs/>
          <w:u w:val="single"/>
        </w:rPr>
        <w:t>Person of Christ</w:t>
      </w:r>
      <w:r>
        <w:t xml:space="preserve">, The </w:t>
      </w:r>
      <w:r w:rsidRPr="5897EC05">
        <w:rPr>
          <w:b/>
          <w:bCs/>
          <w:u w:val="single"/>
        </w:rPr>
        <w:t>Prince of Peace</w:t>
      </w:r>
      <w:r>
        <w:t>. Isaiah 9: 2, 6-7, John 14:27, 16:33, Ephesians 2:14</w:t>
      </w:r>
    </w:p>
    <w:p w14:paraId="482CFFD6" w14:textId="77777777" w:rsidR="00EC4545" w:rsidRPr="009904D8" w:rsidRDefault="00EC4545" w:rsidP="00EC4545">
      <w:pPr>
        <w:pStyle w:val="ListParagraph"/>
        <w:ind w:left="0"/>
        <w:jc w:val="center"/>
        <w:rPr>
          <w:b/>
          <w:i/>
        </w:rPr>
      </w:pPr>
      <w:r w:rsidRPr="5897EC05">
        <w:rPr>
          <w:b/>
          <w:bCs/>
          <w:i/>
          <w:iCs/>
        </w:rPr>
        <w:t>John 14:27 HCSB</w:t>
      </w:r>
    </w:p>
    <w:p w14:paraId="015F9A80" w14:textId="77777777" w:rsidR="00EC4545" w:rsidRPr="009904D8" w:rsidRDefault="00EC4545" w:rsidP="00EC4545">
      <w:pPr>
        <w:pStyle w:val="ListParagraph"/>
        <w:ind w:left="0"/>
        <w:jc w:val="center"/>
        <w:rPr>
          <w:b/>
          <w:i/>
        </w:rPr>
      </w:pPr>
      <w:r w:rsidRPr="5897EC05">
        <w:rPr>
          <w:b/>
          <w:bCs/>
          <w:i/>
          <w:iCs/>
        </w:rPr>
        <w:t>“Peace I leave with you. My peace I give to you. I do not give to you as the world gives. Your heart must not be troubled or fearful.”</w:t>
      </w:r>
    </w:p>
    <w:p w14:paraId="4BB6C73D" w14:textId="77777777" w:rsidR="00EC4545" w:rsidRDefault="00EC4545" w:rsidP="00EC4545">
      <w:pPr>
        <w:pStyle w:val="ListParagraph"/>
        <w:jc w:val="center"/>
      </w:pPr>
    </w:p>
    <w:p w14:paraId="3E06457B" w14:textId="77777777" w:rsidR="00EC4545" w:rsidRDefault="00EC4545" w:rsidP="00EC4545">
      <w:pPr>
        <w:pStyle w:val="ListParagraph"/>
        <w:ind w:left="0"/>
        <w:jc w:val="center"/>
        <w:rPr>
          <w:b/>
          <w:sz w:val="28"/>
          <w:szCs w:val="28"/>
        </w:rPr>
      </w:pPr>
      <w:r w:rsidRPr="5897EC05">
        <w:rPr>
          <w:b/>
          <w:bCs/>
          <w:sz w:val="28"/>
          <w:szCs w:val="28"/>
        </w:rPr>
        <w:t>The Way of Peace</w:t>
      </w:r>
    </w:p>
    <w:p w14:paraId="11A44838" w14:textId="77777777" w:rsidR="00EC4545" w:rsidRPr="009904D8" w:rsidRDefault="00EC4545" w:rsidP="00EC4545">
      <w:pPr>
        <w:pStyle w:val="ListParagraph"/>
        <w:ind w:left="0"/>
        <w:jc w:val="center"/>
        <w:rPr>
          <w:b/>
          <w:i/>
        </w:rPr>
      </w:pPr>
      <w:r w:rsidRPr="5897EC05">
        <w:rPr>
          <w:b/>
          <w:bCs/>
          <w:i/>
          <w:iCs/>
        </w:rPr>
        <w:t xml:space="preserve">Luke 1:77-79 </w:t>
      </w:r>
    </w:p>
    <w:p w14:paraId="66733939" w14:textId="77777777" w:rsidR="00EC4545" w:rsidRPr="009904D8" w:rsidRDefault="00EC4545" w:rsidP="00EC4545">
      <w:pPr>
        <w:pStyle w:val="ListParagraph"/>
        <w:ind w:left="0"/>
        <w:jc w:val="center"/>
        <w:rPr>
          <w:b/>
          <w:i/>
        </w:rPr>
      </w:pPr>
      <w:r w:rsidRPr="5897EC05">
        <w:rPr>
          <w:b/>
          <w:bCs/>
          <w:i/>
          <w:iCs/>
        </w:rPr>
        <w:t xml:space="preserve">“To give to His people the knowledge of salvation by the forgiveness of their sins, Because of the tender mercy of our God, with which the Sunrise from on high will visit us, to shine upon those who sit in darkness and the shadow of death, to guide our feet into </w:t>
      </w:r>
      <w:r w:rsidRPr="5897EC05">
        <w:rPr>
          <w:b/>
          <w:bCs/>
          <w:i/>
          <w:iCs/>
          <w:u w:val="single"/>
        </w:rPr>
        <w:t>the way of peace</w:t>
      </w:r>
      <w:r w:rsidRPr="5897EC05">
        <w:rPr>
          <w:b/>
          <w:bCs/>
          <w:i/>
          <w:iCs/>
        </w:rPr>
        <w:t xml:space="preserve">.”  </w:t>
      </w:r>
    </w:p>
    <w:p w14:paraId="6D673857" w14:textId="77777777" w:rsidR="00EC4545" w:rsidRPr="009904D8" w:rsidRDefault="00EC4545" w:rsidP="00EC4545">
      <w:pPr>
        <w:pStyle w:val="ListParagraph"/>
        <w:jc w:val="center"/>
        <w:rPr>
          <w:b/>
          <w:i/>
        </w:rPr>
      </w:pPr>
      <w:r w:rsidRPr="5897EC05">
        <w:rPr>
          <w:b/>
          <w:bCs/>
          <w:i/>
          <w:iCs/>
        </w:rPr>
        <w:t>Luke 2:14</w:t>
      </w:r>
    </w:p>
    <w:p w14:paraId="2BE94C61" w14:textId="77777777" w:rsidR="00EC4545" w:rsidRPr="009904D8" w:rsidRDefault="00EC4545" w:rsidP="00EC4545">
      <w:pPr>
        <w:pStyle w:val="ListParagraph"/>
        <w:rPr>
          <w:b/>
          <w:i/>
        </w:rPr>
      </w:pPr>
      <w:r w:rsidRPr="5897EC05">
        <w:rPr>
          <w:b/>
          <w:bCs/>
          <w:i/>
          <w:iCs/>
        </w:rPr>
        <w:t xml:space="preserve"> “Glory to God in the highest, and on earth, peace</w:t>
      </w:r>
      <w:r w:rsidRPr="5897EC05">
        <w:rPr>
          <w:b/>
          <w:bCs/>
          <w:i/>
          <w:iCs/>
          <w:u w:val="single"/>
        </w:rPr>
        <w:t xml:space="preserve"> </w:t>
      </w:r>
      <w:r w:rsidRPr="5897EC05">
        <w:rPr>
          <w:b/>
          <w:bCs/>
          <w:i/>
          <w:iCs/>
        </w:rPr>
        <w:t xml:space="preserve">among men with whom He is </w:t>
      </w:r>
      <w:r w:rsidRPr="5897EC05">
        <w:rPr>
          <w:b/>
          <w:bCs/>
          <w:i/>
          <w:iCs/>
          <w:u w:val="single"/>
        </w:rPr>
        <w:t>pleased.</w:t>
      </w:r>
      <w:r w:rsidRPr="5897EC05">
        <w:rPr>
          <w:b/>
          <w:bCs/>
          <w:i/>
          <w:iCs/>
        </w:rPr>
        <w:t xml:space="preserve">” </w:t>
      </w:r>
    </w:p>
    <w:p w14:paraId="3023F8EF" w14:textId="77777777" w:rsidR="00EC4545" w:rsidRDefault="00EC4545" w:rsidP="00EC4545">
      <w:r>
        <w:t xml:space="preserve">Who (on earth) has </w:t>
      </w:r>
      <w:r w:rsidRPr="5897EC05">
        <w:rPr>
          <w:b/>
          <w:bCs/>
          <w:u w:val="single"/>
        </w:rPr>
        <w:t>peace</w:t>
      </w:r>
      <w:r>
        <w:t xml:space="preserve">? With whom is God </w:t>
      </w:r>
      <w:r w:rsidRPr="5897EC05">
        <w:rPr>
          <w:b/>
          <w:bCs/>
          <w:u w:val="single"/>
        </w:rPr>
        <w:t>well pleased</w:t>
      </w:r>
      <w:r>
        <w:t xml:space="preserve">? </w:t>
      </w:r>
    </w:p>
    <w:p w14:paraId="6F11BE8A" w14:textId="77777777" w:rsidR="00EC4545" w:rsidRPr="009904D8" w:rsidRDefault="00EC4545" w:rsidP="00EC4545">
      <w:pPr>
        <w:pStyle w:val="ListParagraph"/>
        <w:ind w:left="0"/>
        <w:jc w:val="center"/>
        <w:rPr>
          <w:b/>
          <w:i/>
        </w:rPr>
      </w:pPr>
      <w:r w:rsidRPr="5897EC05">
        <w:rPr>
          <w:b/>
          <w:bCs/>
          <w:i/>
          <w:iCs/>
        </w:rPr>
        <w:t>Romans 5:1-2 NIV</w:t>
      </w:r>
    </w:p>
    <w:p w14:paraId="16C7AC8C" w14:textId="77777777" w:rsidR="00EC4545" w:rsidRDefault="00EC4545" w:rsidP="00EC4545">
      <w:pPr>
        <w:pStyle w:val="ListParagraph"/>
        <w:ind w:left="0"/>
        <w:jc w:val="center"/>
        <w:rPr>
          <w:b/>
          <w:i/>
        </w:rPr>
      </w:pPr>
      <w:r w:rsidRPr="5897EC05">
        <w:rPr>
          <w:b/>
          <w:bCs/>
          <w:i/>
          <w:iCs/>
        </w:rPr>
        <w:t>“Therefore, since we have been justified through faith, we have PEACE with God through our LORD JESUS CHRIST, through whom we have gained access by faith into this grace in which we now stand. And we rejoice in the hope of the glory of God.”</w:t>
      </w:r>
    </w:p>
    <w:p w14:paraId="05332671" w14:textId="77777777" w:rsidR="00EC4545" w:rsidRPr="009904D8" w:rsidRDefault="00EC4545" w:rsidP="00EC4545">
      <w:pPr>
        <w:pStyle w:val="ListParagraph"/>
        <w:jc w:val="center"/>
        <w:rPr>
          <w:b/>
          <w:i/>
        </w:rPr>
      </w:pPr>
    </w:p>
    <w:p w14:paraId="16567DA4" w14:textId="77777777" w:rsidR="00EC4545" w:rsidRPr="008D6A0C" w:rsidRDefault="00EC4545" w:rsidP="00EC4545">
      <w:pPr>
        <w:pStyle w:val="ListParagraph"/>
        <w:jc w:val="center"/>
        <w:rPr>
          <w:b/>
        </w:rPr>
      </w:pPr>
    </w:p>
    <w:p w14:paraId="0F1EC616" w14:textId="77777777" w:rsidR="00EC4545" w:rsidRPr="00DE098C" w:rsidRDefault="00EC4545" w:rsidP="00EC4545">
      <w:pPr>
        <w:pStyle w:val="ListParagraph"/>
        <w:ind w:left="0"/>
        <w:jc w:val="center"/>
        <w:rPr>
          <w:b/>
          <w:sz w:val="28"/>
          <w:szCs w:val="28"/>
        </w:rPr>
      </w:pPr>
      <w:r w:rsidRPr="5897EC05">
        <w:rPr>
          <w:b/>
          <w:bCs/>
          <w:sz w:val="28"/>
          <w:szCs w:val="28"/>
        </w:rPr>
        <w:t>Peace of God</w:t>
      </w:r>
    </w:p>
    <w:p w14:paraId="2AA1F4BD" w14:textId="77777777" w:rsidR="00EC4545" w:rsidRPr="009904D8" w:rsidRDefault="00EC4545" w:rsidP="00EC4545">
      <w:pPr>
        <w:pStyle w:val="ListParagraph"/>
        <w:ind w:left="0"/>
        <w:jc w:val="center"/>
        <w:rPr>
          <w:b/>
          <w:i/>
        </w:rPr>
      </w:pPr>
      <w:r w:rsidRPr="5897EC05">
        <w:rPr>
          <w:b/>
          <w:bCs/>
          <w:i/>
          <w:iCs/>
        </w:rPr>
        <w:t>Colossians 3:15</w:t>
      </w:r>
    </w:p>
    <w:p w14:paraId="2236B9B9" w14:textId="77777777" w:rsidR="00EC4545" w:rsidRPr="009904D8" w:rsidRDefault="00EC4545" w:rsidP="00EC4545">
      <w:pPr>
        <w:pStyle w:val="ListParagraph"/>
        <w:ind w:left="0"/>
        <w:jc w:val="center"/>
        <w:rPr>
          <w:b/>
          <w:i/>
        </w:rPr>
      </w:pPr>
      <w:r w:rsidRPr="5897EC05">
        <w:rPr>
          <w:b/>
          <w:bCs/>
          <w:i/>
          <w:iCs/>
        </w:rPr>
        <w:t xml:space="preserve">“Let the </w:t>
      </w:r>
      <w:r w:rsidRPr="5897EC05">
        <w:rPr>
          <w:b/>
          <w:bCs/>
          <w:i/>
          <w:iCs/>
          <w:u w:val="single"/>
        </w:rPr>
        <w:t>peace of God rule</w:t>
      </w:r>
      <w:r w:rsidRPr="5897EC05">
        <w:rPr>
          <w:b/>
          <w:bCs/>
          <w:i/>
          <w:iCs/>
        </w:rPr>
        <w:t xml:space="preserve"> in your hearts, to which indeed you were called in one body; and be Thankful.”</w:t>
      </w:r>
    </w:p>
    <w:p w14:paraId="287FB77D" w14:textId="77777777" w:rsidR="00EC4545" w:rsidRPr="009904D8" w:rsidRDefault="00EC4545" w:rsidP="00EC4545">
      <w:pPr>
        <w:jc w:val="center"/>
        <w:rPr>
          <w:b/>
          <w:i/>
        </w:rPr>
      </w:pPr>
      <w:r w:rsidRPr="5897EC05">
        <w:rPr>
          <w:b/>
          <w:bCs/>
          <w:i/>
          <w:iCs/>
        </w:rPr>
        <w:t>Proverbs 14:30 NIV</w:t>
      </w:r>
    </w:p>
    <w:p w14:paraId="46AF029D" w14:textId="77777777" w:rsidR="00EC4545" w:rsidRPr="009904D8" w:rsidRDefault="00EC4545" w:rsidP="00EC4545">
      <w:pPr>
        <w:jc w:val="center"/>
        <w:rPr>
          <w:b/>
          <w:i/>
        </w:rPr>
      </w:pPr>
      <w:r w:rsidRPr="5897EC05">
        <w:rPr>
          <w:b/>
          <w:bCs/>
          <w:i/>
          <w:iCs/>
        </w:rPr>
        <w:t xml:space="preserve">“A </w:t>
      </w:r>
      <w:r w:rsidRPr="5897EC05">
        <w:rPr>
          <w:b/>
          <w:bCs/>
          <w:i/>
          <w:iCs/>
          <w:u w:val="single"/>
        </w:rPr>
        <w:t>heart at peace</w:t>
      </w:r>
      <w:r w:rsidRPr="5897EC05">
        <w:rPr>
          <w:b/>
          <w:bCs/>
          <w:i/>
          <w:iCs/>
        </w:rPr>
        <w:t xml:space="preserve"> gives life to the body, but envy rots the bones.”</w:t>
      </w:r>
    </w:p>
    <w:p w14:paraId="43041076" w14:textId="77777777" w:rsidR="00EC4545" w:rsidRPr="009904D8" w:rsidRDefault="00EC4545" w:rsidP="00EC4545">
      <w:pPr>
        <w:jc w:val="center"/>
        <w:rPr>
          <w:b/>
          <w:i/>
        </w:rPr>
      </w:pPr>
      <w:r w:rsidRPr="5897EC05">
        <w:rPr>
          <w:b/>
          <w:bCs/>
          <w:i/>
          <w:iCs/>
        </w:rPr>
        <w:t>Psalm 29:10-11NIV</w:t>
      </w:r>
    </w:p>
    <w:p w14:paraId="0DF84707" w14:textId="77777777" w:rsidR="00EC4545" w:rsidRPr="009904D8" w:rsidRDefault="00EC4545" w:rsidP="00EC4545">
      <w:pPr>
        <w:jc w:val="center"/>
        <w:rPr>
          <w:b/>
          <w:i/>
        </w:rPr>
      </w:pPr>
      <w:r w:rsidRPr="5897EC05">
        <w:rPr>
          <w:b/>
          <w:bCs/>
          <w:i/>
          <w:iCs/>
        </w:rPr>
        <w:t xml:space="preserve">“The LORD sits enthroned over the flood; the LORD is enthroned as King forever. The LORD gives strength to His people; the LORD blesses </w:t>
      </w:r>
      <w:r w:rsidRPr="5897EC05">
        <w:rPr>
          <w:b/>
          <w:bCs/>
          <w:i/>
          <w:iCs/>
          <w:u w:val="single"/>
        </w:rPr>
        <w:t>his people with peace</w:t>
      </w:r>
      <w:r w:rsidRPr="5897EC05">
        <w:rPr>
          <w:b/>
          <w:bCs/>
          <w:i/>
          <w:iCs/>
        </w:rPr>
        <w:t>.”</w:t>
      </w:r>
    </w:p>
    <w:p w14:paraId="08C987F3" w14:textId="77777777" w:rsidR="00EC4545" w:rsidRPr="00DE098C" w:rsidRDefault="00EC4545" w:rsidP="00EC4545">
      <w:pPr>
        <w:pStyle w:val="ListParagraph"/>
        <w:ind w:left="0"/>
        <w:jc w:val="center"/>
        <w:rPr>
          <w:b/>
          <w:sz w:val="28"/>
          <w:szCs w:val="28"/>
        </w:rPr>
      </w:pPr>
      <w:r w:rsidRPr="5897EC05">
        <w:rPr>
          <w:b/>
          <w:bCs/>
          <w:sz w:val="28"/>
          <w:szCs w:val="28"/>
        </w:rPr>
        <w:t>Peace with God</w:t>
      </w:r>
    </w:p>
    <w:p w14:paraId="367135CB" w14:textId="77777777" w:rsidR="00EC4545" w:rsidRPr="009904D8" w:rsidRDefault="00EC4545" w:rsidP="00EC4545">
      <w:pPr>
        <w:pStyle w:val="ListParagraph"/>
        <w:ind w:left="0"/>
        <w:jc w:val="center"/>
        <w:rPr>
          <w:b/>
          <w:i/>
        </w:rPr>
      </w:pPr>
      <w:r w:rsidRPr="5897EC05">
        <w:rPr>
          <w:b/>
          <w:bCs/>
          <w:i/>
          <w:iCs/>
        </w:rPr>
        <w:t>2 Peter 3:13-14</w:t>
      </w:r>
    </w:p>
    <w:p w14:paraId="30296F49" w14:textId="77777777" w:rsidR="00EC4545" w:rsidRPr="009904D8" w:rsidRDefault="00EC4545" w:rsidP="00EC4545">
      <w:pPr>
        <w:pStyle w:val="ListParagraph"/>
        <w:ind w:left="0"/>
        <w:jc w:val="center"/>
        <w:rPr>
          <w:b/>
          <w:i/>
        </w:rPr>
      </w:pPr>
      <w:r w:rsidRPr="5897EC05">
        <w:rPr>
          <w:b/>
          <w:bCs/>
          <w:i/>
          <w:iCs/>
        </w:rPr>
        <w:t>“But according to His promise we are looking for new heavens and a new earth, in which righteousness dwells.  Therefore, beloved, since you look for these things, be diligent to be found by Him in PEACE, spotless and blameless.”</w:t>
      </w:r>
    </w:p>
    <w:p w14:paraId="409F0262" w14:textId="77777777" w:rsidR="00EC4545" w:rsidRPr="00CA352C" w:rsidRDefault="00EC4545" w:rsidP="00EC4545">
      <w:pPr>
        <w:pStyle w:val="ListParagraph"/>
        <w:ind w:left="0"/>
        <w:jc w:val="center"/>
        <w:rPr>
          <w:b/>
          <w:i/>
          <w:sz w:val="24"/>
          <w:szCs w:val="24"/>
        </w:rPr>
      </w:pPr>
      <w:r w:rsidRPr="5897EC05">
        <w:rPr>
          <w:b/>
          <w:bCs/>
          <w:i/>
          <w:iCs/>
          <w:sz w:val="24"/>
          <w:szCs w:val="24"/>
        </w:rPr>
        <w:t>Romans 8:6-10 HCSB</w:t>
      </w:r>
    </w:p>
    <w:p w14:paraId="2F2B52A7" w14:textId="77777777" w:rsidR="00EC4545" w:rsidRPr="00CA352C" w:rsidRDefault="00EC4545" w:rsidP="00EC4545">
      <w:pPr>
        <w:pStyle w:val="ListParagraph"/>
        <w:ind w:left="0"/>
        <w:jc w:val="center"/>
        <w:rPr>
          <w:b/>
          <w:i/>
          <w:sz w:val="24"/>
          <w:szCs w:val="24"/>
        </w:rPr>
      </w:pPr>
      <w:r w:rsidRPr="5897EC05">
        <w:rPr>
          <w:b/>
          <w:bCs/>
          <w:i/>
          <w:iCs/>
          <w:sz w:val="24"/>
          <w:szCs w:val="24"/>
        </w:rPr>
        <w:t xml:space="preserve">“For the mind-set of the flesh is death, but the mind- set of the Spirit is life and peace.  For the mind-set of the flesh is hostile to God because it does not submit itself to God’s law, for it is unable to do so. Those whose lives are in the flesh are unable to please God. You, however, are not controlled by the sinful nature but by the Spirit, if the Spirit of God lives </w:t>
      </w:r>
      <w:r w:rsidRPr="5897EC05">
        <w:rPr>
          <w:b/>
          <w:bCs/>
          <w:i/>
          <w:iCs/>
          <w:sz w:val="24"/>
          <w:szCs w:val="24"/>
          <w:u w:val="single"/>
        </w:rPr>
        <w:t>in you</w:t>
      </w:r>
      <w:r w:rsidRPr="5897EC05">
        <w:rPr>
          <w:b/>
          <w:bCs/>
          <w:i/>
          <w:iCs/>
          <w:sz w:val="24"/>
          <w:szCs w:val="24"/>
        </w:rPr>
        <w:t xml:space="preserve">. And if anyone does not have the Spirit of Christ, he does not belong to Christ. But if Christ is </w:t>
      </w:r>
      <w:r w:rsidRPr="5897EC05">
        <w:rPr>
          <w:b/>
          <w:bCs/>
          <w:i/>
          <w:iCs/>
          <w:sz w:val="24"/>
          <w:szCs w:val="24"/>
          <w:u w:val="single"/>
        </w:rPr>
        <w:t>in you</w:t>
      </w:r>
      <w:r w:rsidRPr="5897EC05">
        <w:rPr>
          <w:b/>
          <w:bCs/>
          <w:i/>
          <w:iCs/>
          <w:sz w:val="24"/>
          <w:szCs w:val="24"/>
        </w:rPr>
        <w:t>, your body is dead because of sin, yet your spirit is alive because of righteousness.”</w:t>
      </w:r>
    </w:p>
    <w:p w14:paraId="2C0E9D79" w14:textId="77777777" w:rsidR="00EC4545" w:rsidRDefault="00EC4545" w:rsidP="00EC4545">
      <w:pPr>
        <w:jc w:val="center"/>
        <w:rPr>
          <w:b/>
          <w:i/>
          <w:sz w:val="24"/>
          <w:szCs w:val="24"/>
        </w:rPr>
      </w:pPr>
    </w:p>
    <w:p w14:paraId="47BBE567" w14:textId="77777777" w:rsidR="00EC4545" w:rsidRPr="009904D8" w:rsidRDefault="00EC4545" w:rsidP="00EC4545">
      <w:pPr>
        <w:pStyle w:val="ListParagraph"/>
        <w:ind w:left="0"/>
        <w:jc w:val="center"/>
        <w:rPr>
          <w:b/>
          <w:i/>
        </w:rPr>
      </w:pPr>
      <w:r w:rsidRPr="5897EC05">
        <w:rPr>
          <w:b/>
          <w:bCs/>
          <w:i/>
          <w:iCs/>
        </w:rPr>
        <w:t>Colossians 1:19-23 (NASB)</w:t>
      </w:r>
    </w:p>
    <w:p w14:paraId="0E5C6DF9" w14:textId="77777777" w:rsidR="00EC4545" w:rsidRPr="009904D8" w:rsidRDefault="00EC4545" w:rsidP="00EC4545">
      <w:pPr>
        <w:pStyle w:val="ListParagraph"/>
        <w:ind w:left="0"/>
        <w:jc w:val="center"/>
        <w:rPr>
          <w:b/>
          <w:i/>
        </w:rPr>
      </w:pPr>
      <w:r w:rsidRPr="5897EC05">
        <w:rPr>
          <w:b/>
          <w:bCs/>
          <w:i/>
          <w:iCs/>
        </w:rPr>
        <w:t>“For it was the Father’s good pleasure for ALL the fullness to dwell in Him, and through Him to reconcile all things to Himself, having made PEACE through Him, I say, whether things on earth or in heaven. And although you were formerly alienated and hostile in mind, engaged in evil deeds, yet He has now reconciled you in His fleshly body through death, in order to present you before Him holy and blameless and beyond reproach.”</w:t>
      </w:r>
    </w:p>
    <w:p w14:paraId="0AF39CDD" w14:textId="77777777" w:rsidR="00EC4545" w:rsidRDefault="00EC4545" w:rsidP="00EC4545">
      <w:pPr>
        <w:pStyle w:val="ListParagraph"/>
      </w:pPr>
    </w:p>
    <w:p w14:paraId="3ED56EA0" w14:textId="77777777" w:rsidR="00EC4545" w:rsidRPr="009904D8" w:rsidRDefault="00EC4545" w:rsidP="00EC4545">
      <w:pPr>
        <w:pStyle w:val="ListParagraph"/>
        <w:ind w:left="0"/>
        <w:jc w:val="center"/>
        <w:rPr>
          <w:b/>
          <w:i/>
        </w:rPr>
      </w:pPr>
      <w:r w:rsidRPr="5897EC05">
        <w:rPr>
          <w:b/>
          <w:bCs/>
          <w:i/>
          <w:iCs/>
        </w:rPr>
        <w:t>Isaiah 53:5 NIV</w:t>
      </w:r>
    </w:p>
    <w:p w14:paraId="1D01CDA3" w14:textId="77777777" w:rsidR="00EC4545" w:rsidRPr="009904D8" w:rsidRDefault="00EC4545" w:rsidP="00EC4545">
      <w:pPr>
        <w:pStyle w:val="ListParagraph"/>
        <w:ind w:left="0"/>
        <w:jc w:val="center"/>
        <w:rPr>
          <w:b/>
          <w:i/>
        </w:rPr>
      </w:pPr>
      <w:r w:rsidRPr="5897EC05">
        <w:rPr>
          <w:b/>
          <w:bCs/>
          <w:i/>
          <w:iCs/>
        </w:rPr>
        <w:t xml:space="preserve">“But He was pierced for our transgressions, he was crushed for our iniquities; the punishment that brought us </w:t>
      </w:r>
      <w:r w:rsidRPr="5897EC05">
        <w:rPr>
          <w:b/>
          <w:bCs/>
          <w:i/>
          <w:iCs/>
          <w:u w:val="single"/>
        </w:rPr>
        <w:t>PEACE</w:t>
      </w:r>
      <w:r w:rsidRPr="5897EC05">
        <w:rPr>
          <w:b/>
          <w:bCs/>
          <w:i/>
          <w:iCs/>
        </w:rPr>
        <w:t xml:space="preserve"> was upon Him, and by His wounds we are healed.”</w:t>
      </w:r>
    </w:p>
    <w:p w14:paraId="693AB410" w14:textId="77777777" w:rsidR="00EC4545" w:rsidRPr="00223D81" w:rsidRDefault="00EC4545" w:rsidP="00EC4545">
      <w:pPr>
        <w:jc w:val="center"/>
        <w:rPr>
          <w:rFonts w:cstheme="minorHAnsi"/>
          <w:b/>
          <w:i/>
          <w:sz w:val="24"/>
          <w:szCs w:val="24"/>
        </w:rPr>
      </w:pPr>
    </w:p>
    <w:p w14:paraId="08AEADF1" w14:textId="77777777" w:rsidR="00037E18" w:rsidRDefault="00037E18" w:rsidP="00037E18">
      <w:pPr>
        <w:pStyle w:val="ListParagraph"/>
        <w:ind w:left="1440"/>
        <w:jc w:val="both"/>
      </w:pPr>
    </w:p>
    <w:p w14:paraId="718D3B69" w14:textId="60FB2D3B" w:rsidR="6CF98844" w:rsidRDefault="6CF98844" w:rsidP="6CF98844">
      <w:pPr>
        <w:pStyle w:val="ListParagraph"/>
        <w:ind w:left="1440"/>
        <w:jc w:val="both"/>
      </w:pPr>
    </w:p>
    <w:p w14:paraId="6E1A7C4D" w14:textId="184AA23B" w:rsidR="6CF98844" w:rsidRDefault="5897EC05">
      <w:r w:rsidRPr="5897EC05">
        <w:rPr>
          <w:b/>
          <w:bCs/>
          <w:sz w:val="28"/>
          <w:szCs w:val="28"/>
        </w:rPr>
        <w:t xml:space="preserve">DISCUSSION QUESTIONS: </w:t>
      </w:r>
      <w:r w:rsidR="00902D6B">
        <w:rPr>
          <w:b/>
          <w:bCs/>
          <w:sz w:val="28"/>
          <w:szCs w:val="28"/>
        </w:rPr>
        <w:t>Let’s talk about it.</w:t>
      </w:r>
    </w:p>
    <w:p w14:paraId="67248CE6" w14:textId="65DAB6B2" w:rsidR="6CF98844" w:rsidRDefault="5897EC05" w:rsidP="00E87FEE">
      <w:pPr>
        <w:pStyle w:val="ListParagraph"/>
        <w:numPr>
          <w:ilvl w:val="0"/>
          <w:numId w:val="1"/>
        </w:numPr>
        <w:rPr>
          <w:rFonts w:asciiTheme="minorHAnsi" w:eastAsiaTheme="minorEastAsia" w:hAnsiTheme="minorHAnsi" w:cstheme="minorBidi"/>
          <w:sz w:val="24"/>
          <w:szCs w:val="24"/>
        </w:rPr>
      </w:pPr>
      <w:r w:rsidRPr="5897EC05">
        <w:rPr>
          <w:sz w:val="24"/>
          <w:szCs w:val="24"/>
        </w:rPr>
        <w:t>What are the two Greek words that are defined as poison?</w:t>
      </w:r>
    </w:p>
    <w:p w14:paraId="2EC4CC3A" w14:textId="5E4AD0C1" w:rsidR="6CF98844" w:rsidRDefault="5897EC05" w:rsidP="00E87FEE">
      <w:pPr>
        <w:pStyle w:val="ListParagraph"/>
        <w:numPr>
          <w:ilvl w:val="0"/>
          <w:numId w:val="1"/>
        </w:numPr>
        <w:rPr>
          <w:rFonts w:asciiTheme="minorHAnsi" w:eastAsiaTheme="minorEastAsia" w:hAnsiTheme="minorHAnsi" w:cstheme="minorBidi"/>
          <w:sz w:val="24"/>
          <w:szCs w:val="24"/>
        </w:rPr>
      </w:pPr>
      <w:r w:rsidRPr="5897EC05">
        <w:rPr>
          <w:sz w:val="24"/>
          <w:szCs w:val="24"/>
        </w:rPr>
        <w:t>Have you ever struggled with forgiveness?</w:t>
      </w:r>
    </w:p>
    <w:p w14:paraId="6CB5ED26" w14:textId="51D011F5" w:rsidR="6CF98844" w:rsidRDefault="5897EC05" w:rsidP="00E87FEE">
      <w:pPr>
        <w:pStyle w:val="ListParagraph"/>
        <w:numPr>
          <w:ilvl w:val="0"/>
          <w:numId w:val="1"/>
        </w:numPr>
        <w:rPr>
          <w:rFonts w:asciiTheme="minorHAnsi" w:eastAsiaTheme="minorEastAsia" w:hAnsiTheme="minorHAnsi" w:cstheme="minorBidi"/>
          <w:sz w:val="24"/>
          <w:szCs w:val="24"/>
        </w:rPr>
      </w:pPr>
      <w:r>
        <w:t>Have you ever known someone who was full of rage and bitterness?</w:t>
      </w:r>
    </w:p>
    <w:p w14:paraId="688CF45A" w14:textId="7CDF3DD2" w:rsidR="6CF98844" w:rsidRDefault="5897EC05" w:rsidP="00E87FEE">
      <w:pPr>
        <w:pStyle w:val="ListParagraph"/>
        <w:numPr>
          <w:ilvl w:val="0"/>
          <w:numId w:val="1"/>
        </w:numPr>
        <w:rPr>
          <w:rFonts w:asciiTheme="minorHAnsi" w:eastAsiaTheme="minorEastAsia" w:hAnsiTheme="minorHAnsi" w:cstheme="minorBidi"/>
          <w:sz w:val="24"/>
          <w:szCs w:val="24"/>
        </w:rPr>
      </w:pPr>
      <w:r>
        <w:t xml:space="preserve"> If so, describe the effects it has had on their lives.</w:t>
      </w:r>
    </w:p>
    <w:p w14:paraId="50801480" w14:textId="6AA11B78" w:rsidR="6CF98844" w:rsidRDefault="5897EC05" w:rsidP="00E87FEE">
      <w:pPr>
        <w:pStyle w:val="ListParagraph"/>
        <w:numPr>
          <w:ilvl w:val="0"/>
          <w:numId w:val="1"/>
        </w:numPr>
        <w:rPr>
          <w:rFonts w:asciiTheme="minorHAnsi" w:eastAsiaTheme="minorEastAsia" w:hAnsiTheme="minorHAnsi" w:cstheme="minorBidi"/>
          <w:sz w:val="24"/>
          <w:szCs w:val="24"/>
        </w:rPr>
      </w:pPr>
      <w:r>
        <w:t>Why do we need to repent of un</w:t>
      </w:r>
      <w:r w:rsidR="00692EB6">
        <w:t>-</w:t>
      </w:r>
      <w:r>
        <w:t>forgiveness?</w:t>
      </w:r>
    </w:p>
    <w:p w14:paraId="211FAF69" w14:textId="6BCDDECC" w:rsidR="6CF98844" w:rsidRDefault="5897EC05" w:rsidP="00E87FEE">
      <w:pPr>
        <w:pStyle w:val="ListParagraph"/>
        <w:numPr>
          <w:ilvl w:val="0"/>
          <w:numId w:val="1"/>
        </w:numPr>
        <w:rPr>
          <w:rFonts w:asciiTheme="minorHAnsi" w:eastAsiaTheme="minorEastAsia" w:hAnsiTheme="minorHAnsi" w:cstheme="minorBidi"/>
          <w:sz w:val="24"/>
          <w:szCs w:val="24"/>
        </w:rPr>
      </w:pPr>
      <w:r>
        <w:t xml:space="preserve">In the two Old Testament accounts that were used as allegories, make a list of the lessons to be learned from these comparisons. </w:t>
      </w:r>
    </w:p>
    <w:p w14:paraId="2A155429" w14:textId="77777777" w:rsidR="6CF98844" w:rsidRDefault="6CF98844" w:rsidP="6CF98844">
      <w:pPr>
        <w:pStyle w:val="ListParagraph"/>
      </w:pPr>
    </w:p>
    <w:p w14:paraId="750491B4" w14:textId="5703E30B" w:rsidR="6CF98844" w:rsidRDefault="5897EC05" w:rsidP="6CF98844">
      <w:pPr>
        <w:pStyle w:val="ListParagraph"/>
        <w:ind w:left="0"/>
        <w:jc w:val="center"/>
        <w:rPr>
          <w:b/>
          <w:bCs/>
          <w:sz w:val="28"/>
          <w:szCs w:val="28"/>
        </w:rPr>
      </w:pPr>
      <w:r w:rsidRPr="5897EC05">
        <w:rPr>
          <w:b/>
          <w:bCs/>
          <w:sz w:val="28"/>
          <w:szCs w:val="28"/>
        </w:rPr>
        <w:t>Think On These Things</w:t>
      </w:r>
    </w:p>
    <w:p w14:paraId="0776CD13"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Did you learn something new?</w:t>
      </w:r>
    </w:p>
    <w:p w14:paraId="73A61962"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did the Lord say to you from this Chapter?</w:t>
      </w:r>
    </w:p>
    <w:p w14:paraId="4628A961"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Rewrite in your own words what the Lord spoke to your heart.</w:t>
      </w:r>
    </w:p>
    <w:p w14:paraId="20F6D3EB"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new promise to claim as your own?</w:t>
      </w:r>
    </w:p>
    <w:p w14:paraId="382CA481"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sin to confess or avoid?</w:t>
      </w:r>
    </w:p>
    <w:p w14:paraId="23AFC34E"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Did you find a command to obey or a passage you could pray?</w:t>
      </w:r>
    </w:p>
    <w:p w14:paraId="4B2A0EBD" w14:textId="77777777" w:rsidR="00E37520" w:rsidRDefault="00E37520" w:rsidP="6CF98844">
      <w:pPr>
        <w:pStyle w:val="ListParagraph"/>
        <w:ind w:left="0"/>
        <w:jc w:val="center"/>
      </w:pPr>
    </w:p>
    <w:p w14:paraId="561476CB" w14:textId="77777777" w:rsidR="6CF98844" w:rsidRDefault="6CF98844" w:rsidP="6CF98844">
      <w:pPr>
        <w:pStyle w:val="ListParagraph"/>
      </w:pPr>
    </w:p>
    <w:p w14:paraId="2D4258EC" w14:textId="6315EE6B" w:rsidR="6CF98844" w:rsidRDefault="007F6DC6" w:rsidP="6CF98844">
      <w:pPr>
        <w:pStyle w:val="ListParagraph"/>
        <w:ind w:left="0"/>
        <w:jc w:val="center"/>
      </w:pPr>
      <w:r>
        <w:rPr>
          <w:b/>
          <w:bCs/>
          <w:sz w:val="28"/>
          <w:szCs w:val="28"/>
        </w:rPr>
        <w:t>Memory Verses</w:t>
      </w:r>
    </w:p>
    <w:p w14:paraId="3053AB9A" w14:textId="77777777" w:rsidR="00037E18" w:rsidRPr="007569A4" w:rsidRDefault="5897EC05" w:rsidP="007569A4">
      <w:pPr>
        <w:jc w:val="center"/>
        <w:rPr>
          <w:b/>
          <w:i/>
          <w:sz w:val="24"/>
          <w:szCs w:val="24"/>
        </w:rPr>
      </w:pPr>
      <w:r w:rsidRPr="5897EC05">
        <w:rPr>
          <w:b/>
          <w:bCs/>
          <w:i/>
          <w:iCs/>
          <w:sz w:val="24"/>
          <w:szCs w:val="24"/>
        </w:rPr>
        <w:t>Exodus 15:26</w:t>
      </w:r>
    </w:p>
    <w:p w14:paraId="14EB0BE1" w14:textId="4F0876B3" w:rsidR="00037E18" w:rsidRPr="007569A4" w:rsidRDefault="5897EC05" w:rsidP="007569A4">
      <w:pPr>
        <w:pBdr>
          <w:bottom w:val="single" w:sz="12" w:space="1" w:color="auto"/>
        </w:pBdr>
        <w:jc w:val="center"/>
        <w:rPr>
          <w:b/>
          <w:i/>
          <w:sz w:val="24"/>
          <w:szCs w:val="24"/>
        </w:rPr>
      </w:pPr>
      <w:r w:rsidRPr="5897EC05">
        <w:rPr>
          <w:b/>
          <w:bCs/>
          <w:i/>
          <w:iCs/>
          <w:sz w:val="24"/>
          <w:szCs w:val="24"/>
        </w:rPr>
        <w:t>“And He said, “If you will give earnest heed to the voice of the LORD your God, and do what is right in His sight, and give ear to His commandments, and keep all His statutes, I will put none of the diseases on you which I have put on the Egyptians; for I, The LORD, am your healer.”</w:t>
      </w:r>
    </w:p>
    <w:p w14:paraId="71D8F54A" w14:textId="77777777" w:rsidR="00E37520" w:rsidRDefault="00E37520" w:rsidP="00166D6F">
      <w:pPr>
        <w:pStyle w:val="ListParagraph"/>
        <w:rPr>
          <w:b/>
          <w:bCs/>
          <w:sz w:val="28"/>
          <w:szCs w:val="28"/>
          <w:u w:val="single"/>
        </w:rPr>
      </w:pPr>
    </w:p>
    <w:p w14:paraId="036664B0" w14:textId="77777777" w:rsidR="00E37520" w:rsidRDefault="00E37520" w:rsidP="00166D6F">
      <w:pPr>
        <w:pStyle w:val="ListParagraph"/>
        <w:rPr>
          <w:b/>
          <w:bCs/>
          <w:sz w:val="28"/>
          <w:szCs w:val="28"/>
          <w:u w:val="single"/>
        </w:rPr>
      </w:pPr>
    </w:p>
    <w:p w14:paraId="18495AFD" w14:textId="77777777" w:rsidR="00E37520" w:rsidRDefault="00E37520" w:rsidP="00166D6F">
      <w:pPr>
        <w:pStyle w:val="ListParagraph"/>
        <w:rPr>
          <w:b/>
          <w:bCs/>
          <w:sz w:val="28"/>
          <w:szCs w:val="28"/>
          <w:u w:val="single"/>
        </w:rPr>
      </w:pPr>
    </w:p>
    <w:p w14:paraId="1AD8300F" w14:textId="77777777" w:rsidR="00E37520" w:rsidRDefault="00E37520" w:rsidP="00166D6F">
      <w:pPr>
        <w:pStyle w:val="ListParagraph"/>
        <w:rPr>
          <w:b/>
          <w:bCs/>
          <w:sz w:val="28"/>
          <w:szCs w:val="28"/>
          <w:u w:val="single"/>
        </w:rPr>
      </w:pPr>
    </w:p>
    <w:p w14:paraId="5BDBB2C2" w14:textId="77777777" w:rsidR="00E37520" w:rsidRDefault="00E37520" w:rsidP="00166D6F">
      <w:pPr>
        <w:pStyle w:val="ListParagraph"/>
        <w:rPr>
          <w:b/>
          <w:bCs/>
          <w:sz w:val="28"/>
          <w:szCs w:val="28"/>
          <w:u w:val="single"/>
        </w:rPr>
      </w:pPr>
    </w:p>
    <w:p w14:paraId="18337246" w14:textId="07FBA453" w:rsidR="00166D6F" w:rsidRPr="00166D6F" w:rsidRDefault="5897EC05" w:rsidP="00166D6F">
      <w:pPr>
        <w:pStyle w:val="ListParagraph"/>
        <w:rPr>
          <w:b/>
          <w:sz w:val="28"/>
          <w:szCs w:val="28"/>
          <w:u w:val="single"/>
        </w:rPr>
      </w:pPr>
      <w:r w:rsidRPr="5897EC05">
        <w:rPr>
          <w:b/>
          <w:bCs/>
          <w:sz w:val="28"/>
          <w:szCs w:val="28"/>
          <w:u w:val="single"/>
        </w:rPr>
        <w:t>__</w:t>
      </w:r>
    </w:p>
    <w:p w14:paraId="436FE177" w14:textId="77777777" w:rsidR="00AE3F26" w:rsidRPr="00AE3F26" w:rsidRDefault="00AE3F26" w:rsidP="00244EAB">
      <w:pPr>
        <w:pStyle w:val="ListParagraph"/>
        <w:numPr>
          <w:ilvl w:val="0"/>
          <w:numId w:val="45"/>
        </w:numPr>
        <w:jc w:val="center"/>
        <w:rPr>
          <w:rFonts w:asciiTheme="minorHAnsi" w:hAnsiTheme="minorHAnsi" w:cstheme="minorHAnsi"/>
          <w:b/>
          <w:sz w:val="40"/>
          <w:szCs w:val="40"/>
        </w:rPr>
      </w:pPr>
    </w:p>
    <w:p w14:paraId="1A10F029" w14:textId="2F64A738" w:rsidR="00AE3F26" w:rsidRDefault="5897EC05" w:rsidP="00AE3F26">
      <w:pPr>
        <w:jc w:val="center"/>
        <w:rPr>
          <w:rFonts w:asciiTheme="minorHAnsi" w:hAnsiTheme="minorHAnsi" w:cstheme="minorHAnsi"/>
          <w:b/>
          <w:sz w:val="40"/>
          <w:szCs w:val="40"/>
        </w:rPr>
      </w:pPr>
      <w:r w:rsidRPr="5897EC05">
        <w:rPr>
          <w:rFonts w:asciiTheme="minorHAnsi" w:eastAsiaTheme="minorEastAsia" w:hAnsiTheme="minorHAnsi" w:cstheme="minorBidi"/>
          <w:b/>
          <w:bCs/>
          <w:sz w:val="40"/>
          <w:szCs w:val="40"/>
        </w:rPr>
        <w:t>Chapter #</w:t>
      </w:r>
    </w:p>
    <w:p w14:paraId="45B51D71" w14:textId="1E7E725A" w:rsidR="00AE3F26" w:rsidRDefault="5897EC05" w:rsidP="00AE3F26">
      <w:pPr>
        <w:jc w:val="center"/>
        <w:rPr>
          <w:rFonts w:asciiTheme="minorHAnsi" w:hAnsiTheme="minorHAnsi" w:cstheme="minorHAnsi"/>
          <w:b/>
          <w:sz w:val="40"/>
          <w:szCs w:val="40"/>
        </w:rPr>
      </w:pPr>
      <w:r w:rsidRPr="5897EC05">
        <w:rPr>
          <w:rFonts w:asciiTheme="minorHAnsi" w:eastAsiaTheme="minorEastAsia" w:hAnsiTheme="minorHAnsi" w:cstheme="minorBidi"/>
          <w:b/>
          <w:bCs/>
          <w:sz w:val="40"/>
          <w:szCs w:val="40"/>
        </w:rPr>
        <w:t xml:space="preserve">Be Imitators of God </w:t>
      </w:r>
    </w:p>
    <w:p w14:paraId="50375915" w14:textId="77777777" w:rsidR="00AE3F26" w:rsidRPr="007569A4" w:rsidRDefault="5897EC05" w:rsidP="00AE3F26">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5:1-20 (ESV)</w:t>
      </w:r>
    </w:p>
    <w:p w14:paraId="76615D15" w14:textId="77777777" w:rsidR="00AE3F26" w:rsidRPr="00131C51" w:rsidRDefault="5897EC05" w:rsidP="00AE3F26">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rPr>
        <w:t>Therefore, be imitators of God, as beloved children. And walk in love, as Christ loved us and gave himself up for us, a fragrant offering and sacrifice to God.</w:t>
      </w:r>
    </w:p>
    <w:p w14:paraId="103CE265" w14:textId="190E9680" w:rsidR="00AE3F26" w:rsidRPr="00131C51" w:rsidRDefault="5897EC05" w:rsidP="00AE3F26">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rPr>
        <w:t xml:space="preserve">But sexual immorality and all impurity or covetousness must not even be named among you, as is proper among saints. Let there be no filthiness nor foolish talk nor crude joking, which are out of place, but instead let there be thanksgiving. For you may be sure of this, that everyone who is sexually immoral or impure, or who is covetous (that is, an idolater), has no inheritance in the kingdom of Christ and God. Let no one deceive you with empty words, for because of these things the wrath of God comes upon the sons of disobedience. </w:t>
      </w:r>
      <w:r w:rsidR="00692EB6" w:rsidRPr="5897EC05">
        <w:rPr>
          <w:rFonts w:asciiTheme="minorHAnsi" w:eastAsiaTheme="minorEastAsia" w:hAnsiTheme="minorHAnsi" w:cstheme="minorBidi"/>
          <w:b/>
          <w:bCs/>
          <w:i/>
          <w:iCs/>
        </w:rPr>
        <w:t>Therefore,</w:t>
      </w:r>
      <w:r w:rsidRPr="5897EC05">
        <w:rPr>
          <w:rFonts w:asciiTheme="minorHAnsi" w:eastAsiaTheme="minorEastAsia" w:hAnsiTheme="minorHAnsi" w:cstheme="minorBidi"/>
          <w:b/>
          <w:bCs/>
          <w:i/>
          <w:iCs/>
        </w:rPr>
        <w:t xml:space="preserve"> do not become partners with them; for at one time you were darkness, but now you are light in the Lord. Walk as children of light (for the fruit of light is found in all that is good and right and true), and try to discern what is pleasing to the Lord. Take no part in the unfruitful works of darkness, but instead expose them. For it is shameful even to speak of the things that they do in secret. But when anything is exposed by the light, it becomes visible, for anything that becomes visible is light. Therefore, it says,</w:t>
      </w:r>
    </w:p>
    <w:p w14:paraId="0AC60899" w14:textId="77777777" w:rsidR="00AE3F26" w:rsidRPr="00131C51" w:rsidRDefault="5897EC05" w:rsidP="00AE3F26">
      <w:pPr>
        <w:pStyle w:val="line-group"/>
        <w:ind w:left="360"/>
        <w:jc w:val="center"/>
        <w:rPr>
          <w:rFonts w:asciiTheme="minorHAnsi" w:hAnsiTheme="minorHAnsi" w:cstheme="minorHAnsi"/>
          <w:b/>
          <w:i/>
        </w:rPr>
      </w:pPr>
      <w:r w:rsidRPr="5897EC05">
        <w:rPr>
          <w:rStyle w:val="ln-group"/>
          <w:rFonts w:asciiTheme="minorHAnsi" w:eastAsiaTheme="minorEastAsia" w:hAnsiTheme="minorHAnsi" w:cstheme="minorBidi"/>
          <w:b/>
          <w:bCs/>
          <w:i/>
          <w:iCs/>
        </w:rPr>
        <w:t>“Awake, O sleeper,</w:t>
      </w:r>
      <w:r w:rsidR="76AD46F0">
        <w:br/>
      </w:r>
      <w:r w:rsidRPr="5897EC05">
        <w:rPr>
          <w:rStyle w:val="indent"/>
          <w:rFonts w:asciiTheme="minorHAnsi" w:eastAsiaTheme="minorEastAsia" w:hAnsiTheme="minorHAnsi" w:cstheme="minorBidi"/>
          <w:b/>
          <w:bCs/>
          <w:i/>
          <w:iCs/>
        </w:rPr>
        <w:t>and arise from the dead,</w:t>
      </w:r>
      <w:r w:rsidR="76AD46F0">
        <w:br/>
      </w:r>
      <w:r w:rsidRPr="5897EC05">
        <w:rPr>
          <w:rStyle w:val="br-ln-group-10"/>
          <w:rFonts w:asciiTheme="minorHAnsi" w:eastAsiaTheme="minorEastAsia" w:hAnsiTheme="minorHAnsi" w:cstheme="minorBidi"/>
          <w:b/>
          <w:bCs/>
          <w:i/>
          <w:iCs/>
        </w:rPr>
        <w:t>and Christ will shine on you.”</w:t>
      </w:r>
    </w:p>
    <w:p w14:paraId="6A448921" w14:textId="45A0F5E6" w:rsidR="00AE3F26" w:rsidRDefault="5897EC05" w:rsidP="00AE3F26">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rPr>
        <w:t xml:space="preserve">Look carefully then how you walk, not as unwise but as wise, making the best use of the time, because the days are evil. </w:t>
      </w:r>
      <w:r w:rsidR="00692EB6" w:rsidRPr="5897EC05">
        <w:rPr>
          <w:rFonts w:asciiTheme="minorHAnsi" w:eastAsiaTheme="minorEastAsia" w:hAnsiTheme="minorHAnsi" w:cstheme="minorBidi"/>
          <w:b/>
          <w:bCs/>
          <w:i/>
          <w:iCs/>
        </w:rPr>
        <w:t>Therefore,</w:t>
      </w:r>
      <w:r w:rsidRPr="5897EC05">
        <w:rPr>
          <w:rFonts w:asciiTheme="minorHAnsi" w:eastAsiaTheme="minorEastAsia" w:hAnsiTheme="minorHAnsi" w:cstheme="minorBidi"/>
          <w:b/>
          <w:bCs/>
          <w:i/>
          <w:iCs/>
        </w:rPr>
        <w:t xml:space="preserve"> do not be foolish, but understand what the will of the Lord is. And do not get drunk with wine, for that is debauchery, but be filled with the Spirit, addressing one another in psalms and hymns and spiritual songs, singing and making melody to the Lord with your heart, giving thanks always and for everything to God the Father in the name of our Lord Jesus Christ, </w:t>
      </w:r>
    </w:p>
    <w:p w14:paraId="3D7B626B" w14:textId="77777777" w:rsidR="000E5C2D" w:rsidRDefault="000E5C2D" w:rsidP="000E5C2D">
      <w:pPr>
        <w:jc w:val="center"/>
        <w:rPr>
          <w:rFonts w:asciiTheme="minorHAnsi" w:hAnsiTheme="minorHAnsi" w:cstheme="minorHAnsi"/>
          <w:b/>
          <w:sz w:val="40"/>
          <w:szCs w:val="40"/>
        </w:rPr>
      </w:pPr>
      <w:r w:rsidRPr="5897EC05">
        <w:rPr>
          <w:rFonts w:asciiTheme="minorHAnsi" w:eastAsiaTheme="minorEastAsia" w:hAnsiTheme="minorHAnsi" w:cstheme="minorBidi"/>
          <w:b/>
          <w:bCs/>
          <w:sz w:val="40"/>
          <w:szCs w:val="40"/>
        </w:rPr>
        <w:t>Take off and Put On</w:t>
      </w:r>
    </w:p>
    <w:p w14:paraId="417B8819" w14:textId="77777777" w:rsidR="000E5C2D" w:rsidRPr="002A6026" w:rsidRDefault="000E5C2D" w:rsidP="000E5C2D">
      <w:pPr>
        <w:jc w:val="center"/>
        <w:rPr>
          <w:rFonts w:asciiTheme="minorHAnsi" w:hAnsiTheme="minorHAnsi"/>
          <w:b/>
          <w:sz w:val="24"/>
          <w:szCs w:val="24"/>
        </w:rPr>
      </w:pPr>
      <w:r w:rsidRPr="5897EC05">
        <w:rPr>
          <w:rFonts w:asciiTheme="minorHAnsi" w:eastAsiaTheme="minorEastAsia" w:hAnsiTheme="minorHAnsi" w:cstheme="minorBidi"/>
          <w:b/>
          <w:bCs/>
          <w:sz w:val="24"/>
          <w:szCs w:val="24"/>
        </w:rPr>
        <w:t>Ephesians 4:17-25</w:t>
      </w:r>
    </w:p>
    <w:p w14:paraId="3B211022" w14:textId="77777777" w:rsidR="000E5C2D" w:rsidRPr="002A6026" w:rsidRDefault="000E5C2D" w:rsidP="000E5C2D">
      <w:pPr>
        <w:pStyle w:val="reg"/>
        <w:jc w:val="center"/>
        <w:rPr>
          <w:rFonts w:asciiTheme="minorHAnsi" w:hAnsiTheme="minorHAnsi"/>
          <w:b/>
        </w:rPr>
      </w:pPr>
      <w:r w:rsidRPr="5897EC05">
        <w:rPr>
          <w:rFonts w:asciiTheme="minorHAnsi" w:eastAsiaTheme="minorEastAsia" w:hAnsiTheme="minorHAnsi" w:cstheme="minorBidi"/>
          <w:b/>
          <w:bCs/>
        </w:rPr>
        <w:t>So I tell you this, and insist on it in the Lord, that you must no longer live as the Gentiles do, in the futility of their thinking. They are darkened in their understanding and separated from the life of God because of the ignorance that is in them due to the hardening of their hearts. Having lost all sensitivity, they have given themselves over to sensuality so as to indulge in every kind of impurity, and they are full of greed.</w:t>
      </w:r>
    </w:p>
    <w:p w14:paraId="7E74B526" w14:textId="77777777" w:rsidR="000E5C2D" w:rsidRPr="002A6026" w:rsidRDefault="000E5C2D" w:rsidP="000E5C2D">
      <w:pPr>
        <w:pStyle w:val="reg"/>
        <w:jc w:val="center"/>
        <w:rPr>
          <w:rFonts w:asciiTheme="minorHAnsi" w:hAnsiTheme="minorHAnsi"/>
          <w:b/>
        </w:rPr>
      </w:pPr>
      <w:r w:rsidRPr="5897EC05">
        <w:rPr>
          <w:rFonts w:asciiTheme="minorHAnsi" w:eastAsiaTheme="minorEastAsia" w:hAnsiTheme="minorHAnsi" w:cstheme="minorBidi"/>
          <w:b/>
          <w:bCs/>
        </w:rPr>
        <w:t>That, however, is not the way of life you learned when you heard about Christ and were taught in him in accordance with the truth that is in Jesus. You were taught, with regard to your former way of life, to put off your old self, which is being corrupted by its deceitful desires; to be made new in the attitude of your minds; and to put on the new self, created to be like God in true righteousness and holiness.</w:t>
      </w:r>
    </w:p>
    <w:p w14:paraId="5E5679F9" w14:textId="77777777" w:rsidR="000E5C2D" w:rsidRPr="002A6026" w:rsidRDefault="000E5C2D" w:rsidP="000E5C2D">
      <w:pPr>
        <w:pStyle w:val="reg"/>
        <w:jc w:val="center"/>
        <w:rPr>
          <w:rFonts w:asciiTheme="minorHAnsi" w:hAnsiTheme="minorHAnsi"/>
          <w:b/>
        </w:rPr>
      </w:pPr>
      <w:r w:rsidRPr="5897EC05">
        <w:rPr>
          <w:rFonts w:asciiTheme="minorHAnsi" w:eastAsiaTheme="minorEastAsia" w:hAnsiTheme="minorHAnsi" w:cstheme="minorBidi"/>
          <w:b/>
          <w:bCs/>
        </w:rPr>
        <w:t>Therefore, each of you must put off falsehood and speak truthfully to your neighbor, for we are all members of one body. “</w:t>
      </w:r>
    </w:p>
    <w:p w14:paraId="3692395F" w14:textId="77777777" w:rsidR="000E5C2D" w:rsidRPr="002A6026" w:rsidRDefault="000E5C2D" w:rsidP="000E5C2D">
      <w:pPr>
        <w:jc w:val="center"/>
        <w:rPr>
          <w:rFonts w:asciiTheme="minorHAnsi" w:hAnsiTheme="minorHAnsi"/>
          <w:b/>
          <w:sz w:val="28"/>
          <w:szCs w:val="28"/>
        </w:rPr>
      </w:pPr>
      <w:r w:rsidRPr="5897EC05">
        <w:rPr>
          <w:rFonts w:asciiTheme="minorHAnsi" w:eastAsiaTheme="minorEastAsia" w:hAnsiTheme="minorHAnsi" w:cstheme="minorBidi"/>
          <w:b/>
          <w:bCs/>
          <w:sz w:val="28"/>
          <w:szCs w:val="28"/>
        </w:rPr>
        <w:t>Introduction</w:t>
      </w:r>
    </w:p>
    <w:p w14:paraId="22AFCB47" w14:textId="12AA7D88" w:rsidR="000E5C2D" w:rsidRDefault="000E5C2D" w:rsidP="000E5C2D">
      <w:pPr>
        <w:rPr>
          <w:sz w:val="24"/>
          <w:szCs w:val="24"/>
        </w:rPr>
      </w:pPr>
      <w:r w:rsidRPr="5897EC05">
        <w:rPr>
          <w:sz w:val="24"/>
          <w:szCs w:val="24"/>
        </w:rPr>
        <w:t>W</w:t>
      </w:r>
      <w:r>
        <w:rPr>
          <w:sz w:val="24"/>
          <w:szCs w:val="24"/>
        </w:rPr>
        <w:t>e</w:t>
      </w:r>
      <w:r w:rsidRPr="5897EC05">
        <w:rPr>
          <w:sz w:val="24"/>
          <w:szCs w:val="24"/>
        </w:rPr>
        <w:t xml:space="preserve"> have now turned a corner in Paul’s letter to Saints in Ephesus. Now we will shift from all that God has done to, the extremely practical, real life lessons.</w:t>
      </w:r>
    </w:p>
    <w:p w14:paraId="513784C9" w14:textId="77777777" w:rsidR="000E5C2D" w:rsidRDefault="000E5C2D" w:rsidP="000E5C2D">
      <w:pPr>
        <w:pStyle w:val="regular"/>
        <w:ind w:firstLine="720"/>
        <w:jc w:val="both"/>
        <w:rPr>
          <w:rFonts w:asciiTheme="minorHAnsi" w:hAnsiTheme="minorHAnsi" w:cstheme="minorHAnsi"/>
        </w:rPr>
      </w:pPr>
      <w:r w:rsidRPr="5897EC05">
        <w:rPr>
          <w:rFonts w:asciiTheme="minorHAnsi" w:eastAsiaTheme="minorEastAsia" w:hAnsiTheme="minorHAnsi" w:cstheme="minorBidi"/>
        </w:rPr>
        <w:t>Have you ever heard of a practical atheist? I’m not talking about a theological atheist</w:t>
      </w:r>
      <w:r>
        <w:rPr>
          <w:rFonts w:asciiTheme="minorHAnsi" w:eastAsiaTheme="minorEastAsia" w:hAnsiTheme="minorHAnsi" w:cstheme="minorBidi"/>
        </w:rPr>
        <w:t>, that is another thing all together</w:t>
      </w:r>
      <w:r w:rsidRPr="5897EC05">
        <w:rPr>
          <w:rFonts w:asciiTheme="minorHAnsi" w:eastAsiaTheme="minorEastAsia" w:hAnsiTheme="minorHAnsi" w:cstheme="minorBidi"/>
        </w:rPr>
        <w:t xml:space="preserve">. What I mean is this: </w:t>
      </w:r>
      <w:r>
        <w:rPr>
          <w:rFonts w:asciiTheme="minorHAnsi" w:eastAsiaTheme="minorEastAsia" w:hAnsiTheme="minorHAnsi" w:cstheme="minorBidi"/>
        </w:rPr>
        <w:t>W</w:t>
      </w:r>
      <w:r w:rsidRPr="5897EC05">
        <w:rPr>
          <w:rFonts w:asciiTheme="minorHAnsi" w:eastAsiaTheme="minorEastAsia" w:hAnsiTheme="minorHAnsi" w:cstheme="minorBidi"/>
        </w:rPr>
        <w:t xml:space="preserve">hen </w:t>
      </w:r>
      <w:r>
        <w:rPr>
          <w:rFonts w:asciiTheme="minorHAnsi" w:eastAsiaTheme="minorEastAsia" w:hAnsiTheme="minorHAnsi" w:cstheme="minorBidi"/>
        </w:rPr>
        <w:t>someone says</w:t>
      </w:r>
      <w:r w:rsidRPr="5897EC05">
        <w:rPr>
          <w:rFonts w:asciiTheme="minorHAnsi" w:eastAsiaTheme="minorEastAsia" w:hAnsiTheme="minorHAnsi" w:cstheme="minorBidi"/>
        </w:rPr>
        <w:t xml:space="preserve"> that </w:t>
      </w:r>
      <w:r>
        <w:rPr>
          <w:rFonts w:asciiTheme="minorHAnsi" w:eastAsiaTheme="minorEastAsia" w:hAnsiTheme="minorHAnsi" w:cstheme="minorBidi"/>
        </w:rPr>
        <w:t>they</w:t>
      </w:r>
      <w:r w:rsidRPr="5897EC05">
        <w:rPr>
          <w:rFonts w:asciiTheme="minorHAnsi" w:eastAsiaTheme="minorEastAsia" w:hAnsiTheme="minorHAnsi" w:cstheme="minorBidi"/>
        </w:rPr>
        <w:t xml:space="preserve"> believe in God and that Jesus </w:t>
      </w:r>
      <w:r>
        <w:rPr>
          <w:rFonts w:asciiTheme="minorHAnsi" w:eastAsiaTheme="minorEastAsia" w:hAnsiTheme="minorHAnsi" w:cstheme="minorBidi"/>
        </w:rPr>
        <w:t>Christ is their</w:t>
      </w:r>
      <w:r w:rsidRPr="5897EC05">
        <w:rPr>
          <w:rFonts w:asciiTheme="minorHAnsi" w:eastAsiaTheme="minorEastAsia" w:hAnsiTheme="minorHAnsi" w:cstheme="minorBidi"/>
        </w:rPr>
        <w:t xml:space="preserve"> Lord</w:t>
      </w:r>
      <w:r>
        <w:rPr>
          <w:rFonts w:asciiTheme="minorHAnsi" w:eastAsiaTheme="minorEastAsia" w:hAnsiTheme="minorHAnsi" w:cstheme="minorBidi"/>
        </w:rPr>
        <w:t>, and yet they</w:t>
      </w:r>
      <w:r w:rsidRPr="5897EC05">
        <w:rPr>
          <w:rFonts w:asciiTheme="minorHAnsi" w:eastAsiaTheme="minorEastAsia" w:hAnsiTheme="minorHAnsi" w:cstheme="minorBidi"/>
        </w:rPr>
        <w:t xml:space="preserve"> live as if He doesn’t exist</w:t>
      </w:r>
      <w:r>
        <w:rPr>
          <w:rFonts w:asciiTheme="minorHAnsi" w:eastAsiaTheme="minorEastAsia" w:hAnsiTheme="minorHAnsi" w:cstheme="minorBidi"/>
        </w:rPr>
        <w:t>, then that person is a practical atheist</w:t>
      </w:r>
      <w:r w:rsidRPr="5897EC05">
        <w:rPr>
          <w:rFonts w:asciiTheme="minorHAnsi" w:eastAsiaTheme="minorEastAsia" w:hAnsiTheme="minorHAnsi" w:cstheme="minorBidi"/>
        </w:rPr>
        <w:t xml:space="preserve">.  How </w:t>
      </w:r>
      <w:r>
        <w:rPr>
          <w:rFonts w:asciiTheme="minorHAnsi" w:eastAsiaTheme="minorEastAsia" w:hAnsiTheme="minorHAnsi" w:cstheme="minorBidi"/>
        </w:rPr>
        <w:t>our faith</w:t>
      </w:r>
      <w:r w:rsidRPr="5897EC05">
        <w:rPr>
          <w:rFonts w:asciiTheme="minorHAnsi" w:eastAsiaTheme="minorEastAsia" w:hAnsiTheme="minorHAnsi" w:cstheme="minorBidi"/>
        </w:rPr>
        <w:t xml:space="preserve"> plays out in everyday practical life is </w:t>
      </w:r>
      <w:r>
        <w:rPr>
          <w:rFonts w:asciiTheme="minorHAnsi" w:eastAsiaTheme="minorEastAsia" w:hAnsiTheme="minorHAnsi" w:cstheme="minorBidi"/>
        </w:rPr>
        <w:t xml:space="preserve">what matters. Regardless of what we call ourselves, when our </w:t>
      </w:r>
      <w:r w:rsidRPr="5897EC05">
        <w:rPr>
          <w:rFonts w:asciiTheme="minorHAnsi" w:eastAsiaTheme="minorEastAsia" w:hAnsiTheme="minorHAnsi" w:cstheme="minorBidi"/>
        </w:rPr>
        <w:t xml:space="preserve">cause is to run </w:t>
      </w:r>
      <w:r>
        <w:rPr>
          <w:rFonts w:asciiTheme="minorHAnsi" w:eastAsiaTheme="minorEastAsia" w:hAnsiTheme="minorHAnsi" w:cstheme="minorBidi"/>
        </w:rPr>
        <w:t>our</w:t>
      </w:r>
      <w:r w:rsidRPr="5897EC05">
        <w:rPr>
          <w:rFonts w:asciiTheme="minorHAnsi" w:eastAsiaTheme="minorEastAsia" w:hAnsiTheme="minorHAnsi" w:cstheme="minorBidi"/>
        </w:rPr>
        <w:t xml:space="preserve"> own life</w:t>
      </w:r>
      <w:r>
        <w:rPr>
          <w:rFonts w:asciiTheme="minorHAnsi" w:eastAsiaTheme="minorEastAsia" w:hAnsiTheme="minorHAnsi" w:cstheme="minorBidi"/>
        </w:rPr>
        <w:t xml:space="preserve"> apart from God, then we are living in rebellion against God.  As noted in an earlier chapter, this describes the first twenty-six years of my life, and the first forty years of my husband’s life also. </w:t>
      </w:r>
    </w:p>
    <w:p w14:paraId="6C849121" w14:textId="77777777" w:rsidR="000E5C2D" w:rsidRDefault="000E5C2D" w:rsidP="000E5C2D">
      <w:pPr>
        <w:rPr>
          <w:sz w:val="24"/>
          <w:szCs w:val="24"/>
        </w:rPr>
      </w:pPr>
    </w:p>
    <w:p w14:paraId="4D162D7F" w14:textId="77777777" w:rsidR="000E5C2D" w:rsidRPr="000E5C2D" w:rsidRDefault="000E5C2D" w:rsidP="000E5C2D">
      <w:pPr>
        <w:jc w:val="center"/>
        <w:rPr>
          <w:rFonts w:asciiTheme="minorHAnsi" w:hAnsiTheme="minorHAnsi" w:cstheme="minorHAnsi"/>
          <w:b/>
          <w:sz w:val="28"/>
          <w:szCs w:val="28"/>
        </w:rPr>
      </w:pPr>
      <w:r w:rsidRPr="000E5C2D">
        <w:rPr>
          <w:rFonts w:asciiTheme="minorHAnsi" w:eastAsiaTheme="minorEastAsia" w:hAnsiTheme="minorHAnsi" w:cstheme="minorBidi"/>
          <w:b/>
          <w:bCs/>
          <w:sz w:val="28"/>
          <w:szCs w:val="28"/>
        </w:rPr>
        <w:t xml:space="preserve">Practical </w:t>
      </w:r>
    </w:p>
    <w:p w14:paraId="66DC3EA5" w14:textId="77777777" w:rsidR="000E5C2D" w:rsidRPr="0089521E" w:rsidRDefault="000E5C2D" w:rsidP="000E5C2D">
      <w:pPr>
        <w:pStyle w:val="reg"/>
      </w:pPr>
      <w:r w:rsidRPr="0089521E">
        <w:tab/>
      </w:r>
      <w:r w:rsidRPr="5897EC05">
        <w:t>1 John 1:9,1 John 1:7, Acts 10:15,11:9, John 13:10-11, 15:1-4,16</w:t>
      </w:r>
    </w:p>
    <w:p w14:paraId="2A5C3428" w14:textId="77777777" w:rsidR="000E5C2D" w:rsidRPr="0089521E" w:rsidRDefault="000E5C2D" w:rsidP="000E5C2D">
      <w:pPr>
        <w:pStyle w:val="ListParagraph"/>
        <w:numPr>
          <w:ilvl w:val="0"/>
          <w:numId w:val="38"/>
        </w:numPr>
        <w:rPr>
          <w:sz w:val="24"/>
          <w:szCs w:val="24"/>
        </w:rPr>
      </w:pPr>
      <w:r w:rsidRPr="5897EC05">
        <w:rPr>
          <w:sz w:val="24"/>
          <w:szCs w:val="24"/>
        </w:rPr>
        <w:t>First fruits: John 15:2&amp;6, Matthew 3:2-10, Acts 20:26:18-19, Luke 13:3-9, 23-28, 2 Peter 3:9.</w:t>
      </w:r>
    </w:p>
    <w:p w14:paraId="5A4BA68A" w14:textId="41A6157A" w:rsidR="00AE3F26" w:rsidRDefault="5897EC05" w:rsidP="00AE3F26">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highlight w:val="yellow"/>
        </w:rPr>
        <w:t>Philippians 2:1-4, 14-16</w:t>
      </w:r>
    </w:p>
    <w:p w14:paraId="2340F119" w14:textId="77777777" w:rsidR="00AE3F26" w:rsidRPr="006C1F67" w:rsidRDefault="5897EC05" w:rsidP="00AE3F26">
      <w:pPr>
        <w:pStyle w:val="reg"/>
        <w:jc w:val="center"/>
        <w:rPr>
          <w:rFonts w:asciiTheme="minorHAnsi" w:hAnsiTheme="minorHAnsi" w:cstheme="minorHAnsi"/>
          <w:b/>
          <w:i/>
        </w:rPr>
      </w:pPr>
      <w:r w:rsidRPr="5897EC05">
        <w:rPr>
          <w:rFonts w:asciiTheme="minorHAnsi" w:eastAsiaTheme="minorEastAsia" w:hAnsiTheme="minorHAnsi" w:cstheme="minorBidi"/>
          <w:b/>
          <w:bCs/>
          <w:i/>
          <w:iCs/>
        </w:rPr>
        <w:t>Colossians 3:5-11 (NIV)</w:t>
      </w:r>
    </w:p>
    <w:p w14:paraId="0D6E1451" w14:textId="2BC4F575" w:rsidR="00AE3F26" w:rsidRDefault="5897EC05" w:rsidP="00AE3F26">
      <w:pPr>
        <w:pStyle w:val="reg"/>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Put to death, therefore, whatever belongs to your earthly nature: sexual immorality, impurity, lust, evil desires and greed, which is idolatry. Because of these, the wrath of God is coming. You used to walk in these ways, in the life you once lived. </w:t>
      </w:r>
      <w:r w:rsidRPr="5897EC05">
        <w:rPr>
          <w:rStyle w:val="reftext"/>
          <w:rFonts w:asciiTheme="minorHAnsi" w:eastAsiaTheme="minorEastAsia" w:hAnsiTheme="minorHAnsi" w:cstheme="minorBidi"/>
          <w:b/>
          <w:bCs/>
          <w:i/>
          <w:iCs/>
        </w:rPr>
        <w:t>B</w:t>
      </w:r>
      <w:r w:rsidRPr="5897EC05">
        <w:rPr>
          <w:rFonts w:asciiTheme="minorHAnsi" w:eastAsiaTheme="minorEastAsia" w:hAnsiTheme="minorHAnsi" w:cstheme="minorBidi"/>
          <w:b/>
          <w:bCs/>
          <w:i/>
          <w:iCs/>
        </w:rPr>
        <w:t>ut now you must also rid yourselves of all such things as these: anger, rage, malice, slander, and filthy language from your lips. Do not lie to each other, since you have taken off your old self with its practices and have put on the new self, which is being renewed in knowledge in the image of its Creator. Here there is no Gentile or Jew, circumcised or uncircumcised, barbarian, Scythian, slave or free, but Christ is all, and is in all.</w:t>
      </w:r>
    </w:p>
    <w:p w14:paraId="6C38044D" w14:textId="6A3E8EB7" w:rsidR="003C381D" w:rsidRPr="00CB08FB" w:rsidRDefault="5897EC05" w:rsidP="003C381D">
      <w:pPr>
        <w:jc w:val="center"/>
        <w:rPr>
          <w:b/>
          <w:bCs/>
          <w:sz w:val="28"/>
          <w:szCs w:val="28"/>
        </w:rPr>
      </w:pPr>
      <w:r w:rsidRPr="00CB08FB">
        <w:rPr>
          <w:b/>
          <w:bCs/>
          <w:sz w:val="28"/>
          <w:szCs w:val="28"/>
        </w:rPr>
        <w:t>Submission to Authorities</w:t>
      </w:r>
    </w:p>
    <w:p w14:paraId="164A364E" w14:textId="77777777" w:rsidR="007569A4" w:rsidRPr="007569A4" w:rsidRDefault="5897EC05" w:rsidP="007569A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Ephesians 5:21- 27 (ESV)</w:t>
      </w:r>
    </w:p>
    <w:p w14:paraId="3811FD2B" w14:textId="0629C3D0" w:rsidR="007569A4" w:rsidRPr="00131C51" w:rsidRDefault="5897EC05" w:rsidP="007569A4">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rPr>
        <w:t>Submitting to one another out of reverence for Christ.</w:t>
      </w:r>
    </w:p>
    <w:p w14:paraId="252A2241" w14:textId="77777777" w:rsidR="007569A4" w:rsidRPr="00131C51" w:rsidRDefault="5897EC05" w:rsidP="007569A4">
      <w:pPr>
        <w:pStyle w:val="heading"/>
        <w:ind w:left="360"/>
        <w:jc w:val="center"/>
        <w:rPr>
          <w:rFonts w:asciiTheme="minorHAnsi" w:hAnsiTheme="minorHAnsi" w:cstheme="minorHAnsi"/>
          <w:b/>
          <w:i/>
        </w:rPr>
      </w:pPr>
      <w:r w:rsidRPr="5897EC05">
        <w:rPr>
          <w:rFonts w:asciiTheme="minorHAnsi" w:eastAsiaTheme="minorEastAsia" w:hAnsiTheme="minorHAnsi" w:cstheme="minorBidi"/>
          <w:b/>
          <w:bCs/>
          <w:i/>
          <w:iCs/>
        </w:rPr>
        <w:t>Wives and Husbands</w:t>
      </w:r>
    </w:p>
    <w:p w14:paraId="5C70E3F7" w14:textId="719EAA93" w:rsidR="007569A4" w:rsidRPr="00131C51" w:rsidRDefault="5897EC05" w:rsidP="007569A4">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rPr>
        <w:t>Wives, submit to your own husbands, as to the Lord. For the husband is the head of the wife even as Christ is the head of the church, his body, and is himself its Savior. Now as the church submits to Christ, so also wives should submit in everything to their husbands.</w:t>
      </w:r>
    </w:p>
    <w:p w14:paraId="71E65817" w14:textId="640FC6B4" w:rsidR="007569A4" w:rsidRDefault="5897EC05" w:rsidP="007569A4">
      <w:pPr>
        <w:pStyle w:val="regular"/>
        <w:ind w:left="360"/>
        <w:jc w:val="center"/>
        <w:rPr>
          <w:rFonts w:asciiTheme="minorHAnsi" w:hAnsiTheme="minorHAnsi" w:cstheme="minorHAnsi"/>
          <w:b/>
          <w:i/>
        </w:rPr>
      </w:pPr>
      <w:r w:rsidRPr="5897EC05">
        <w:rPr>
          <w:rFonts w:asciiTheme="minorHAnsi" w:eastAsiaTheme="minorEastAsia" w:hAnsiTheme="minorHAnsi" w:cstheme="minorBidi"/>
          <w:b/>
          <w:bCs/>
          <w:i/>
          <w:iCs/>
        </w:rPr>
        <w:t xml:space="preserve">Husbands, love your wives, as Christ loved the church and gave himself up for her, that he might sanctify her, having cleansed her by the washing of water with the word, so that he might present the church to himself in splendor, without spot or wrinkle or any such thing, that she might be holy and without blemish. </w:t>
      </w:r>
    </w:p>
    <w:p w14:paraId="2CCE50A2" w14:textId="77777777" w:rsidR="00BB0609" w:rsidRPr="00BB0609" w:rsidRDefault="5897EC05" w:rsidP="00BB0609">
      <w:pPr>
        <w:pStyle w:val="reg"/>
        <w:jc w:val="center"/>
        <w:rPr>
          <w:rFonts w:asciiTheme="minorHAnsi" w:hAnsiTheme="minorHAnsi" w:cstheme="minorHAnsi"/>
          <w:b/>
          <w:i/>
        </w:rPr>
      </w:pPr>
      <w:r w:rsidRPr="5897EC05">
        <w:rPr>
          <w:rFonts w:asciiTheme="minorHAnsi" w:eastAsiaTheme="minorEastAsia" w:hAnsiTheme="minorHAnsi" w:cstheme="minorBidi"/>
          <w:b/>
          <w:bCs/>
          <w:i/>
          <w:iCs/>
        </w:rPr>
        <w:t>Ephesians 6:1-9 (NIV)</w:t>
      </w:r>
    </w:p>
    <w:p w14:paraId="01F82E72" w14:textId="0C247A80" w:rsidR="00BB0609" w:rsidRPr="00BB0609" w:rsidRDefault="5897EC05" w:rsidP="00BB0609">
      <w:pPr>
        <w:pStyle w:val="reg"/>
        <w:jc w:val="center"/>
        <w:rPr>
          <w:rFonts w:asciiTheme="minorHAnsi" w:hAnsiTheme="minorHAnsi" w:cstheme="minorHAnsi"/>
          <w:b/>
          <w:i/>
        </w:rPr>
      </w:pPr>
      <w:r w:rsidRPr="5897EC05">
        <w:rPr>
          <w:rFonts w:asciiTheme="minorHAnsi" w:eastAsiaTheme="minorEastAsia" w:hAnsiTheme="minorHAnsi" w:cstheme="minorBidi"/>
          <w:b/>
          <w:bCs/>
          <w:i/>
          <w:iCs/>
        </w:rPr>
        <w:t xml:space="preserve">Children, obey your parents in the Lord, for this is right. “Honor your father and mother”—which is the first commandment with a promise— “so that it may go well with you and that you may enjoy long life on the earth.” </w:t>
      </w:r>
    </w:p>
    <w:p w14:paraId="291A8BDB" w14:textId="42696D64" w:rsidR="00BB0609" w:rsidRPr="00BB0609" w:rsidRDefault="5897EC05" w:rsidP="00BB0609">
      <w:pPr>
        <w:pStyle w:val="reg"/>
        <w:jc w:val="center"/>
        <w:rPr>
          <w:rFonts w:asciiTheme="minorHAnsi" w:hAnsiTheme="minorHAnsi" w:cstheme="minorHAnsi"/>
          <w:b/>
          <w:i/>
        </w:rPr>
      </w:pPr>
      <w:r w:rsidRPr="5897EC05">
        <w:rPr>
          <w:rFonts w:asciiTheme="minorHAnsi" w:eastAsiaTheme="minorEastAsia" w:hAnsiTheme="minorHAnsi" w:cstheme="minorBidi"/>
          <w:b/>
          <w:bCs/>
          <w:i/>
          <w:iCs/>
        </w:rPr>
        <w:t>Fathers, do not exasperate your children; instead, bring them up in the training and instruction of the Lord.</w:t>
      </w:r>
    </w:p>
    <w:p w14:paraId="7A740C20" w14:textId="2C6AB3D6" w:rsidR="00BB0609" w:rsidRPr="00BB0609" w:rsidRDefault="5897EC05" w:rsidP="00BB0609">
      <w:pPr>
        <w:pStyle w:val="reg"/>
        <w:jc w:val="center"/>
        <w:rPr>
          <w:rFonts w:asciiTheme="minorHAnsi" w:hAnsiTheme="minorHAnsi" w:cstheme="minorHAnsi"/>
          <w:b/>
          <w:i/>
        </w:rPr>
      </w:pPr>
      <w:r w:rsidRPr="5897EC05">
        <w:rPr>
          <w:rFonts w:asciiTheme="minorHAnsi" w:eastAsiaTheme="minorEastAsia" w:hAnsiTheme="minorHAnsi" w:cstheme="minorBidi"/>
          <w:b/>
          <w:bCs/>
          <w:i/>
          <w:iCs/>
        </w:rPr>
        <w:t>Slaves, obey your earthly masters with respect and fear, and with sincerity of heart, just as you would obey Christ. Obey them not only to win their favor when their eye is on you, but as slaves of Christ, doing the will of God from your heart. Serve wholeheartedly, as if you were serving the Lord, not people, because you know that the Lord will reward each one for whatever good they do, whether they are slave or free.</w:t>
      </w:r>
    </w:p>
    <w:p w14:paraId="510227FA" w14:textId="4E86F95B" w:rsidR="00BB0609" w:rsidRPr="00BB0609" w:rsidRDefault="5897EC05" w:rsidP="00BB0609">
      <w:pPr>
        <w:pStyle w:val="reg"/>
        <w:jc w:val="center"/>
        <w:rPr>
          <w:rFonts w:asciiTheme="minorHAnsi" w:hAnsiTheme="minorHAnsi" w:cstheme="minorHAnsi"/>
          <w:b/>
          <w:i/>
        </w:rPr>
      </w:pPr>
      <w:r w:rsidRPr="5897EC05">
        <w:rPr>
          <w:rFonts w:asciiTheme="minorHAnsi" w:eastAsiaTheme="minorEastAsia" w:hAnsiTheme="minorHAnsi" w:cstheme="minorBidi"/>
          <w:b/>
          <w:bCs/>
          <w:i/>
          <w:iCs/>
        </w:rPr>
        <w:t>And masters, treat your slaves in the same way. Do not threaten them, since you know that he who is both their Master and yours is in heaven, and there is no favoritism with him.</w:t>
      </w:r>
    </w:p>
    <w:p w14:paraId="3407ED58" w14:textId="77777777" w:rsidR="00CB08FB" w:rsidRPr="00CB08FB" w:rsidRDefault="00CB08FB" w:rsidP="00CB08FB">
      <w:pPr>
        <w:jc w:val="center"/>
        <w:rPr>
          <w:b/>
          <w:sz w:val="24"/>
          <w:szCs w:val="24"/>
        </w:rPr>
      </w:pPr>
      <w:r w:rsidRPr="00CB08FB">
        <w:rPr>
          <w:b/>
          <w:bCs/>
          <w:sz w:val="24"/>
          <w:szCs w:val="24"/>
        </w:rPr>
        <w:t>2 Peter 2:6-10</w:t>
      </w:r>
      <w:r>
        <w:rPr>
          <w:b/>
          <w:bCs/>
          <w:sz w:val="24"/>
          <w:szCs w:val="24"/>
        </w:rPr>
        <w:t xml:space="preserve">; </w:t>
      </w:r>
      <w:r w:rsidRPr="00CB08FB">
        <w:rPr>
          <w:b/>
          <w:bCs/>
          <w:sz w:val="24"/>
          <w:szCs w:val="24"/>
        </w:rPr>
        <w:t>James 3:17</w:t>
      </w:r>
    </w:p>
    <w:p w14:paraId="487437E9" w14:textId="764A6FD7" w:rsidR="001F38F9" w:rsidRDefault="5897EC05" w:rsidP="001F38F9">
      <w:pPr>
        <w:pStyle w:val="regular"/>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Work Ethics</w:t>
      </w:r>
    </w:p>
    <w:p w14:paraId="16DDA81F" w14:textId="0F7DDE9D" w:rsidR="001F38F9" w:rsidRPr="001F38F9" w:rsidRDefault="5897EC05" w:rsidP="001F38F9">
      <w:pPr>
        <w:pStyle w:val="regular"/>
        <w:jc w:val="center"/>
        <w:rPr>
          <w:rFonts w:asciiTheme="minorHAnsi" w:hAnsiTheme="minorHAnsi" w:cstheme="minorHAnsi"/>
          <w:b/>
          <w:i/>
        </w:rPr>
      </w:pPr>
      <w:r w:rsidRPr="5897EC05">
        <w:rPr>
          <w:rFonts w:asciiTheme="minorHAnsi" w:eastAsiaTheme="minorEastAsia" w:hAnsiTheme="minorHAnsi" w:cstheme="minorBidi"/>
          <w:b/>
          <w:bCs/>
          <w:i/>
          <w:iCs/>
        </w:rPr>
        <w:t>Ephesians 4:28</w:t>
      </w:r>
    </w:p>
    <w:p w14:paraId="2C09F709" w14:textId="5CD56006" w:rsidR="001F38F9" w:rsidRPr="001F38F9" w:rsidRDefault="5897EC05" w:rsidP="001F38F9">
      <w:pPr>
        <w:pStyle w:val="regular"/>
        <w:jc w:val="center"/>
        <w:rPr>
          <w:rFonts w:asciiTheme="minorHAnsi" w:hAnsiTheme="minorHAnsi" w:cstheme="minorHAnsi"/>
          <w:b/>
          <w:i/>
        </w:rPr>
      </w:pPr>
      <w:r w:rsidRPr="5897EC05">
        <w:rPr>
          <w:rFonts w:asciiTheme="minorHAnsi" w:eastAsiaTheme="minorEastAsia" w:hAnsiTheme="minorHAnsi" w:cstheme="minorBidi"/>
          <w:b/>
          <w:bCs/>
          <w:i/>
          <w:iCs/>
        </w:rPr>
        <w:t>Let the thief no longer steal, but rather let him labor, doing honest work with his own hands, so that he may have something to share with anyone in need.</w:t>
      </w:r>
    </w:p>
    <w:p w14:paraId="676923F7" w14:textId="77777777" w:rsidR="008873B2" w:rsidRPr="003C381D" w:rsidRDefault="5897EC05" w:rsidP="008873B2">
      <w:pPr>
        <w:jc w:val="center"/>
        <w:rPr>
          <w:b/>
          <w:sz w:val="32"/>
          <w:szCs w:val="32"/>
          <w:u w:val="single"/>
        </w:rPr>
      </w:pPr>
      <w:r w:rsidRPr="5897EC05">
        <w:rPr>
          <w:b/>
          <w:bCs/>
          <w:sz w:val="32"/>
          <w:szCs w:val="32"/>
          <w:u w:val="single"/>
        </w:rPr>
        <w:t>Titus 3</w:t>
      </w:r>
    </w:p>
    <w:p w14:paraId="5C6CB45C" w14:textId="390B4087" w:rsidR="008873B2" w:rsidRDefault="008873B2" w:rsidP="008873B2">
      <w:pPr>
        <w:pStyle w:val="regular"/>
        <w:jc w:val="center"/>
        <w:rPr>
          <w:rFonts w:asciiTheme="minorHAnsi" w:hAnsiTheme="minorHAnsi" w:cstheme="minorHAnsi"/>
          <w:b/>
          <w:sz w:val="28"/>
          <w:szCs w:val="28"/>
        </w:rPr>
      </w:pPr>
    </w:p>
    <w:p w14:paraId="7FB75CAC" w14:textId="55C05DC8" w:rsidR="00CB08FB" w:rsidRDefault="00CB08FB" w:rsidP="008873B2">
      <w:pPr>
        <w:pStyle w:val="regular"/>
        <w:jc w:val="center"/>
        <w:rPr>
          <w:rFonts w:asciiTheme="minorHAnsi" w:hAnsiTheme="minorHAnsi" w:cstheme="minorHAnsi"/>
          <w:b/>
          <w:sz w:val="28"/>
          <w:szCs w:val="28"/>
        </w:rPr>
      </w:pPr>
    </w:p>
    <w:p w14:paraId="4FDAA336" w14:textId="32D0621C" w:rsidR="00CB08FB" w:rsidRDefault="00CB08FB" w:rsidP="008873B2">
      <w:pPr>
        <w:pStyle w:val="regular"/>
        <w:jc w:val="center"/>
        <w:rPr>
          <w:rFonts w:asciiTheme="minorHAnsi" w:hAnsiTheme="minorHAnsi" w:cstheme="minorHAnsi"/>
          <w:b/>
          <w:sz w:val="28"/>
          <w:szCs w:val="28"/>
        </w:rPr>
      </w:pPr>
    </w:p>
    <w:p w14:paraId="7F508DF5" w14:textId="6A4473A1" w:rsidR="00CB08FB" w:rsidRDefault="00CB08FB" w:rsidP="008873B2">
      <w:pPr>
        <w:pStyle w:val="regular"/>
        <w:jc w:val="center"/>
        <w:rPr>
          <w:rFonts w:asciiTheme="minorHAnsi" w:hAnsiTheme="minorHAnsi" w:cstheme="minorHAnsi"/>
          <w:b/>
          <w:sz w:val="28"/>
          <w:szCs w:val="28"/>
        </w:rPr>
      </w:pPr>
    </w:p>
    <w:p w14:paraId="5F14D136" w14:textId="117448A6" w:rsidR="00CB08FB" w:rsidRDefault="00CB08FB" w:rsidP="008873B2">
      <w:pPr>
        <w:pStyle w:val="regular"/>
        <w:jc w:val="center"/>
        <w:rPr>
          <w:rFonts w:asciiTheme="minorHAnsi" w:hAnsiTheme="minorHAnsi" w:cstheme="minorHAnsi"/>
          <w:b/>
          <w:sz w:val="28"/>
          <w:szCs w:val="28"/>
        </w:rPr>
      </w:pPr>
    </w:p>
    <w:p w14:paraId="3513CD64" w14:textId="77777777" w:rsidR="00CB08FB" w:rsidRPr="008873B2" w:rsidRDefault="00CB08FB" w:rsidP="008873B2">
      <w:pPr>
        <w:pStyle w:val="regular"/>
        <w:jc w:val="center"/>
        <w:rPr>
          <w:rFonts w:asciiTheme="minorHAnsi" w:hAnsiTheme="minorHAnsi" w:cstheme="minorHAnsi"/>
          <w:b/>
          <w:sz w:val="28"/>
          <w:szCs w:val="28"/>
        </w:rPr>
      </w:pPr>
    </w:p>
    <w:p w14:paraId="3FA909FB" w14:textId="77777777" w:rsidR="007569A4" w:rsidRPr="008873B2" w:rsidRDefault="00CD64AB" w:rsidP="008873B2">
      <w:pPr>
        <w:jc w:val="center"/>
        <w:rPr>
          <w:rFonts w:asciiTheme="minorHAnsi" w:hAnsiTheme="minorHAnsi" w:cstheme="minorHAnsi"/>
          <w:b/>
          <w:sz w:val="28"/>
          <w:szCs w:val="28"/>
        </w:rPr>
      </w:pPr>
      <w:r>
        <w:rPr>
          <w:b/>
          <w:sz w:val="28"/>
          <w:szCs w:val="28"/>
        </w:rPr>
        <w:pict w14:anchorId="04C033CA">
          <v:rect id="_x0000_i1029" style="width:0;height:.75pt" o:hralign="center" o:hrstd="t" o:hrnoshade="t" o:hr="t" fillcolor="#def" stroked="f"/>
        </w:pict>
      </w:r>
    </w:p>
    <w:p w14:paraId="5BF03AE7" w14:textId="77777777" w:rsidR="008873B2" w:rsidRPr="008873B2" w:rsidRDefault="008873B2" w:rsidP="00244EAB">
      <w:pPr>
        <w:pStyle w:val="ListParagraph"/>
        <w:numPr>
          <w:ilvl w:val="0"/>
          <w:numId w:val="45"/>
        </w:numPr>
        <w:jc w:val="center"/>
        <w:rPr>
          <w:b/>
          <w:sz w:val="28"/>
          <w:szCs w:val="28"/>
        </w:rPr>
      </w:pPr>
    </w:p>
    <w:p w14:paraId="24C85679" w14:textId="15A0FC00" w:rsidR="008873B2" w:rsidRPr="008873B2" w:rsidRDefault="5897EC05" w:rsidP="007569A4">
      <w:pPr>
        <w:jc w:val="center"/>
        <w:rPr>
          <w:b/>
          <w:sz w:val="40"/>
          <w:szCs w:val="40"/>
        </w:rPr>
      </w:pPr>
      <w:r w:rsidRPr="5897EC05">
        <w:rPr>
          <w:b/>
          <w:bCs/>
          <w:sz w:val="40"/>
          <w:szCs w:val="40"/>
        </w:rPr>
        <w:t>Chapter #</w:t>
      </w:r>
    </w:p>
    <w:p w14:paraId="52F0AD09" w14:textId="6C28FAAC" w:rsidR="007569A4" w:rsidRDefault="5897EC05" w:rsidP="007569A4">
      <w:pPr>
        <w:jc w:val="center"/>
        <w:rPr>
          <w:b/>
          <w:bCs/>
          <w:sz w:val="40"/>
          <w:szCs w:val="40"/>
        </w:rPr>
      </w:pPr>
      <w:r w:rsidRPr="5897EC05">
        <w:rPr>
          <w:b/>
          <w:bCs/>
          <w:sz w:val="40"/>
          <w:szCs w:val="40"/>
        </w:rPr>
        <w:t>He Cares for You</w:t>
      </w:r>
    </w:p>
    <w:p w14:paraId="7B259948" w14:textId="029A9981" w:rsidR="00902D6B" w:rsidRPr="00902D6B" w:rsidRDefault="00902D6B" w:rsidP="007569A4">
      <w:pPr>
        <w:jc w:val="center"/>
        <w:rPr>
          <w:b/>
          <w:sz w:val="28"/>
          <w:szCs w:val="28"/>
        </w:rPr>
      </w:pPr>
      <w:r w:rsidRPr="00902D6B">
        <w:rPr>
          <w:b/>
          <w:bCs/>
          <w:sz w:val="28"/>
          <w:szCs w:val="28"/>
        </w:rPr>
        <w:t>Key Passages</w:t>
      </w:r>
    </w:p>
    <w:p w14:paraId="762B1DB7" w14:textId="77777777" w:rsidR="007569A4" w:rsidRPr="007569A4" w:rsidRDefault="5897EC05" w:rsidP="007569A4">
      <w:pPr>
        <w:jc w:val="center"/>
        <w:rPr>
          <w:b/>
          <w:i/>
          <w:sz w:val="24"/>
          <w:szCs w:val="24"/>
        </w:rPr>
      </w:pPr>
      <w:r w:rsidRPr="5897EC05">
        <w:rPr>
          <w:b/>
          <w:bCs/>
          <w:i/>
          <w:iCs/>
          <w:sz w:val="24"/>
          <w:szCs w:val="24"/>
        </w:rPr>
        <w:t>Ephesians 5:28-30 (ESV)</w:t>
      </w:r>
    </w:p>
    <w:p w14:paraId="6F1FE173" w14:textId="382EAAD7" w:rsidR="007569A4" w:rsidRDefault="5897EC05" w:rsidP="007569A4">
      <w:pPr>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In the same way husbands should love their wives as their own bodies. He who loves his wife loves himself. For no one ever hated his own flesh, but nourishes and cherishes it, just as Christ does the church, because we are members of his body.</w:t>
      </w:r>
    </w:p>
    <w:p w14:paraId="715CC99A" w14:textId="77777777" w:rsidR="00902D6B" w:rsidRDefault="00902D6B" w:rsidP="007569A4">
      <w:pPr>
        <w:jc w:val="center"/>
        <w:rPr>
          <w:rFonts w:asciiTheme="minorHAnsi" w:eastAsiaTheme="minorEastAsia" w:hAnsiTheme="minorHAnsi" w:cstheme="minorBidi"/>
          <w:b/>
          <w:bCs/>
          <w:i/>
          <w:iCs/>
          <w:sz w:val="24"/>
          <w:szCs w:val="24"/>
        </w:rPr>
      </w:pPr>
    </w:p>
    <w:p w14:paraId="0AB481B9" w14:textId="3C498CCE" w:rsidR="00902D6B" w:rsidRPr="00902D6B" w:rsidRDefault="00902D6B" w:rsidP="007569A4">
      <w:pPr>
        <w:jc w:val="center"/>
        <w:rPr>
          <w:b/>
          <w:sz w:val="28"/>
          <w:szCs w:val="28"/>
        </w:rPr>
      </w:pPr>
      <w:r w:rsidRPr="00902D6B">
        <w:rPr>
          <w:b/>
          <w:sz w:val="28"/>
          <w:szCs w:val="28"/>
        </w:rPr>
        <w:t>Introduction</w:t>
      </w:r>
    </w:p>
    <w:p w14:paraId="3518EF3D" w14:textId="77777777" w:rsidR="007569A4" w:rsidRPr="00BB0609" w:rsidRDefault="5897EC05" w:rsidP="00BB0609">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Psalms 68:9 (NIV)</w:t>
      </w:r>
    </w:p>
    <w:p w14:paraId="189ED7BF" w14:textId="77777777" w:rsidR="00BB0609" w:rsidRPr="00BB0609" w:rsidRDefault="5897EC05" w:rsidP="00BB0609">
      <w:pPr>
        <w:pStyle w:val="line1"/>
        <w:jc w:val="center"/>
        <w:rPr>
          <w:rFonts w:asciiTheme="minorHAnsi" w:hAnsiTheme="minorHAnsi" w:cstheme="minorHAnsi"/>
          <w:b/>
          <w:i/>
        </w:rPr>
      </w:pPr>
      <w:r w:rsidRPr="5897EC05">
        <w:rPr>
          <w:rFonts w:asciiTheme="minorHAnsi" w:eastAsiaTheme="minorEastAsia" w:hAnsiTheme="minorHAnsi" w:cstheme="minorBidi"/>
          <w:b/>
          <w:bCs/>
          <w:i/>
          <w:iCs/>
        </w:rPr>
        <w:t xml:space="preserve">Praise be to the Lord, to God our Savior, who daily bears our burdens. Our God is a God who saves; from the Sovereign </w:t>
      </w:r>
      <w:r w:rsidRPr="5897EC05">
        <w:rPr>
          <w:rStyle w:val="name"/>
          <w:rFonts w:asciiTheme="minorHAnsi" w:eastAsiaTheme="minorEastAsia" w:hAnsiTheme="minorHAnsi" w:cstheme="minorBidi"/>
          <w:b/>
          <w:bCs/>
          <w:i/>
          <w:iCs/>
        </w:rPr>
        <w:t>Lord</w:t>
      </w:r>
      <w:r w:rsidRPr="5897EC05">
        <w:rPr>
          <w:rFonts w:asciiTheme="minorHAnsi" w:eastAsiaTheme="minorEastAsia" w:hAnsiTheme="minorHAnsi" w:cstheme="minorBidi"/>
          <w:b/>
          <w:bCs/>
          <w:i/>
          <w:iCs/>
        </w:rPr>
        <w:t xml:space="preserve"> comes escape from death.</w:t>
      </w:r>
    </w:p>
    <w:p w14:paraId="256EDB07" w14:textId="2FD5CA29" w:rsidR="00902D6B" w:rsidRDefault="007569A4" w:rsidP="00902D6B">
      <w:pPr>
        <w:ind w:firstLine="720"/>
        <w:rPr>
          <w:sz w:val="24"/>
          <w:szCs w:val="24"/>
        </w:rPr>
      </w:pPr>
      <w:r w:rsidRPr="007569A4">
        <w:rPr>
          <w:sz w:val="24"/>
          <w:szCs w:val="24"/>
        </w:rPr>
        <w:t>As we learned in another chapter, Jesus not only controls it all, but He also owns it all. This includes our bodies, souls and Spirits’. But how do we appropriate this truth to our everyday lives? As simple as it may sound, the one who owns it all, rules over it all and therefore is responsible for the care of it all.</w:t>
      </w:r>
    </w:p>
    <w:p w14:paraId="506382D9" w14:textId="59602EEC" w:rsidR="007569A4" w:rsidRDefault="00082AEE" w:rsidP="007569A4">
      <w:pPr>
        <w:jc w:val="center"/>
        <w:rPr>
          <w:b/>
          <w:sz w:val="28"/>
          <w:szCs w:val="28"/>
        </w:rPr>
      </w:pPr>
      <w:r>
        <w:rPr>
          <w:b/>
          <w:bCs/>
          <w:sz w:val="28"/>
          <w:szCs w:val="28"/>
        </w:rPr>
        <w:t>W</w:t>
      </w:r>
      <w:r w:rsidR="5897EC05" w:rsidRPr="5897EC05">
        <w:rPr>
          <w:b/>
          <w:bCs/>
          <w:sz w:val="28"/>
          <w:szCs w:val="28"/>
        </w:rPr>
        <w:t>hat Concerns You Today?</w:t>
      </w:r>
    </w:p>
    <w:p w14:paraId="149FA6E9" w14:textId="77777777" w:rsidR="005E2A5E" w:rsidRDefault="5897EC05" w:rsidP="005E2A5E">
      <w:pPr>
        <w:ind w:firstLine="720"/>
        <w:jc w:val="both"/>
        <w:rPr>
          <w:sz w:val="24"/>
          <w:szCs w:val="24"/>
        </w:rPr>
      </w:pPr>
      <w:r w:rsidRPr="5897EC05">
        <w:rPr>
          <w:sz w:val="24"/>
          <w:szCs w:val="24"/>
        </w:rPr>
        <w:t xml:space="preserve">The older one gets the more visits to the doctors and worse yet, the funerals we will attend. Death is the great equalizer. The reality begins to sink in that one day we will breathe our final breath. That day could be sooner than we think. </w:t>
      </w:r>
    </w:p>
    <w:p w14:paraId="4BD2F795" w14:textId="77777777" w:rsidR="005E2A5E" w:rsidRPr="00911B7E" w:rsidRDefault="5897EC05" w:rsidP="005E2A5E">
      <w:pPr>
        <w:jc w:val="center"/>
        <w:rPr>
          <w:b/>
          <w:i/>
          <w:sz w:val="24"/>
          <w:szCs w:val="24"/>
        </w:rPr>
      </w:pPr>
      <w:r w:rsidRPr="5897EC05">
        <w:rPr>
          <w:b/>
          <w:bCs/>
          <w:i/>
          <w:iCs/>
          <w:sz w:val="24"/>
          <w:szCs w:val="24"/>
        </w:rPr>
        <w:t>Ecclesiastes 3:11 (NIV)</w:t>
      </w:r>
    </w:p>
    <w:p w14:paraId="7770FF25" w14:textId="77777777" w:rsidR="005E2A5E" w:rsidRPr="00911B7E" w:rsidRDefault="5897EC05" w:rsidP="005E2A5E">
      <w:pPr>
        <w:jc w:val="center"/>
        <w:rPr>
          <w:b/>
          <w:i/>
          <w:sz w:val="24"/>
          <w:szCs w:val="24"/>
        </w:rPr>
      </w:pPr>
      <w:r w:rsidRPr="5897EC05">
        <w:rPr>
          <w:b/>
          <w:bCs/>
          <w:i/>
          <w:iCs/>
          <w:sz w:val="24"/>
          <w:szCs w:val="24"/>
        </w:rPr>
        <w:t>He has made everything beautiful in its time. He has also set eternity in the hearts of men; yet they cannot fathom what God has done from beginning to end.</w:t>
      </w:r>
    </w:p>
    <w:p w14:paraId="44F91D7C" w14:textId="6C005B38" w:rsidR="005E2A5E" w:rsidRDefault="5897EC05" w:rsidP="005E2A5E">
      <w:pPr>
        <w:ind w:firstLine="720"/>
        <w:jc w:val="both"/>
        <w:rPr>
          <w:sz w:val="24"/>
          <w:szCs w:val="24"/>
        </w:rPr>
      </w:pPr>
      <w:r w:rsidRPr="5897EC05">
        <w:rPr>
          <w:sz w:val="24"/>
          <w:szCs w:val="24"/>
        </w:rPr>
        <w:t xml:space="preserve">When faced with our own mortality, we’re forces us to deal with the fact that we are not the master of our lives, but one day we will meet the one who is. Are you prepared to meet your Maker? He alone has absolute rule over of death and life. Our bodies, as well as our souls, belong to Him, and will one-day return to the dust from whence we came. If we are wise, we’ll take this to heart.  </w:t>
      </w:r>
    </w:p>
    <w:p w14:paraId="23ECFF61" w14:textId="3643508E" w:rsidR="007569A4" w:rsidRPr="007569A4" w:rsidRDefault="5897EC05" w:rsidP="005E2A5E">
      <w:pPr>
        <w:ind w:firstLine="720"/>
        <w:jc w:val="both"/>
        <w:rPr>
          <w:sz w:val="24"/>
          <w:szCs w:val="24"/>
        </w:rPr>
      </w:pPr>
      <w:r w:rsidRPr="5897EC05">
        <w:rPr>
          <w:sz w:val="24"/>
          <w:szCs w:val="24"/>
        </w:rPr>
        <w:t xml:space="preserve">I hope you will not mind a brief personal example. As I write this, I am experiencing a health crisis, of sorts. I was recently diagnosed with an auto immune disease and now my long blond/gray hair is falling out by the handfuls. I know this is vanity, but as you might imagine, it is greatly disturbing me. For after all, in the King James Bible it says, “But, if a woman has long hair, it is a glory to her: for </w:t>
      </w:r>
      <w:r w:rsidRPr="5897EC05">
        <w:rPr>
          <w:i/>
          <w:iCs/>
          <w:sz w:val="24"/>
          <w:szCs w:val="24"/>
        </w:rPr>
        <w:t>her</w:t>
      </w:r>
      <w:r w:rsidRPr="5897EC05">
        <w:rPr>
          <w:sz w:val="24"/>
          <w:szCs w:val="24"/>
        </w:rPr>
        <w:t xml:space="preserve"> hair is given her for a covering.” </w:t>
      </w:r>
      <w:r w:rsidR="009170AA">
        <w:rPr>
          <w:sz w:val="24"/>
          <w:szCs w:val="24"/>
        </w:rPr>
        <w:t>(1 Corinthians 11:15)</w:t>
      </w:r>
      <w:r w:rsidRPr="5897EC05">
        <w:rPr>
          <w:sz w:val="24"/>
          <w:szCs w:val="24"/>
        </w:rPr>
        <w:t xml:space="preserve"> What am I going to do when I lose my cover and worse yet, my glory?!!! Then the Lord reminded me of yet another extraordinary mystery. Christ who lives in me is my hope of Glory. And furthermore, it has not escaped His attention that my hair is falling out. Does God care about my hair? He has counted each bird that falls to the ground and every single strand of my hair. </w:t>
      </w:r>
    </w:p>
    <w:p w14:paraId="560E0434" w14:textId="77777777" w:rsidR="007569A4" w:rsidRPr="007569A4" w:rsidRDefault="5897EC05" w:rsidP="007569A4">
      <w:pPr>
        <w:jc w:val="center"/>
        <w:rPr>
          <w:b/>
          <w:i/>
          <w:sz w:val="24"/>
          <w:szCs w:val="24"/>
        </w:rPr>
      </w:pPr>
      <w:r w:rsidRPr="5897EC05">
        <w:rPr>
          <w:b/>
          <w:bCs/>
          <w:i/>
          <w:iCs/>
          <w:sz w:val="24"/>
          <w:szCs w:val="24"/>
        </w:rPr>
        <w:t>Colossians 1:27 (HCSB)</w:t>
      </w:r>
    </w:p>
    <w:p w14:paraId="72C4222B" w14:textId="77777777" w:rsidR="007569A4" w:rsidRPr="007569A4" w:rsidRDefault="5897EC05" w:rsidP="007569A4">
      <w:pPr>
        <w:jc w:val="center"/>
        <w:rPr>
          <w:b/>
          <w:i/>
          <w:sz w:val="24"/>
          <w:szCs w:val="24"/>
        </w:rPr>
      </w:pPr>
      <w:r w:rsidRPr="5897EC05">
        <w:rPr>
          <w:b/>
          <w:bCs/>
          <w:i/>
          <w:iCs/>
          <w:sz w:val="24"/>
          <w:szCs w:val="24"/>
        </w:rPr>
        <w:t>God wanted to make known among the Gentiles the glorious wealth of this mystery, which is Christ in you, the hope of glory</w:t>
      </w:r>
    </w:p>
    <w:p w14:paraId="695FBF4F" w14:textId="77777777" w:rsidR="007569A4" w:rsidRPr="007569A4" w:rsidRDefault="5897EC05" w:rsidP="007569A4">
      <w:pPr>
        <w:jc w:val="center"/>
        <w:rPr>
          <w:b/>
          <w:i/>
          <w:sz w:val="24"/>
          <w:szCs w:val="24"/>
        </w:rPr>
      </w:pPr>
      <w:r w:rsidRPr="5897EC05">
        <w:rPr>
          <w:b/>
          <w:bCs/>
          <w:i/>
          <w:iCs/>
          <w:sz w:val="24"/>
          <w:szCs w:val="24"/>
        </w:rPr>
        <w:t>Luke 12:4-7 (NIV)</w:t>
      </w:r>
    </w:p>
    <w:p w14:paraId="193B24ED" w14:textId="77777777" w:rsidR="007569A4" w:rsidRPr="007569A4" w:rsidRDefault="5897EC05" w:rsidP="007569A4">
      <w:pPr>
        <w:jc w:val="center"/>
        <w:rPr>
          <w:b/>
          <w:i/>
          <w:sz w:val="24"/>
          <w:szCs w:val="24"/>
        </w:rPr>
      </w:pPr>
      <w:r w:rsidRPr="5897EC05">
        <w:rPr>
          <w:b/>
          <w:bCs/>
          <w:i/>
          <w:iCs/>
          <w:sz w:val="24"/>
          <w:szCs w:val="24"/>
        </w:rPr>
        <w:t>“I tell you, my friends, do not be afraid of those who kill the body and after that can do no more. But I will show you whom you should fear: Fear him who, after the killing of the body, has power to throw you into hell. Yes, I tell you, fear him. Are not five sparrows sold for two pennies? Yet not one of them is forgotten by God. Indeed, the very hairs of your head are all numbered. Don’t be afraid; you are worth more than many sparrows.”</w:t>
      </w:r>
    </w:p>
    <w:p w14:paraId="7869BCDB" w14:textId="77777777" w:rsidR="007569A4" w:rsidRPr="007569A4" w:rsidRDefault="007569A4" w:rsidP="007569A4">
      <w:pPr>
        <w:ind w:firstLine="720"/>
        <w:jc w:val="both"/>
        <w:rPr>
          <w:sz w:val="24"/>
          <w:szCs w:val="24"/>
        </w:rPr>
      </w:pPr>
      <w:r w:rsidRPr="007569A4">
        <w:rPr>
          <w:sz w:val="24"/>
          <w:szCs w:val="24"/>
        </w:rPr>
        <w:t>The One who is seated at the right hand of God is the Head, and we – the Church is His body. How can we appropriate this truth? If you belong to Him, then everything that concerns you is under His nail scarred feet! No matter what your need is, no matter how big or how small, because of who He is, you can rest secure in His provision.  As Paul reminded the saints in Philippi, “For My God will meet all your needs according to His glorious riches in Christ Jesus.” Philippians 4:19 (NIV)</w:t>
      </w:r>
    </w:p>
    <w:p w14:paraId="0B7F1C57" w14:textId="4F83A11B" w:rsidR="007569A4" w:rsidRDefault="007569A4" w:rsidP="007569A4">
      <w:pPr>
        <w:pBdr>
          <w:bottom w:val="single" w:sz="12" w:space="1" w:color="auto"/>
        </w:pBdr>
        <w:ind w:firstLine="720"/>
        <w:jc w:val="both"/>
        <w:rPr>
          <w:sz w:val="24"/>
          <w:szCs w:val="24"/>
        </w:rPr>
      </w:pPr>
      <w:r w:rsidRPr="007569A4">
        <w:rPr>
          <w:sz w:val="24"/>
          <w:szCs w:val="24"/>
        </w:rPr>
        <w:t xml:space="preserve">The Lord Jesus Christ, the one who created this world and holds everything in it together. He has numbered, not only the days of our lives, but also the hairs on our head. We were once separate from him, but now we’re part of His Body - His blood bought Bride. He loves us and daily bears our burdens. (Psalms 68:19). Because of who He is, not even death can separate us from Him and His great love. When, by faith, we believe His Word, even though our circumstances leave us quaking in fear, we have a rope of hope anchored at the right hand of God.  He is the Lord Jesus…the beloved Bridegroom. </w:t>
      </w:r>
    </w:p>
    <w:p w14:paraId="17113246" w14:textId="373D1CE2" w:rsidR="00DD4BEB" w:rsidRDefault="00A41695" w:rsidP="00DD4BEB">
      <w:pPr>
        <w:rPr>
          <w:b/>
          <w:sz w:val="28"/>
          <w:szCs w:val="28"/>
        </w:rPr>
      </w:pPr>
      <w:r>
        <w:rPr>
          <w:b/>
          <w:bCs/>
          <w:sz w:val="28"/>
          <w:szCs w:val="28"/>
        </w:rPr>
        <w:t xml:space="preserve">DIGGING DEEPER: </w:t>
      </w:r>
      <w:r w:rsidR="00DB4E35">
        <w:rPr>
          <w:b/>
          <w:bCs/>
          <w:sz w:val="28"/>
          <w:szCs w:val="28"/>
        </w:rPr>
        <w:t xml:space="preserve">Read the following passages and make notes of any insights and personal applications. </w:t>
      </w:r>
    </w:p>
    <w:p w14:paraId="577D874E" w14:textId="176A1D23" w:rsidR="00DD4BEB" w:rsidRDefault="5897EC05" w:rsidP="0051067C">
      <w:pPr>
        <w:pStyle w:val="ListParagraph"/>
        <w:numPr>
          <w:ilvl w:val="0"/>
          <w:numId w:val="2"/>
        </w:numPr>
        <w:pBdr>
          <w:bottom w:val="single" w:sz="12" w:space="1" w:color="auto"/>
        </w:pBdr>
        <w:jc w:val="both"/>
        <w:rPr>
          <w:sz w:val="24"/>
          <w:szCs w:val="24"/>
        </w:rPr>
      </w:pPr>
      <w:r w:rsidRPr="0051067C">
        <w:rPr>
          <w:sz w:val="24"/>
          <w:szCs w:val="24"/>
        </w:rPr>
        <w:t>Luke 12:22-32, 35-40, 8:22-25; 1 Peter 5: 6-11</w:t>
      </w:r>
    </w:p>
    <w:p w14:paraId="0D4DA072" w14:textId="7CDFD884" w:rsidR="00902D6B" w:rsidRDefault="00902D6B" w:rsidP="00082AEE">
      <w:pPr>
        <w:rPr>
          <w:b/>
          <w:bCs/>
          <w:sz w:val="28"/>
          <w:szCs w:val="28"/>
        </w:rPr>
      </w:pPr>
      <w:r w:rsidRPr="00082AEE">
        <w:rPr>
          <w:b/>
          <w:bCs/>
          <w:sz w:val="28"/>
          <w:szCs w:val="28"/>
        </w:rPr>
        <w:t>DISCUSSION QUESTIONS: Let’s talk about it.</w:t>
      </w:r>
    </w:p>
    <w:p w14:paraId="32823870" w14:textId="77777777" w:rsidR="00082AEE" w:rsidRPr="00082AEE" w:rsidRDefault="00082AEE" w:rsidP="00082AEE">
      <w:pPr>
        <w:rPr>
          <w:b/>
          <w:sz w:val="28"/>
          <w:szCs w:val="28"/>
        </w:rPr>
      </w:pPr>
    </w:p>
    <w:p w14:paraId="3B9845B4" w14:textId="77777777" w:rsidR="00082AEE" w:rsidRDefault="00082AEE" w:rsidP="00082AEE">
      <w:pPr>
        <w:jc w:val="center"/>
        <w:rPr>
          <w:b/>
          <w:bCs/>
          <w:sz w:val="28"/>
          <w:szCs w:val="28"/>
        </w:rPr>
      </w:pPr>
      <w:r w:rsidRPr="5897EC05">
        <w:rPr>
          <w:b/>
          <w:bCs/>
          <w:sz w:val="28"/>
          <w:szCs w:val="28"/>
        </w:rPr>
        <w:t>Think About These Things</w:t>
      </w:r>
    </w:p>
    <w:p w14:paraId="5BB6E919"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Did you learn something new?</w:t>
      </w:r>
    </w:p>
    <w:p w14:paraId="131954B4"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did the Lord say to you from this Chapter?</w:t>
      </w:r>
    </w:p>
    <w:p w14:paraId="4DD33117"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Rewrite in your own words what the Lord spoke to your heart.</w:t>
      </w:r>
    </w:p>
    <w:p w14:paraId="3A0F25EF"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new promise to claim as your own?</w:t>
      </w:r>
    </w:p>
    <w:p w14:paraId="722F0ED9"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sin to confess or avoid?</w:t>
      </w:r>
    </w:p>
    <w:p w14:paraId="1259908C"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Did you find a command to obey or a passage you could pray?</w:t>
      </w:r>
    </w:p>
    <w:p w14:paraId="0E596AC3" w14:textId="64C5D1CC" w:rsidR="00E37520" w:rsidRDefault="00E37520" w:rsidP="00E37520">
      <w:pPr>
        <w:rPr>
          <w:b/>
          <w:sz w:val="28"/>
          <w:szCs w:val="28"/>
        </w:rPr>
      </w:pPr>
    </w:p>
    <w:p w14:paraId="140E7486" w14:textId="4B507E40" w:rsidR="006605AD" w:rsidRDefault="006605AD" w:rsidP="00E37520">
      <w:pPr>
        <w:rPr>
          <w:b/>
          <w:sz w:val="28"/>
          <w:szCs w:val="28"/>
        </w:rPr>
      </w:pPr>
    </w:p>
    <w:p w14:paraId="6A0846BF" w14:textId="6FC2ACF6" w:rsidR="006605AD" w:rsidRDefault="006605AD" w:rsidP="00E37520">
      <w:pPr>
        <w:rPr>
          <w:b/>
          <w:sz w:val="28"/>
          <w:szCs w:val="28"/>
        </w:rPr>
      </w:pPr>
    </w:p>
    <w:p w14:paraId="1A725EAB" w14:textId="4FD87DD3" w:rsidR="006605AD" w:rsidRDefault="006605AD" w:rsidP="00E37520">
      <w:pPr>
        <w:rPr>
          <w:b/>
          <w:sz w:val="28"/>
          <w:szCs w:val="28"/>
        </w:rPr>
      </w:pPr>
    </w:p>
    <w:p w14:paraId="3F5FF499" w14:textId="0C1C3CAA" w:rsidR="006605AD" w:rsidRDefault="006605AD" w:rsidP="00E37520">
      <w:pPr>
        <w:rPr>
          <w:b/>
          <w:sz w:val="28"/>
          <w:szCs w:val="28"/>
        </w:rPr>
      </w:pPr>
    </w:p>
    <w:p w14:paraId="324FF57D" w14:textId="77777777" w:rsidR="006605AD" w:rsidRPr="00E37520" w:rsidRDefault="006605AD" w:rsidP="00E37520">
      <w:pPr>
        <w:rPr>
          <w:b/>
          <w:sz w:val="28"/>
          <w:szCs w:val="28"/>
        </w:rPr>
      </w:pPr>
    </w:p>
    <w:p w14:paraId="18BC8EAC" w14:textId="77777777" w:rsidR="00846B32" w:rsidRPr="00846B32" w:rsidRDefault="00846B32" w:rsidP="00244EAB">
      <w:pPr>
        <w:pStyle w:val="ListParagraph"/>
        <w:numPr>
          <w:ilvl w:val="0"/>
          <w:numId w:val="45"/>
        </w:numPr>
        <w:jc w:val="center"/>
        <w:rPr>
          <w:b/>
          <w:sz w:val="40"/>
          <w:szCs w:val="40"/>
        </w:rPr>
      </w:pPr>
    </w:p>
    <w:p w14:paraId="266EF5F9" w14:textId="38F0A35E" w:rsidR="007569A4" w:rsidRPr="00380906" w:rsidRDefault="5897EC05" w:rsidP="00380906">
      <w:pPr>
        <w:pStyle w:val="ListParagraph"/>
        <w:ind w:left="0"/>
        <w:jc w:val="center"/>
        <w:rPr>
          <w:b/>
          <w:sz w:val="40"/>
          <w:szCs w:val="40"/>
        </w:rPr>
      </w:pPr>
      <w:r w:rsidRPr="5897EC05">
        <w:rPr>
          <w:b/>
          <w:bCs/>
          <w:sz w:val="40"/>
          <w:szCs w:val="40"/>
        </w:rPr>
        <w:t>Chapter #</w:t>
      </w:r>
    </w:p>
    <w:p w14:paraId="09DF060F" w14:textId="64D679EA" w:rsidR="007569A4" w:rsidRDefault="5897EC05" w:rsidP="007569A4">
      <w:pPr>
        <w:ind w:left="360"/>
        <w:jc w:val="center"/>
        <w:rPr>
          <w:b/>
          <w:sz w:val="40"/>
          <w:szCs w:val="40"/>
        </w:rPr>
      </w:pPr>
      <w:r w:rsidRPr="5897EC05">
        <w:rPr>
          <w:b/>
          <w:bCs/>
          <w:sz w:val="40"/>
          <w:szCs w:val="40"/>
        </w:rPr>
        <w:t>A Profound Mystery</w:t>
      </w:r>
    </w:p>
    <w:p w14:paraId="496AA21D" w14:textId="6FE20D1C" w:rsidR="00C22C91" w:rsidRPr="00C22C91" w:rsidRDefault="5897EC05" w:rsidP="00C22C91">
      <w:pPr>
        <w:jc w:val="center"/>
        <w:rPr>
          <w:b/>
          <w:i/>
          <w:sz w:val="24"/>
          <w:szCs w:val="24"/>
        </w:rPr>
      </w:pPr>
      <w:r w:rsidRPr="5897EC05">
        <w:rPr>
          <w:b/>
          <w:bCs/>
          <w:i/>
          <w:iCs/>
          <w:sz w:val="24"/>
          <w:szCs w:val="24"/>
        </w:rPr>
        <w:t>Ephesians 5:25-33 (ESV)</w:t>
      </w:r>
    </w:p>
    <w:p w14:paraId="202C77DC" w14:textId="5D17E6C7" w:rsidR="007569A4" w:rsidRDefault="5897EC05" w:rsidP="00C22C91">
      <w:pPr>
        <w:ind w:left="360"/>
        <w:jc w:val="center"/>
        <w:rPr>
          <w:rFonts w:asciiTheme="minorHAnsi" w:hAnsiTheme="minorHAnsi" w:cstheme="minorHAnsi"/>
          <w:b/>
          <w:i/>
          <w:sz w:val="24"/>
          <w:szCs w:val="24"/>
        </w:rPr>
      </w:pPr>
      <w:r w:rsidRPr="5897EC05">
        <w:rPr>
          <w:b/>
          <w:bCs/>
          <w:i/>
          <w:iCs/>
          <w:sz w:val="24"/>
          <w:szCs w:val="24"/>
        </w:rPr>
        <w:t xml:space="preserve">Husbands, love your wives, as Christ loved the church and gave himself up for her, that he might sanctify her, having cleansed her by the washing of water with the word, so that he might present the church to himself in splendor, without spot or wrinkle or any such thing, that she might be holy and without blemish. In the same way husbands should love their wives as their own bodies. He who loves his wife loves himself. For no one ever hated his own flesh, but nourishes and cherishes it, just as Christ does the church, because we are members of his body. </w:t>
      </w:r>
      <w:r w:rsidRPr="5897EC05">
        <w:rPr>
          <w:rFonts w:asciiTheme="minorHAnsi" w:eastAsiaTheme="minorEastAsia" w:hAnsiTheme="minorHAnsi" w:cstheme="minorBidi"/>
          <w:b/>
          <w:bCs/>
          <w:i/>
          <w:iCs/>
          <w:sz w:val="24"/>
          <w:szCs w:val="24"/>
        </w:rPr>
        <w:t xml:space="preserve"> “Therefore a man shall leave his father and mother and hold fast to his wife, and the two shall become one flesh.” This mystery is profound, and I am saying that it refers to Christ and the church. However, let each one of you love his wife as himself, and let the wife see that she respects her husband.</w:t>
      </w:r>
    </w:p>
    <w:p w14:paraId="588AAA5E" w14:textId="77777777" w:rsidR="00C22C91" w:rsidRPr="00846B32" w:rsidRDefault="5897EC05" w:rsidP="00BD269D">
      <w:pPr>
        <w:pStyle w:val="ListParagraph"/>
        <w:numPr>
          <w:ilvl w:val="0"/>
          <w:numId w:val="54"/>
        </w:numPr>
        <w:rPr>
          <w:b/>
          <w:bCs/>
          <w:sz w:val="28"/>
          <w:szCs w:val="28"/>
          <w:highlight w:val="yellow"/>
        </w:rPr>
      </w:pPr>
      <w:r w:rsidRPr="5897EC05">
        <w:rPr>
          <w:b/>
          <w:bCs/>
          <w:sz w:val="28"/>
          <w:szCs w:val="28"/>
          <w:highlight w:val="yellow"/>
        </w:rPr>
        <w:t>25-love</w:t>
      </w:r>
    </w:p>
    <w:p w14:paraId="5AB6C5FE" w14:textId="2508F2BA" w:rsidR="00C22C91" w:rsidRPr="00846B32" w:rsidRDefault="5897EC05" w:rsidP="00BD269D">
      <w:pPr>
        <w:pStyle w:val="ListParagraph"/>
        <w:numPr>
          <w:ilvl w:val="0"/>
          <w:numId w:val="54"/>
        </w:numPr>
        <w:rPr>
          <w:b/>
          <w:bCs/>
          <w:sz w:val="28"/>
          <w:szCs w:val="28"/>
          <w:highlight w:val="yellow"/>
        </w:rPr>
      </w:pPr>
      <w:r w:rsidRPr="5897EC05">
        <w:rPr>
          <w:b/>
          <w:bCs/>
          <w:sz w:val="28"/>
          <w:szCs w:val="28"/>
          <w:highlight w:val="yellow"/>
        </w:rPr>
        <w:t>26-27word washes, holy ready for the wedding; Virgins Rev. 19;21; Matt. 25</w:t>
      </w:r>
    </w:p>
    <w:p w14:paraId="30E18654" w14:textId="77777777" w:rsidR="00C22C91" w:rsidRPr="00846B32" w:rsidRDefault="5897EC05" w:rsidP="00BD269D">
      <w:pPr>
        <w:pStyle w:val="ListParagraph"/>
        <w:numPr>
          <w:ilvl w:val="0"/>
          <w:numId w:val="54"/>
        </w:numPr>
        <w:rPr>
          <w:b/>
          <w:bCs/>
          <w:sz w:val="28"/>
          <w:szCs w:val="28"/>
          <w:highlight w:val="yellow"/>
        </w:rPr>
      </w:pPr>
      <w:r w:rsidRPr="5897EC05">
        <w:rPr>
          <w:b/>
          <w:bCs/>
          <w:sz w:val="28"/>
          <w:szCs w:val="28"/>
          <w:highlight w:val="yellow"/>
        </w:rPr>
        <w:t>31-33 Mystery of One flesh – Behold the Bridegroom?</w:t>
      </w:r>
    </w:p>
    <w:p w14:paraId="78FD3BED" w14:textId="77777777" w:rsidR="00C22C91" w:rsidRPr="00C22C91" w:rsidRDefault="00C22C91" w:rsidP="00C22C91">
      <w:pPr>
        <w:ind w:left="360"/>
        <w:jc w:val="center"/>
        <w:rPr>
          <w:rFonts w:asciiTheme="minorHAnsi" w:hAnsiTheme="minorHAnsi" w:cstheme="minorHAnsi"/>
          <w:b/>
          <w:i/>
          <w:sz w:val="24"/>
          <w:szCs w:val="24"/>
        </w:rPr>
      </w:pPr>
    </w:p>
    <w:p w14:paraId="64FEFDB3" w14:textId="77777777" w:rsidR="00D24A02" w:rsidRDefault="5897EC05" w:rsidP="00D24A02">
      <w:pPr>
        <w:ind w:firstLine="720"/>
        <w:jc w:val="both"/>
        <w:rPr>
          <w:rFonts w:cstheme="minorHAnsi"/>
          <w:sz w:val="24"/>
          <w:szCs w:val="24"/>
        </w:rPr>
      </w:pPr>
      <w:r w:rsidRPr="5897EC05">
        <w:rPr>
          <w:sz w:val="24"/>
          <w:szCs w:val="24"/>
        </w:rPr>
        <w:t xml:space="preserve">This metaphor, introduced in Ephesians chapter five, is described as </w:t>
      </w:r>
      <w:r w:rsidRPr="5897EC05">
        <w:rPr>
          <w:i/>
          <w:iCs/>
          <w:sz w:val="24"/>
          <w:szCs w:val="24"/>
        </w:rPr>
        <w:t>A Profound Mystery</w:t>
      </w:r>
      <w:r w:rsidRPr="5897EC05">
        <w:rPr>
          <w:sz w:val="24"/>
          <w:szCs w:val="24"/>
        </w:rPr>
        <w:t xml:space="preserve">. </w:t>
      </w:r>
      <w:r w:rsidRPr="5897EC05">
        <w:rPr>
          <w:rFonts w:asciiTheme="minorHAnsi" w:eastAsiaTheme="minorEastAsia" w:hAnsiTheme="minorHAnsi" w:cstheme="minorBidi"/>
          <w:sz w:val="24"/>
          <w:szCs w:val="24"/>
        </w:rPr>
        <w:t>The marriage relationship between a man and woman is the one earthly relationship that the Lord chose as a picture of the intimacy between Christ Jesus and His Bride-the Church.</w:t>
      </w:r>
    </w:p>
    <w:p w14:paraId="2557A082" w14:textId="4522C64F" w:rsidR="00282054" w:rsidRDefault="5897EC05" w:rsidP="00D24A02">
      <w:pPr>
        <w:ind w:firstLine="720"/>
        <w:jc w:val="both"/>
        <w:rPr>
          <w:rFonts w:cstheme="minorHAnsi"/>
          <w:sz w:val="24"/>
          <w:szCs w:val="24"/>
        </w:rPr>
      </w:pPr>
      <w:r w:rsidRPr="5897EC05">
        <w:rPr>
          <w:rFonts w:asciiTheme="minorHAnsi" w:eastAsiaTheme="minorEastAsia" w:hAnsiTheme="minorHAnsi" w:cstheme="minorBidi"/>
          <w:sz w:val="24"/>
          <w:szCs w:val="24"/>
        </w:rPr>
        <w:t xml:space="preserve">In the study book entitled </w:t>
      </w:r>
      <w:r w:rsidRPr="5897EC05">
        <w:rPr>
          <w:rFonts w:asciiTheme="minorHAnsi" w:eastAsiaTheme="minorEastAsia" w:hAnsiTheme="minorHAnsi" w:cstheme="minorBidi"/>
          <w:b/>
          <w:bCs/>
          <w:sz w:val="24"/>
          <w:szCs w:val="24"/>
          <w:u w:val="single"/>
        </w:rPr>
        <w:t xml:space="preserve">Life Principles </w:t>
      </w:r>
      <w:r w:rsidR="001F1120">
        <w:rPr>
          <w:rFonts w:asciiTheme="minorHAnsi" w:eastAsiaTheme="minorEastAsia" w:hAnsiTheme="minorHAnsi" w:cstheme="minorBidi"/>
          <w:b/>
          <w:bCs/>
          <w:sz w:val="24"/>
          <w:szCs w:val="24"/>
          <w:u w:val="single"/>
        </w:rPr>
        <w:t>f</w:t>
      </w:r>
      <w:r w:rsidRPr="5897EC05">
        <w:rPr>
          <w:rFonts w:asciiTheme="minorHAnsi" w:eastAsiaTheme="minorEastAsia" w:hAnsiTheme="minorHAnsi" w:cstheme="minorBidi"/>
          <w:b/>
          <w:bCs/>
          <w:sz w:val="24"/>
          <w:szCs w:val="24"/>
          <w:u w:val="single"/>
        </w:rPr>
        <w:t>rom The Women of The Bible</w:t>
      </w:r>
      <w:r w:rsidRPr="5897EC05">
        <w:rPr>
          <w:rFonts w:asciiTheme="minorHAnsi" w:eastAsiaTheme="minorEastAsia" w:hAnsiTheme="minorHAnsi" w:cstheme="minorBidi"/>
          <w:b/>
          <w:bCs/>
          <w:i/>
          <w:iCs/>
          <w:sz w:val="24"/>
          <w:szCs w:val="24"/>
        </w:rPr>
        <w:t xml:space="preserve"> </w:t>
      </w:r>
      <w:r w:rsidRPr="5897EC05">
        <w:rPr>
          <w:rFonts w:asciiTheme="minorHAnsi" w:eastAsiaTheme="minorEastAsia" w:hAnsiTheme="minorHAnsi" w:cstheme="minorBidi"/>
          <w:sz w:val="24"/>
          <w:szCs w:val="24"/>
        </w:rPr>
        <w:t xml:space="preserve">by Wayne Barber; Eddie Rasnake; and Richard Shepherd, their book ends, interestingly enough, with the Bride of Christ.  The last Chapter begins as follows: </w:t>
      </w:r>
    </w:p>
    <w:p w14:paraId="2DB564F5" w14:textId="678196D3" w:rsidR="00D24A02" w:rsidRDefault="5897EC05" w:rsidP="00282054">
      <w:pPr>
        <w:ind w:left="720" w:right="72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“This is a different sort of lesson to find in a study on women of the Bible, but when God defined His relationship with the Church, he depicted her as a woman. He called the Church His bride. What is God saying through this? When we look at Biblical imagery, the pictures from the culture of the Old Testament and from the Jewish world of the first century can be very helpful in understanding the ways and will of God. The imagery of a bridegroom and a bride, of a husband and wife, gives us many pictures that help us understand our relationship to the Lord Jesus Christ. Just as we look at wedding album to get a clear picture of a bride and groom, we can look at these pictures in scripture to see Christ and His Bride, the Church. Some pictures we will readily recognize. Others may be a surprise, but all that we see will bring us to a new and better understanding of what it means to walk with and follow our Bridegroom.”</w:t>
      </w:r>
    </w:p>
    <w:p w14:paraId="151605E6" w14:textId="128A6088" w:rsidR="006605AD" w:rsidRDefault="006605AD" w:rsidP="006605AD">
      <w:pPr>
        <w:ind w:firstLine="720"/>
        <w:jc w:val="both"/>
        <w:rPr>
          <w:rFonts w:cstheme="minorHAnsi"/>
          <w:sz w:val="24"/>
          <w:szCs w:val="24"/>
        </w:rPr>
      </w:pPr>
      <w:r w:rsidRPr="5897EC05">
        <w:rPr>
          <w:rFonts w:asciiTheme="minorHAnsi" w:eastAsiaTheme="minorEastAsia" w:hAnsiTheme="minorHAnsi" w:cstheme="minorBidi"/>
          <w:sz w:val="24"/>
          <w:szCs w:val="24"/>
        </w:rPr>
        <w:t>The Bible, the greatest love story ever told, ends with King Jesus, ridding in on a white horse to bringing His Bride…the Church with Him to our eternal home. Even so Lord Jesus Come! But every good story has a hero and a villain. In this love story the villain is Satan. He began his sinister work on the first marriage which was performed by God Himself. What is God’s idea for marriage? The family is the foundation of society and the first institution established by God. When this foundation is destroyed,</w:t>
      </w:r>
      <w:r>
        <w:rPr>
          <w:rFonts w:asciiTheme="minorHAnsi" w:eastAsiaTheme="minorEastAsia" w:hAnsiTheme="minorHAnsi" w:cstheme="minorBidi"/>
          <w:sz w:val="24"/>
          <w:szCs w:val="24"/>
        </w:rPr>
        <w:t xml:space="preserve"> and everyone does what is “right in their own eyes,” </w:t>
      </w:r>
      <w:r w:rsidRPr="5897EC05">
        <w:rPr>
          <w:rFonts w:asciiTheme="minorHAnsi" w:eastAsiaTheme="minorEastAsia" w:hAnsiTheme="minorHAnsi" w:cstheme="minorBidi"/>
          <w:sz w:val="24"/>
          <w:szCs w:val="24"/>
        </w:rPr>
        <w:t>there is no hope of any civil</w:t>
      </w:r>
      <w:r>
        <w:rPr>
          <w:rFonts w:asciiTheme="minorHAnsi" w:eastAsiaTheme="minorEastAsia" w:hAnsiTheme="minorHAnsi" w:cstheme="minorBidi"/>
          <w:sz w:val="24"/>
          <w:szCs w:val="24"/>
        </w:rPr>
        <w:t>ized</w:t>
      </w:r>
      <w:r w:rsidRPr="5897EC05">
        <w:rPr>
          <w:rFonts w:asciiTheme="minorHAnsi" w:eastAsiaTheme="minorEastAsia" w:hAnsiTheme="minorHAnsi" w:cstheme="minorBidi"/>
          <w:sz w:val="24"/>
          <w:szCs w:val="24"/>
        </w:rPr>
        <w:t xml:space="preserve"> social order. </w:t>
      </w:r>
    </w:p>
    <w:p w14:paraId="0712FDAE" w14:textId="77777777" w:rsidR="009E16C3" w:rsidRDefault="009E16C3" w:rsidP="009E16C3">
      <w:pPr>
        <w:ind w:firstLine="720"/>
        <w:jc w:val="both"/>
        <w:rPr>
          <w:sz w:val="24"/>
          <w:szCs w:val="24"/>
        </w:rPr>
      </w:pPr>
      <w:r w:rsidRPr="00EA6B87">
        <w:rPr>
          <w:sz w:val="24"/>
          <w:szCs w:val="24"/>
        </w:rPr>
        <w:t xml:space="preserve">This was our testimony printed on the program for our second wedding day and the </w:t>
      </w:r>
      <w:r>
        <w:rPr>
          <w:sz w:val="24"/>
          <w:szCs w:val="24"/>
        </w:rPr>
        <w:t>chosen passage was Ephesians 2:14</w:t>
      </w:r>
      <w:r w:rsidRPr="00EA6B87">
        <w:rPr>
          <w:sz w:val="24"/>
          <w:szCs w:val="24"/>
        </w:rPr>
        <w:t>-22.</w:t>
      </w:r>
    </w:p>
    <w:p w14:paraId="7E9AAB7D" w14:textId="77777777" w:rsidR="009E16C3" w:rsidRDefault="009E16C3" w:rsidP="009E16C3">
      <w:pPr>
        <w:jc w:val="both"/>
        <w:rPr>
          <w:sz w:val="24"/>
          <w:szCs w:val="24"/>
        </w:rPr>
      </w:pPr>
      <w:r w:rsidRPr="00EA6B87">
        <w:rPr>
          <w:sz w:val="24"/>
          <w:szCs w:val="24"/>
        </w:rPr>
        <w:t xml:space="preserve">“On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w:t>
      </w:r>
      <w:r>
        <w:rPr>
          <w:sz w:val="24"/>
          <w:szCs w:val="24"/>
        </w:rPr>
        <w:t>H</w:t>
      </w:r>
      <w:r w:rsidRPr="00EA6B87">
        <w:rPr>
          <w:sz w:val="24"/>
          <w:szCs w:val="24"/>
        </w:rPr>
        <w:t>is miraculous grace.  He, who is our peace, has redeemed our marriage and brought us together as one. The greatest miracle of all is new</w:t>
      </w:r>
      <w:r>
        <w:rPr>
          <w:sz w:val="24"/>
          <w:szCs w:val="24"/>
        </w:rPr>
        <w:t>-</w:t>
      </w:r>
      <w:r w:rsidRPr="00EA6B87">
        <w:rPr>
          <w:sz w:val="24"/>
          <w:szCs w:val="24"/>
        </w:rPr>
        <w:t>birth through Christ Jesus and redemption from sins. Through Him all things are made new! It is our desire to give Him, who alone is worthy, all the praise and honor and glory. Jesus is the reason we are here today. Thank you for making our joy complete with your presence!”</w:t>
      </w:r>
    </w:p>
    <w:p w14:paraId="0EB1CBDB" w14:textId="77777777" w:rsidR="009E16C3" w:rsidRPr="00614C40" w:rsidRDefault="009E16C3" w:rsidP="009E16C3">
      <w:pPr>
        <w:jc w:val="center"/>
        <w:rPr>
          <w:b/>
          <w:i/>
          <w:sz w:val="24"/>
          <w:szCs w:val="24"/>
        </w:rPr>
      </w:pPr>
      <w:r w:rsidRPr="00614C40">
        <w:rPr>
          <w:b/>
          <w:i/>
          <w:sz w:val="24"/>
          <w:szCs w:val="24"/>
        </w:rPr>
        <w:t>Ephesians 2:14-22</w:t>
      </w:r>
    </w:p>
    <w:p w14:paraId="55E64455" w14:textId="77777777" w:rsidR="009E16C3" w:rsidRPr="00614C40" w:rsidRDefault="009E16C3" w:rsidP="009E16C3">
      <w:pPr>
        <w:shd w:val="clear" w:color="auto" w:fill="FFFFFF"/>
        <w:spacing w:after="150" w:line="360" w:lineRule="atLeast"/>
        <w:jc w:val="center"/>
        <w:rPr>
          <w:rFonts w:eastAsia="Times New Roman" w:cs="Helvetica"/>
          <w:b/>
          <w:i/>
          <w:color w:val="000000"/>
          <w:sz w:val="24"/>
          <w:szCs w:val="24"/>
        </w:rPr>
      </w:pPr>
      <w:r w:rsidRPr="0066101F">
        <w:rPr>
          <w:rFonts w:eastAsia="Times New Roman" w:cs="Arial"/>
          <w:b/>
          <w:bCs/>
          <w:i/>
          <w:color w:val="000000"/>
          <w:sz w:val="24"/>
          <w:szCs w:val="24"/>
          <w:vertAlign w:val="superscript"/>
        </w:rPr>
        <w:t>14 </w:t>
      </w:r>
      <w:r w:rsidRPr="0066101F">
        <w:rPr>
          <w:rFonts w:eastAsia="Times New Roman" w:cs="Helvetica"/>
          <w:b/>
          <w:i/>
          <w:color w:val="000000"/>
          <w:sz w:val="24"/>
          <w:szCs w:val="24"/>
        </w:rPr>
        <w:t>For he himself is our peace, who has made the two groups one and has destroyed the barrier, the dividing wall of hostility, </w:t>
      </w:r>
      <w:r w:rsidRPr="0066101F">
        <w:rPr>
          <w:rFonts w:eastAsia="Times New Roman" w:cs="Arial"/>
          <w:b/>
          <w:bCs/>
          <w:i/>
          <w:color w:val="000000"/>
          <w:sz w:val="24"/>
          <w:szCs w:val="24"/>
          <w:vertAlign w:val="superscript"/>
        </w:rPr>
        <w:t>15 </w:t>
      </w:r>
      <w:r w:rsidRPr="0066101F">
        <w:rPr>
          <w:rFonts w:eastAsia="Times New Roman" w:cs="Helvetica"/>
          <w:b/>
          <w:i/>
          <w:color w:val="000000"/>
          <w:sz w:val="24"/>
          <w:szCs w:val="24"/>
        </w:rPr>
        <w:t>by setting aside in his flesh the law with its commands and regulations. His purpose was to create in himself one new humanity out of the two, thus making peace, </w:t>
      </w:r>
      <w:r w:rsidRPr="0066101F">
        <w:rPr>
          <w:rFonts w:eastAsia="Times New Roman" w:cs="Arial"/>
          <w:b/>
          <w:bCs/>
          <w:i/>
          <w:color w:val="000000"/>
          <w:sz w:val="24"/>
          <w:szCs w:val="24"/>
          <w:vertAlign w:val="superscript"/>
        </w:rPr>
        <w:t>16 </w:t>
      </w:r>
      <w:r w:rsidRPr="0066101F">
        <w:rPr>
          <w:rFonts w:eastAsia="Times New Roman" w:cs="Helvetica"/>
          <w:b/>
          <w:i/>
          <w:color w:val="000000"/>
          <w:sz w:val="24"/>
          <w:szCs w:val="24"/>
        </w:rPr>
        <w:t>and in one body to reconcile both of them to God through the cross, by which he put to death their hostility. </w:t>
      </w:r>
      <w:r w:rsidRPr="0066101F">
        <w:rPr>
          <w:rFonts w:eastAsia="Times New Roman" w:cs="Arial"/>
          <w:b/>
          <w:bCs/>
          <w:i/>
          <w:color w:val="000000"/>
          <w:sz w:val="24"/>
          <w:szCs w:val="24"/>
          <w:vertAlign w:val="superscript"/>
        </w:rPr>
        <w:t>17 </w:t>
      </w:r>
      <w:r w:rsidRPr="0066101F">
        <w:rPr>
          <w:rFonts w:eastAsia="Times New Roman" w:cs="Helvetica"/>
          <w:b/>
          <w:i/>
          <w:color w:val="000000"/>
          <w:sz w:val="24"/>
          <w:szCs w:val="24"/>
        </w:rPr>
        <w:t>He came and preached peace to you who were far away and peace to those who were near. </w:t>
      </w:r>
      <w:r w:rsidRPr="0066101F">
        <w:rPr>
          <w:rFonts w:eastAsia="Times New Roman" w:cs="Arial"/>
          <w:b/>
          <w:bCs/>
          <w:i/>
          <w:color w:val="000000"/>
          <w:sz w:val="24"/>
          <w:szCs w:val="24"/>
          <w:vertAlign w:val="superscript"/>
        </w:rPr>
        <w:t>18 </w:t>
      </w:r>
      <w:r w:rsidRPr="0066101F">
        <w:rPr>
          <w:rFonts w:eastAsia="Times New Roman" w:cs="Helvetica"/>
          <w:b/>
          <w:i/>
          <w:color w:val="000000"/>
          <w:sz w:val="24"/>
          <w:szCs w:val="24"/>
        </w:rPr>
        <w:t>For through him we both have access to the Father by one Spirit.</w:t>
      </w:r>
    </w:p>
    <w:p w14:paraId="7DD85E6C" w14:textId="77777777" w:rsidR="009E16C3" w:rsidRDefault="009E16C3" w:rsidP="009E16C3">
      <w:pPr>
        <w:shd w:val="clear" w:color="auto" w:fill="FFFFFF"/>
        <w:spacing w:after="150" w:line="360" w:lineRule="atLeast"/>
        <w:jc w:val="center"/>
        <w:rPr>
          <w:rFonts w:eastAsia="Times New Roman" w:cs="Helvetica"/>
          <w:b/>
          <w:i/>
          <w:color w:val="000000"/>
          <w:sz w:val="24"/>
          <w:szCs w:val="24"/>
        </w:rPr>
      </w:pPr>
      <w:r w:rsidRPr="0066101F">
        <w:rPr>
          <w:rFonts w:eastAsia="Times New Roman" w:cs="Arial"/>
          <w:b/>
          <w:bCs/>
          <w:i/>
          <w:color w:val="000000"/>
          <w:sz w:val="24"/>
          <w:szCs w:val="24"/>
          <w:vertAlign w:val="superscript"/>
        </w:rPr>
        <w:t>19 </w:t>
      </w:r>
      <w:r w:rsidRPr="0066101F">
        <w:rPr>
          <w:rFonts w:eastAsia="Times New Roman" w:cs="Helvetica"/>
          <w:b/>
          <w:i/>
          <w:color w:val="000000"/>
          <w:sz w:val="24"/>
          <w:szCs w:val="24"/>
        </w:rPr>
        <w:t>Consequently, you are no longer foreigners and strangers, but fellow citizens with God’s people and also members of his household, </w:t>
      </w:r>
      <w:r w:rsidRPr="0066101F">
        <w:rPr>
          <w:rFonts w:eastAsia="Times New Roman" w:cs="Arial"/>
          <w:b/>
          <w:bCs/>
          <w:i/>
          <w:color w:val="000000"/>
          <w:sz w:val="24"/>
          <w:szCs w:val="24"/>
          <w:vertAlign w:val="superscript"/>
        </w:rPr>
        <w:t>20 </w:t>
      </w:r>
      <w:r w:rsidRPr="0066101F">
        <w:rPr>
          <w:rFonts w:eastAsia="Times New Roman" w:cs="Helvetica"/>
          <w:b/>
          <w:i/>
          <w:color w:val="000000"/>
          <w:sz w:val="24"/>
          <w:szCs w:val="24"/>
        </w:rPr>
        <w:t>built on the foundation of the apostles and prophets, with Christ Jesus himself as the chief cornerstone. </w:t>
      </w:r>
      <w:r w:rsidRPr="0066101F">
        <w:rPr>
          <w:rFonts w:eastAsia="Times New Roman" w:cs="Arial"/>
          <w:b/>
          <w:bCs/>
          <w:i/>
          <w:color w:val="000000"/>
          <w:sz w:val="24"/>
          <w:szCs w:val="24"/>
          <w:vertAlign w:val="superscript"/>
        </w:rPr>
        <w:t>21 </w:t>
      </w:r>
      <w:r w:rsidRPr="0066101F">
        <w:rPr>
          <w:rFonts w:eastAsia="Times New Roman" w:cs="Helvetica"/>
          <w:b/>
          <w:i/>
          <w:color w:val="000000"/>
          <w:sz w:val="24"/>
          <w:szCs w:val="24"/>
        </w:rPr>
        <w:t>In him the whole building is joined together and rises to become a holy temple in the Lord. </w:t>
      </w:r>
      <w:r w:rsidRPr="0066101F">
        <w:rPr>
          <w:rFonts w:eastAsia="Times New Roman" w:cs="Arial"/>
          <w:b/>
          <w:bCs/>
          <w:i/>
          <w:color w:val="000000"/>
          <w:sz w:val="24"/>
          <w:szCs w:val="24"/>
          <w:vertAlign w:val="superscript"/>
        </w:rPr>
        <w:t>22 </w:t>
      </w:r>
      <w:r w:rsidRPr="0066101F">
        <w:rPr>
          <w:rFonts w:eastAsia="Times New Roman" w:cs="Helvetica"/>
          <w:b/>
          <w:i/>
          <w:color w:val="000000"/>
          <w:sz w:val="24"/>
          <w:szCs w:val="24"/>
        </w:rPr>
        <w:t>And in him you too are being built together to become a dwelling in which God lives by his Spirit.</w:t>
      </w:r>
    </w:p>
    <w:p w14:paraId="70AB4480" w14:textId="1974A246" w:rsidR="009E16C3" w:rsidRDefault="009E16C3" w:rsidP="009E16C3">
      <w:pPr>
        <w:ind w:firstLine="720"/>
        <w:jc w:val="both"/>
        <w:rPr>
          <w:sz w:val="24"/>
          <w:szCs w:val="24"/>
        </w:rPr>
      </w:pPr>
      <w:r>
        <w:rPr>
          <w:sz w:val="24"/>
          <w:szCs w:val="24"/>
        </w:rPr>
        <w:t xml:space="preserve">We had royalty in Memphis, Tennessee last weekend. Princes’ William and Harry of Wales came to our humble city for a wedding. Fans and media came from all over the world just to get a glimpse of the future King of the United Kingdom. I am sure anyone who got an invitation to that wedding would not miss a once in a life time opportunity to meet them. Another event took place on the same day, hardly noticed or acknowledged by anyone except Art and me. It was our twenty-eighth wedding anniversary. Over our dinner, Art and I talked about the overwhelming mercy and grace of God that has held us together though horrendous circumstances that would have torn this house asunder- if not for the Lord’s intervention and salvation. We know it is nothing short of a miracle! </w:t>
      </w:r>
      <w:r w:rsidRPr="00623401">
        <w:rPr>
          <w:sz w:val="24"/>
          <w:szCs w:val="24"/>
        </w:rPr>
        <w:t>A wedding is a one</w:t>
      </w:r>
      <w:r w:rsidR="001F1120">
        <w:rPr>
          <w:sz w:val="24"/>
          <w:szCs w:val="24"/>
        </w:rPr>
        <w:t xml:space="preserve"> -</w:t>
      </w:r>
      <w:r w:rsidRPr="00623401">
        <w:rPr>
          <w:sz w:val="24"/>
          <w:szCs w:val="24"/>
        </w:rPr>
        <w:t xml:space="preserve"> day even</w:t>
      </w:r>
      <w:r>
        <w:rPr>
          <w:sz w:val="24"/>
          <w:szCs w:val="24"/>
        </w:rPr>
        <w:t>t, and a great reason to rejoice, b</w:t>
      </w:r>
      <w:r w:rsidRPr="00623401">
        <w:rPr>
          <w:sz w:val="24"/>
          <w:szCs w:val="24"/>
        </w:rPr>
        <w:t xml:space="preserve">ut when, by God’s </w:t>
      </w:r>
      <w:r>
        <w:rPr>
          <w:sz w:val="24"/>
          <w:szCs w:val="24"/>
        </w:rPr>
        <w:t xml:space="preserve">amazing </w:t>
      </w:r>
      <w:r w:rsidRPr="00623401">
        <w:rPr>
          <w:sz w:val="24"/>
          <w:szCs w:val="24"/>
        </w:rPr>
        <w:t xml:space="preserve">grace, that covenant withstands </w:t>
      </w:r>
      <w:r>
        <w:rPr>
          <w:sz w:val="24"/>
          <w:szCs w:val="24"/>
        </w:rPr>
        <w:t xml:space="preserve">the test of time we should really </w:t>
      </w:r>
      <w:r w:rsidRPr="00623401">
        <w:rPr>
          <w:sz w:val="24"/>
          <w:szCs w:val="24"/>
        </w:rPr>
        <w:t>celebrate! He does make beautiful things out of the ashes of our lives. Our marriage is a trophy of God’s grac</w:t>
      </w:r>
      <w:r>
        <w:rPr>
          <w:sz w:val="24"/>
          <w:szCs w:val="24"/>
        </w:rPr>
        <w:t>e, a pearl, to His glory.</w:t>
      </w:r>
    </w:p>
    <w:p w14:paraId="756FD8A9" w14:textId="77777777" w:rsidR="009E16C3" w:rsidRPr="00CD5D02" w:rsidRDefault="009E16C3" w:rsidP="009E16C3">
      <w:pPr>
        <w:jc w:val="center"/>
        <w:rPr>
          <w:b/>
          <w:sz w:val="28"/>
          <w:szCs w:val="28"/>
        </w:rPr>
      </w:pPr>
      <w:r w:rsidRPr="00CD5D02">
        <w:rPr>
          <w:b/>
          <w:sz w:val="28"/>
          <w:szCs w:val="28"/>
        </w:rPr>
        <w:t xml:space="preserve">Forget the </w:t>
      </w:r>
      <w:r>
        <w:rPr>
          <w:b/>
          <w:sz w:val="28"/>
          <w:szCs w:val="28"/>
        </w:rPr>
        <w:t>Former Things…</w:t>
      </w:r>
      <w:r w:rsidRPr="00CD5D02">
        <w:rPr>
          <w:b/>
          <w:sz w:val="28"/>
          <w:szCs w:val="28"/>
        </w:rPr>
        <w:t xml:space="preserve"> </w:t>
      </w:r>
      <w:r>
        <w:rPr>
          <w:b/>
          <w:sz w:val="28"/>
          <w:szCs w:val="28"/>
        </w:rPr>
        <w:t>D</w:t>
      </w:r>
      <w:r w:rsidRPr="00CD5D02">
        <w:rPr>
          <w:b/>
          <w:sz w:val="28"/>
          <w:szCs w:val="28"/>
        </w:rPr>
        <w:t xml:space="preserve">o </w:t>
      </w:r>
      <w:r>
        <w:rPr>
          <w:b/>
          <w:sz w:val="28"/>
          <w:szCs w:val="28"/>
        </w:rPr>
        <w:t>N</w:t>
      </w:r>
      <w:r w:rsidRPr="00CD5D02">
        <w:rPr>
          <w:b/>
          <w:sz w:val="28"/>
          <w:szCs w:val="28"/>
        </w:rPr>
        <w:t xml:space="preserve">ot </w:t>
      </w:r>
      <w:r>
        <w:rPr>
          <w:b/>
          <w:sz w:val="28"/>
          <w:szCs w:val="28"/>
        </w:rPr>
        <w:t>D</w:t>
      </w:r>
      <w:r w:rsidRPr="00CD5D02">
        <w:rPr>
          <w:b/>
          <w:sz w:val="28"/>
          <w:szCs w:val="28"/>
        </w:rPr>
        <w:t xml:space="preserve">well on </w:t>
      </w:r>
      <w:r>
        <w:rPr>
          <w:b/>
          <w:sz w:val="28"/>
          <w:szCs w:val="28"/>
        </w:rPr>
        <w:t>T</w:t>
      </w:r>
      <w:r w:rsidRPr="00CD5D02">
        <w:rPr>
          <w:b/>
          <w:sz w:val="28"/>
          <w:szCs w:val="28"/>
        </w:rPr>
        <w:t xml:space="preserve">he </w:t>
      </w:r>
      <w:r>
        <w:rPr>
          <w:b/>
          <w:sz w:val="28"/>
          <w:szCs w:val="28"/>
        </w:rPr>
        <w:t>P</w:t>
      </w:r>
      <w:r w:rsidRPr="00CD5D02">
        <w:rPr>
          <w:b/>
          <w:sz w:val="28"/>
          <w:szCs w:val="28"/>
        </w:rPr>
        <w:t>ast</w:t>
      </w:r>
    </w:p>
    <w:p w14:paraId="5ED7B677" w14:textId="3C49F087" w:rsidR="009E16C3" w:rsidRDefault="009E16C3" w:rsidP="009E16C3">
      <w:pPr>
        <w:ind w:firstLine="720"/>
        <w:jc w:val="both"/>
        <w:rPr>
          <w:sz w:val="24"/>
          <w:szCs w:val="24"/>
        </w:rPr>
      </w:pPr>
      <w:r>
        <w:rPr>
          <w:sz w:val="24"/>
          <w:szCs w:val="24"/>
        </w:rPr>
        <w:t>Sometimes it’s helpful</w:t>
      </w:r>
      <w:r w:rsidRPr="00EA6B87">
        <w:rPr>
          <w:sz w:val="24"/>
          <w:szCs w:val="24"/>
        </w:rPr>
        <w:t xml:space="preserve"> to look back</w:t>
      </w:r>
      <w:r>
        <w:rPr>
          <w:sz w:val="24"/>
          <w:szCs w:val="24"/>
        </w:rPr>
        <w:t xml:space="preserve"> just</w:t>
      </w:r>
      <w:r w:rsidRPr="00EA6B87">
        <w:rPr>
          <w:sz w:val="24"/>
          <w:szCs w:val="24"/>
        </w:rPr>
        <w:t xml:space="preserve"> long enough to learn the lessons from the past and to see the faithfulness of God</w:t>
      </w:r>
      <w:r>
        <w:rPr>
          <w:sz w:val="24"/>
          <w:szCs w:val="24"/>
        </w:rPr>
        <w:t>. B</w:t>
      </w:r>
      <w:r w:rsidRPr="00EA6B87">
        <w:rPr>
          <w:sz w:val="24"/>
          <w:szCs w:val="24"/>
        </w:rPr>
        <w:t xml:space="preserve">ut it is </w:t>
      </w:r>
      <w:r w:rsidRPr="00EA6B87">
        <w:rPr>
          <w:b/>
          <w:i/>
          <w:sz w:val="24"/>
          <w:szCs w:val="24"/>
        </w:rPr>
        <w:t>not good</w:t>
      </w:r>
      <w:r w:rsidRPr="00EA6B87">
        <w:rPr>
          <w:sz w:val="24"/>
          <w:szCs w:val="24"/>
        </w:rPr>
        <w:t xml:space="preserve"> to live there.  Our hope is </w:t>
      </w:r>
      <w:r>
        <w:rPr>
          <w:sz w:val="24"/>
          <w:szCs w:val="24"/>
        </w:rPr>
        <w:t xml:space="preserve">not in the past; it’s </w:t>
      </w:r>
      <w:r w:rsidRPr="00EA6B87">
        <w:rPr>
          <w:sz w:val="24"/>
          <w:szCs w:val="24"/>
        </w:rPr>
        <w:t xml:space="preserve">always </w:t>
      </w:r>
      <w:r>
        <w:rPr>
          <w:sz w:val="24"/>
          <w:szCs w:val="24"/>
        </w:rPr>
        <w:t>before us. Today our living hope is near, real, and present. Our hope Is Jesus! (1 Peter 1:3-16, Psalm 39:7, 42:5, Roman 15:13) The Lord gave me the following</w:t>
      </w:r>
      <w:r w:rsidRPr="00EA6B87">
        <w:rPr>
          <w:sz w:val="24"/>
          <w:szCs w:val="24"/>
        </w:rPr>
        <w:t xml:space="preserve"> verse</w:t>
      </w:r>
      <w:r>
        <w:rPr>
          <w:sz w:val="24"/>
          <w:szCs w:val="24"/>
        </w:rPr>
        <w:t>s that have helped move me beyond grief (that had led to a sinful self-centered focus) and lifted my head to look up from the ashes to see Him. When my gaze is fixed upon Him, I see hope for the future. He is the health of my countenance and the eternal lifter of my head! (Psalm 42:5-11, 43:5)</w:t>
      </w:r>
    </w:p>
    <w:p w14:paraId="147FE2CD" w14:textId="77777777" w:rsidR="009E16C3" w:rsidRPr="00EA6B87" w:rsidRDefault="009E16C3" w:rsidP="009E16C3">
      <w:pPr>
        <w:jc w:val="center"/>
        <w:rPr>
          <w:sz w:val="24"/>
          <w:szCs w:val="24"/>
        </w:rPr>
      </w:pPr>
      <w:r w:rsidRPr="00EA6B87">
        <w:rPr>
          <w:b/>
          <w:i/>
          <w:sz w:val="24"/>
          <w:szCs w:val="24"/>
        </w:rPr>
        <w:t>Isaiah 43:18-19</w:t>
      </w:r>
    </w:p>
    <w:p w14:paraId="092C97B6" w14:textId="77777777" w:rsidR="009E16C3" w:rsidRDefault="009E16C3" w:rsidP="009E16C3">
      <w:pPr>
        <w:jc w:val="center"/>
        <w:rPr>
          <w:b/>
          <w:i/>
          <w:sz w:val="24"/>
          <w:szCs w:val="24"/>
        </w:rPr>
      </w:pPr>
      <w:r w:rsidRPr="00EA6B87">
        <w:rPr>
          <w:b/>
          <w:i/>
          <w:sz w:val="24"/>
          <w:szCs w:val="24"/>
        </w:rPr>
        <w:t>Forget the former things; do not dwell on the past. See I am doing a new thing! Now it springs up; do you not perceive it? I am making a way in the desert and streams in the wasteland.</w:t>
      </w:r>
    </w:p>
    <w:p w14:paraId="0EC4CE4D" w14:textId="77777777" w:rsidR="009E16C3" w:rsidRPr="00EA6B87" w:rsidRDefault="009E16C3" w:rsidP="009E16C3">
      <w:pPr>
        <w:jc w:val="center"/>
        <w:rPr>
          <w:b/>
          <w:i/>
          <w:sz w:val="24"/>
          <w:szCs w:val="24"/>
        </w:rPr>
      </w:pPr>
      <w:r w:rsidRPr="00EA6B87">
        <w:rPr>
          <w:b/>
          <w:i/>
          <w:sz w:val="24"/>
          <w:szCs w:val="24"/>
        </w:rPr>
        <w:t>Psalm 46:10</w:t>
      </w:r>
    </w:p>
    <w:p w14:paraId="2F2B27C1" w14:textId="77777777" w:rsidR="009E16C3" w:rsidRDefault="009E16C3" w:rsidP="009E16C3">
      <w:pPr>
        <w:jc w:val="center"/>
        <w:rPr>
          <w:b/>
          <w:i/>
          <w:sz w:val="24"/>
          <w:szCs w:val="24"/>
        </w:rPr>
      </w:pPr>
      <w:r w:rsidRPr="00EA6B87">
        <w:rPr>
          <w:b/>
          <w:i/>
          <w:sz w:val="24"/>
          <w:szCs w:val="24"/>
        </w:rPr>
        <w:t>Listen O daughter, consider and give ear: Forget your people and your father’s house. The king is enthralled by your beauty; honor him for He is your LORD.</w:t>
      </w:r>
    </w:p>
    <w:p w14:paraId="25A0F167" w14:textId="77777777" w:rsidR="009E16C3" w:rsidRDefault="009E16C3" w:rsidP="009E16C3">
      <w:pPr>
        <w:jc w:val="center"/>
        <w:rPr>
          <w:b/>
          <w:i/>
          <w:sz w:val="24"/>
          <w:szCs w:val="24"/>
        </w:rPr>
      </w:pPr>
      <w:r w:rsidRPr="00EA6B87">
        <w:rPr>
          <w:b/>
          <w:i/>
          <w:sz w:val="24"/>
          <w:szCs w:val="24"/>
        </w:rPr>
        <w:t>Philippians</w:t>
      </w:r>
      <w:r>
        <w:rPr>
          <w:b/>
          <w:i/>
          <w:sz w:val="24"/>
          <w:szCs w:val="24"/>
        </w:rPr>
        <w:t xml:space="preserve"> </w:t>
      </w:r>
      <w:r w:rsidRPr="00EA6B87">
        <w:rPr>
          <w:b/>
          <w:i/>
          <w:sz w:val="24"/>
          <w:szCs w:val="24"/>
        </w:rPr>
        <w:t>3: 12-14</w:t>
      </w:r>
    </w:p>
    <w:p w14:paraId="2A59D18A" w14:textId="77777777" w:rsidR="009E16C3" w:rsidRDefault="009E16C3" w:rsidP="009E16C3">
      <w:pPr>
        <w:jc w:val="center"/>
        <w:rPr>
          <w:b/>
          <w:i/>
          <w:sz w:val="24"/>
          <w:szCs w:val="24"/>
        </w:rPr>
      </w:pPr>
      <w:r w:rsidRPr="00EA6B87">
        <w:rPr>
          <w:b/>
          <w:i/>
          <w:sz w:val="24"/>
          <w:szCs w:val="24"/>
        </w:rPr>
        <w:t>Not that I have already obtained all this, or have already been made perfect, but I press on to take hold of that which Christ Jesus took hold of me. Brothers, I do not consider myself yet to have taken hold of it. But one thing I do: Forgetting what is behind and straining toward what is ahead, I press on toward the goal to win the prize for which God has called me heavenward in Christ Jesus</w:t>
      </w:r>
      <w:r>
        <w:rPr>
          <w:b/>
          <w:i/>
          <w:sz w:val="24"/>
          <w:szCs w:val="24"/>
        </w:rPr>
        <w:t>.</w:t>
      </w:r>
    </w:p>
    <w:p w14:paraId="71841E0D" w14:textId="77777777" w:rsidR="006605AD" w:rsidRDefault="006605AD" w:rsidP="009E16C3">
      <w:pPr>
        <w:ind w:left="720" w:right="720" w:firstLine="720"/>
        <w:jc w:val="both"/>
        <w:rPr>
          <w:rFonts w:asciiTheme="minorHAnsi" w:eastAsiaTheme="minorEastAsia" w:hAnsiTheme="minorHAnsi" w:cstheme="minorBidi"/>
          <w:sz w:val="24"/>
          <w:szCs w:val="24"/>
        </w:rPr>
      </w:pPr>
    </w:p>
    <w:p w14:paraId="22EEDAA8" w14:textId="77777777" w:rsidR="00D24A02" w:rsidRPr="007526B6" w:rsidRDefault="5897EC05" w:rsidP="00D24A02">
      <w:pPr>
        <w:jc w:val="center"/>
        <w:rPr>
          <w:rFonts w:cstheme="minorHAnsi"/>
          <w:b/>
          <w:sz w:val="28"/>
          <w:szCs w:val="28"/>
        </w:rPr>
      </w:pPr>
      <w:r w:rsidRPr="5897EC05">
        <w:rPr>
          <w:rFonts w:asciiTheme="minorHAnsi" w:eastAsiaTheme="minorEastAsia" w:hAnsiTheme="minorHAnsi" w:cstheme="minorBidi"/>
          <w:b/>
          <w:bCs/>
          <w:sz w:val="28"/>
          <w:szCs w:val="28"/>
        </w:rPr>
        <w:t>What is God’s Plan for Marriage?</w:t>
      </w:r>
    </w:p>
    <w:p w14:paraId="02197157" w14:textId="3521100F" w:rsidR="00D24A02" w:rsidRDefault="5897EC05" w:rsidP="00D24A02">
      <w:pPr>
        <w:ind w:firstLine="720"/>
        <w:jc w:val="both"/>
        <w:rPr>
          <w:sz w:val="24"/>
          <w:szCs w:val="24"/>
        </w:rPr>
      </w:pPr>
      <w:r w:rsidRPr="5897EC05">
        <w:rPr>
          <w:sz w:val="24"/>
          <w:szCs w:val="24"/>
        </w:rPr>
        <w:t>This may sound strange for someone who owned a bridal business and would write a book called “Pearls for My Wedding Dress</w:t>
      </w:r>
      <w:r w:rsidR="00570470">
        <w:rPr>
          <w:sz w:val="24"/>
          <w:szCs w:val="24"/>
        </w:rPr>
        <w:t>,</w:t>
      </w:r>
      <w:r w:rsidRPr="5897EC05">
        <w:rPr>
          <w:sz w:val="24"/>
          <w:szCs w:val="24"/>
        </w:rPr>
        <w:t xml:space="preserve">” but I have never thought of </w:t>
      </w:r>
      <w:r w:rsidR="00570470">
        <w:rPr>
          <w:sz w:val="24"/>
          <w:szCs w:val="24"/>
        </w:rPr>
        <w:t>myself as a romantic. My mother, on the other hand, an</w:t>
      </w:r>
      <w:r w:rsidRPr="5897EC05">
        <w:rPr>
          <w:sz w:val="24"/>
          <w:szCs w:val="24"/>
        </w:rPr>
        <w:t xml:space="preserve"> avid reader</w:t>
      </w:r>
      <w:r w:rsidR="00570470">
        <w:rPr>
          <w:sz w:val="24"/>
          <w:szCs w:val="24"/>
        </w:rPr>
        <w:t>, keep a ready supply</w:t>
      </w:r>
      <w:r w:rsidRPr="5897EC05">
        <w:rPr>
          <w:sz w:val="24"/>
          <w:szCs w:val="24"/>
        </w:rPr>
        <w:t xml:space="preserve"> of romance novels. </w:t>
      </w:r>
      <w:r w:rsidR="00570470">
        <w:rPr>
          <w:sz w:val="24"/>
          <w:szCs w:val="24"/>
        </w:rPr>
        <w:t xml:space="preserve">No doubt </w:t>
      </w:r>
      <w:r w:rsidR="00570470" w:rsidRPr="5897EC05">
        <w:rPr>
          <w:sz w:val="24"/>
          <w:szCs w:val="24"/>
        </w:rPr>
        <w:t>Mamma</w:t>
      </w:r>
      <w:r w:rsidRPr="5897EC05">
        <w:rPr>
          <w:sz w:val="24"/>
          <w:szCs w:val="24"/>
        </w:rPr>
        <w:t xml:space="preserve"> </w:t>
      </w:r>
      <w:r w:rsidR="00570470">
        <w:rPr>
          <w:sz w:val="24"/>
          <w:szCs w:val="24"/>
        </w:rPr>
        <w:t>found</w:t>
      </w:r>
      <w:r w:rsidRPr="5897EC05">
        <w:rPr>
          <w:sz w:val="24"/>
          <w:szCs w:val="24"/>
        </w:rPr>
        <w:t xml:space="preserve"> a</w:t>
      </w:r>
      <w:r w:rsidR="00570470">
        <w:rPr>
          <w:sz w:val="24"/>
          <w:szCs w:val="24"/>
        </w:rPr>
        <w:t>n</w:t>
      </w:r>
      <w:r w:rsidRPr="5897EC05">
        <w:rPr>
          <w:sz w:val="24"/>
          <w:szCs w:val="24"/>
        </w:rPr>
        <w:t xml:space="preserve"> escape</w:t>
      </w:r>
      <w:r w:rsidR="00570470">
        <w:rPr>
          <w:sz w:val="24"/>
          <w:szCs w:val="24"/>
        </w:rPr>
        <w:t xml:space="preserve"> in these books; a place to go and </w:t>
      </w:r>
      <w:r w:rsidRPr="5897EC05">
        <w:rPr>
          <w:sz w:val="24"/>
          <w:szCs w:val="24"/>
        </w:rPr>
        <w:t xml:space="preserve">forget about her marriage.  </w:t>
      </w:r>
      <w:r w:rsidR="00570470">
        <w:rPr>
          <w:sz w:val="24"/>
          <w:szCs w:val="24"/>
        </w:rPr>
        <w:t xml:space="preserve">My </w:t>
      </w:r>
      <w:r w:rsidRPr="5897EC05">
        <w:rPr>
          <w:sz w:val="24"/>
          <w:szCs w:val="24"/>
        </w:rPr>
        <w:t xml:space="preserve">escape </w:t>
      </w:r>
      <w:r w:rsidR="00570470">
        <w:rPr>
          <w:sz w:val="24"/>
          <w:szCs w:val="24"/>
        </w:rPr>
        <w:t>was</w:t>
      </w:r>
      <w:r w:rsidRPr="5897EC05">
        <w:rPr>
          <w:sz w:val="24"/>
          <w:szCs w:val="24"/>
        </w:rPr>
        <w:t xml:space="preserve"> working long hours dressing brides for their wedding day</w:t>
      </w:r>
      <w:r w:rsidR="00570470">
        <w:rPr>
          <w:sz w:val="24"/>
          <w:szCs w:val="24"/>
        </w:rPr>
        <w:t>. But all that changed when I</w:t>
      </w:r>
      <w:r w:rsidRPr="5897EC05">
        <w:rPr>
          <w:sz w:val="24"/>
          <w:szCs w:val="24"/>
        </w:rPr>
        <w:t xml:space="preserve"> was found by the Lord. </w:t>
      </w:r>
    </w:p>
    <w:p w14:paraId="251DD83F" w14:textId="317A65FB" w:rsidR="00D24A02" w:rsidRDefault="5897EC05" w:rsidP="00D24A02">
      <w:pPr>
        <w:ind w:firstLine="720"/>
        <w:jc w:val="both"/>
        <w:rPr>
          <w:sz w:val="24"/>
          <w:szCs w:val="24"/>
        </w:rPr>
      </w:pPr>
      <w:r w:rsidRPr="5897EC05">
        <w:rPr>
          <w:sz w:val="24"/>
          <w:szCs w:val="24"/>
        </w:rPr>
        <w:t xml:space="preserve"> In the seven years I owned the bridal business, I had several repeat customers. If we put as much emphasis on who we married as we do the one-day event maybe the divorce rates would not be so high. Even in the Church, divorce is as common among professing believers as in the lost world who don’t know the Lord.  </w:t>
      </w:r>
      <w:r w:rsidR="008C4665">
        <w:rPr>
          <w:sz w:val="24"/>
          <w:szCs w:val="24"/>
        </w:rPr>
        <w:t xml:space="preserve">“Marriage,” said G.K. Chesterton, “Is an adventure - like going to war.” Now I’m not quite sure if his observation is quite the same as mine. As far as I am concerned, it is war, but not the </w:t>
      </w:r>
      <w:r w:rsidR="00876F38">
        <w:rPr>
          <w:sz w:val="24"/>
          <w:szCs w:val="24"/>
        </w:rPr>
        <w:t>kind</w:t>
      </w:r>
      <w:r w:rsidR="008C4665">
        <w:rPr>
          <w:sz w:val="24"/>
          <w:szCs w:val="24"/>
        </w:rPr>
        <w:t xml:space="preserve"> of war, we think it is. We </w:t>
      </w:r>
      <w:r w:rsidR="00876F38">
        <w:rPr>
          <w:sz w:val="24"/>
          <w:szCs w:val="24"/>
        </w:rPr>
        <w:t>fight</w:t>
      </w:r>
      <w:r w:rsidR="008C4665">
        <w:rPr>
          <w:sz w:val="24"/>
          <w:szCs w:val="24"/>
        </w:rPr>
        <w:t xml:space="preserve"> as if our mate were the enemy, all the while the real enemy gets the upper hand on </w:t>
      </w:r>
      <w:r w:rsidR="00876F38">
        <w:rPr>
          <w:sz w:val="24"/>
          <w:szCs w:val="24"/>
        </w:rPr>
        <w:t>our</w:t>
      </w:r>
      <w:r w:rsidR="008C4665">
        <w:rPr>
          <w:sz w:val="24"/>
          <w:szCs w:val="24"/>
        </w:rPr>
        <w:t xml:space="preserve"> </w:t>
      </w:r>
      <w:r w:rsidR="00876F38">
        <w:rPr>
          <w:sz w:val="24"/>
          <w:szCs w:val="24"/>
        </w:rPr>
        <w:t>marriage</w:t>
      </w:r>
      <w:r w:rsidR="008C4665">
        <w:rPr>
          <w:sz w:val="24"/>
          <w:szCs w:val="24"/>
        </w:rPr>
        <w:t>. I</w:t>
      </w:r>
      <w:r w:rsidR="00D257A7">
        <w:rPr>
          <w:sz w:val="24"/>
          <w:szCs w:val="24"/>
        </w:rPr>
        <w:t>’m</w:t>
      </w:r>
      <w:r w:rsidR="008C4665">
        <w:rPr>
          <w:sz w:val="24"/>
          <w:szCs w:val="24"/>
        </w:rPr>
        <w:t xml:space="preserve">, talking about </w:t>
      </w:r>
      <w:r w:rsidR="00876F38">
        <w:rPr>
          <w:sz w:val="24"/>
          <w:szCs w:val="24"/>
        </w:rPr>
        <w:t>the Devil.</w:t>
      </w:r>
      <w:r w:rsidR="00D257A7">
        <w:rPr>
          <w:sz w:val="24"/>
          <w:szCs w:val="24"/>
        </w:rPr>
        <w:t xml:space="preserve"> (We’ll be expounding on this subject in another chapter.)</w:t>
      </w:r>
    </w:p>
    <w:p w14:paraId="04FDA0DD" w14:textId="77777777" w:rsidR="00D24A02" w:rsidRDefault="5897EC05" w:rsidP="00D24A02">
      <w:pPr>
        <w:ind w:firstLine="720"/>
        <w:jc w:val="both"/>
        <w:rPr>
          <w:sz w:val="24"/>
          <w:szCs w:val="24"/>
        </w:rPr>
      </w:pPr>
      <w:r w:rsidRPr="5897EC05">
        <w:rPr>
          <w:sz w:val="24"/>
          <w:szCs w:val="24"/>
        </w:rPr>
        <w:t xml:space="preserve">I am a poster child of what not to do in marriage, but I have learned a few things alone the way. Number one: we cannot give love if we have not received it. Number two:  </w:t>
      </w:r>
      <w:r w:rsidRPr="5897EC05">
        <w:rPr>
          <w:b/>
          <w:bCs/>
          <w:i/>
          <w:iCs/>
          <w:sz w:val="24"/>
          <w:szCs w:val="24"/>
        </w:rPr>
        <w:t>Jesus</w:t>
      </w:r>
      <w:r w:rsidRPr="5897EC05">
        <w:rPr>
          <w:sz w:val="24"/>
          <w:szCs w:val="24"/>
        </w:rPr>
        <w:t xml:space="preserve"> </w:t>
      </w:r>
      <w:r w:rsidRPr="5897EC05">
        <w:rPr>
          <w:b/>
          <w:bCs/>
          <w:i/>
          <w:iCs/>
          <w:sz w:val="24"/>
          <w:szCs w:val="24"/>
        </w:rPr>
        <w:t>is</w:t>
      </w:r>
      <w:r w:rsidRPr="5897EC05">
        <w:rPr>
          <w:sz w:val="24"/>
          <w:szCs w:val="24"/>
        </w:rPr>
        <w:t xml:space="preserve"> </w:t>
      </w:r>
      <w:r w:rsidRPr="5897EC05">
        <w:rPr>
          <w:b/>
          <w:bCs/>
          <w:i/>
          <w:iCs/>
          <w:sz w:val="24"/>
          <w:szCs w:val="24"/>
        </w:rPr>
        <w:t>love,</w:t>
      </w:r>
      <w:r w:rsidRPr="5897EC05">
        <w:rPr>
          <w:sz w:val="24"/>
          <w:szCs w:val="24"/>
        </w:rPr>
        <w:t xml:space="preserve"> and we will never know love until we receive Him as Lord and Savior.  After I was saved, I had an opportunity to do an interview on our local Christian radio to advertise my bridal business. This was my first time to speak on the radio. My manager and all her single roommates were listening to the interview. She later said I made them cry. I really do not remember speaking about my business at all. I only remember speaking, from-the-heart, making an appeal to Christian women to look for a man who truly loved Jesus. Only a man who had received the Lord Jesus could give her true love. With that being said, no early relationship was meant to fell the God sized void in the human soul. At best, even a wonderful marriage can only be but a shadow of the genuine article… God’s matchless, unfailing love!</w:t>
      </w:r>
    </w:p>
    <w:p w14:paraId="079CF82B" w14:textId="7BFD55E4" w:rsidR="008C4665" w:rsidRDefault="5897EC05" w:rsidP="00D24A02">
      <w:pPr>
        <w:ind w:firstLine="720"/>
        <w:jc w:val="both"/>
        <w:rPr>
          <w:sz w:val="24"/>
          <w:szCs w:val="24"/>
        </w:rPr>
      </w:pPr>
      <w:r w:rsidRPr="5897EC05">
        <w:rPr>
          <w:sz w:val="24"/>
          <w:szCs w:val="24"/>
        </w:rPr>
        <w:t>In her book, Fiery Darts, Janet Warren Lane has two chapters devoted to this subject.</w:t>
      </w:r>
      <w:r w:rsidR="008C4665">
        <w:rPr>
          <w:sz w:val="24"/>
          <w:szCs w:val="24"/>
        </w:rPr>
        <w:t xml:space="preserve"> She said,</w:t>
      </w:r>
    </w:p>
    <w:p w14:paraId="1110FCB4" w14:textId="19B9CA92" w:rsidR="00D24A02" w:rsidRDefault="5897EC05" w:rsidP="008C4665">
      <w:pPr>
        <w:ind w:left="720" w:right="720" w:firstLine="720"/>
        <w:jc w:val="both"/>
        <w:rPr>
          <w:sz w:val="24"/>
          <w:szCs w:val="24"/>
        </w:rPr>
      </w:pPr>
      <w:r w:rsidRPr="5897EC05">
        <w:rPr>
          <w:sz w:val="24"/>
          <w:szCs w:val="24"/>
        </w:rPr>
        <w:t xml:space="preserve"> “We could do nothing better to Prepare us to live life and love others, especially a future spouse successfully, by studying and applying the truths about love from the book written by the author of love! If we could get grounded in understanding true love because we have spent extended time in learning about true love from the source of true love, God, then we would enter relationships as a whole, healthy, and complete individual. We would handle problems we encounter in those relationships from a healthier perspective. Having been taught to recognize genuine love we would avoid relationships that offered anything less.” </w:t>
      </w:r>
    </w:p>
    <w:p w14:paraId="53BB44A1" w14:textId="77777777" w:rsidR="00D24A02" w:rsidRDefault="5897EC05" w:rsidP="00D24A02">
      <w:pPr>
        <w:ind w:firstLine="720"/>
        <w:jc w:val="both"/>
        <w:rPr>
          <w:sz w:val="24"/>
          <w:szCs w:val="24"/>
        </w:rPr>
      </w:pPr>
      <w:r w:rsidRPr="5897EC05">
        <w:rPr>
          <w:sz w:val="24"/>
          <w:szCs w:val="24"/>
        </w:rPr>
        <w:t xml:space="preserve">Oh how I wish Art and I had known Jesus before we met and married! The only love we   had to offer to one another was a false love with strings attached. When the conditions of the attachments were not met, the relationship broke like a weak thread. Unlike this world’s weak strings of so called love, God’s huge heart of love for his people is beautifully described in Hosea eleven. </w:t>
      </w:r>
    </w:p>
    <w:p w14:paraId="5244BA04" w14:textId="77777777" w:rsidR="00D24A02" w:rsidRPr="00D70790" w:rsidRDefault="5897EC05" w:rsidP="00D24A02">
      <w:pPr>
        <w:jc w:val="center"/>
        <w:rPr>
          <w:b/>
          <w:i/>
          <w:sz w:val="24"/>
          <w:szCs w:val="24"/>
        </w:rPr>
      </w:pPr>
      <w:r w:rsidRPr="5897EC05">
        <w:rPr>
          <w:b/>
          <w:bCs/>
          <w:i/>
          <w:iCs/>
          <w:sz w:val="24"/>
          <w:szCs w:val="24"/>
        </w:rPr>
        <w:t>Hosea 11:4,8b</w:t>
      </w:r>
    </w:p>
    <w:p w14:paraId="31A10A04" w14:textId="77777777" w:rsidR="00D24A02" w:rsidRDefault="5897EC05" w:rsidP="00D24A02">
      <w:pPr>
        <w:jc w:val="center"/>
        <w:rPr>
          <w:b/>
          <w:i/>
          <w:sz w:val="24"/>
          <w:szCs w:val="24"/>
        </w:rPr>
      </w:pPr>
      <w:r w:rsidRPr="5897EC05">
        <w:rPr>
          <w:b/>
          <w:bCs/>
          <w:i/>
          <w:iCs/>
          <w:sz w:val="24"/>
          <w:szCs w:val="24"/>
        </w:rPr>
        <w:t>I led them with cords of human kindness, with ties of love; I lifted the yoke from their neck and bent down to feed them”. 8b “My heart is chained within me; all my compassion is aroused.</w:t>
      </w:r>
    </w:p>
    <w:p w14:paraId="123A04CD" w14:textId="4B82F457" w:rsidR="004C49C4" w:rsidRDefault="5897EC05" w:rsidP="004C49C4">
      <w:pPr>
        <w:ind w:firstLine="720"/>
        <w:jc w:val="both"/>
        <w:rPr>
          <w:sz w:val="24"/>
          <w:szCs w:val="24"/>
        </w:rPr>
      </w:pPr>
      <w:r w:rsidRPr="5897EC05">
        <w:rPr>
          <w:sz w:val="24"/>
          <w:szCs w:val="24"/>
        </w:rPr>
        <w:t xml:space="preserve">I gave </w:t>
      </w:r>
      <w:r w:rsidR="006605AD">
        <w:rPr>
          <w:sz w:val="24"/>
          <w:szCs w:val="24"/>
        </w:rPr>
        <w:t>my daughter Allie, and my daughter-in law- the same advice before they got</w:t>
      </w:r>
      <w:r w:rsidRPr="5897EC05">
        <w:rPr>
          <w:sz w:val="24"/>
          <w:szCs w:val="24"/>
        </w:rPr>
        <w:t xml:space="preserve"> married</w:t>
      </w:r>
      <w:r w:rsidR="006605AD">
        <w:rPr>
          <w:sz w:val="24"/>
          <w:szCs w:val="24"/>
        </w:rPr>
        <w:t>: A</w:t>
      </w:r>
      <w:r w:rsidRPr="5897EC05">
        <w:rPr>
          <w:sz w:val="24"/>
          <w:szCs w:val="24"/>
        </w:rPr>
        <w:t>s wonderful as he is, he will never be her Jesus. No one can fill His shoes</w:t>
      </w:r>
      <w:r w:rsidR="006605AD">
        <w:rPr>
          <w:sz w:val="24"/>
          <w:szCs w:val="24"/>
        </w:rPr>
        <w:t>.</w:t>
      </w:r>
      <w:r w:rsidRPr="5897EC05">
        <w:rPr>
          <w:sz w:val="24"/>
          <w:szCs w:val="24"/>
        </w:rPr>
        <w:t xml:space="preserve"> And furthermore, they were never meant to.</w:t>
      </w:r>
      <w:r w:rsidR="004C49C4">
        <w:rPr>
          <w:sz w:val="24"/>
          <w:szCs w:val="24"/>
        </w:rPr>
        <w:t xml:space="preserve"> Only Jesus</w:t>
      </w:r>
      <w:r w:rsidR="004C49C4" w:rsidRPr="003441F6">
        <w:rPr>
          <w:sz w:val="24"/>
          <w:szCs w:val="24"/>
        </w:rPr>
        <w:t xml:space="preserve"> </w:t>
      </w:r>
      <w:r w:rsidR="004C49C4">
        <w:rPr>
          <w:sz w:val="24"/>
          <w:szCs w:val="24"/>
        </w:rPr>
        <w:t xml:space="preserve">can </w:t>
      </w:r>
      <w:r w:rsidR="004C49C4" w:rsidRPr="003441F6">
        <w:rPr>
          <w:sz w:val="24"/>
          <w:szCs w:val="24"/>
        </w:rPr>
        <w:t xml:space="preserve">fill the God </w:t>
      </w:r>
      <w:r w:rsidR="004C49C4">
        <w:rPr>
          <w:sz w:val="24"/>
          <w:szCs w:val="24"/>
        </w:rPr>
        <w:t xml:space="preserve">shaped void </w:t>
      </w:r>
      <w:r w:rsidR="004C49C4" w:rsidRPr="003441F6">
        <w:rPr>
          <w:sz w:val="24"/>
          <w:szCs w:val="24"/>
        </w:rPr>
        <w:t xml:space="preserve">in </w:t>
      </w:r>
      <w:r w:rsidR="004C49C4">
        <w:rPr>
          <w:sz w:val="24"/>
          <w:szCs w:val="24"/>
        </w:rPr>
        <w:t>your</w:t>
      </w:r>
      <w:r w:rsidR="004C49C4" w:rsidRPr="003441F6">
        <w:rPr>
          <w:sz w:val="24"/>
          <w:szCs w:val="24"/>
        </w:rPr>
        <w:t xml:space="preserve"> life.  </w:t>
      </w:r>
      <w:r w:rsidR="004C49C4">
        <w:rPr>
          <w:sz w:val="24"/>
          <w:szCs w:val="24"/>
        </w:rPr>
        <w:t xml:space="preserve">It was </w:t>
      </w:r>
      <w:r w:rsidR="004C49C4" w:rsidRPr="009D30D7">
        <w:rPr>
          <w:sz w:val="24"/>
          <w:szCs w:val="24"/>
        </w:rPr>
        <w:t>Saint Augustine</w:t>
      </w:r>
      <w:r w:rsidR="004C49C4">
        <w:rPr>
          <w:sz w:val="24"/>
          <w:szCs w:val="24"/>
        </w:rPr>
        <w:t xml:space="preserve"> who said it best. He said, “</w:t>
      </w:r>
      <w:r w:rsidR="004C49C4" w:rsidRPr="009D30D7">
        <w:rPr>
          <w:sz w:val="24"/>
          <w:szCs w:val="24"/>
        </w:rPr>
        <w:t>Thou hast made us for thyself, Oh God, and the hearts of men are restless until they find their rest in Thee.”</w:t>
      </w:r>
      <w:r w:rsidR="004C49C4" w:rsidRPr="60AC06A7">
        <w:rPr>
          <w:sz w:val="24"/>
          <w:szCs w:val="24"/>
        </w:rPr>
        <w:t xml:space="preserve"> </w:t>
      </w:r>
    </w:p>
    <w:p w14:paraId="4AFF45A4" w14:textId="77777777" w:rsidR="006605AD" w:rsidRDefault="5897EC05" w:rsidP="00D24A02">
      <w:pPr>
        <w:ind w:firstLine="720"/>
        <w:jc w:val="both"/>
        <w:rPr>
          <w:sz w:val="24"/>
          <w:szCs w:val="24"/>
        </w:rPr>
      </w:pPr>
      <w:r w:rsidRPr="5897EC05">
        <w:rPr>
          <w:sz w:val="24"/>
          <w:szCs w:val="24"/>
        </w:rPr>
        <w:t>This is the best advice I could ever give a single woman who desires to be married. Fall in love with Jesus, and the man who God has chosen for you will be drawn to Christ in you.  But, if you find yourself unequally yoked to a man who is not a believer, get to know Jesus intimately, let Him be your husband. Find a spiritual mother who will teach you how to love this man with the unconditional love of Jesus. Know this for sure: you are not an unloved woman who is married if you are the Bride of Christ!</w:t>
      </w:r>
    </w:p>
    <w:p w14:paraId="77E09F19" w14:textId="77777777" w:rsidR="006605AD" w:rsidRDefault="006605AD" w:rsidP="006605AD">
      <w:pPr>
        <w:jc w:val="both"/>
        <w:rPr>
          <w:b/>
          <w:bCs/>
          <w:sz w:val="28"/>
          <w:szCs w:val="28"/>
        </w:rPr>
      </w:pPr>
      <w:r>
        <w:rPr>
          <w:b/>
          <w:bCs/>
          <w:sz w:val="28"/>
          <w:szCs w:val="28"/>
        </w:rPr>
        <w:t>DIGGING DEEPER: Read the following passages and make note of any insights and personal applications.</w:t>
      </w:r>
    </w:p>
    <w:p w14:paraId="3B7322DF" w14:textId="3FAF18B2" w:rsidR="00D24A02" w:rsidRPr="006605AD" w:rsidRDefault="006605AD" w:rsidP="006605AD">
      <w:pPr>
        <w:pStyle w:val="ListParagraph"/>
        <w:numPr>
          <w:ilvl w:val="0"/>
          <w:numId w:val="2"/>
        </w:numPr>
        <w:jc w:val="both"/>
        <w:rPr>
          <w:sz w:val="24"/>
          <w:szCs w:val="24"/>
        </w:rPr>
      </w:pPr>
      <w:r w:rsidRPr="006605AD">
        <w:rPr>
          <w:sz w:val="24"/>
          <w:szCs w:val="24"/>
        </w:rPr>
        <w:t xml:space="preserve">John 1:1-3; Hebrew 1:1-12; Colossians 1:13-20; </w:t>
      </w:r>
      <w:r w:rsidR="5897EC05" w:rsidRPr="006605AD">
        <w:rPr>
          <w:sz w:val="24"/>
          <w:szCs w:val="24"/>
        </w:rPr>
        <w:t xml:space="preserve">Isaiah 54:1-17; Proverbs 30:23 </w:t>
      </w:r>
    </w:p>
    <w:p w14:paraId="4B0DAAD7" w14:textId="77777777" w:rsidR="00D24A02" w:rsidRPr="00C5280F" w:rsidRDefault="5897EC05" w:rsidP="00D24A02">
      <w:pPr>
        <w:jc w:val="center"/>
        <w:rPr>
          <w:b/>
          <w:sz w:val="28"/>
          <w:szCs w:val="28"/>
        </w:rPr>
      </w:pPr>
      <w:r w:rsidRPr="5897EC05">
        <w:rPr>
          <w:b/>
          <w:bCs/>
          <w:sz w:val="28"/>
          <w:szCs w:val="28"/>
        </w:rPr>
        <w:t>Eternal Love</w:t>
      </w:r>
    </w:p>
    <w:p w14:paraId="665FCE2C" w14:textId="77777777" w:rsidR="00D24A02" w:rsidRDefault="5897EC05" w:rsidP="00D24A02">
      <w:pPr>
        <w:jc w:val="both"/>
        <w:rPr>
          <w:sz w:val="24"/>
          <w:szCs w:val="24"/>
        </w:rPr>
      </w:pPr>
      <w:r w:rsidRPr="5897EC05">
        <w:rPr>
          <w:sz w:val="24"/>
          <w:szCs w:val="24"/>
        </w:rPr>
        <w:t>British poet, Alfred, Lord Tennyson, said: “Better to have loved and lost than never to have loved at all.”  What do you think about Tennyson’s observation? Is it better to have love and then lose it, than to never know love at all?</w:t>
      </w:r>
    </w:p>
    <w:p w14:paraId="0475668C" w14:textId="244CF18F" w:rsidR="00D24A02" w:rsidRDefault="5897EC05" w:rsidP="00D24A02">
      <w:pPr>
        <w:ind w:firstLine="720"/>
        <w:jc w:val="both"/>
        <w:rPr>
          <w:sz w:val="24"/>
          <w:szCs w:val="24"/>
        </w:rPr>
      </w:pPr>
      <w:r w:rsidRPr="5897EC05">
        <w:rPr>
          <w:sz w:val="24"/>
          <w:szCs w:val="24"/>
        </w:rPr>
        <w:t>When my daughter was contemplating whether or not to begin a relationship with her would be husband, Justin, she was really struggling with the decision. I knew she really liked him and he was very much in pursuit to win her heart. So I asked her what was disturbing her most and she said, "I don’t want to enter this relationship if I might get my heart broken.” My answer to her was this: “You will never experience real love and protect your heart from being broken!” Real love involves your mind, emotions, and finally your will. When you stop thinking good thoughts about a person, and you don’t fell love from that person, then all that is left is a choice of the will. So people choose to leave us because they don’t value us; they leave and our hearts are broken.  On the other hand, when we love someone, and they hurt- we hurt. And then there is the life–shattering reality that we all must face…we will bury people we love - and our hearts will be shattered into pieces. You cannot love and protect your heart. It is a fact of life. The heavenly Father did not protect His heart from pain when He gave His Precious Son to die to purchase us. This is how He showed His great love for us! And the Lord Jesus did not protect His heart from suffering in His passion on Calvary’s cruel cross. It was love that put Him there! In the words of a song from my youth---“LOVE HURTS!” The wise C.S. Lewis wrote, “If you love deeply, you’re going to get hurt badly. But it’s still worth it.” When love is lost it is devastating, it hurts deeply, and it breaks our heart. But this kind of pain may also be a catalyst to find true love, unfailing love, and eternal love…the kind of love, so perfect, that it puts us back together. When this happens…this sorrow is really a blessing in disguise.</w:t>
      </w:r>
    </w:p>
    <w:p w14:paraId="26EBC64D" w14:textId="77777777" w:rsidR="00D24A02" w:rsidRDefault="5897EC05" w:rsidP="00D24A02">
      <w:pPr>
        <w:ind w:firstLine="720"/>
        <w:jc w:val="both"/>
        <w:rPr>
          <w:sz w:val="24"/>
          <w:szCs w:val="24"/>
        </w:rPr>
      </w:pPr>
      <w:r w:rsidRPr="5897EC05">
        <w:rPr>
          <w:sz w:val="24"/>
          <w:szCs w:val="24"/>
        </w:rPr>
        <w:t xml:space="preserve">Songs are really, stories or poetry–put to music. They can make us cry, express emotions, or help us to find words to express how we really feel. I’d like to tell you about one such song. A few years ago Allie and I were watching television when we heard Rascal Flatts preform their song, “The Broken Road”. As we listened to the words, I said to Allie. “This song is about Jesus!”  For me, this song </w:t>
      </w:r>
      <w:r w:rsidRPr="5897EC05">
        <w:rPr>
          <w:b/>
          <w:bCs/>
          <w:i/>
          <w:iCs/>
          <w:sz w:val="24"/>
          <w:szCs w:val="24"/>
        </w:rPr>
        <w:t>is about Him</w:t>
      </w:r>
      <w:r w:rsidRPr="5897EC05">
        <w:rPr>
          <w:sz w:val="24"/>
          <w:szCs w:val="24"/>
        </w:rPr>
        <w:t>! Every-one who broke my heart, was pointing me straight to the one and only true love of my life…Jesus! I ask, as you read these lyrics, think about others who broke your heart; are you still searching for this kind of love?</w:t>
      </w:r>
    </w:p>
    <w:p w14:paraId="3E234FB7" w14:textId="77777777" w:rsidR="00D24A02" w:rsidRDefault="5897EC05" w:rsidP="00D24A02">
      <w:pPr>
        <w:jc w:val="center"/>
        <w:rPr>
          <w:sz w:val="24"/>
          <w:szCs w:val="24"/>
        </w:rPr>
      </w:pPr>
      <w:r w:rsidRPr="5897EC05">
        <w:rPr>
          <w:sz w:val="24"/>
          <w:szCs w:val="24"/>
        </w:rPr>
        <w:t>The Broken Road</w:t>
      </w:r>
    </w:p>
    <w:p w14:paraId="6BB5EDDA" w14:textId="77777777" w:rsidR="00D24A02" w:rsidRPr="002B7CF9" w:rsidRDefault="5897EC05" w:rsidP="00D24A02">
      <w:pPr>
        <w:spacing w:after="0" w:line="312" w:lineRule="atLeast"/>
        <w:jc w:val="center"/>
        <w:rPr>
          <w:rFonts w:cs="Segoe UI"/>
          <w:sz w:val="24"/>
          <w:szCs w:val="24"/>
        </w:rPr>
      </w:pPr>
      <w:r w:rsidRPr="5897EC05">
        <w:rPr>
          <w:rFonts w:ascii="Segoe UI" w:eastAsia="Segoe UI" w:hAnsi="Segoe UI" w:cs="Segoe UI"/>
          <w:sz w:val="24"/>
          <w:szCs w:val="24"/>
        </w:rPr>
        <w:t>I set out on a narrow way many years ago - Hoping I would find true love along the broken road</w:t>
      </w:r>
    </w:p>
    <w:p w14:paraId="3D72C440" w14:textId="77777777"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But I got lost a time or two - Wiped my brow and kept pushing through</w:t>
      </w:r>
    </w:p>
    <w:p w14:paraId="76DF8F0F" w14:textId="05DCA81A" w:rsidR="00D24A02" w:rsidRPr="002B7CF9" w:rsidRDefault="5897EC05" w:rsidP="00D24A02">
      <w:pPr>
        <w:spacing w:after="0" w:line="312" w:lineRule="atLeast"/>
        <w:jc w:val="center"/>
        <w:rPr>
          <w:rFonts w:cs="Segoe UI"/>
          <w:sz w:val="24"/>
          <w:szCs w:val="24"/>
        </w:rPr>
      </w:pPr>
      <w:r w:rsidRPr="5897EC05">
        <w:rPr>
          <w:rFonts w:ascii="Segoe UI" w:eastAsia="Segoe UI" w:hAnsi="Segoe UI" w:cs="Segoe UI"/>
          <w:sz w:val="24"/>
          <w:szCs w:val="24"/>
        </w:rPr>
        <w:t>I couldn't see how every sign pointed straight to you - That every long lost dream leads me to where you are - Others who broke my heart, they were like northern stars</w:t>
      </w:r>
    </w:p>
    <w:p w14:paraId="79801B0C" w14:textId="77777777"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Pointing me on my way into your loving arms</w:t>
      </w:r>
    </w:p>
    <w:p w14:paraId="429A8B14" w14:textId="77777777" w:rsidR="00D24A02" w:rsidRPr="002B7CF9" w:rsidRDefault="5897EC05" w:rsidP="00D24A02">
      <w:pPr>
        <w:spacing w:after="0" w:line="312" w:lineRule="atLeast"/>
        <w:jc w:val="center"/>
        <w:rPr>
          <w:rFonts w:cs="Segoe UI"/>
          <w:sz w:val="24"/>
          <w:szCs w:val="24"/>
        </w:rPr>
      </w:pPr>
      <w:r w:rsidRPr="5897EC05">
        <w:rPr>
          <w:rFonts w:ascii="Segoe UI" w:eastAsia="Segoe UI" w:hAnsi="Segoe UI" w:cs="Segoe UI"/>
          <w:sz w:val="24"/>
          <w:szCs w:val="24"/>
        </w:rPr>
        <w:t>This much I know is true - That God blessed the broken road- That led me straight to you</w:t>
      </w:r>
    </w:p>
    <w:p w14:paraId="3DD65183" w14:textId="2CB54C76"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Yes, it did</w:t>
      </w:r>
    </w:p>
    <w:p w14:paraId="6201E0DC" w14:textId="77777777" w:rsidR="00D24A02" w:rsidRPr="002B7CF9" w:rsidRDefault="5897EC05" w:rsidP="00D24A02">
      <w:pPr>
        <w:spacing w:after="0" w:line="312" w:lineRule="atLeast"/>
        <w:jc w:val="center"/>
        <w:rPr>
          <w:rFonts w:cs="Segoe UI"/>
          <w:sz w:val="24"/>
          <w:szCs w:val="24"/>
        </w:rPr>
      </w:pPr>
      <w:r w:rsidRPr="5897EC05">
        <w:rPr>
          <w:rFonts w:ascii="Segoe UI" w:eastAsia="Segoe UI" w:hAnsi="Segoe UI" w:cs="Segoe UI"/>
          <w:sz w:val="24"/>
          <w:szCs w:val="24"/>
        </w:rPr>
        <w:t>I think about the years I spent just passing through - I'd like to have the time I lost and give it back to you - But you just smile and take my hand - You've been there you understand</w:t>
      </w:r>
    </w:p>
    <w:p w14:paraId="7D1C42B1" w14:textId="77777777"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It's all part of a grander plan that is coming true</w:t>
      </w:r>
    </w:p>
    <w:p w14:paraId="40377A49" w14:textId="77777777" w:rsidR="00D24A02" w:rsidRPr="002B7CF9" w:rsidRDefault="5897EC05" w:rsidP="00D24A02">
      <w:pPr>
        <w:spacing w:after="0" w:line="312" w:lineRule="atLeast"/>
        <w:jc w:val="center"/>
        <w:rPr>
          <w:rFonts w:cs="Segoe UI"/>
          <w:sz w:val="24"/>
          <w:szCs w:val="24"/>
        </w:rPr>
      </w:pPr>
      <w:r w:rsidRPr="5897EC05">
        <w:rPr>
          <w:rFonts w:ascii="Segoe UI" w:eastAsia="Segoe UI" w:hAnsi="Segoe UI" w:cs="Segoe UI"/>
          <w:sz w:val="24"/>
          <w:szCs w:val="24"/>
        </w:rPr>
        <w:t>Every long lost dream led me to where you are - And others who broke my heart they were like northern stars - Pointing me on my way into your loving arms - This much I know it's true</w:t>
      </w:r>
    </w:p>
    <w:p w14:paraId="2B5B1145" w14:textId="77777777"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That God blessed the broken road -That led me straight to you</w:t>
      </w:r>
    </w:p>
    <w:p w14:paraId="5FB25A3B" w14:textId="77777777"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Yeah</w:t>
      </w:r>
    </w:p>
    <w:p w14:paraId="583C854A" w14:textId="77777777" w:rsidR="00D24A02" w:rsidRPr="002B7CF9" w:rsidRDefault="5897EC05" w:rsidP="00D24A02">
      <w:pPr>
        <w:spacing w:after="0" w:line="312" w:lineRule="atLeast"/>
        <w:jc w:val="center"/>
        <w:rPr>
          <w:rFonts w:cs="Segoe UI"/>
          <w:sz w:val="24"/>
          <w:szCs w:val="24"/>
        </w:rPr>
      </w:pPr>
      <w:r w:rsidRPr="5897EC05">
        <w:rPr>
          <w:rFonts w:ascii="Segoe UI" w:eastAsia="Segoe UI" w:hAnsi="Segoe UI" w:cs="Segoe UI"/>
          <w:sz w:val="24"/>
          <w:szCs w:val="24"/>
        </w:rPr>
        <w:t>And now I'm rolling home -Into my lover's arms - This much I know is true -That God blessed the broken road - That led me straight to you - That God blessed the broken road</w:t>
      </w:r>
    </w:p>
    <w:p w14:paraId="24D24B64" w14:textId="77777777" w:rsidR="00D24A02" w:rsidRPr="002B7CF9" w:rsidRDefault="5897EC05" w:rsidP="00D24A02">
      <w:pPr>
        <w:spacing w:line="312" w:lineRule="atLeast"/>
        <w:jc w:val="center"/>
        <w:rPr>
          <w:rFonts w:cs="Segoe UI"/>
          <w:sz w:val="24"/>
          <w:szCs w:val="24"/>
        </w:rPr>
      </w:pPr>
      <w:r w:rsidRPr="5897EC05">
        <w:rPr>
          <w:rFonts w:ascii="Segoe UI" w:eastAsia="Segoe UI" w:hAnsi="Segoe UI" w:cs="Segoe UI"/>
          <w:sz w:val="24"/>
          <w:szCs w:val="24"/>
        </w:rPr>
        <w:t>Ooh, ooh</w:t>
      </w:r>
    </w:p>
    <w:p w14:paraId="32A2F732" w14:textId="77777777" w:rsidR="00D24A02" w:rsidRDefault="5897EC05" w:rsidP="00D24A02">
      <w:pPr>
        <w:spacing w:line="312" w:lineRule="atLeast"/>
        <w:jc w:val="center"/>
        <w:rPr>
          <w:rFonts w:cs="Segoe UI"/>
          <w:sz w:val="24"/>
          <w:szCs w:val="24"/>
        </w:rPr>
      </w:pPr>
      <w:r w:rsidRPr="5897EC05">
        <w:rPr>
          <w:rFonts w:ascii="Segoe UI" w:eastAsia="Segoe UI" w:hAnsi="Segoe UI" w:cs="Segoe UI"/>
          <w:sz w:val="24"/>
          <w:szCs w:val="24"/>
        </w:rPr>
        <w:t>That led me straight to you</w:t>
      </w:r>
    </w:p>
    <w:p w14:paraId="30F21806" w14:textId="2E3C3F1F" w:rsidR="00D24A02" w:rsidRDefault="5897EC05" w:rsidP="00D24A02">
      <w:pPr>
        <w:ind w:firstLine="720"/>
        <w:jc w:val="both"/>
        <w:rPr>
          <w:sz w:val="24"/>
          <w:szCs w:val="24"/>
        </w:rPr>
      </w:pPr>
      <w:r w:rsidRPr="5897EC05">
        <w:rPr>
          <w:sz w:val="24"/>
          <w:szCs w:val="24"/>
        </w:rPr>
        <w:t xml:space="preserve">The Lord does not invite us to come, not to a place, nor to a work, although, He has good work planned for each of us to do; but to </w:t>
      </w:r>
      <w:r w:rsidRPr="5897EC05">
        <w:rPr>
          <w:b/>
          <w:bCs/>
          <w:i/>
          <w:iCs/>
          <w:sz w:val="24"/>
          <w:szCs w:val="24"/>
        </w:rPr>
        <w:t>Him-self</w:t>
      </w:r>
      <w:r w:rsidRPr="5897EC05">
        <w:rPr>
          <w:sz w:val="24"/>
          <w:szCs w:val="24"/>
        </w:rPr>
        <w:t>! (Ephesians 2:10) The first call is the voice of the Father, “</w:t>
      </w:r>
      <w:r w:rsidRPr="5897EC05">
        <w:rPr>
          <w:b/>
          <w:bCs/>
          <w:i/>
          <w:iCs/>
          <w:sz w:val="24"/>
          <w:szCs w:val="24"/>
        </w:rPr>
        <w:t xml:space="preserve">This is My Beloved Son with whom I am well pleased. Listen to Him.” </w:t>
      </w:r>
      <w:r w:rsidRPr="5897EC05">
        <w:rPr>
          <w:sz w:val="24"/>
          <w:szCs w:val="24"/>
        </w:rPr>
        <w:t>Then we hear the Beloved’s invitation, “</w:t>
      </w:r>
      <w:r w:rsidRPr="5897EC05">
        <w:rPr>
          <w:b/>
          <w:bCs/>
          <w:i/>
          <w:iCs/>
          <w:sz w:val="24"/>
          <w:szCs w:val="24"/>
        </w:rPr>
        <w:t>Is anyone thirsty let him come to Me and drink</w:t>
      </w:r>
      <w:r w:rsidRPr="5897EC05">
        <w:rPr>
          <w:sz w:val="24"/>
          <w:szCs w:val="24"/>
        </w:rPr>
        <w:t>” …. (John 7:37-38) The Lord Jesus’ words to the repentant sinner on the cross were, “</w:t>
      </w:r>
      <w:r w:rsidRPr="5897EC05">
        <w:rPr>
          <w:b/>
          <w:bCs/>
          <w:i/>
          <w:iCs/>
          <w:sz w:val="24"/>
          <w:szCs w:val="24"/>
        </w:rPr>
        <w:t>Today you will be WITH ME</w:t>
      </w:r>
      <w:r w:rsidRPr="5897EC05">
        <w:rPr>
          <w:sz w:val="24"/>
          <w:szCs w:val="24"/>
        </w:rPr>
        <w:t>.” (Luke23:43) To the weary and burdened soul His invitation is, “</w:t>
      </w:r>
      <w:r w:rsidRPr="5897EC05">
        <w:rPr>
          <w:b/>
          <w:bCs/>
          <w:i/>
          <w:iCs/>
          <w:sz w:val="24"/>
          <w:szCs w:val="24"/>
        </w:rPr>
        <w:t>Come to ME and you will find rest</w:t>
      </w:r>
      <w:r w:rsidRPr="5897EC05">
        <w:rPr>
          <w:sz w:val="24"/>
          <w:szCs w:val="24"/>
        </w:rPr>
        <w:t xml:space="preserve">.” (Matthew 11:26) You see, we </w:t>
      </w:r>
      <w:r w:rsidRPr="5897EC05">
        <w:rPr>
          <w:b/>
          <w:bCs/>
          <w:i/>
          <w:iCs/>
          <w:sz w:val="24"/>
          <w:szCs w:val="24"/>
        </w:rPr>
        <w:t>were</w:t>
      </w:r>
      <w:r w:rsidRPr="5897EC05">
        <w:rPr>
          <w:sz w:val="24"/>
          <w:szCs w:val="24"/>
        </w:rPr>
        <w:t xml:space="preserve"> </w:t>
      </w:r>
      <w:r w:rsidRPr="5897EC05">
        <w:rPr>
          <w:b/>
          <w:bCs/>
          <w:i/>
          <w:iCs/>
          <w:sz w:val="24"/>
          <w:szCs w:val="24"/>
        </w:rPr>
        <w:t>all</w:t>
      </w:r>
      <w:r w:rsidRPr="5897EC05">
        <w:rPr>
          <w:sz w:val="24"/>
          <w:szCs w:val="24"/>
        </w:rPr>
        <w:t xml:space="preserve"> far away from Him without God and without hope in this world, but now in Christ Jesus, you who were far away have been brought </w:t>
      </w:r>
      <w:r w:rsidRPr="5897EC05">
        <w:rPr>
          <w:b/>
          <w:bCs/>
          <w:i/>
          <w:iCs/>
          <w:sz w:val="24"/>
          <w:szCs w:val="24"/>
        </w:rPr>
        <w:t>near</w:t>
      </w:r>
      <w:r w:rsidRPr="5897EC05">
        <w:rPr>
          <w:sz w:val="24"/>
          <w:szCs w:val="24"/>
        </w:rPr>
        <w:t xml:space="preserve"> through the blood of Christ. (Ephesians 2:1-22)     </w:t>
      </w:r>
    </w:p>
    <w:p w14:paraId="482C4360" w14:textId="77777777" w:rsidR="00902D6B" w:rsidRPr="00257886" w:rsidRDefault="00902D6B" w:rsidP="00902D6B">
      <w:pPr>
        <w:rPr>
          <w:b/>
          <w:sz w:val="28"/>
          <w:szCs w:val="28"/>
        </w:rPr>
      </w:pPr>
      <w:r w:rsidRPr="5897EC05">
        <w:rPr>
          <w:b/>
          <w:bCs/>
          <w:sz w:val="28"/>
          <w:szCs w:val="28"/>
        </w:rPr>
        <w:t xml:space="preserve">DISCUSSION QUESTIONS: </w:t>
      </w:r>
      <w:r>
        <w:rPr>
          <w:b/>
          <w:bCs/>
          <w:sz w:val="28"/>
          <w:szCs w:val="28"/>
        </w:rPr>
        <w:t>Let’s talk about it.</w:t>
      </w:r>
    </w:p>
    <w:p w14:paraId="584E4C12" w14:textId="36CB78D9" w:rsidR="00902D6B" w:rsidRDefault="00902D6B" w:rsidP="00D24A02">
      <w:pPr>
        <w:ind w:firstLine="720"/>
        <w:jc w:val="both"/>
        <w:rPr>
          <w:sz w:val="24"/>
          <w:szCs w:val="24"/>
        </w:rPr>
      </w:pPr>
    </w:p>
    <w:p w14:paraId="40829DDC" w14:textId="77777777" w:rsidR="00082AEE" w:rsidRDefault="00082AEE" w:rsidP="00082AEE">
      <w:pPr>
        <w:jc w:val="center"/>
        <w:rPr>
          <w:b/>
          <w:bCs/>
          <w:sz w:val="28"/>
          <w:szCs w:val="28"/>
        </w:rPr>
      </w:pPr>
      <w:r w:rsidRPr="5897EC05">
        <w:rPr>
          <w:b/>
          <w:bCs/>
          <w:sz w:val="28"/>
          <w:szCs w:val="28"/>
        </w:rPr>
        <w:t>Think About These Things</w:t>
      </w:r>
    </w:p>
    <w:p w14:paraId="6DEECD0C"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Did you learn something new?</w:t>
      </w:r>
    </w:p>
    <w:p w14:paraId="7D3D342D"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did the Lord say to you from this Chapter?</w:t>
      </w:r>
    </w:p>
    <w:p w14:paraId="30079510"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Rewrite in your own words what the Lord spoke to your heart.</w:t>
      </w:r>
    </w:p>
    <w:p w14:paraId="2DEE6440"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new promise to claim as your own?</w:t>
      </w:r>
    </w:p>
    <w:p w14:paraId="2D88B222"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sin to confess or avoid?</w:t>
      </w:r>
    </w:p>
    <w:p w14:paraId="702695BE" w14:textId="77777777" w:rsidR="00082AEE" w:rsidRPr="006B0D64" w:rsidRDefault="00082AEE" w:rsidP="00244EAB">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Did you find a command to obey or a passage you could pray?</w:t>
      </w:r>
    </w:p>
    <w:p w14:paraId="36E7F972" w14:textId="77777777" w:rsidR="00082AEE" w:rsidRDefault="00082AEE" w:rsidP="00D24A02">
      <w:pPr>
        <w:ind w:firstLine="720"/>
        <w:jc w:val="both"/>
        <w:rPr>
          <w:sz w:val="24"/>
          <w:szCs w:val="24"/>
        </w:rPr>
      </w:pPr>
    </w:p>
    <w:p w14:paraId="56CEE75B" w14:textId="50DE2E16" w:rsidR="00E37520" w:rsidRDefault="00E37520" w:rsidP="00D24A02">
      <w:pPr>
        <w:ind w:firstLine="720"/>
        <w:jc w:val="both"/>
        <w:rPr>
          <w:sz w:val="24"/>
          <w:szCs w:val="24"/>
        </w:rPr>
      </w:pPr>
    </w:p>
    <w:p w14:paraId="769AE7D1" w14:textId="7E212C4C" w:rsidR="009425CE" w:rsidRDefault="009425CE" w:rsidP="00D24A02">
      <w:pPr>
        <w:ind w:firstLine="720"/>
        <w:jc w:val="both"/>
        <w:rPr>
          <w:sz w:val="24"/>
          <w:szCs w:val="24"/>
        </w:rPr>
      </w:pPr>
    </w:p>
    <w:p w14:paraId="59AD504D" w14:textId="77777777" w:rsidR="009425CE" w:rsidRDefault="009425CE" w:rsidP="00D24A02">
      <w:pPr>
        <w:ind w:firstLine="720"/>
        <w:jc w:val="both"/>
        <w:rPr>
          <w:sz w:val="24"/>
          <w:szCs w:val="24"/>
        </w:rPr>
      </w:pPr>
    </w:p>
    <w:p w14:paraId="2C5317F1" w14:textId="77777777" w:rsidR="00D24A02" w:rsidRPr="004424E9" w:rsidRDefault="00D24A02" w:rsidP="00BD269D">
      <w:pPr>
        <w:pStyle w:val="ListParagraph"/>
        <w:numPr>
          <w:ilvl w:val="0"/>
          <w:numId w:val="63"/>
        </w:numPr>
        <w:jc w:val="center"/>
        <w:rPr>
          <w:sz w:val="24"/>
          <w:szCs w:val="24"/>
        </w:rPr>
      </w:pPr>
    </w:p>
    <w:p w14:paraId="0ACA4103" w14:textId="521C565E" w:rsidR="00D24A02" w:rsidRDefault="007F6DC6" w:rsidP="00D24A02">
      <w:pPr>
        <w:jc w:val="center"/>
        <w:rPr>
          <w:b/>
          <w:sz w:val="28"/>
          <w:szCs w:val="28"/>
        </w:rPr>
      </w:pPr>
      <w:r>
        <w:rPr>
          <w:b/>
          <w:bCs/>
          <w:sz w:val="28"/>
          <w:szCs w:val="28"/>
        </w:rPr>
        <w:t>Memory Verses</w:t>
      </w:r>
    </w:p>
    <w:p w14:paraId="0C2CB602" w14:textId="77777777" w:rsidR="00D24A02" w:rsidRPr="009832CF" w:rsidRDefault="5897EC05" w:rsidP="00D24A02">
      <w:pPr>
        <w:pStyle w:val="ListParagraph"/>
        <w:ind w:left="0"/>
        <w:jc w:val="center"/>
        <w:rPr>
          <w:b/>
          <w:i/>
          <w:sz w:val="24"/>
          <w:szCs w:val="24"/>
        </w:rPr>
      </w:pPr>
      <w:r w:rsidRPr="5897EC05">
        <w:rPr>
          <w:b/>
          <w:bCs/>
          <w:i/>
          <w:iCs/>
          <w:sz w:val="24"/>
          <w:szCs w:val="24"/>
        </w:rPr>
        <w:t>Isaiah 54:4-13 (NIV)</w:t>
      </w:r>
    </w:p>
    <w:p w14:paraId="2A4F1AC2" w14:textId="77777777" w:rsidR="00D24A02" w:rsidRPr="009832CF" w:rsidRDefault="00D24A02" w:rsidP="5897EC05">
      <w:pPr>
        <w:pStyle w:val="line"/>
        <w:spacing w:before="0" w:beforeAutospacing="0" w:after="0" w:afterAutospacing="0" w:line="360" w:lineRule="atLeast"/>
        <w:jc w:val="center"/>
        <w:rPr>
          <w:rFonts w:asciiTheme="minorHAnsi" w:hAnsiTheme="minorHAnsi"/>
          <w:b/>
          <w:i/>
          <w:color w:val="000000"/>
        </w:rPr>
      </w:pPr>
      <w:r w:rsidRPr="5897EC05">
        <w:rPr>
          <w:rStyle w:val="text"/>
          <w:rFonts w:asciiTheme="minorHAnsi" w:eastAsiaTheme="minorEastAsia" w:hAnsiTheme="minorHAnsi" w:cstheme="minorBidi"/>
          <w:b/>
          <w:bCs/>
          <w:i/>
          <w:iCs/>
          <w:color w:val="000000"/>
        </w:rPr>
        <w:t>“Do not be afraid;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you will not be put to shame.</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Do not fear disgrace;</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you will not be humiliated. You will forget the shame of your youth</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and remember no more the reproach</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of your widowhood.</w:t>
      </w:r>
      <w:r w:rsidRPr="5897EC05">
        <w:rPr>
          <w:rStyle w:val="text"/>
          <w:rFonts w:asciiTheme="minorHAnsi" w:eastAsiaTheme="minorEastAsia" w:hAnsiTheme="minorHAnsi" w:cstheme="minorBidi"/>
          <w:b/>
          <w:bCs/>
          <w:i/>
          <w:iCs/>
          <w:color w:val="000000"/>
          <w:vertAlign w:val="superscript"/>
        </w:rPr>
        <w:t>5 </w:t>
      </w:r>
      <w:r w:rsidRPr="5897EC05">
        <w:rPr>
          <w:rStyle w:val="text"/>
          <w:rFonts w:asciiTheme="minorHAnsi" w:eastAsiaTheme="minorEastAsia" w:hAnsiTheme="minorHAnsi" w:cstheme="minorBidi"/>
          <w:b/>
          <w:bCs/>
          <w:i/>
          <w:iCs/>
          <w:color w:val="000000"/>
        </w:rPr>
        <w:t>For your Maker</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is your husband—the</w:t>
      </w:r>
      <w:r w:rsidRPr="5897EC05">
        <w:rPr>
          <w:rStyle w:val="apple-converted-space"/>
          <w:rFonts w:asciiTheme="minorHAnsi" w:eastAsiaTheme="minorEastAsia" w:hAnsiTheme="minorHAnsi" w:cstheme="minorBidi"/>
          <w:b/>
          <w:bCs/>
          <w:i/>
          <w:iCs/>
          <w:color w:val="000000"/>
        </w:rPr>
        <w:t> </w:t>
      </w:r>
      <w:r w:rsidRPr="5897EC05">
        <w:rPr>
          <w:rStyle w:val="small-caps"/>
          <w:rFonts w:asciiTheme="minorHAnsi" w:eastAsiaTheme="minorEastAsia" w:hAnsiTheme="minorHAnsi" w:cstheme="minorBidi"/>
          <w:b/>
          <w:bCs/>
          <w:i/>
          <w:iCs/>
          <w:smallCaps/>
          <w:color w:val="000000"/>
        </w:rPr>
        <w:t>Lord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Almighty is his name—the Holy One</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of Israel is your Redeemer;</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he is called the God of all the earth.</w:t>
      </w:r>
      <w:r w:rsidRPr="5897EC05">
        <w:rPr>
          <w:rStyle w:val="text"/>
          <w:rFonts w:asciiTheme="minorHAnsi" w:eastAsiaTheme="minorEastAsia" w:hAnsiTheme="minorHAnsi" w:cstheme="minorBidi"/>
          <w:b/>
          <w:bCs/>
          <w:i/>
          <w:iCs/>
          <w:color w:val="000000"/>
          <w:vertAlign w:val="superscript"/>
        </w:rPr>
        <w:t>6 </w:t>
      </w:r>
      <w:r w:rsidRPr="5897EC05">
        <w:rPr>
          <w:rStyle w:val="text"/>
          <w:rFonts w:asciiTheme="minorHAnsi" w:eastAsiaTheme="minorEastAsia" w:hAnsiTheme="minorHAnsi" w:cstheme="minorBidi"/>
          <w:b/>
          <w:bCs/>
          <w:i/>
          <w:iCs/>
          <w:color w:val="000000"/>
        </w:rPr>
        <w:t>The</w:t>
      </w:r>
      <w:r w:rsidRPr="5897EC05">
        <w:rPr>
          <w:rStyle w:val="apple-converted-space"/>
          <w:rFonts w:asciiTheme="minorHAnsi" w:eastAsiaTheme="minorEastAsia" w:hAnsiTheme="minorHAnsi" w:cstheme="minorBidi"/>
          <w:b/>
          <w:bCs/>
          <w:i/>
          <w:iCs/>
          <w:color w:val="000000"/>
        </w:rPr>
        <w:t> </w:t>
      </w:r>
      <w:r w:rsidRPr="5897EC05">
        <w:rPr>
          <w:rStyle w:val="small-caps"/>
          <w:rFonts w:asciiTheme="minorHAnsi" w:eastAsiaTheme="minorEastAsia" w:hAnsiTheme="minorHAnsi" w:cstheme="minorBidi"/>
          <w:b/>
          <w:bCs/>
          <w:i/>
          <w:iCs/>
          <w:smallCaps/>
          <w:color w:val="000000"/>
        </w:rPr>
        <w:t>Lord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will call you back</w:t>
      </w:r>
      <w:r w:rsidRPr="009832CF">
        <w:rPr>
          <w:rFonts w:asciiTheme="minorHAnsi" w:hAnsiTheme="minorHAnsi"/>
          <w:b/>
          <w:i/>
          <w:color w:val="000000"/>
        </w:rPr>
        <w:br/>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as if you were a wife deserted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and distressed in spirit—a wife who married young,</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only to be rejected,” says your God.</w:t>
      </w:r>
      <w:r w:rsidRPr="5897EC05">
        <w:rPr>
          <w:rStyle w:val="text"/>
          <w:rFonts w:asciiTheme="minorHAnsi" w:eastAsiaTheme="minorEastAsia" w:hAnsiTheme="minorHAnsi" w:cstheme="minorBidi"/>
          <w:b/>
          <w:bCs/>
          <w:i/>
          <w:iCs/>
          <w:color w:val="000000"/>
          <w:vertAlign w:val="superscript"/>
        </w:rPr>
        <w:t>7 </w:t>
      </w:r>
      <w:r w:rsidRPr="5897EC05">
        <w:rPr>
          <w:rStyle w:val="text"/>
          <w:rFonts w:asciiTheme="minorHAnsi" w:eastAsiaTheme="minorEastAsia" w:hAnsiTheme="minorHAnsi" w:cstheme="minorBidi"/>
          <w:b/>
          <w:bCs/>
          <w:i/>
          <w:iCs/>
          <w:color w:val="000000"/>
        </w:rPr>
        <w:t>“For a brief moment</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 xml:space="preserve">I of anger </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I hid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my face from you for a moment, but with everlasting Kindness</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I will have compassion</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on you,”</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says the</w:t>
      </w:r>
      <w:r w:rsidRPr="5897EC05">
        <w:rPr>
          <w:rStyle w:val="apple-converted-space"/>
          <w:rFonts w:asciiTheme="minorHAnsi" w:eastAsiaTheme="minorEastAsia" w:hAnsiTheme="minorHAnsi" w:cstheme="minorBidi"/>
          <w:b/>
          <w:bCs/>
          <w:i/>
          <w:iCs/>
          <w:color w:val="000000"/>
        </w:rPr>
        <w:t> </w:t>
      </w:r>
      <w:r w:rsidRPr="5897EC05">
        <w:rPr>
          <w:rStyle w:val="small-caps"/>
          <w:rFonts w:asciiTheme="minorHAnsi" w:eastAsiaTheme="minorEastAsia" w:hAnsiTheme="minorHAnsi" w:cstheme="minorBidi"/>
          <w:b/>
          <w:bCs/>
          <w:i/>
          <w:iCs/>
          <w:smallCaps/>
          <w:color w:val="000000"/>
        </w:rPr>
        <w:t>Lord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your Redeemer.</w:t>
      </w:r>
    </w:p>
    <w:p w14:paraId="37C24883" w14:textId="77777777" w:rsidR="00D24A02" w:rsidRPr="009832CF" w:rsidRDefault="00D24A02" w:rsidP="5897EC05">
      <w:pPr>
        <w:pStyle w:val="line"/>
        <w:spacing w:before="0" w:beforeAutospacing="0" w:after="0" w:afterAutospacing="0" w:line="360" w:lineRule="atLeast"/>
        <w:jc w:val="center"/>
        <w:rPr>
          <w:rFonts w:asciiTheme="minorHAnsi" w:hAnsiTheme="minorHAnsi"/>
          <w:b/>
          <w:i/>
          <w:color w:val="000000"/>
        </w:rPr>
      </w:pPr>
      <w:r w:rsidRPr="5897EC05">
        <w:rPr>
          <w:rStyle w:val="text"/>
          <w:rFonts w:asciiTheme="minorHAnsi" w:eastAsiaTheme="minorEastAsia" w:hAnsiTheme="minorHAnsi" w:cstheme="minorBidi"/>
          <w:b/>
          <w:bCs/>
          <w:i/>
          <w:iCs/>
          <w:color w:val="000000"/>
          <w:vertAlign w:val="superscript"/>
        </w:rPr>
        <w:t>9 </w:t>
      </w:r>
      <w:r w:rsidRPr="5897EC05">
        <w:rPr>
          <w:rStyle w:val="text"/>
          <w:rFonts w:asciiTheme="minorHAnsi" w:eastAsiaTheme="minorEastAsia" w:hAnsiTheme="minorHAnsi" w:cstheme="minorBidi"/>
          <w:b/>
          <w:bCs/>
          <w:i/>
          <w:iCs/>
          <w:color w:val="000000"/>
        </w:rPr>
        <w:t>“To me this is like the days of Noah, when I swore that the waters of Noah would never again cover the earth. So now I have sworn</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not to be angry</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with you,</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never to rebuke</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 xml:space="preserve">you again. </w:t>
      </w:r>
      <w:r w:rsidRPr="5897EC05">
        <w:rPr>
          <w:rStyle w:val="text"/>
          <w:rFonts w:asciiTheme="minorHAnsi" w:eastAsiaTheme="minorEastAsia" w:hAnsiTheme="minorHAnsi" w:cstheme="minorBidi"/>
          <w:b/>
          <w:bCs/>
          <w:i/>
          <w:iCs/>
          <w:color w:val="000000"/>
          <w:vertAlign w:val="superscript"/>
        </w:rPr>
        <w:t>10 </w:t>
      </w:r>
      <w:r w:rsidRPr="5897EC05">
        <w:rPr>
          <w:rStyle w:val="text"/>
          <w:rFonts w:asciiTheme="minorHAnsi" w:eastAsiaTheme="minorEastAsia" w:hAnsiTheme="minorHAnsi" w:cstheme="minorBidi"/>
          <w:b/>
          <w:bCs/>
          <w:i/>
          <w:iCs/>
          <w:color w:val="000000"/>
        </w:rPr>
        <w:t>Though the mountains be shaken</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and the hills be removed, yet my unfailing love</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for you will not be shaken nor my covenant</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of peace</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be removed,”</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says the</w:t>
      </w:r>
      <w:r w:rsidRPr="5897EC05">
        <w:rPr>
          <w:rStyle w:val="apple-converted-space"/>
          <w:rFonts w:asciiTheme="minorHAnsi" w:eastAsiaTheme="minorEastAsia" w:hAnsiTheme="minorHAnsi" w:cstheme="minorBidi"/>
          <w:b/>
          <w:bCs/>
          <w:i/>
          <w:iCs/>
          <w:color w:val="000000"/>
        </w:rPr>
        <w:t> </w:t>
      </w:r>
      <w:r w:rsidRPr="5897EC05">
        <w:rPr>
          <w:rStyle w:val="small-caps"/>
          <w:rFonts w:asciiTheme="minorHAnsi" w:eastAsiaTheme="minorEastAsia" w:hAnsiTheme="minorHAnsi" w:cstheme="minorBidi"/>
          <w:b/>
          <w:bCs/>
          <w:i/>
          <w:iCs/>
          <w:smallCaps/>
          <w:color w:val="000000"/>
        </w:rPr>
        <w:t>Lord</w:t>
      </w:r>
      <w:r w:rsidRPr="5897EC05">
        <w:rPr>
          <w:rStyle w:val="text"/>
          <w:rFonts w:asciiTheme="minorHAnsi" w:eastAsiaTheme="minorEastAsia" w:hAnsiTheme="minorHAnsi" w:cstheme="minorBidi"/>
          <w:b/>
          <w:bCs/>
          <w:i/>
          <w:iCs/>
          <w:color w:val="000000"/>
        </w:rPr>
        <w:t>, who has compassion</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on you.</w:t>
      </w:r>
      <w:r w:rsidRPr="5897EC05">
        <w:rPr>
          <w:rStyle w:val="text"/>
          <w:rFonts w:asciiTheme="minorHAnsi" w:eastAsiaTheme="minorEastAsia" w:hAnsiTheme="minorHAnsi" w:cstheme="minorBidi"/>
          <w:b/>
          <w:bCs/>
          <w:i/>
          <w:iCs/>
          <w:color w:val="000000"/>
          <w:vertAlign w:val="superscript"/>
        </w:rPr>
        <w:t>11 </w:t>
      </w:r>
      <w:r w:rsidRPr="5897EC05">
        <w:rPr>
          <w:rStyle w:val="text"/>
          <w:rFonts w:asciiTheme="minorHAnsi" w:eastAsiaTheme="minorEastAsia" w:hAnsiTheme="minorHAnsi" w:cstheme="minorBidi"/>
          <w:b/>
          <w:bCs/>
          <w:i/>
          <w:iCs/>
          <w:color w:val="000000"/>
        </w:rPr>
        <w:t>“Afflicted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city, lashed by storms</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and not comforted,</w:t>
      </w:r>
      <w:r w:rsidRPr="009832CF">
        <w:rPr>
          <w:rFonts w:asciiTheme="minorHAnsi" w:hAnsiTheme="minorHAnsi"/>
          <w:b/>
          <w:i/>
          <w:color w:val="000000"/>
        </w:rPr>
        <w:br/>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I will rebuild you with stones of turquoise,</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your foundations</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 xml:space="preserve">with lapis lazuli. </w:t>
      </w:r>
      <w:r w:rsidRPr="5897EC05">
        <w:rPr>
          <w:rStyle w:val="text"/>
          <w:rFonts w:asciiTheme="minorHAnsi" w:eastAsiaTheme="minorEastAsia" w:hAnsiTheme="minorHAnsi" w:cstheme="minorBidi"/>
          <w:b/>
          <w:bCs/>
          <w:i/>
          <w:iCs/>
          <w:color w:val="000000"/>
          <w:vertAlign w:val="superscript"/>
        </w:rPr>
        <w:t>12 </w:t>
      </w:r>
      <w:r w:rsidRPr="5897EC05">
        <w:rPr>
          <w:rStyle w:val="text"/>
          <w:rFonts w:asciiTheme="minorHAnsi" w:eastAsiaTheme="minorEastAsia" w:hAnsiTheme="minorHAnsi" w:cstheme="minorBidi"/>
          <w:b/>
          <w:bCs/>
          <w:i/>
          <w:iCs/>
          <w:color w:val="000000"/>
        </w:rPr>
        <w:t>I will make your battlements of rubies,</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your gates</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of sparkling jewels, and all your walls of precious stones.</w:t>
      </w:r>
      <w:r w:rsidRPr="5897EC05">
        <w:rPr>
          <w:rStyle w:val="text"/>
          <w:rFonts w:asciiTheme="minorHAnsi" w:eastAsiaTheme="minorEastAsia" w:hAnsiTheme="minorHAnsi" w:cstheme="minorBidi"/>
          <w:b/>
          <w:bCs/>
          <w:i/>
          <w:iCs/>
          <w:color w:val="000000"/>
          <w:vertAlign w:val="superscript"/>
        </w:rPr>
        <w:t>13 </w:t>
      </w:r>
      <w:r w:rsidRPr="5897EC05">
        <w:rPr>
          <w:rStyle w:val="text"/>
          <w:rFonts w:asciiTheme="minorHAnsi" w:eastAsiaTheme="minorEastAsia" w:hAnsiTheme="minorHAnsi" w:cstheme="minorBidi"/>
          <w:b/>
          <w:bCs/>
          <w:i/>
          <w:iCs/>
          <w:color w:val="000000"/>
        </w:rPr>
        <w:t>All your children will be taught by the</w:t>
      </w:r>
      <w:r w:rsidRPr="5897EC05">
        <w:rPr>
          <w:rStyle w:val="apple-converted-space"/>
          <w:rFonts w:asciiTheme="minorHAnsi" w:eastAsiaTheme="minorEastAsia" w:hAnsiTheme="minorHAnsi" w:cstheme="minorBidi"/>
          <w:b/>
          <w:bCs/>
          <w:i/>
          <w:iCs/>
          <w:color w:val="000000"/>
        </w:rPr>
        <w:t> </w:t>
      </w:r>
      <w:r w:rsidRPr="5897EC05">
        <w:rPr>
          <w:rStyle w:val="small-caps"/>
          <w:rFonts w:asciiTheme="minorHAnsi" w:eastAsiaTheme="minorEastAsia" w:hAnsiTheme="minorHAnsi" w:cstheme="minorBidi"/>
          <w:b/>
          <w:bCs/>
          <w:i/>
          <w:iCs/>
          <w:smallCaps/>
          <w:color w:val="000000"/>
        </w:rPr>
        <w:t>Lord</w:t>
      </w:r>
      <w:r w:rsidRPr="5897EC05">
        <w:rPr>
          <w:rStyle w:val="text"/>
          <w:rFonts w:asciiTheme="minorHAnsi" w:eastAsiaTheme="minorEastAsia" w:hAnsiTheme="minorHAnsi" w:cstheme="minorBidi"/>
          <w:b/>
          <w:bCs/>
          <w:i/>
          <w:iCs/>
          <w:color w:val="000000"/>
        </w:rPr>
        <w:t>,</w:t>
      </w:r>
      <w:r w:rsidRPr="5897EC05">
        <w:rPr>
          <w:rStyle w:val="indent-1-breaks"/>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and great will be their peace.</w:t>
      </w:r>
    </w:p>
    <w:p w14:paraId="3364A0BC" w14:textId="77777777" w:rsidR="00D24A02" w:rsidRPr="009832CF" w:rsidRDefault="00CD64AB" w:rsidP="00D24A02">
      <w:pPr>
        <w:pStyle w:val="ListParagraph"/>
        <w:pBdr>
          <w:bottom w:val="single" w:sz="12" w:space="1" w:color="auto"/>
        </w:pBdr>
        <w:ind w:left="0"/>
        <w:jc w:val="center"/>
        <w:rPr>
          <w:b/>
          <w:i/>
          <w:sz w:val="24"/>
          <w:szCs w:val="24"/>
        </w:rPr>
      </w:pPr>
      <w:hyperlink r:id="rId141" w:history="1"/>
    </w:p>
    <w:p w14:paraId="0EAFD407" w14:textId="00871015" w:rsidR="001F38F9" w:rsidRDefault="001F38F9" w:rsidP="00387186">
      <w:pPr>
        <w:jc w:val="center"/>
        <w:rPr>
          <w:b/>
          <w:sz w:val="40"/>
          <w:szCs w:val="40"/>
        </w:rPr>
      </w:pPr>
    </w:p>
    <w:p w14:paraId="58809CD1" w14:textId="301A8654" w:rsidR="0004705F" w:rsidRDefault="0004705F" w:rsidP="00387186">
      <w:pPr>
        <w:jc w:val="center"/>
        <w:rPr>
          <w:b/>
          <w:sz w:val="40"/>
          <w:szCs w:val="40"/>
        </w:rPr>
      </w:pPr>
    </w:p>
    <w:p w14:paraId="04A00495" w14:textId="2876F565" w:rsidR="0004705F" w:rsidRDefault="0004705F" w:rsidP="00387186">
      <w:pPr>
        <w:jc w:val="center"/>
        <w:rPr>
          <w:b/>
          <w:sz w:val="40"/>
          <w:szCs w:val="40"/>
        </w:rPr>
      </w:pPr>
    </w:p>
    <w:p w14:paraId="76B0F1C4" w14:textId="7FE8AA33" w:rsidR="007251AC" w:rsidRDefault="007251AC" w:rsidP="00387186">
      <w:pPr>
        <w:jc w:val="center"/>
        <w:rPr>
          <w:b/>
          <w:sz w:val="40"/>
          <w:szCs w:val="40"/>
        </w:rPr>
      </w:pPr>
    </w:p>
    <w:p w14:paraId="1BD659D8" w14:textId="48A61E73" w:rsidR="007251AC" w:rsidRDefault="007251AC" w:rsidP="00387186">
      <w:pPr>
        <w:jc w:val="center"/>
        <w:rPr>
          <w:b/>
          <w:sz w:val="40"/>
          <w:szCs w:val="40"/>
        </w:rPr>
      </w:pPr>
    </w:p>
    <w:p w14:paraId="27EAEE48" w14:textId="7EB38C89" w:rsidR="007251AC" w:rsidRDefault="007251AC" w:rsidP="00387186">
      <w:pPr>
        <w:jc w:val="center"/>
        <w:rPr>
          <w:b/>
          <w:sz w:val="40"/>
          <w:szCs w:val="40"/>
        </w:rPr>
      </w:pPr>
    </w:p>
    <w:p w14:paraId="4923562F" w14:textId="3751B688" w:rsidR="007251AC" w:rsidRDefault="007251AC" w:rsidP="00387186">
      <w:pPr>
        <w:jc w:val="center"/>
        <w:rPr>
          <w:b/>
          <w:sz w:val="40"/>
          <w:szCs w:val="40"/>
        </w:rPr>
      </w:pPr>
    </w:p>
    <w:p w14:paraId="54D4635C" w14:textId="77FB0239" w:rsidR="007251AC" w:rsidRDefault="007251AC" w:rsidP="00387186">
      <w:pPr>
        <w:jc w:val="center"/>
        <w:rPr>
          <w:b/>
          <w:sz w:val="40"/>
          <w:szCs w:val="40"/>
        </w:rPr>
      </w:pPr>
    </w:p>
    <w:p w14:paraId="73913180" w14:textId="77777777" w:rsidR="007251AC" w:rsidRDefault="007251AC" w:rsidP="00387186">
      <w:pPr>
        <w:jc w:val="center"/>
        <w:rPr>
          <w:b/>
          <w:sz w:val="40"/>
          <w:szCs w:val="40"/>
        </w:rPr>
      </w:pPr>
    </w:p>
    <w:p w14:paraId="18248425" w14:textId="77777777" w:rsidR="001F38F9" w:rsidRPr="00F25688" w:rsidRDefault="001F38F9" w:rsidP="00F25688">
      <w:pPr>
        <w:ind w:left="360"/>
        <w:jc w:val="center"/>
        <w:rPr>
          <w:b/>
          <w:sz w:val="40"/>
          <w:szCs w:val="40"/>
        </w:rPr>
      </w:pPr>
    </w:p>
    <w:p w14:paraId="0FAC302E" w14:textId="22D55814" w:rsidR="001C22C6" w:rsidRDefault="5897EC05" w:rsidP="00CE1984">
      <w:pPr>
        <w:jc w:val="center"/>
        <w:rPr>
          <w:b/>
          <w:sz w:val="40"/>
          <w:szCs w:val="40"/>
        </w:rPr>
      </w:pPr>
      <w:r w:rsidRPr="5897EC05">
        <w:rPr>
          <w:b/>
          <w:bCs/>
          <w:sz w:val="40"/>
          <w:szCs w:val="40"/>
        </w:rPr>
        <w:t xml:space="preserve">Chapter # </w:t>
      </w:r>
    </w:p>
    <w:p w14:paraId="1551A374" w14:textId="777AF355" w:rsidR="00FE3B07" w:rsidRPr="00817139" w:rsidRDefault="5897EC05" w:rsidP="0004705F">
      <w:pPr>
        <w:jc w:val="center"/>
        <w:rPr>
          <w:rFonts w:ascii="French Script MT" w:hAnsi="French Script MT"/>
          <w:b/>
          <w:bCs/>
          <w:sz w:val="72"/>
          <w:szCs w:val="72"/>
        </w:rPr>
      </w:pPr>
      <w:r w:rsidRPr="00817139">
        <w:rPr>
          <w:rFonts w:ascii="French Script MT" w:hAnsi="French Script MT"/>
          <w:b/>
          <w:bCs/>
          <w:sz w:val="72"/>
          <w:szCs w:val="72"/>
        </w:rPr>
        <w:t>WOMAN OF GOD PREPARED FOR BATTLE</w:t>
      </w:r>
    </w:p>
    <w:p w14:paraId="42D5FA6A" w14:textId="0D7809A9" w:rsidR="00C51FB4" w:rsidRPr="00C51FB4" w:rsidRDefault="00C51FB4" w:rsidP="0004705F">
      <w:pPr>
        <w:jc w:val="center"/>
        <w:rPr>
          <w:b/>
          <w:sz w:val="28"/>
          <w:szCs w:val="28"/>
        </w:rPr>
      </w:pPr>
      <w:r w:rsidRPr="00C51FB4">
        <w:rPr>
          <w:b/>
          <w:bCs/>
          <w:sz w:val="28"/>
          <w:szCs w:val="28"/>
        </w:rPr>
        <w:t>Key Passage</w:t>
      </w:r>
    </w:p>
    <w:p w14:paraId="272C28FD" w14:textId="70772791" w:rsidR="004C24B3" w:rsidRPr="004C24B3" w:rsidRDefault="5897EC05" w:rsidP="0004705F">
      <w:pPr>
        <w:jc w:val="center"/>
        <w:rPr>
          <w:rFonts w:eastAsia="Times New Roman" w:cstheme="minorHAnsi"/>
          <w:b/>
          <w:bCs/>
          <w:i/>
          <w:sz w:val="24"/>
          <w:szCs w:val="24"/>
        </w:rPr>
      </w:pPr>
      <w:r w:rsidRPr="5897EC05">
        <w:rPr>
          <w:rFonts w:asciiTheme="minorHAnsi" w:eastAsiaTheme="minorEastAsia" w:hAnsiTheme="minorHAnsi" w:cstheme="minorBidi"/>
          <w:b/>
          <w:bCs/>
          <w:i/>
          <w:iCs/>
          <w:sz w:val="24"/>
          <w:szCs w:val="24"/>
        </w:rPr>
        <w:t>Ephesians 6:10-20 (ESV)</w:t>
      </w:r>
    </w:p>
    <w:p w14:paraId="00ADFB86" w14:textId="46DB8B19" w:rsidR="00FE3B07" w:rsidRDefault="5897EC05" w:rsidP="0004705F">
      <w:pPr>
        <w:jc w:val="center"/>
        <w:rPr>
          <w:b/>
          <w:bCs/>
          <w:i/>
          <w:iCs/>
          <w:sz w:val="24"/>
          <w:szCs w:val="24"/>
        </w:rPr>
      </w:pPr>
      <w:r w:rsidRPr="0004705F">
        <w:rPr>
          <w:b/>
          <w:bCs/>
          <w:i/>
          <w:iCs/>
          <w:sz w:val="24"/>
          <w:szCs w:val="24"/>
        </w:rPr>
        <w:t>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Stand therefore, having fastened on the belt of truth, and having put on the breastplate of righteousness, and, as shoes for your feet, having put on the readiness given by the gospel of peace. In all circumstances take up the shield of faith, with which you can extinguish all the flaming darts of the evil one; and take the helmet of salvation, and the sword of the Spirit, which is the word of God, praying at all times in the Spirit, with all prayer and supplication. To that end keep alert with all perseverance, making supplication for all the saints, and also for me, that words may be given to me in opening my mouth boldly to proclaim the mystery of the gospel, for which I am an ambassador in chains, that I may declare it boldly, as I ought to speak.</w:t>
      </w:r>
    </w:p>
    <w:p w14:paraId="2D97022C" w14:textId="77777777" w:rsidR="00FE3B07" w:rsidRPr="006100CD" w:rsidRDefault="00FE3B07" w:rsidP="0004705F">
      <w:pPr>
        <w:jc w:val="center"/>
        <w:rPr>
          <w:sz w:val="24"/>
          <w:szCs w:val="24"/>
        </w:rPr>
      </w:pPr>
      <w:r>
        <w:rPr>
          <w:noProof/>
          <w:sz w:val="24"/>
          <w:szCs w:val="24"/>
        </w:rPr>
        <w:drawing>
          <wp:inline distT="0" distB="0" distL="0" distR="0" wp14:anchorId="171BFCB6" wp14:editId="27BA9957">
            <wp:extent cx="28194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 of God Prepared for Battle-Pic.jpg"/>
                    <pic:cNvPicPr/>
                  </pic:nvPicPr>
                  <pic:blipFill>
                    <a:blip r:embed="rId142">
                      <a:extLst>
                        <a:ext uri="{28A0092B-C50C-407E-A947-70E740481C1C}">
                          <a14:useLocalDpi xmlns:a14="http://schemas.microsoft.com/office/drawing/2010/main" val="0"/>
                        </a:ext>
                      </a:extLst>
                    </a:blip>
                    <a:stretch>
                      <a:fillRect/>
                    </a:stretch>
                  </pic:blipFill>
                  <pic:spPr>
                    <a:xfrm>
                      <a:off x="0" y="0"/>
                      <a:ext cx="2819400" cy="3752850"/>
                    </a:xfrm>
                    <a:prstGeom prst="rect">
                      <a:avLst/>
                    </a:prstGeom>
                  </pic:spPr>
                </pic:pic>
              </a:graphicData>
            </a:graphic>
          </wp:inline>
        </w:drawing>
      </w:r>
    </w:p>
    <w:p w14:paraId="153B1832" w14:textId="36FB00FA" w:rsidR="00FE3B07" w:rsidRDefault="5897EC05" w:rsidP="0004705F">
      <w:pPr>
        <w:jc w:val="center"/>
        <w:rPr>
          <w:b/>
          <w:bCs/>
          <w:sz w:val="28"/>
          <w:szCs w:val="28"/>
        </w:rPr>
      </w:pPr>
      <w:r w:rsidRPr="5897EC05">
        <w:rPr>
          <w:b/>
          <w:bCs/>
          <w:sz w:val="28"/>
          <w:szCs w:val="28"/>
        </w:rPr>
        <w:t>Introduction</w:t>
      </w:r>
    </w:p>
    <w:p w14:paraId="0168FF8B" w14:textId="3F3C8894" w:rsidR="00857A44" w:rsidRDefault="00857A44" w:rsidP="00857A44">
      <w:pPr>
        <w:ind w:firstLine="720"/>
        <w:jc w:val="both"/>
        <w:rPr>
          <w:sz w:val="24"/>
          <w:szCs w:val="24"/>
        </w:rPr>
      </w:pPr>
      <w:r w:rsidRPr="5897EC05">
        <w:rPr>
          <w:sz w:val="24"/>
          <w:szCs w:val="24"/>
        </w:rPr>
        <w:t xml:space="preserve">We have already established </w:t>
      </w:r>
      <w:r>
        <w:rPr>
          <w:sz w:val="24"/>
          <w:szCs w:val="24"/>
        </w:rPr>
        <w:t>that</w:t>
      </w:r>
      <w:r w:rsidRPr="5897EC05">
        <w:rPr>
          <w:sz w:val="24"/>
          <w:szCs w:val="24"/>
        </w:rPr>
        <w:t xml:space="preserve"> Ephesus was a hub of idolatry and evil spirits. This fact alone sheds light on the passages we are about to study. </w:t>
      </w:r>
      <w:r>
        <w:rPr>
          <w:sz w:val="24"/>
          <w:szCs w:val="24"/>
        </w:rPr>
        <w:t>W</w:t>
      </w:r>
      <w:r w:rsidRPr="5897EC05">
        <w:rPr>
          <w:sz w:val="24"/>
          <w:szCs w:val="24"/>
        </w:rPr>
        <w:t xml:space="preserve">hat was true of Ephesus, is also true of the </w:t>
      </w:r>
      <w:r>
        <w:rPr>
          <w:sz w:val="24"/>
          <w:szCs w:val="24"/>
        </w:rPr>
        <w:t>c</w:t>
      </w:r>
      <w:r w:rsidRPr="5897EC05">
        <w:rPr>
          <w:sz w:val="24"/>
          <w:szCs w:val="24"/>
        </w:rPr>
        <w:t>h</w:t>
      </w:r>
      <w:r>
        <w:rPr>
          <w:sz w:val="24"/>
          <w:szCs w:val="24"/>
        </w:rPr>
        <w:t>urch</w:t>
      </w:r>
      <w:r w:rsidRPr="5897EC05">
        <w:rPr>
          <w:sz w:val="24"/>
          <w:szCs w:val="24"/>
        </w:rPr>
        <w:t xml:space="preserve"> in all ages until Jesus returns for His bride. </w:t>
      </w:r>
      <w:r w:rsidRPr="00985CD2">
        <w:rPr>
          <w:sz w:val="24"/>
          <w:szCs w:val="24"/>
        </w:rPr>
        <w:t xml:space="preserve"> </w:t>
      </w:r>
      <w:r>
        <w:rPr>
          <w:sz w:val="24"/>
          <w:szCs w:val="24"/>
        </w:rPr>
        <w:t>We can ill afford to stick our heads in the sand and pretend this battle is not real. Because if we</w:t>
      </w:r>
      <w:r w:rsidR="00EF137B">
        <w:rPr>
          <w:sz w:val="24"/>
          <w:szCs w:val="24"/>
        </w:rPr>
        <w:t xml:space="preserve"> do, we are</w:t>
      </w:r>
      <w:r>
        <w:rPr>
          <w:sz w:val="24"/>
          <w:szCs w:val="24"/>
        </w:rPr>
        <w:t xml:space="preserve"> defeated already. </w:t>
      </w:r>
      <w:r w:rsidR="00EF137B">
        <w:rPr>
          <w:sz w:val="24"/>
          <w:szCs w:val="24"/>
        </w:rPr>
        <w:t>So</w:t>
      </w:r>
      <w:r>
        <w:rPr>
          <w:sz w:val="24"/>
          <w:szCs w:val="24"/>
        </w:rPr>
        <w:t xml:space="preserve"> the aim of this lesson is to become better informed and </w:t>
      </w:r>
      <w:r w:rsidRPr="5897EC05">
        <w:rPr>
          <w:sz w:val="24"/>
          <w:szCs w:val="24"/>
        </w:rPr>
        <w:t>prepared for spiritual battles.</w:t>
      </w:r>
      <w:r>
        <w:rPr>
          <w:sz w:val="24"/>
          <w:szCs w:val="24"/>
        </w:rPr>
        <w:t xml:space="preserve"> </w:t>
      </w:r>
      <w:r w:rsidR="00EF137B">
        <w:rPr>
          <w:sz w:val="24"/>
          <w:szCs w:val="24"/>
        </w:rPr>
        <w:t>I think that</w:t>
      </w:r>
      <w:r>
        <w:rPr>
          <w:sz w:val="24"/>
          <w:szCs w:val="24"/>
        </w:rPr>
        <w:t xml:space="preserve"> you will find this lesson extremely </w:t>
      </w:r>
      <w:r w:rsidRPr="5897EC05">
        <w:rPr>
          <w:sz w:val="24"/>
          <w:szCs w:val="24"/>
        </w:rPr>
        <w:t>practical in nature</w:t>
      </w:r>
      <w:r>
        <w:rPr>
          <w:sz w:val="24"/>
          <w:szCs w:val="24"/>
        </w:rPr>
        <w:t>, and</w:t>
      </w:r>
      <w:r w:rsidRPr="5897EC05">
        <w:rPr>
          <w:sz w:val="24"/>
          <w:szCs w:val="24"/>
        </w:rPr>
        <w:t xml:space="preserve"> </w:t>
      </w:r>
      <w:r w:rsidR="00EF137B">
        <w:rPr>
          <w:sz w:val="24"/>
          <w:szCs w:val="24"/>
        </w:rPr>
        <w:t xml:space="preserve">if you will </w:t>
      </w:r>
      <w:r w:rsidRPr="5897EC05">
        <w:rPr>
          <w:sz w:val="24"/>
          <w:szCs w:val="24"/>
        </w:rPr>
        <w:t>take th</w:t>
      </w:r>
      <w:r>
        <w:rPr>
          <w:sz w:val="24"/>
          <w:szCs w:val="24"/>
        </w:rPr>
        <w:t>ese</w:t>
      </w:r>
      <w:r w:rsidRPr="5897EC05">
        <w:rPr>
          <w:sz w:val="24"/>
          <w:szCs w:val="24"/>
        </w:rPr>
        <w:t xml:space="preserve"> truth</w:t>
      </w:r>
      <w:r>
        <w:rPr>
          <w:sz w:val="24"/>
          <w:szCs w:val="24"/>
        </w:rPr>
        <w:t>s</w:t>
      </w:r>
      <w:r w:rsidRPr="5897EC05">
        <w:rPr>
          <w:sz w:val="24"/>
          <w:szCs w:val="24"/>
        </w:rPr>
        <w:t xml:space="preserve"> to heart</w:t>
      </w:r>
      <w:r w:rsidR="00EF137B">
        <w:rPr>
          <w:sz w:val="24"/>
          <w:szCs w:val="24"/>
        </w:rPr>
        <w:t xml:space="preserve">, you will be better equipped for the spiritual battle that rages around us. </w:t>
      </w:r>
      <w:r w:rsidRPr="5897EC05">
        <w:rPr>
          <w:sz w:val="24"/>
          <w:szCs w:val="24"/>
        </w:rPr>
        <w:t xml:space="preserve"> </w:t>
      </w:r>
    </w:p>
    <w:p w14:paraId="129CB046" w14:textId="2158ED62" w:rsidR="00AD4A0E" w:rsidRDefault="5897EC05" w:rsidP="007251AC">
      <w:pPr>
        <w:ind w:firstLine="720"/>
        <w:jc w:val="both"/>
        <w:rPr>
          <w:sz w:val="24"/>
          <w:szCs w:val="24"/>
        </w:rPr>
      </w:pPr>
      <w:r w:rsidRPr="5897EC05">
        <w:rPr>
          <w:sz w:val="24"/>
          <w:szCs w:val="24"/>
        </w:rPr>
        <w:t xml:space="preserve">In his historical and insightful book entitled, </w:t>
      </w:r>
      <w:r w:rsidRPr="00857A44">
        <w:rPr>
          <w:iCs/>
          <w:sz w:val="24"/>
          <w:szCs w:val="24"/>
          <w:u w:val="single"/>
        </w:rPr>
        <w:t>Power and Magic</w:t>
      </w:r>
      <w:r w:rsidRPr="5897EC05">
        <w:rPr>
          <w:sz w:val="24"/>
          <w:szCs w:val="24"/>
        </w:rPr>
        <w:t>, Clinton E. Arnold educates the church of Jesus Christ on spiritual warfare.</w:t>
      </w:r>
      <w:r w:rsidR="00AD4BED">
        <w:rPr>
          <w:sz w:val="24"/>
          <w:szCs w:val="24"/>
        </w:rPr>
        <w:t xml:space="preserve"> On page 22 h</w:t>
      </w:r>
      <w:r w:rsidRPr="5897EC05">
        <w:rPr>
          <w:sz w:val="24"/>
          <w:szCs w:val="24"/>
        </w:rPr>
        <w:t>e Said,</w:t>
      </w:r>
    </w:p>
    <w:p w14:paraId="202338BC" w14:textId="5F9B1539" w:rsidR="00AD4A0E" w:rsidRDefault="5897EC05" w:rsidP="00AC382F">
      <w:pPr>
        <w:ind w:left="720" w:right="720" w:firstLine="720"/>
        <w:jc w:val="both"/>
        <w:rPr>
          <w:sz w:val="24"/>
          <w:szCs w:val="24"/>
        </w:rPr>
      </w:pPr>
      <w:r w:rsidRPr="5897EC05">
        <w:rPr>
          <w:sz w:val="24"/>
          <w:szCs w:val="24"/>
        </w:rPr>
        <w:t xml:space="preserve"> “We have thus far characterized</w:t>
      </w:r>
      <w:r w:rsidR="00AD4BED">
        <w:rPr>
          <w:sz w:val="24"/>
          <w:szCs w:val="24"/>
        </w:rPr>
        <w:t xml:space="preserve"> Ephesus</w:t>
      </w:r>
      <w:r w:rsidRPr="5897EC05">
        <w:rPr>
          <w:sz w:val="24"/>
          <w:szCs w:val="24"/>
        </w:rPr>
        <w:t xml:space="preserve"> both as a center for magical practices and as a center for the cult of Artemis for Asia Minor. One may wonder if there was any connection between the two, and if so, what type of relationship the Artemis cult had with the practice of magic. Although it has been claimed that the Ephesian Artemis was not by nature a goddess of magic, she does seem to have had a direct link with the magical practices of the time. She was considered a supremely powerful deity and could therefore exercise her power for the benefit of the devotee in the face of other opposing “powers” and spirits. Her power in this respect is well illustrated in a papyrus containing a magical formula apparently for the purpose of compelling the passion of a woman toward a man. Directly under the text is a crude drawing of the Ephesians Artemis, indicating that she is the power called upon to fulfill the wish (line 4: “take a leaf of lead and with a nail write the figure…”). Artemis plays an important role in Greco-Roman times as a goddess of the underworld.”</w:t>
      </w:r>
    </w:p>
    <w:p w14:paraId="4C9FEDFF" w14:textId="77777777" w:rsidR="008B620D" w:rsidRPr="00DE5B7E" w:rsidRDefault="008B620D" w:rsidP="008B620D">
      <w:pPr>
        <w:jc w:val="center"/>
        <w:rPr>
          <w:b/>
          <w:bCs/>
          <w:sz w:val="28"/>
          <w:szCs w:val="28"/>
        </w:rPr>
      </w:pPr>
      <w:r w:rsidRPr="00DE5B7E">
        <w:rPr>
          <w:b/>
          <w:bCs/>
          <w:sz w:val="28"/>
          <w:szCs w:val="28"/>
        </w:rPr>
        <w:t>The Power of God in Christ</w:t>
      </w:r>
    </w:p>
    <w:p w14:paraId="2E7A2522" w14:textId="723A0177" w:rsidR="008B620D" w:rsidRDefault="008B620D" w:rsidP="008B620D">
      <w:pPr>
        <w:ind w:firstLine="720"/>
        <w:jc w:val="both"/>
        <w:rPr>
          <w:sz w:val="24"/>
          <w:szCs w:val="24"/>
        </w:rPr>
      </w:pPr>
      <w:r w:rsidRPr="5897EC05">
        <w:rPr>
          <w:sz w:val="24"/>
          <w:szCs w:val="24"/>
        </w:rPr>
        <w:t xml:space="preserve">Have you ever experienced, heart pounding, life threatening, crippling fear? </w:t>
      </w:r>
      <w:r w:rsidR="00C45CEC">
        <w:rPr>
          <w:sz w:val="24"/>
          <w:szCs w:val="24"/>
        </w:rPr>
        <w:t xml:space="preserve"> </w:t>
      </w:r>
      <w:r w:rsidR="00C45CEC" w:rsidRPr="5897EC05">
        <w:rPr>
          <w:sz w:val="24"/>
          <w:szCs w:val="24"/>
        </w:rPr>
        <w:t>Have you ever felt powerless</w:t>
      </w:r>
      <w:r w:rsidR="00C45CEC">
        <w:rPr>
          <w:sz w:val="24"/>
          <w:szCs w:val="24"/>
        </w:rPr>
        <w:t xml:space="preserve">? </w:t>
      </w:r>
      <w:r>
        <w:rPr>
          <w:sz w:val="24"/>
          <w:szCs w:val="24"/>
        </w:rPr>
        <w:t>The majority of the time, our</w:t>
      </w:r>
      <w:r w:rsidRPr="5897EC05">
        <w:rPr>
          <w:sz w:val="24"/>
          <w:szCs w:val="24"/>
        </w:rPr>
        <w:t xml:space="preserve"> fears </w:t>
      </w:r>
      <w:r>
        <w:rPr>
          <w:sz w:val="24"/>
          <w:szCs w:val="24"/>
        </w:rPr>
        <w:t>are unfounded.</w:t>
      </w:r>
      <w:r w:rsidRPr="5897EC05">
        <w:rPr>
          <w:sz w:val="24"/>
          <w:szCs w:val="24"/>
        </w:rPr>
        <w:t xml:space="preserve"> </w:t>
      </w:r>
      <w:r>
        <w:rPr>
          <w:sz w:val="24"/>
          <w:szCs w:val="24"/>
        </w:rPr>
        <w:t xml:space="preserve">But, even though these fears may not have </w:t>
      </w:r>
      <w:r w:rsidRPr="5897EC05">
        <w:rPr>
          <w:sz w:val="24"/>
          <w:szCs w:val="24"/>
        </w:rPr>
        <w:t>validity</w:t>
      </w:r>
      <w:r>
        <w:rPr>
          <w:sz w:val="24"/>
          <w:szCs w:val="24"/>
        </w:rPr>
        <w:t xml:space="preserve">, they can cause us to spiral down into a crippling pit of anxiety. </w:t>
      </w:r>
      <w:r w:rsidRPr="5897EC05">
        <w:rPr>
          <w:sz w:val="24"/>
          <w:szCs w:val="24"/>
        </w:rPr>
        <w:t xml:space="preserve">Do you know people who are held captive </w:t>
      </w:r>
      <w:r>
        <w:rPr>
          <w:sz w:val="24"/>
          <w:szCs w:val="24"/>
        </w:rPr>
        <w:t>by</w:t>
      </w:r>
      <w:r w:rsidRPr="5897EC05">
        <w:rPr>
          <w:sz w:val="24"/>
          <w:szCs w:val="24"/>
        </w:rPr>
        <w:t xml:space="preserve"> fear?  Have you been a victim yourself?  Until we are placed </w:t>
      </w:r>
      <w:r w:rsidRPr="5897EC05">
        <w:rPr>
          <w:i/>
          <w:iCs/>
          <w:sz w:val="24"/>
          <w:szCs w:val="24"/>
        </w:rPr>
        <w:t>in</w:t>
      </w:r>
      <w:r w:rsidRPr="5897EC05">
        <w:rPr>
          <w:sz w:val="24"/>
          <w:szCs w:val="24"/>
        </w:rPr>
        <w:t xml:space="preserve"> </w:t>
      </w:r>
      <w:r w:rsidRPr="5897EC05">
        <w:rPr>
          <w:i/>
          <w:iCs/>
          <w:sz w:val="24"/>
          <w:szCs w:val="24"/>
        </w:rPr>
        <w:t>Christ,</w:t>
      </w:r>
      <w:r w:rsidRPr="5897EC05">
        <w:rPr>
          <w:sz w:val="24"/>
          <w:szCs w:val="24"/>
        </w:rPr>
        <w:t xml:space="preserve"> we can easily become a slave to fear. Where does a </w:t>
      </w:r>
      <w:r w:rsidRPr="00D828EB">
        <w:rPr>
          <w:i/>
          <w:sz w:val="24"/>
          <w:szCs w:val="24"/>
        </w:rPr>
        <w:t>spirit of fear</w:t>
      </w:r>
      <w:r w:rsidRPr="5897EC05">
        <w:rPr>
          <w:sz w:val="24"/>
          <w:szCs w:val="24"/>
        </w:rPr>
        <w:t xml:space="preserve"> come from? </w:t>
      </w:r>
      <w:r>
        <w:rPr>
          <w:sz w:val="24"/>
          <w:szCs w:val="24"/>
        </w:rPr>
        <w:t>The Bible assures us that i</w:t>
      </w:r>
      <w:r w:rsidRPr="5897EC05">
        <w:rPr>
          <w:sz w:val="24"/>
          <w:szCs w:val="24"/>
        </w:rPr>
        <w:t>t does</w:t>
      </w:r>
      <w:r>
        <w:rPr>
          <w:sz w:val="24"/>
          <w:szCs w:val="24"/>
        </w:rPr>
        <w:t>n’t</w:t>
      </w:r>
      <w:r w:rsidRPr="5897EC05">
        <w:rPr>
          <w:sz w:val="24"/>
          <w:szCs w:val="24"/>
        </w:rPr>
        <w:t xml:space="preserve"> come from God</w:t>
      </w:r>
      <w:r>
        <w:rPr>
          <w:sz w:val="24"/>
          <w:szCs w:val="24"/>
        </w:rPr>
        <w:t>.</w:t>
      </w:r>
    </w:p>
    <w:p w14:paraId="1EEF467F" w14:textId="77777777" w:rsidR="008B620D" w:rsidRDefault="008B620D" w:rsidP="008B620D">
      <w:pPr>
        <w:ind w:firstLine="720"/>
        <w:jc w:val="both"/>
        <w:rPr>
          <w:sz w:val="24"/>
          <w:szCs w:val="24"/>
        </w:rPr>
      </w:pPr>
      <w:r w:rsidRPr="5897EC05">
        <w:rPr>
          <w:sz w:val="24"/>
          <w:szCs w:val="24"/>
        </w:rPr>
        <w:t xml:space="preserve"> </w:t>
      </w:r>
      <w:r>
        <w:rPr>
          <w:sz w:val="24"/>
          <w:szCs w:val="24"/>
        </w:rPr>
        <w:t>However, w</w:t>
      </w:r>
      <w:r w:rsidRPr="5897EC05">
        <w:rPr>
          <w:sz w:val="24"/>
          <w:szCs w:val="24"/>
        </w:rPr>
        <w:t xml:space="preserve">hen we </w:t>
      </w:r>
      <w:r>
        <w:rPr>
          <w:sz w:val="24"/>
          <w:szCs w:val="24"/>
        </w:rPr>
        <w:t xml:space="preserve">have a holy reverence and </w:t>
      </w:r>
      <w:r w:rsidRPr="5897EC05">
        <w:rPr>
          <w:sz w:val="24"/>
          <w:szCs w:val="24"/>
        </w:rPr>
        <w:t xml:space="preserve">fear </w:t>
      </w:r>
      <w:r>
        <w:rPr>
          <w:sz w:val="24"/>
          <w:szCs w:val="24"/>
        </w:rPr>
        <w:t xml:space="preserve">of </w:t>
      </w:r>
      <w:r w:rsidRPr="5897EC05">
        <w:rPr>
          <w:sz w:val="24"/>
          <w:szCs w:val="24"/>
        </w:rPr>
        <w:t>God</w:t>
      </w:r>
      <w:r>
        <w:rPr>
          <w:sz w:val="24"/>
          <w:szCs w:val="24"/>
        </w:rPr>
        <w:t xml:space="preserve"> -</w:t>
      </w:r>
      <w:r w:rsidRPr="5897EC05">
        <w:rPr>
          <w:sz w:val="24"/>
          <w:szCs w:val="24"/>
        </w:rPr>
        <w:t xml:space="preserve"> we need not fear anyone else.  You s</w:t>
      </w:r>
      <w:r>
        <w:rPr>
          <w:sz w:val="24"/>
          <w:szCs w:val="24"/>
        </w:rPr>
        <w:t>ee; perfect love cast out fear, because perfect</w:t>
      </w:r>
      <w:r w:rsidRPr="5897EC05">
        <w:rPr>
          <w:sz w:val="24"/>
          <w:szCs w:val="24"/>
        </w:rPr>
        <w:t xml:space="preserve"> love is a person...God incarnate... Jesus Christ. (1 John 4:18) Yet, without a proper understanding of </w:t>
      </w:r>
      <w:r>
        <w:rPr>
          <w:sz w:val="24"/>
          <w:szCs w:val="24"/>
        </w:rPr>
        <w:t>Jesus true identity</w:t>
      </w:r>
      <w:r w:rsidRPr="5897EC05">
        <w:rPr>
          <w:sz w:val="24"/>
          <w:szCs w:val="24"/>
        </w:rPr>
        <w:t xml:space="preserve">, then you will not have a leg of faith to stand on when you feel powerless. </w:t>
      </w:r>
      <w:r>
        <w:rPr>
          <w:sz w:val="24"/>
          <w:szCs w:val="24"/>
        </w:rPr>
        <w:t xml:space="preserve">A small view of God, leads to a world view skewed by fear, confusion and instability. </w:t>
      </w:r>
    </w:p>
    <w:p w14:paraId="5C703201" w14:textId="77777777" w:rsidR="008B620D" w:rsidRDefault="008B620D" w:rsidP="008B620D">
      <w:pPr>
        <w:ind w:firstLine="720"/>
        <w:jc w:val="both"/>
        <w:rPr>
          <w:sz w:val="24"/>
          <w:szCs w:val="24"/>
        </w:rPr>
      </w:pPr>
      <w:r>
        <w:rPr>
          <w:sz w:val="24"/>
          <w:szCs w:val="24"/>
        </w:rPr>
        <w:t>Now</w:t>
      </w:r>
      <w:r w:rsidRPr="5897EC05">
        <w:rPr>
          <w:sz w:val="24"/>
          <w:szCs w:val="24"/>
        </w:rPr>
        <w:t xml:space="preserve"> where does faith come from? Paul told the Romans that it comes from hearing the Word of God. </w:t>
      </w:r>
      <w:r>
        <w:rPr>
          <w:sz w:val="24"/>
          <w:szCs w:val="24"/>
        </w:rPr>
        <w:t>S</w:t>
      </w:r>
      <w:r w:rsidRPr="5897EC05">
        <w:rPr>
          <w:sz w:val="24"/>
          <w:szCs w:val="24"/>
        </w:rPr>
        <w:t>o get ready to listen up</w:t>
      </w:r>
      <w:r>
        <w:rPr>
          <w:sz w:val="24"/>
          <w:szCs w:val="24"/>
        </w:rPr>
        <w:t>, because</w:t>
      </w:r>
      <w:r w:rsidRPr="5897EC05">
        <w:rPr>
          <w:sz w:val="24"/>
          <w:szCs w:val="24"/>
        </w:rPr>
        <w:t xml:space="preserve"> we</w:t>
      </w:r>
      <w:r>
        <w:rPr>
          <w:sz w:val="24"/>
          <w:szCs w:val="24"/>
        </w:rPr>
        <w:t>’</w:t>
      </w:r>
      <w:r w:rsidRPr="5897EC05">
        <w:rPr>
          <w:sz w:val="24"/>
          <w:szCs w:val="24"/>
        </w:rPr>
        <w:t xml:space="preserve">re about to hear a lot of </w:t>
      </w:r>
      <w:r>
        <w:rPr>
          <w:sz w:val="24"/>
          <w:szCs w:val="24"/>
        </w:rPr>
        <w:t>faith strengthening passages of Scripture.</w:t>
      </w:r>
      <w:r w:rsidRPr="5897EC05">
        <w:rPr>
          <w:sz w:val="24"/>
          <w:szCs w:val="24"/>
        </w:rPr>
        <w:t xml:space="preserve"> And, if we will hide it in our hearts, our lives will be empowered with enough faith to carry us through any fearful episode that we may face.</w:t>
      </w:r>
    </w:p>
    <w:p w14:paraId="573B2F39" w14:textId="77777777" w:rsidR="008B620D" w:rsidRPr="00CB02CC" w:rsidRDefault="008B620D" w:rsidP="008B620D">
      <w:pPr>
        <w:jc w:val="center"/>
        <w:rPr>
          <w:b/>
          <w:i/>
          <w:sz w:val="24"/>
          <w:szCs w:val="24"/>
        </w:rPr>
      </w:pPr>
      <w:r w:rsidRPr="00CB02CC">
        <w:rPr>
          <w:b/>
          <w:i/>
          <w:sz w:val="24"/>
          <w:szCs w:val="24"/>
        </w:rPr>
        <w:t>Romans 8:15 (ESV)</w:t>
      </w:r>
    </w:p>
    <w:p w14:paraId="148F75E7" w14:textId="77777777" w:rsidR="008B620D" w:rsidRPr="00CB02CC" w:rsidRDefault="008B620D" w:rsidP="008B620D">
      <w:pPr>
        <w:jc w:val="center"/>
        <w:rPr>
          <w:b/>
          <w:i/>
          <w:sz w:val="24"/>
          <w:szCs w:val="24"/>
        </w:rPr>
      </w:pPr>
      <w:r w:rsidRPr="00CB02CC">
        <w:rPr>
          <w:b/>
          <w:i/>
          <w:sz w:val="24"/>
          <w:szCs w:val="24"/>
        </w:rPr>
        <w:t xml:space="preserve">For all who are led by the Spirit of God are sons of God. For you did not receive the spirit of slavery to fall back into fear, but you have received the Spirit of adoption as sons, by whom we cry, “Abba! Father!” </w:t>
      </w:r>
    </w:p>
    <w:p w14:paraId="16BAEB13" w14:textId="0A6329E6" w:rsidR="00E1513D" w:rsidRPr="00E1513D" w:rsidRDefault="00E1513D" w:rsidP="00E1513D">
      <w:pPr>
        <w:jc w:val="center"/>
        <w:rPr>
          <w:b/>
          <w:sz w:val="28"/>
          <w:szCs w:val="28"/>
        </w:rPr>
      </w:pPr>
      <w:r w:rsidRPr="00E1513D">
        <w:rPr>
          <w:b/>
          <w:sz w:val="28"/>
          <w:szCs w:val="28"/>
        </w:rPr>
        <w:t>The Battle is Close to Home</w:t>
      </w:r>
    </w:p>
    <w:p w14:paraId="11443444" w14:textId="24B6FA13" w:rsidR="00380906" w:rsidRDefault="5897EC05" w:rsidP="00380906">
      <w:pPr>
        <w:ind w:firstLine="720"/>
        <w:jc w:val="both"/>
        <w:rPr>
          <w:rFonts w:cstheme="minorHAnsi"/>
          <w:sz w:val="24"/>
          <w:szCs w:val="24"/>
        </w:rPr>
      </w:pPr>
      <w:r w:rsidRPr="5897EC05">
        <w:rPr>
          <w:rFonts w:asciiTheme="minorHAnsi" w:eastAsiaTheme="minorEastAsia" w:hAnsiTheme="minorHAnsi" w:cstheme="minorBidi"/>
          <w:sz w:val="24"/>
          <w:szCs w:val="24"/>
        </w:rPr>
        <w:t>As th</w:t>
      </w:r>
      <w:r w:rsidR="00C51FB4">
        <w:rPr>
          <w:rFonts w:asciiTheme="minorHAnsi" w:eastAsiaTheme="minorEastAsia" w:hAnsiTheme="minorHAnsi" w:cstheme="minorBidi"/>
          <w:sz w:val="24"/>
          <w:szCs w:val="24"/>
        </w:rPr>
        <w:t>e</w:t>
      </w:r>
      <w:r w:rsidRPr="5897EC05">
        <w:rPr>
          <w:rFonts w:asciiTheme="minorHAnsi" w:eastAsiaTheme="minorEastAsia" w:hAnsiTheme="minorHAnsi" w:cstheme="minorBidi"/>
          <w:sz w:val="24"/>
          <w:szCs w:val="24"/>
        </w:rPr>
        <w:t xml:space="preserve"> day draws near when Jesus returns for His Bride, the </w:t>
      </w:r>
      <w:r w:rsidR="00C51FB4">
        <w:rPr>
          <w:rFonts w:asciiTheme="minorHAnsi" w:eastAsiaTheme="minorEastAsia" w:hAnsiTheme="minorHAnsi" w:cstheme="minorBidi"/>
          <w:sz w:val="24"/>
          <w:szCs w:val="24"/>
        </w:rPr>
        <w:t>battles is escalating. Satan</w:t>
      </w:r>
      <w:r w:rsidRPr="5897EC05">
        <w:rPr>
          <w:rFonts w:asciiTheme="minorHAnsi" w:eastAsiaTheme="minorEastAsia" w:hAnsiTheme="minorHAnsi" w:cstheme="minorBidi"/>
          <w:sz w:val="24"/>
          <w:szCs w:val="24"/>
        </w:rPr>
        <w:t xml:space="preserve"> is very busy working his plan to destroy holy matrimony between one man and one woman</w:t>
      </w:r>
      <w:r w:rsidR="0035749B">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 xml:space="preserve"> Why would marriage be a target for Satan? Because he knows that marriage represents the union between Christ and His bride</w:t>
      </w:r>
      <w:r w:rsidR="00576F4C">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 xml:space="preserve"> the church. </w:t>
      </w:r>
      <w:r w:rsidR="00576F4C">
        <w:rPr>
          <w:rFonts w:asciiTheme="minorHAnsi" w:eastAsiaTheme="minorEastAsia" w:hAnsiTheme="minorHAnsi" w:cstheme="minorBidi"/>
          <w:sz w:val="24"/>
          <w:szCs w:val="24"/>
        </w:rPr>
        <w:t xml:space="preserve">Although </w:t>
      </w:r>
      <w:r w:rsidRPr="5897EC05">
        <w:rPr>
          <w:rFonts w:asciiTheme="minorHAnsi" w:eastAsiaTheme="minorEastAsia" w:hAnsiTheme="minorHAnsi" w:cstheme="minorBidi"/>
          <w:sz w:val="24"/>
          <w:szCs w:val="24"/>
        </w:rPr>
        <w:t>Jesus said the gates of hell would not prevail</w:t>
      </w:r>
      <w:r w:rsidR="00576F4C">
        <w:rPr>
          <w:rFonts w:asciiTheme="minorHAnsi" w:eastAsiaTheme="minorEastAsia" w:hAnsiTheme="minorHAnsi" w:cstheme="minorBidi"/>
          <w:sz w:val="24"/>
          <w:szCs w:val="24"/>
        </w:rPr>
        <w:t xml:space="preserve"> against the church,</w:t>
      </w:r>
      <w:r w:rsidRPr="5897EC05">
        <w:rPr>
          <w:rFonts w:asciiTheme="minorHAnsi" w:eastAsiaTheme="minorEastAsia" w:hAnsiTheme="minorHAnsi" w:cstheme="minorBidi"/>
          <w:sz w:val="24"/>
          <w:szCs w:val="24"/>
        </w:rPr>
        <w:t xml:space="preserve"> He </w:t>
      </w:r>
      <w:r w:rsidR="00576F4C">
        <w:rPr>
          <w:rFonts w:asciiTheme="minorHAnsi" w:eastAsiaTheme="minorEastAsia" w:hAnsiTheme="minorHAnsi" w:cstheme="minorBidi"/>
          <w:sz w:val="24"/>
          <w:szCs w:val="24"/>
        </w:rPr>
        <w:t xml:space="preserve">knew that the home would be </w:t>
      </w:r>
      <w:r w:rsidRPr="5897EC05">
        <w:rPr>
          <w:rFonts w:asciiTheme="minorHAnsi" w:eastAsiaTheme="minorEastAsia" w:hAnsiTheme="minorHAnsi" w:cstheme="minorBidi"/>
          <w:sz w:val="24"/>
          <w:szCs w:val="24"/>
        </w:rPr>
        <w:t>a fierce battle ground.  Paul addresses this cosmic battle in Ephesians 6:10-18</w:t>
      </w:r>
      <w:r w:rsidR="00576F4C">
        <w:rPr>
          <w:rFonts w:asciiTheme="minorHAnsi" w:eastAsiaTheme="minorEastAsia" w:hAnsiTheme="minorHAnsi" w:cstheme="minorBidi"/>
          <w:sz w:val="24"/>
          <w:szCs w:val="24"/>
        </w:rPr>
        <w:t>. The apostle</w:t>
      </w:r>
      <w:r w:rsidRPr="5897EC05">
        <w:rPr>
          <w:rFonts w:asciiTheme="minorHAnsi" w:eastAsiaTheme="minorEastAsia" w:hAnsiTheme="minorHAnsi" w:cstheme="minorBidi"/>
          <w:sz w:val="24"/>
          <w:szCs w:val="24"/>
        </w:rPr>
        <w:t xml:space="preserve"> Peter </w:t>
      </w:r>
      <w:r w:rsidR="00576F4C">
        <w:rPr>
          <w:rFonts w:asciiTheme="minorHAnsi" w:eastAsiaTheme="minorEastAsia" w:hAnsiTheme="minorHAnsi" w:cstheme="minorBidi"/>
          <w:sz w:val="24"/>
          <w:szCs w:val="24"/>
        </w:rPr>
        <w:t xml:space="preserve">also warned that </w:t>
      </w:r>
      <w:r w:rsidRPr="5897EC05">
        <w:rPr>
          <w:rFonts w:asciiTheme="minorHAnsi" w:eastAsiaTheme="minorEastAsia" w:hAnsiTheme="minorHAnsi" w:cstheme="minorBidi"/>
          <w:sz w:val="24"/>
          <w:szCs w:val="24"/>
        </w:rPr>
        <w:t xml:space="preserve">the </w:t>
      </w:r>
      <w:r w:rsidR="00576F4C">
        <w:rPr>
          <w:rFonts w:asciiTheme="minorHAnsi" w:eastAsiaTheme="minorEastAsia" w:hAnsiTheme="minorHAnsi" w:cstheme="minorBidi"/>
          <w:sz w:val="24"/>
          <w:szCs w:val="24"/>
        </w:rPr>
        <w:t>d</w:t>
      </w:r>
      <w:r w:rsidRPr="5897EC05">
        <w:rPr>
          <w:rFonts w:asciiTheme="minorHAnsi" w:eastAsiaTheme="minorEastAsia" w:hAnsiTheme="minorHAnsi" w:cstheme="minorBidi"/>
          <w:sz w:val="24"/>
          <w:szCs w:val="24"/>
        </w:rPr>
        <w:t>evil is on the prowl, looking for someone to devour!</w:t>
      </w:r>
      <w:r w:rsidR="00E12500">
        <w:rPr>
          <w:rFonts w:asciiTheme="minorHAnsi" w:eastAsiaTheme="minorEastAsia" w:hAnsiTheme="minorHAnsi" w:cstheme="minorBidi"/>
          <w:sz w:val="24"/>
          <w:szCs w:val="24"/>
        </w:rPr>
        <w:t xml:space="preserve"> (1 Peter 5:8-9)</w:t>
      </w:r>
    </w:p>
    <w:p w14:paraId="7F4BCFAF" w14:textId="77777777" w:rsidR="0085426B" w:rsidRDefault="00380906" w:rsidP="00380906">
      <w:pPr>
        <w:pStyle w:val="txt-sm"/>
        <w:ind w:firstLine="720"/>
        <w:jc w:val="both"/>
        <w:rPr>
          <w:rFonts w:asciiTheme="minorHAnsi" w:eastAsiaTheme="minorEastAsia" w:hAnsiTheme="minorHAnsi" w:cstheme="minorBidi"/>
        </w:rPr>
      </w:pPr>
      <w:r w:rsidRPr="5897EC05">
        <w:rPr>
          <w:rFonts w:asciiTheme="minorHAnsi" w:eastAsiaTheme="minorEastAsia" w:hAnsiTheme="minorHAnsi" w:cstheme="minorBidi"/>
        </w:rPr>
        <w:t>For the last 20 years I have been in women’s ministry, and have heard the stories of one woman after another who have endured unspeakable horror, and abuse in their own homes. The secret place of a mother’s womb has become the death chamber of 55 million babies in the United States since 1962 to the innumerable homes where domestic violence begins with sexual abuse, we see that no place is safe from the one who comes to still, kill and destroy.</w:t>
      </w:r>
    </w:p>
    <w:p w14:paraId="439E4F5D" w14:textId="0931AE8F" w:rsidR="00E1513D" w:rsidRDefault="00380906" w:rsidP="00E1513D">
      <w:pPr>
        <w:pStyle w:val="txt-sm"/>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 </w:t>
      </w:r>
      <w:r w:rsidR="00E1513D" w:rsidRPr="5897EC05">
        <w:rPr>
          <w:rFonts w:asciiTheme="minorHAnsi" w:eastAsiaTheme="minorEastAsia" w:hAnsiTheme="minorHAnsi" w:cstheme="minorBidi"/>
        </w:rPr>
        <w:t>Before the four hundred years of silence, the Old Testament ends with this warning: “</w:t>
      </w:r>
      <w:r w:rsidR="00E1513D" w:rsidRPr="5897EC05">
        <w:rPr>
          <w:rFonts w:asciiTheme="minorHAnsi" w:eastAsiaTheme="minorEastAsia" w:hAnsiTheme="minorHAnsi" w:cstheme="minorBidi"/>
          <w:b/>
          <w:bCs/>
          <w:i/>
          <w:iCs/>
        </w:rPr>
        <w:t>See, I will send you the prophet Elijah before that great and dreadful day of the LORD comes. He will turn the hearts of the fathers to their children, and the hearts of the children to their fathers; or else I will come and strike the land with a curse.” (Malachi 4:5-6)</w:t>
      </w:r>
      <w:r w:rsidR="00E1513D">
        <w:rPr>
          <w:rFonts w:asciiTheme="minorHAnsi" w:eastAsiaTheme="minorEastAsia" w:hAnsiTheme="minorHAnsi" w:cstheme="minorBidi"/>
          <w:b/>
          <w:bCs/>
          <w:i/>
          <w:iCs/>
        </w:rPr>
        <w:t xml:space="preserve"> </w:t>
      </w:r>
      <w:r w:rsidR="00E1513D">
        <w:rPr>
          <w:rFonts w:asciiTheme="minorHAnsi" w:eastAsiaTheme="minorEastAsia" w:hAnsiTheme="minorHAnsi" w:cstheme="minorBidi"/>
        </w:rPr>
        <w:t>S</w:t>
      </w:r>
      <w:r w:rsidR="00E1513D" w:rsidRPr="5897EC05">
        <w:rPr>
          <w:rFonts w:asciiTheme="minorHAnsi" w:eastAsiaTheme="minorEastAsia" w:hAnsiTheme="minorHAnsi" w:cstheme="minorBidi"/>
        </w:rPr>
        <w:t xml:space="preserve">peaking through </w:t>
      </w:r>
      <w:r w:rsidR="00E1513D">
        <w:rPr>
          <w:rFonts w:asciiTheme="minorHAnsi" w:eastAsiaTheme="minorEastAsia" w:hAnsiTheme="minorHAnsi" w:cstheme="minorBidi"/>
        </w:rPr>
        <w:t>the</w:t>
      </w:r>
      <w:r w:rsidR="00E1513D" w:rsidRPr="5897EC05">
        <w:rPr>
          <w:rFonts w:asciiTheme="minorHAnsi" w:eastAsiaTheme="minorEastAsia" w:hAnsiTheme="minorHAnsi" w:cstheme="minorBidi"/>
        </w:rPr>
        <w:t xml:space="preserve"> prophet Malachi, </w:t>
      </w:r>
      <w:r w:rsidR="00E1513D">
        <w:rPr>
          <w:rFonts w:asciiTheme="minorHAnsi" w:eastAsiaTheme="minorEastAsia" w:hAnsiTheme="minorHAnsi" w:cstheme="minorBidi"/>
        </w:rPr>
        <w:t xml:space="preserve">the Lord </w:t>
      </w:r>
      <w:r w:rsidR="00E1513D" w:rsidRPr="5897EC05">
        <w:rPr>
          <w:rFonts w:asciiTheme="minorHAnsi" w:eastAsiaTheme="minorEastAsia" w:hAnsiTheme="minorHAnsi" w:cstheme="minorBidi"/>
        </w:rPr>
        <w:t xml:space="preserve">gives us great insight into His purpose in establishing the family and how he feels about marriage. </w:t>
      </w:r>
    </w:p>
    <w:p w14:paraId="148B1686" w14:textId="77777777" w:rsidR="00E1513D" w:rsidRDefault="00E1513D" w:rsidP="00E1513D">
      <w:pPr>
        <w:pStyle w:val="txt-sm"/>
        <w:jc w:val="center"/>
        <w:rPr>
          <w:rFonts w:asciiTheme="minorHAnsi" w:hAnsiTheme="minorHAnsi" w:cstheme="minorHAnsi"/>
          <w:b/>
          <w:i/>
        </w:rPr>
      </w:pPr>
      <w:r w:rsidRPr="5897EC05">
        <w:rPr>
          <w:rFonts w:asciiTheme="minorHAnsi" w:eastAsiaTheme="minorEastAsia" w:hAnsiTheme="minorHAnsi" w:cstheme="minorBidi"/>
          <w:b/>
          <w:bCs/>
          <w:i/>
          <w:iCs/>
        </w:rPr>
        <w:t>Malachi 2:13-16 (NIV)</w:t>
      </w:r>
    </w:p>
    <w:p w14:paraId="74BD77F4" w14:textId="5A94C83B" w:rsidR="00380906" w:rsidRDefault="00380906" w:rsidP="00E1513D">
      <w:pPr>
        <w:pStyle w:val="txt-sm"/>
        <w:jc w:val="center"/>
        <w:rPr>
          <w:rFonts w:asciiTheme="minorHAnsi" w:hAnsiTheme="minorHAnsi" w:cstheme="minorHAnsi"/>
          <w:b/>
          <w:i/>
        </w:rPr>
      </w:pPr>
      <w:r w:rsidRPr="5897EC05">
        <w:rPr>
          <w:rStyle w:val="text"/>
          <w:rFonts w:asciiTheme="minorHAnsi" w:eastAsiaTheme="minorEastAsia" w:hAnsiTheme="minorHAnsi" w:cstheme="minorBidi"/>
          <w:b/>
          <w:bCs/>
          <w:i/>
          <w:iCs/>
        </w:rPr>
        <w:t xml:space="preserve">Another thing you do: You flood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’s altar with tears. You weep and wail because he no longer looks with favor on your offerings or accepts them with pleasure from your hands.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 </w:t>
      </w:r>
      <w:r w:rsidRPr="5897EC05">
        <w:rPr>
          <w:rStyle w:val="text"/>
          <w:rFonts w:asciiTheme="minorHAnsi" w:eastAsiaTheme="minorEastAsia" w:hAnsiTheme="minorHAnsi" w:cstheme="minorBidi"/>
          <w:b/>
          <w:bCs/>
          <w:i/>
          <w:iCs/>
        </w:rPr>
        <w:t xml:space="preserve">You ask, “Why?” It is because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xml:space="preserve"> is the witness between you and the wife of your youth. You have been unfaithful to her, though she is your partner, the wife of your marriage covenant.</w:t>
      </w:r>
      <w:r w:rsidRPr="5897EC05">
        <w:rPr>
          <w:rStyle w:val="text"/>
          <w:rFonts w:asciiTheme="minorHAnsi" w:eastAsiaTheme="minorEastAsia" w:hAnsiTheme="minorHAnsi" w:cstheme="minorBidi"/>
          <w:b/>
          <w:bCs/>
          <w:i/>
          <w:iCs/>
          <w:vertAlign w:val="superscript"/>
        </w:rPr>
        <w:t> </w:t>
      </w:r>
      <w:r w:rsidRPr="5897EC05">
        <w:rPr>
          <w:rStyle w:val="text"/>
          <w:rFonts w:asciiTheme="minorHAnsi" w:eastAsiaTheme="minorEastAsia" w:hAnsiTheme="minorHAnsi" w:cstheme="minorBidi"/>
          <w:b/>
          <w:bCs/>
          <w:i/>
          <w:iCs/>
        </w:rPr>
        <w:t>Has not the one God made you? You belong to him in body and spirit. And what does the one God seek?  He seeks Godly offspring. So be on your guard, and do not be unfaithful to the wife of your youth.</w:t>
      </w:r>
      <w:r w:rsidRPr="5897EC05">
        <w:rPr>
          <w:rStyle w:val="text"/>
          <w:rFonts w:asciiTheme="minorHAnsi" w:eastAsiaTheme="minorEastAsia" w:hAnsiTheme="minorHAnsi" w:cstheme="minorBidi"/>
          <w:b/>
          <w:bCs/>
          <w:i/>
          <w:iCs/>
          <w:vertAlign w:val="superscript"/>
        </w:rPr>
        <w:t> </w:t>
      </w:r>
      <w:r w:rsidRPr="5897EC05">
        <w:rPr>
          <w:rStyle w:val="text"/>
          <w:rFonts w:asciiTheme="minorHAnsi" w:eastAsiaTheme="minorEastAsia" w:hAnsiTheme="minorHAnsi" w:cstheme="minorBidi"/>
          <w:b/>
          <w:bCs/>
          <w:i/>
          <w:iCs/>
        </w:rPr>
        <w:t xml:space="preserve">“The man who hates and divorces his wife,” says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xml:space="preserve">, the God of Israel, “does violence to the one he should protect,” says the </w:t>
      </w:r>
      <w:r w:rsidRPr="5897EC05">
        <w:rPr>
          <w:rStyle w:val="small-caps"/>
          <w:rFonts w:asciiTheme="minorHAnsi" w:eastAsiaTheme="minorEastAsia" w:hAnsiTheme="minorHAnsi" w:cstheme="minorBidi"/>
          <w:b/>
          <w:bCs/>
          <w:i/>
          <w:iCs/>
          <w:smallCaps/>
        </w:rPr>
        <w:t>Lord</w:t>
      </w:r>
      <w:r w:rsidRPr="5897EC05">
        <w:rPr>
          <w:rStyle w:val="text"/>
          <w:rFonts w:asciiTheme="minorHAnsi" w:eastAsiaTheme="minorEastAsia" w:hAnsiTheme="minorHAnsi" w:cstheme="minorBidi"/>
          <w:b/>
          <w:bCs/>
          <w:i/>
          <w:iCs/>
        </w:rPr>
        <w:t xml:space="preserve"> Almighty.</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rPr>
        <w:t>So be on your guard, and do not be unfaithful.</w:t>
      </w:r>
    </w:p>
    <w:p w14:paraId="23AFB062" w14:textId="740DEC37" w:rsidR="00380906" w:rsidRPr="009A1EA7" w:rsidRDefault="5897EC05" w:rsidP="00985CD2">
      <w:pPr>
        <w:pStyle w:val="txt-sm"/>
        <w:ind w:firstLine="720"/>
        <w:jc w:val="both"/>
        <w:rPr>
          <w:rFonts w:asciiTheme="minorHAnsi" w:hAnsiTheme="minorHAnsi" w:cstheme="minorHAnsi"/>
          <w:b/>
          <w:i/>
        </w:rPr>
      </w:pPr>
      <w:r w:rsidRPr="5897EC05">
        <w:rPr>
          <w:rFonts w:asciiTheme="minorHAnsi" w:eastAsiaTheme="minorEastAsia" w:hAnsiTheme="minorHAnsi" w:cstheme="minorBidi"/>
        </w:rPr>
        <w:t xml:space="preserve">Surely the Heavenly Father greaves as He looks upon His broken humanity.  I wonder how much we resemble the world in the days before the flood.   </w:t>
      </w:r>
    </w:p>
    <w:p w14:paraId="260E6EA7" w14:textId="24AC7546" w:rsidR="00380906" w:rsidRDefault="5897EC05" w:rsidP="00380906">
      <w:pPr>
        <w:ind w:firstLine="720"/>
        <w:jc w:val="both"/>
        <w:rPr>
          <w:sz w:val="24"/>
          <w:szCs w:val="24"/>
        </w:rPr>
      </w:pPr>
      <w:r w:rsidRPr="5897EC05">
        <w:rPr>
          <w:sz w:val="24"/>
          <w:szCs w:val="24"/>
        </w:rPr>
        <w:t xml:space="preserve">Until we are placed </w:t>
      </w:r>
      <w:r w:rsidRPr="009459B5">
        <w:rPr>
          <w:bCs/>
          <w:i/>
          <w:iCs/>
          <w:sz w:val="24"/>
          <w:szCs w:val="24"/>
        </w:rPr>
        <w:t>in</w:t>
      </w:r>
      <w:r w:rsidR="009459B5">
        <w:rPr>
          <w:bCs/>
          <w:i/>
          <w:iCs/>
          <w:sz w:val="24"/>
          <w:szCs w:val="24"/>
        </w:rPr>
        <w:t xml:space="preserve"> </w:t>
      </w:r>
      <w:r w:rsidRPr="009459B5">
        <w:rPr>
          <w:bCs/>
          <w:i/>
          <w:iCs/>
          <w:sz w:val="24"/>
          <w:szCs w:val="24"/>
        </w:rPr>
        <w:t>Christ</w:t>
      </w:r>
      <w:r w:rsidRPr="5897EC05">
        <w:rPr>
          <w:sz w:val="24"/>
          <w:szCs w:val="24"/>
        </w:rPr>
        <w:t xml:space="preserve">, we are like defenseless sheep against the schemes of the evil-one. How have you personally been affected by Satan’s distortion of God’s plan for marriage and family? </w:t>
      </w:r>
      <w:r w:rsidR="00BC1749">
        <w:rPr>
          <w:sz w:val="24"/>
          <w:szCs w:val="24"/>
        </w:rPr>
        <w:t xml:space="preserve">As the product of a broken home, my </w:t>
      </w:r>
      <w:r w:rsidRPr="5897EC05">
        <w:rPr>
          <w:sz w:val="24"/>
          <w:szCs w:val="24"/>
        </w:rPr>
        <w:t>life has</w:t>
      </w:r>
      <w:r w:rsidR="00084686">
        <w:rPr>
          <w:sz w:val="24"/>
          <w:szCs w:val="24"/>
        </w:rPr>
        <w:t xml:space="preserve"> been</w:t>
      </w:r>
      <w:r w:rsidRPr="5897EC05">
        <w:rPr>
          <w:sz w:val="24"/>
          <w:szCs w:val="24"/>
        </w:rPr>
        <w:t xml:space="preserve"> greatly affected.  My husband Art and I began our marriage separated from God who holds everything together. Therefore, we know from personal experience, that without Him everything comes apart. Most of us don’t even realize </w:t>
      </w:r>
      <w:r w:rsidR="00084686">
        <w:rPr>
          <w:sz w:val="24"/>
          <w:szCs w:val="24"/>
        </w:rPr>
        <w:t>the</w:t>
      </w:r>
      <w:r w:rsidRPr="5897EC05">
        <w:rPr>
          <w:sz w:val="24"/>
          <w:szCs w:val="24"/>
        </w:rPr>
        <w:t xml:space="preserve"> diabol</w:t>
      </w:r>
      <w:r w:rsidR="00084686">
        <w:rPr>
          <w:sz w:val="24"/>
          <w:szCs w:val="24"/>
        </w:rPr>
        <w:t>ical plans that are being devised by Satan to destroy our homes</w:t>
      </w:r>
      <w:r w:rsidRPr="5897EC05">
        <w:rPr>
          <w:sz w:val="24"/>
          <w:szCs w:val="24"/>
        </w:rPr>
        <w:t xml:space="preserve"> and </w:t>
      </w:r>
      <w:r w:rsidR="00084686">
        <w:rPr>
          <w:sz w:val="24"/>
          <w:szCs w:val="24"/>
        </w:rPr>
        <w:t xml:space="preserve">families. </w:t>
      </w:r>
      <w:r w:rsidRPr="5897EC05">
        <w:rPr>
          <w:sz w:val="24"/>
          <w:szCs w:val="24"/>
        </w:rPr>
        <w:t xml:space="preserve"> </w:t>
      </w:r>
    </w:p>
    <w:p w14:paraId="056C39DB" w14:textId="4A7C56E5" w:rsidR="00985CD2" w:rsidRDefault="00A41695" w:rsidP="00985CD2">
      <w:pPr>
        <w:jc w:val="both"/>
        <w:rPr>
          <w:b/>
          <w:bCs/>
          <w:sz w:val="28"/>
          <w:szCs w:val="28"/>
        </w:rPr>
      </w:pPr>
      <w:r>
        <w:rPr>
          <w:b/>
          <w:bCs/>
          <w:sz w:val="28"/>
          <w:szCs w:val="28"/>
        </w:rPr>
        <w:t xml:space="preserve">DIGGING DEEPER: </w:t>
      </w:r>
      <w:r w:rsidR="00985CD2">
        <w:rPr>
          <w:b/>
          <w:bCs/>
          <w:sz w:val="28"/>
          <w:szCs w:val="28"/>
        </w:rPr>
        <w:t xml:space="preserve">Read the following passages and make note of any insights and </w:t>
      </w:r>
      <w:r w:rsidR="00806273">
        <w:rPr>
          <w:b/>
          <w:bCs/>
          <w:sz w:val="28"/>
          <w:szCs w:val="28"/>
        </w:rPr>
        <w:t>personal applications.</w:t>
      </w:r>
    </w:p>
    <w:p w14:paraId="23F42F19" w14:textId="50691D49" w:rsidR="00985CD2" w:rsidRDefault="00985CD2" w:rsidP="00244EAB">
      <w:pPr>
        <w:pStyle w:val="ListParagraph"/>
        <w:numPr>
          <w:ilvl w:val="0"/>
          <w:numId w:val="33"/>
        </w:numPr>
        <w:jc w:val="both"/>
        <w:rPr>
          <w:sz w:val="24"/>
          <w:szCs w:val="24"/>
        </w:rPr>
      </w:pPr>
      <w:r w:rsidRPr="005F51BB">
        <w:rPr>
          <w:sz w:val="24"/>
          <w:szCs w:val="24"/>
        </w:rPr>
        <w:t>1 Timothy 1:18, 6:12; 2 Timothy 2:1-4, 4:7-8; Ecclesiastes 4:9-12</w:t>
      </w:r>
    </w:p>
    <w:p w14:paraId="6B955EE5" w14:textId="349EF7B4" w:rsidR="009425CE" w:rsidRDefault="009425CE" w:rsidP="009425CE">
      <w:pPr>
        <w:jc w:val="both"/>
        <w:rPr>
          <w:sz w:val="24"/>
          <w:szCs w:val="24"/>
        </w:rPr>
      </w:pPr>
    </w:p>
    <w:p w14:paraId="51918ED4" w14:textId="77777777" w:rsidR="009425CE" w:rsidRPr="009425CE" w:rsidRDefault="009425CE" w:rsidP="009425CE">
      <w:pPr>
        <w:jc w:val="both"/>
        <w:rPr>
          <w:sz w:val="24"/>
          <w:szCs w:val="24"/>
        </w:rPr>
      </w:pPr>
    </w:p>
    <w:p w14:paraId="149EC775" w14:textId="33968992" w:rsidR="0085426B" w:rsidRDefault="0085426B" w:rsidP="0085426B">
      <w:pPr>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Unprepared for Spiritual Battle</w:t>
      </w:r>
    </w:p>
    <w:p w14:paraId="39496E46" w14:textId="77777777" w:rsidR="00857A44" w:rsidRPr="006B1F14" w:rsidRDefault="00857A44" w:rsidP="00857A44">
      <w:pPr>
        <w:jc w:val="center"/>
        <w:rPr>
          <w:b/>
          <w:i/>
          <w:sz w:val="24"/>
          <w:szCs w:val="24"/>
        </w:rPr>
      </w:pPr>
      <w:r w:rsidRPr="5897EC05">
        <w:rPr>
          <w:b/>
          <w:bCs/>
          <w:i/>
          <w:iCs/>
          <w:sz w:val="24"/>
          <w:szCs w:val="24"/>
        </w:rPr>
        <w:t>2 Timothy 2:1-4 (NASB)</w:t>
      </w:r>
    </w:p>
    <w:p w14:paraId="51183F68" w14:textId="77777777" w:rsidR="00857A44" w:rsidRDefault="00857A44" w:rsidP="00857A44">
      <w:pPr>
        <w:jc w:val="center"/>
        <w:rPr>
          <w:b/>
          <w:i/>
          <w:sz w:val="24"/>
          <w:szCs w:val="24"/>
        </w:rPr>
      </w:pPr>
      <w:r w:rsidRPr="5897EC05">
        <w:rPr>
          <w:b/>
          <w:bCs/>
          <w:i/>
          <w:iCs/>
          <w:sz w:val="24"/>
          <w:szCs w:val="24"/>
        </w:rPr>
        <w:t>You therefore, my son, be strong in the grace that is in Christ Jesus. The things which you have heard from me in the presence of many witnesses, entrust these to faithful men who will be able to teach others also. Suffer hardship with me, as a good soldier of Christ Jesus. No soldier in active service entangles himself in the affairs of everyday life, so that he may please the one who enlisted him as a soldier. Also if anyone competes as an athlete, he does not win the prize unless he competes according to the rules. The hard-working farmer ought to be the first to receive his share of the crops. Consider what I say, for the Lord will give you understanding in everything.</w:t>
      </w:r>
    </w:p>
    <w:p w14:paraId="2A4559AA" w14:textId="77777777" w:rsidR="00857A44" w:rsidRDefault="00857A44" w:rsidP="00857A44">
      <w:pPr>
        <w:ind w:firstLine="720"/>
        <w:jc w:val="both"/>
        <w:rPr>
          <w:sz w:val="24"/>
          <w:szCs w:val="24"/>
        </w:rPr>
      </w:pPr>
      <w:r w:rsidRPr="00985CD2">
        <w:rPr>
          <w:sz w:val="24"/>
          <w:szCs w:val="24"/>
        </w:rPr>
        <w:t xml:space="preserve">Have you ever heard the old hymn, “Onward Christian Soldier”?  If so, have you ever considered what a Christian soldier is fighting against?  Timothy was the pastor of the church of Ephesus when Paul, his spiritual parent and disciple maker, wrote </w:t>
      </w:r>
      <w:r>
        <w:rPr>
          <w:sz w:val="24"/>
          <w:szCs w:val="24"/>
        </w:rPr>
        <w:t>1 Timothy and 2</w:t>
      </w:r>
      <w:r>
        <w:rPr>
          <w:sz w:val="24"/>
          <w:szCs w:val="24"/>
          <w:vertAlign w:val="superscript"/>
        </w:rPr>
        <w:t xml:space="preserve"> </w:t>
      </w:r>
      <w:r>
        <w:rPr>
          <w:sz w:val="24"/>
          <w:szCs w:val="24"/>
        </w:rPr>
        <w:t xml:space="preserve">Timothy. In these two personal </w:t>
      </w:r>
      <w:r w:rsidRPr="00985CD2">
        <w:rPr>
          <w:sz w:val="24"/>
          <w:szCs w:val="24"/>
        </w:rPr>
        <w:t>letters</w:t>
      </w:r>
      <w:r>
        <w:rPr>
          <w:sz w:val="24"/>
          <w:szCs w:val="24"/>
        </w:rPr>
        <w:t>,</w:t>
      </w:r>
      <w:r w:rsidRPr="00985CD2">
        <w:rPr>
          <w:sz w:val="24"/>
          <w:szCs w:val="24"/>
        </w:rPr>
        <w:t xml:space="preserve"> Paul repeatedly admonished his dear son to </w:t>
      </w:r>
      <w:r w:rsidRPr="00985CD2">
        <w:rPr>
          <w:bCs/>
          <w:i/>
          <w:iCs/>
          <w:sz w:val="24"/>
          <w:szCs w:val="24"/>
        </w:rPr>
        <w:t>fight the good fight of the faith</w:t>
      </w:r>
      <w:r w:rsidRPr="00985CD2">
        <w:rPr>
          <w:sz w:val="24"/>
          <w:szCs w:val="24"/>
        </w:rPr>
        <w:t>.</w:t>
      </w:r>
      <w:r>
        <w:rPr>
          <w:sz w:val="24"/>
          <w:szCs w:val="24"/>
        </w:rPr>
        <w:t xml:space="preserve"> It was here that we are introduced the concept that a Christian is a soldier in Christ’s army. </w:t>
      </w:r>
    </w:p>
    <w:p w14:paraId="6F4970FC" w14:textId="4FE4C495" w:rsidR="00985CD2" w:rsidRPr="00985CD2" w:rsidRDefault="00084686" w:rsidP="00985CD2">
      <w:pPr>
        <w:ind w:firstLine="720"/>
        <w:jc w:val="both"/>
        <w:rPr>
          <w:rFonts w:asciiTheme="minorHAnsi" w:eastAsiaTheme="minorEastAsia" w:hAnsiTheme="minorHAnsi" w:cstheme="minorBidi"/>
          <w:sz w:val="24"/>
          <w:szCs w:val="24"/>
        </w:rPr>
      </w:pPr>
      <w:r>
        <w:rPr>
          <w:sz w:val="24"/>
          <w:szCs w:val="24"/>
        </w:rPr>
        <w:t xml:space="preserve">To be </w:t>
      </w:r>
      <w:r w:rsidRPr="5897EC05">
        <w:rPr>
          <w:sz w:val="24"/>
          <w:szCs w:val="24"/>
        </w:rPr>
        <w:t>sure</w:t>
      </w:r>
      <w:r>
        <w:rPr>
          <w:sz w:val="24"/>
          <w:szCs w:val="24"/>
        </w:rPr>
        <w:t>,</w:t>
      </w:r>
      <w:r w:rsidRPr="5897EC05">
        <w:rPr>
          <w:sz w:val="24"/>
          <w:szCs w:val="24"/>
        </w:rPr>
        <w:t xml:space="preserve"> </w:t>
      </w:r>
      <w:r>
        <w:rPr>
          <w:sz w:val="24"/>
          <w:szCs w:val="24"/>
        </w:rPr>
        <w:t>precious</w:t>
      </w:r>
      <w:r w:rsidRPr="5897EC05">
        <w:rPr>
          <w:sz w:val="24"/>
          <w:szCs w:val="24"/>
        </w:rPr>
        <w:t xml:space="preserve"> few of us who </w:t>
      </w:r>
      <w:r>
        <w:rPr>
          <w:sz w:val="24"/>
          <w:szCs w:val="24"/>
        </w:rPr>
        <w:t>have been</w:t>
      </w:r>
      <w:r w:rsidRPr="5897EC05">
        <w:rPr>
          <w:sz w:val="24"/>
          <w:szCs w:val="24"/>
        </w:rPr>
        <w:t xml:space="preserve"> transferred from the kingdom of darkness into the kingdom of light, have been equipped with the armor to defend ourselves</w:t>
      </w:r>
      <w:r>
        <w:rPr>
          <w:sz w:val="24"/>
          <w:szCs w:val="24"/>
        </w:rPr>
        <w:t>.</w:t>
      </w:r>
      <w:r w:rsidRPr="5897EC05">
        <w:rPr>
          <w:sz w:val="24"/>
          <w:szCs w:val="24"/>
        </w:rPr>
        <w:t xml:space="preserve"> I </w:t>
      </w:r>
      <w:r>
        <w:rPr>
          <w:sz w:val="24"/>
          <w:szCs w:val="24"/>
        </w:rPr>
        <w:t>most certainly</w:t>
      </w:r>
      <w:r w:rsidRPr="5897EC05">
        <w:rPr>
          <w:sz w:val="24"/>
          <w:szCs w:val="24"/>
        </w:rPr>
        <w:t xml:space="preserve"> wasn’t.</w:t>
      </w:r>
      <w:r w:rsidR="00985CD2" w:rsidRPr="00985CD2">
        <w:rPr>
          <w:sz w:val="24"/>
          <w:szCs w:val="24"/>
        </w:rPr>
        <w:t xml:space="preserve"> The world in which live </w:t>
      </w:r>
      <w:r w:rsidR="00985CD2" w:rsidRPr="00985CD2">
        <w:rPr>
          <w:rFonts w:asciiTheme="minorHAnsi" w:eastAsiaTheme="minorEastAsia" w:hAnsiTheme="minorHAnsi" w:cstheme="minorBidi"/>
          <w:sz w:val="24"/>
          <w:szCs w:val="24"/>
        </w:rPr>
        <w:t xml:space="preserve">is not a </w:t>
      </w:r>
      <w:r w:rsidR="00985CD2" w:rsidRPr="00985CD2">
        <w:rPr>
          <w:rFonts w:asciiTheme="minorHAnsi" w:eastAsiaTheme="minorEastAsia" w:hAnsiTheme="minorHAnsi" w:cstheme="minorBidi"/>
          <w:bCs/>
          <w:i/>
          <w:iCs/>
          <w:sz w:val="24"/>
          <w:szCs w:val="24"/>
        </w:rPr>
        <w:t>playground</w:t>
      </w:r>
      <w:r w:rsidR="00985CD2">
        <w:rPr>
          <w:rFonts w:asciiTheme="minorHAnsi" w:eastAsiaTheme="minorEastAsia" w:hAnsiTheme="minorHAnsi" w:cstheme="minorBidi"/>
          <w:sz w:val="24"/>
          <w:szCs w:val="24"/>
        </w:rPr>
        <w:t>; it’s a</w:t>
      </w:r>
      <w:r w:rsidR="00985CD2" w:rsidRPr="00985CD2">
        <w:rPr>
          <w:rFonts w:asciiTheme="minorHAnsi" w:eastAsiaTheme="minorEastAsia" w:hAnsiTheme="minorHAnsi" w:cstheme="minorBidi"/>
          <w:sz w:val="24"/>
          <w:szCs w:val="24"/>
        </w:rPr>
        <w:t xml:space="preserve"> </w:t>
      </w:r>
      <w:r w:rsidR="00985CD2" w:rsidRPr="00985CD2">
        <w:rPr>
          <w:rFonts w:asciiTheme="minorHAnsi" w:eastAsiaTheme="minorEastAsia" w:hAnsiTheme="minorHAnsi" w:cstheme="minorBidi"/>
          <w:bCs/>
          <w:i/>
          <w:iCs/>
          <w:sz w:val="24"/>
          <w:szCs w:val="24"/>
        </w:rPr>
        <w:t>battle ground</w:t>
      </w:r>
      <w:r w:rsidR="00985CD2" w:rsidRPr="00985CD2">
        <w:rPr>
          <w:rFonts w:asciiTheme="minorHAnsi" w:eastAsiaTheme="minorEastAsia" w:hAnsiTheme="minorHAnsi" w:cstheme="minorBidi"/>
          <w:bCs/>
          <w:sz w:val="24"/>
          <w:szCs w:val="24"/>
        </w:rPr>
        <w:t>.</w:t>
      </w:r>
      <w:r w:rsidR="00985CD2" w:rsidRPr="00985CD2">
        <w:rPr>
          <w:rFonts w:asciiTheme="minorHAnsi" w:eastAsiaTheme="minorEastAsia" w:hAnsiTheme="minorHAnsi" w:cstheme="minorBidi"/>
          <w:sz w:val="24"/>
          <w:szCs w:val="24"/>
        </w:rPr>
        <w:t xml:space="preserve"> </w:t>
      </w:r>
      <w:r w:rsidR="00985CD2">
        <w:rPr>
          <w:rFonts w:asciiTheme="minorHAnsi" w:eastAsiaTheme="minorEastAsia" w:hAnsiTheme="minorHAnsi" w:cstheme="minorBidi"/>
          <w:sz w:val="24"/>
          <w:szCs w:val="24"/>
        </w:rPr>
        <w:t>And yet, a</w:t>
      </w:r>
      <w:r w:rsidR="5897EC05" w:rsidRPr="5897EC05">
        <w:rPr>
          <w:sz w:val="24"/>
          <w:szCs w:val="24"/>
        </w:rPr>
        <w:t>s a child in the faith, I had no idea of the battles I would face</w:t>
      </w:r>
      <w:r w:rsidR="00A979B0">
        <w:rPr>
          <w:sz w:val="24"/>
          <w:szCs w:val="24"/>
        </w:rPr>
        <w:t>,</w:t>
      </w:r>
      <w:r w:rsidR="5897EC05" w:rsidRPr="5897EC05">
        <w:rPr>
          <w:sz w:val="24"/>
          <w:szCs w:val="24"/>
        </w:rPr>
        <w:t xml:space="preserve"> and </w:t>
      </w:r>
      <w:r w:rsidR="00A979B0">
        <w:rPr>
          <w:sz w:val="24"/>
          <w:szCs w:val="24"/>
        </w:rPr>
        <w:t xml:space="preserve">furthermore, </w:t>
      </w:r>
      <w:r w:rsidR="5897EC05" w:rsidRPr="5897EC05">
        <w:rPr>
          <w:sz w:val="24"/>
          <w:szCs w:val="24"/>
        </w:rPr>
        <w:t xml:space="preserve">I was clueless </w:t>
      </w:r>
      <w:r w:rsidR="00A979B0">
        <w:rPr>
          <w:sz w:val="24"/>
          <w:szCs w:val="24"/>
        </w:rPr>
        <w:t xml:space="preserve">about </w:t>
      </w:r>
      <w:r w:rsidR="5897EC05" w:rsidRPr="5897EC05">
        <w:rPr>
          <w:sz w:val="24"/>
          <w:szCs w:val="24"/>
        </w:rPr>
        <w:t xml:space="preserve">how to use the weapons of God. </w:t>
      </w:r>
    </w:p>
    <w:p w14:paraId="46CC4C45" w14:textId="3CD2BC1E" w:rsidR="007432E6" w:rsidRDefault="00A979B0" w:rsidP="00AC5CE8">
      <w:pPr>
        <w:ind w:firstLine="720"/>
        <w:jc w:val="both"/>
        <w:rPr>
          <w:sz w:val="24"/>
          <w:szCs w:val="24"/>
        </w:rPr>
      </w:pPr>
      <w:r>
        <w:rPr>
          <w:sz w:val="24"/>
          <w:szCs w:val="24"/>
        </w:rPr>
        <w:t xml:space="preserve">Consequently, I’ve </w:t>
      </w:r>
      <w:r w:rsidRPr="5897EC05">
        <w:rPr>
          <w:sz w:val="24"/>
          <w:szCs w:val="24"/>
        </w:rPr>
        <w:t>learn</w:t>
      </w:r>
      <w:r>
        <w:rPr>
          <w:sz w:val="24"/>
          <w:szCs w:val="24"/>
        </w:rPr>
        <w:t>ed these lessons</w:t>
      </w:r>
      <w:r w:rsidRPr="5897EC05">
        <w:rPr>
          <w:sz w:val="24"/>
          <w:szCs w:val="24"/>
        </w:rPr>
        <w:t xml:space="preserve"> the hard way </w:t>
      </w:r>
      <w:r w:rsidR="00922589">
        <w:rPr>
          <w:sz w:val="24"/>
          <w:szCs w:val="24"/>
        </w:rPr>
        <w:t xml:space="preserve">mostly </w:t>
      </w:r>
      <w:r w:rsidRPr="5897EC05">
        <w:rPr>
          <w:sz w:val="24"/>
          <w:szCs w:val="24"/>
        </w:rPr>
        <w:t>through defeat.</w:t>
      </w:r>
      <w:r w:rsidR="00AC5CE8">
        <w:rPr>
          <w:sz w:val="24"/>
          <w:szCs w:val="24"/>
        </w:rPr>
        <w:t xml:space="preserve"> Yet thankfully, in the last few years the Lord has graciously </w:t>
      </w:r>
      <w:r w:rsidR="00AC5CE8" w:rsidRPr="5897EC05">
        <w:rPr>
          <w:sz w:val="24"/>
          <w:szCs w:val="24"/>
        </w:rPr>
        <w:t xml:space="preserve">brought into my life, </w:t>
      </w:r>
      <w:r w:rsidR="00AC5CE8">
        <w:rPr>
          <w:sz w:val="24"/>
          <w:szCs w:val="24"/>
        </w:rPr>
        <w:t>several strong godly</w:t>
      </w:r>
      <w:r w:rsidR="00BC6CBD">
        <w:rPr>
          <w:sz w:val="24"/>
          <w:szCs w:val="24"/>
        </w:rPr>
        <w:t xml:space="preserve"> women</w:t>
      </w:r>
      <w:r w:rsidR="00AC5CE8">
        <w:rPr>
          <w:sz w:val="24"/>
          <w:szCs w:val="24"/>
        </w:rPr>
        <w:t xml:space="preserve">. One of these women is Janet </w:t>
      </w:r>
      <w:r w:rsidR="007432E6">
        <w:rPr>
          <w:sz w:val="24"/>
          <w:szCs w:val="24"/>
        </w:rPr>
        <w:t>Warren L</w:t>
      </w:r>
      <w:r w:rsidR="00AC5CE8">
        <w:rPr>
          <w:sz w:val="24"/>
          <w:szCs w:val="24"/>
        </w:rPr>
        <w:t>ane. In her book,</w:t>
      </w:r>
      <w:r w:rsidR="007432E6">
        <w:rPr>
          <w:sz w:val="24"/>
          <w:szCs w:val="24"/>
        </w:rPr>
        <w:t xml:space="preserve"> </w:t>
      </w:r>
      <w:r w:rsidR="007432E6" w:rsidRPr="00BC6CBD">
        <w:rPr>
          <w:sz w:val="24"/>
          <w:szCs w:val="24"/>
          <w:u w:val="single"/>
        </w:rPr>
        <w:t>Fiery Darts</w:t>
      </w:r>
      <w:r w:rsidR="007432E6">
        <w:rPr>
          <w:sz w:val="24"/>
          <w:szCs w:val="24"/>
        </w:rPr>
        <w:t xml:space="preserve">: Satan’s Weapons of Choice, she says: </w:t>
      </w:r>
    </w:p>
    <w:p w14:paraId="68430B2C" w14:textId="4F782794" w:rsidR="007432E6" w:rsidRPr="007432E6" w:rsidRDefault="007432E6" w:rsidP="00BC6CBD">
      <w:pPr>
        <w:ind w:left="720" w:right="720" w:firstLine="720"/>
        <w:jc w:val="both"/>
        <w:rPr>
          <w:rFonts w:asciiTheme="minorHAnsi" w:hAnsiTheme="minorHAnsi"/>
          <w:sz w:val="24"/>
          <w:szCs w:val="24"/>
        </w:rPr>
      </w:pPr>
      <w:r w:rsidRPr="007432E6">
        <w:rPr>
          <w:rFonts w:asciiTheme="minorHAnsi" w:hAnsiTheme="minorHAnsi" w:cs="Arial"/>
          <w:sz w:val="24"/>
          <w:szCs w:val="24"/>
        </w:rPr>
        <w:t>Satan has at his disposal a vast arsenal of weapons with which to wage war against God’s people.  While it is obvious he often draws upon weapons such as war, evil rulers, persecution, discrimination, poverty, adultery, murder, and broken homes, to highlight only a few, there is one weapon that is so subtle many Christians fail to recognize it as a weapon at all! This weapon is negative thinking or what I have come to call fiery darts, a weapon seemingly insignificant yet incredibly dangerous. </w:t>
      </w:r>
      <w:r w:rsidR="00BC6CBD">
        <w:rPr>
          <w:rFonts w:asciiTheme="minorHAnsi" w:hAnsiTheme="minorHAnsi" w:cs="Arial"/>
          <w:sz w:val="24"/>
          <w:szCs w:val="24"/>
        </w:rPr>
        <w:t>(Page 5 Fiery Darts)</w:t>
      </w:r>
      <w:r w:rsidR="00AC5CE8" w:rsidRPr="007432E6">
        <w:rPr>
          <w:rFonts w:asciiTheme="minorHAnsi" w:hAnsiTheme="minorHAnsi"/>
          <w:sz w:val="24"/>
          <w:szCs w:val="24"/>
        </w:rPr>
        <w:t xml:space="preserve"> </w:t>
      </w:r>
    </w:p>
    <w:p w14:paraId="01262E36" w14:textId="3B23BD9E" w:rsidR="00AC5CE8" w:rsidRDefault="00BC6CBD" w:rsidP="00AC5CE8">
      <w:pPr>
        <w:ind w:firstLine="720"/>
        <w:jc w:val="both"/>
        <w:rPr>
          <w:sz w:val="24"/>
          <w:szCs w:val="24"/>
        </w:rPr>
      </w:pPr>
      <w:r>
        <w:rPr>
          <w:sz w:val="24"/>
          <w:szCs w:val="24"/>
        </w:rPr>
        <w:t xml:space="preserve">Finally, now in my fifties, </w:t>
      </w:r>
      <w:r w:rsidR="00AC5CE8" w:rsidRPr="5897EC05">
        <w:rPr>
          <w:sz w:val="24"/>
          <w:szCs w:val="24"/>
        </w:rPr>
        <w:t>I</w:t>
      </w:r>
      <w:r>
        <w:rPr>
          <w:sz w:val="24"/>
          <w:szCs w:val="24"/>
        </w:rPr>
        <w:t>’m</w:t>
      </w:r>
      <w:r w:rsidR="00AC5CE8" w:rsidRPr="5897EC05">
        <w:rPr>
          <w:sz w:val="24"/>
          <w:szCs w:val="24"/>
        </w:rPr>
        <w:t xml:space="preserve"> learning about the tactics of the enemy and </w:t>
      </w:r>
      <w:r>
        <w:rPr>
          <w:sz w:val="24"/>
          <w:szCs w:val="24"/>
        </w:rPr>
        <w:t xml:space="preserve">beginning to </w:t>
      </w:r>
      <w:r w:rsidR="00AC5CE8" w:rsidRPr="5897EC05">
        <w:rPr>
          <w:sz w:val="24"/>
          <w:szCs w:val="24"/>
        </w:rPr>
        <w:t xml:space="preserve">win more battles than I am loosing. </w:t>
      </w:r>
      <w:r>
        <w:rPr>
          <w:sz w:val="24"/>
          <w:szCs w:val="24"/>
        </w:rPr>
        <w:t xml:space="preserve">I’m so thankful! </w:t>
      </w:r>
    </w:p>
    <w:p w14:paraId="2F8DC358" w14:textId="08DE48FB" w:rsidR="001A3A98" w:rsidRDefault="00A979B0" w:rsidP="001A3A98">
      <w:pPr>
        <w:ind w:firstLine="720"/>
        <w:jc w:val="both"/>
        <w:rPr>
          <w:sz w:val="24"/>
          <w:szCs w:val="24"/>
        </w:rPr>
      </w:pPr>
      <w:r w:rsidRPr="5897EC05">
        <w:rPr>
          <w:sz w:val="24"/>
          <w:szCs w:val="24"/>
        </w:rPr>
        <w:t xml:space="preserve"> </w:t>
      </w:r>
      <w:r w:rsidR="00F25688">
        <w:rPr>
          <w:sz w:val="24"/>
          <w:szCs w:val="24"/>
        </w:rPr>
        <w:t>S</w:t>
      </w:r>
      <w:r w:rsidR="00BC6CBD">
        <w:rPr>
          <w:sz w:val="24"/>
          <w:szCs w:val="24"/>
        </w:rPr>
        <w:t>adly, when</w:t>
      </w:r>
      <w:r w:rsidR="5897EC05" w:rsidRPr="5897EC05">
        <w:rPr>
          <w:sz w:val="24"/>
          <w:szCs w:val="24"/>
        </w:rPr>
        <w:t xml:space="preserve"> new believer</w:t>
      </w:r>
      <w:r w:rsidR="00BC6CBD">
        <w:rPr>
          <w:sz w:val="24"/>
          <w:szCs w:val="24"/>
        </w:rPr>
        <w:t>s are</w:t>
      </w:r>
      <w:r w:rsidR="5897EC05" w:rsidRPr="5897EC05">
        <w:rPr>
          <w:sz w:val="24"/>
          <w:szCs w:val="24"/>
        </w:rPr>
        <w:t xml:space="preserve"> not discipled their faith could be shipwrecked whe</w:t>
      </w:r>
      <w:r w:rsidR="009459B5">
        <w:rPr>
          <w:sz w:val="24"/>
          <w:szCs w:val="24"/>
        </w:rPr>
        <w:t>n the enemy begins to assault</w:t>
      </w:r>
      <w:r w:rsidR="00BC6CBD">
        <w:rPr>
          <w:sz w:val="24"/>
          <w:szCs w:val="24"/>
        </w:rPr>
        <w:t xml:space="preserve"> their lives</w:t>
      </w:r>
      <w:r w:rsidR="009459B5">
        <w:rPr>
          <w:sz w:val="24"/>
          <w:szCs w:val="24"/>
        </w:rPr>
        <w:t xml:space="preserve">. </w:t>
      </w:r>
      <w:r w:rsidR="5897EC05" w:rsidRPr="5897EC05">
        <w:rPr>
          <w:sz w:val="24"/>
          <w:szCs w:val="24"/>
        </w:rPr>
        <w:t xml:space="preserve"> </w:t>
      </w:r>
      <w:r w:rsidR="00AD4BED">
        <w:rPr>
          <w:sz w:val="24"/>
          <w:szCs w:val="24"/>
        </w:rPr>
        <w:t>I have a q</w:t>
      </w:r>
      <w:r w:rsidR="00BC6CBD">
        <w:rPr>
          <w:sz w:val="24"/>
          <w:szCs w:val="24"/>
        </w:rPr>
        <w:t>uestion</w:t>
      </w:r>
      <w:r w:rsidR="00AD4BED">
        <w:rPr>
          <w:sz w:val="24"/>
          <w:szCs w:val="24"/>
        </w:rPr>
        <w:t xml:space="preserve"> for you. Are</w:t>
      </w:r>
      <w:r w:rsidR="00BC6CBD">
        <w:rPr>
          <w:sz w:val="24"/>
          <w:szCs w:val="24"/>
        </w:rPr>
        <w:t xml:space="preserve"> babies and children aware of the dangers that surround them? Of course they are not! </w:t>
      </w:r>
      <w:r w:rsidR="5897EC05" w:rsidRPr="5897EC05">
        <w:rPr>
          <w:sz w:val="24"/>
          <w:szCs w:val="24"/>
        </w:rPr>
        <w:t xml:space="preserve">Would you leave a defenseless child outside in a storm to defend them-selves? We would call this child abuse. A person who is an infant in their faith does not even know he has an enemy, much less, that he has the Sword of the Spirit-the Word of God- to defend himself. </w:t>
      </w:r>
      <w:r w:rsidR="00BC6CBD">
        <w:rPr>
          <w:sz w:val="24"/>
          <w:szCs w:val="24"/>
        </w:rPr>
        <w:t>Can you imagine how our perfect Heavenly Father must feel about the neglect of His children? Without</w:t>
      </w:r>
      <w:r w:rsidR="5897EC05" w:rsidRPr="5897EC05">
        <w:rPr>
          <w:sz w:val="24"/>
          <w:szCs w:val="24"/>
        </w:rPr>
        <w:t xml:space="preserve"> </w:t>
      </w:r>
      <w:r w:rsidR="00BC6CBD">
        <w:rPr>
          <w:sz w:val="24"/>
          <w:szCs w:val="24"/>
        </w:rPr>
        <w:t>a doubt, He feels the same way you and I would if someone was neglecting our</w:t>
      </w:r>
      <w:r w:rsidR="008F296C">
        <w:rPr>
          <w:sz w:val="24"/>
          <w:szCs w:val="24"/>
        </w:rPr>
        <w:t xml:space="preserve"> </w:t>
      </w:r>
      <w:r w:rsidR="00BC6CBD">
        <w:rPr>
          <w:sz w:val="24"/>
          <w:szCs w:val="24"/>
        </w:rPr>
        <w:t xml:space="preserve">own children. </w:t>
      </w:r>
      <w:r w:rsidR="008F296C">
        <w:rPr>
          <w:sz w:val="24"/>
          <w:szCs w:val="24"/>
        </w:rPr>
        <w:t>Who will love and care for God’s babies? Disciple makers, that who. Make no mistake about it</w:t>
      </w:r>
      <w:r w:rsidR="00AD4BED">
        <w:rPr>
          <w:sz w:val="24"/>
          <w:szCs w:val="24"/>
        </w:rPr>
        <w:t>,</w:t>
      </w:r>
      <w:r w:rsidR="5897EC05" w:rsidRPr="5897EC05">
        <w:rPr>
          <w:sz w:val="24"/>
          <w:szCs w:val="24"/>
        </w:rPr>
        <w:t xml:space="preserve"> we will be held accountable at the judgment seat of Christ for the spiritual neglect of the babies in our sphere of influence. </w:t>
      </w:r>
    </w:p>
    <w:p w14:paraId="02EE370E" w14:textId="77777777" w:rsidR="008F296C" w:rsidRDefault="008F296C" w:rsidP="008F296C">
      <w:pPr>
        <w:jc w:val="center"/>
        <w:rPr>
          <w:b/>
          <w:i/>
          <w:sz w:val="24"/>
          <w:szCs w:val="24"/>
        </w:rPr>
      </w:pPr>
      <w:r w:rsidRPr="5897EC05">
        <w:rPr>
          <w:b/>
          <w:bCs/>
          <w:i/>
          <w:iCs/>
          <w:sz w:val="24"/>
          <w:szCs w:val="24"/>
        </w:rPr>
        <w:t>1 Corinthians 15:57-58 (NIV)</w:t>
      </w:r>
    </w:p>
    <w:p w14:paraId="07C2BB81" w14:textId="77777777" w:rsidR="008F296C" w:rsidRDefault="008F296C" w:rsidP="008F296C">
      <w:pPr>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But thanks are to God! He gives us the victory through our Lord Jesus Christ.</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Therefore, my dear brothers and sisters, stand firm. Let nothing move you. Always give yourselves fully to the work of the Lord, because you know that your labor in the Lord is not in vain.</w:t>
      </w:r>
    </w:p>
    <w:p w14:paraId="48FAD046" w14:textId="77777777" w:rsidR="00DB4E35" w:rsidRDefault="00A41695" w:rsidP="00DB4E35">
      <w:pPr>
        <w:rPr>
          <w:b/>
          <w:bCs/>
          <w:sz w:val="28"/>
          <w:szCs w:val="28"/>
        </w:rPr>
      </w:pPr>
      <w:r>
        <w:rPr>
          <w:b/>
          <w:bCs/>
          <w:sz w:val="28"/>
          <w:szCs w:val="28"/>
        </w:rPr>
        <w:t xml:space="preserve">DIGGING DEEPER: </w:t>
      </w:r>
      <w:r w:rsidR="00DB4E35">
        <w:rPr>
          <w:b/>
          <w:bCs/>
          <w:sz w:val="28"/>
          <w:szCs w:val="28"/>
        </w:rPr>
        <w:t xml:space="preserve">Read the following passages and make notes of any insights and personal applications. </w:t>
      </w:r>
    </w:p>
    <w:p w14:paraId="4D05F950" w14:textId="6058C7EE" w:rsidR="0048457D" w:rsidRPr="00DB4E35" w:rsidRDefault="009459B5" w:rsidP="00244EAB">
      <w:pPr>
        <w:pStyle w:val="ListParagraph"/>
        <w:numPr>
          <w:ilvl w:val="0"/>
          <w:numId w:val="33"/>
        </w:numPr>
        <w:rPr>
          <w:sz w:val="24"/>
          <w:szCs w:val="24"/>
        </w:rPr>
      </w:pPr>
      <w:r w:rsidRPr="00DB4E35">
        <w:rPr>
          <w:sz w:val="24"/>
          <w:szCs w:val="24"/>
        </w:rPr>
        <w:t>1 Corinthians 3:9-14</w:t>
      </w:r>
      <w:r w:rsidR="00AC5CE8" w:rsidRPr="00DB4E35">
        <w:rPr>
          <w:sz w:val="24"/>
          <w:szCs w:val="24"/>
        </w:rPr>
        <w:t xml:space="preserve">; </w:t>
      </w:r>
      <w:r w:rsidR="0048457D" w:rsidRPr="00DB4E35">
        <w:rPr>
          <w:sz w:val="24"/>
          <w:szCs w:val="24"/>
        </w:rPr>
        <w:t>2 Corinthian 10:3-5</w:t>
      </w:r>
      <w:r w:rsidRPr="00DB4E35">
        <w:rPr>
          <w:sz w:val="24"/>
          <w:szCs w:val="24"/>
        </w:rPr>
        <w:t>;</w:t>
      </w:r>
      <w:r w:rsidR="0048457D" w:rsidRPr="00DB4E35">
        <w:rPr>
          <w:sz w:val="24"/>
          <w:szCs w:val="24"/>
        </w:rPr>
        <w:t xml:space="preserve"> Ephesians 6:17; Matthew 4:1-11; 1 John 2:14</w:t>
      </w:r>
    </w:p>
    <w:p w14:paraId="316A9387" w14:textId="3ECA9D39" w:rsidR="00AD7C16" w:rsidRPr="004303DD" w:rsidRDefault="008F296C" w:rsidP="00AD7C16">
      <w:pPr>
        <w:jc w:val="center"/>
        <w:rPr>
          <w:rFonts w:eastAsia="Times New Roman" w:cstheme="minorHAnsi"/>
          <w:b/>
          <w:sz w:val="28"/>
          <w:szCs w:val="28"/>
        </w:rPr>
      </w:pPr>
      <w:r>
        <w:rPr>
          <w:rFonts w:asciiTheme="minorHAnsi" w:eastAsiaTheme="minorEastAsia" w:hAnsiTheme="minorHAnsi" w:cstheme="minorBidi"/>
          <w:b/>
          <w:bCs/>
          <w:sz w:val="28"/>
          <w:szCs w:val="28"/>
        </w:rPr>
        <w:t>The E</w:t>
      </w:r>
      <w:r w:rsidR="5897EC05" w:rsidRPr="5897EC05">
        <w:rPr>
          <w:rFonts w:asciiTheme="minorHAnsi" w:eastAsiaTheme="minorEastAsia" w:hAnsiTheme="minorHAnsi" w:cstheme="minorBidi"/>
          <w:b/>
          <w:bCs/>
          <w:sz w:val="28"/>
          <w:szCs w:val="28"/>
        </w:rPr>
        <w:t>nemy</w:t>
      </w:r>
      <w:r>
        <w:rPr>
          <w:rFonts w:asciiTheme="minorHAnsi" w:eastAsiaTheme="minorEastAsia" w:hAnsiTheme="minorHAnsi" w:cstheme="minorBidi"/>
          <w:b/>
          <w:bCs/>
          <w:sz w:val="28"/>
          <w:szCs w:val="28"/>
        </w:rPr>
        <w:t xml:space="preserve"> and His Tactics</w:t>
      </w:r>
    </w:p>
    <w:p w14:paraId="60AA6AF3" w14:textId="77777777" w:rsidR="00AD7C16" w:rsidRDefault="5897EC05" w:rsidP="00AD7C16">
      <w:pPr>
        <w:pStyle w:val="ListParagraph"/>
        <w:ind w:left="0"/>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1 Peter 5:8-9(NIV)</w:t>
      </w:r>
    </w:p>
    <w:p w14:paraId="04D5D302" w14:textId="7FC1101A" w:rsidR="00AD7C16" w:rsidRDefault="5897EC05" w:rsidP="00AD7C16">
      <w:pPr>
        <w:pStyle w:val="ListParagraph"/>
        <w:ind w:left="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u w:val="single"/>
        </w:rPr>
        <w:t>Be alert</w:t>
      </w:r>
      <w:r w:rsidRPr="5897EC05">
        <w:rPr>
          <w:rFonts w:asciiTheme="minorHAnsi" w:eastAsiaTheme="minorEastAsia" w:hAnsiTheme="minorHAnsi" w:cstheme="minorBidi"/>
          <w:b/>
          <w:bCs/>
          <w:i/>
          <w:iCs/>
          <w:sz w:val="24"/>
          <w:szCs w:val="24"/>
        </w:rPr>
        <w:t xml:space="preserve"> and of sober mind. Your enemy the devil prowls around like a roaring lion looking for someone to devour.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Resist him, </w:t>
      </w:r>
      <w:r w:rsidRPr="5897EC05">
        <w:rPr>
          <w:rFonts w:asciiTheme="minorHAnsi" w:eastAsiaTheme="minorEastAsia" w:hAnsiTheme="minorHAnsi" w:cstheme="minorBidi"/>
          <w:b/>
          <w:bCs/>
          <w:i/>
          <w:iCs/>
          <w:sz w:val="24"/>
          <w:szCs w:val="24"/>
          <w:u w:val="single"/>
        </w:rPr>
        <w:t>standing firm in the faith</w:t>
      </w:r>
      <w:r w:rsidRPr="5897EC05">
        <w:rPr>
          <w:rFonts w:asciiTheme="minorHAnsi" w:eastAsiaTheme="minorEastAsia" w:hAnsiTheme="minorHAnsi" w:cstheme="minorBidi"/>
          <w:b/>
          <w:bCs/>
          <w:i/>
          <w:iCs/>
          <w:sz w:val="24"/>
          <w:szCs w:val="24"/>
        </w:rPr>
        <w:t>, because you know that the family of believers throughout the world is undergoing the same kind of sufferings.</w:t>
      </w:r>
    </w:p>
    <w:p w14:paraId="07DC2A8F" w14:textId="77777777" w:rsidR="009537DE" w:rsidRDefault="00AD4BED" w:rsidP="00AC5CE8">
      <w:pPr>
        <w:ind w:firstLine="720"/>
        <w:jc w:val="both"/>
        <w:rPr>
          <w:sz w:val="24"/>
          <w:szCs w:val="24"/>
        </w:rPr>
      </w:pPr>
      <w:r>
        <w:rPr>
          <w:sz w:val="24"/>
          <w:szCs w:val="24"/>
        </w:rPr>
        <w:t xml:space="preserve">When we were still in the kingdom of darkness, </w:t>
      </w:r>
      <w:r w:rsidR="00AC5CE8" w:rsidRPr="5897EC05">
        <w:rPr>
          <w:sz w:val="24"/>
          <w:szCs w:val="24"/>
        </w:rPr>
        <w:t xml:space="preserve">we </w:t>
      </w:r>
      <w:r>
        <w:rPr>
          <w:sz w:val="24"/>
          <w:szCs w:val="24"/>
        </w:rPr>
        <w:t>were</w:t>
      </w:r>
      <w:r w:rsidR="00AC5CE8" w:rsidRPr="5897EC05">
        <w:rPr>
          <w:sz w:val="24"/>
          <w:szCs w:val="24"/>
        </w:rPr>
        <w:t xml:space="preserve"> defenseless against the schemes of the evil</w:t>
      </w:r>
      <w:r>
        <w:rPr>
          <w:sz w:val="24"/>
          <w:szCs w:val="24"/>
        </w:rPr>
        <w:t xml:space="preserve"> </w:t>
      </w:r>
      <w:r w:rsidR="00AC5CE8" w:rsidRPr="5897EC05">
        <w:rPr>
          <w:sz w:val="24"/>
          <w:szCs w:val="24"/>
        </w:rPr>
        <w:t>one.</w:t>
      </w:r>
      <w:r w:rsidR="009537DE">
        <w:rPr>
          <w:sz w:val="24"/>
          <w:szCs w:val="24"/>
        </w:rPr>
        <w:t xml:space="preserve"> But now that </w:t>
      </w:r>
      <w:r>
        <w:rPr>
          <w:sz w:val="24"/>
          <w:szCs w:val="24"/>
        </w:rPr>
        <w:t>we have been rescued f</w:t>
      </w:r>
      <w:r w:rsidR="009537DE">
        <w:rPr>
          <w:sz w:val="24"/>
          <w:szCs w:val="24"/>
        </w:rPr>
        <w:t>rom</w:t>
      </w:r>
      <w:r>
        <w:rPr>
          <w:sz w:val="24"/>
          <w:szCs w:val="24"/>
        </w:rPr>
        <w:t xml:space="preserve"> his clutches</w:t>
      </w:r>
      <w:r w:rsidR="009537DE">
        <w:rPr>
          <w:sz w:val="24"/>
          <w:szCs w:val="24"/>
        </w:rPr>
        <w:t xml:space="preserve">, the devil has staged an all-out war against us. </w:t>
      </w:r>
      <w:r w:rsidR="00AC5CE8" w:rsidRPr="5897EC05">
        <w:rPr>
          <w:sz w:val="24"/>
          <w:szCs w:val="24"/>
        </w:rPr>
        <w:t xml:space="preserve"> </w:t>
      </w:r>
      <w:r w:rsidR="009537DE">
        <w:rPr>
          <w:sz w:val="24"/>
          <w:szCs w:val="24"/>
        </w:rPr>
        <w:t>Yet most of us are not even aware of who he is and the</w:t>
      </w:r>
      <w:r w:rsidR="00AC5CE8" w:rsidRPr="5897EC05">
        <w:rPr>
          <w:sz w:val="24"/>
          <w:szCs w:val="24"/>
        </w:rPr>
        <w:t xml:space="preserve"> methods </w:t>
      </w:r>
      <w:r w:rsidR="009537DE">
        <w:rPr>
          <w:sz w:val="24"/>
          <w:szCs w:val="24"/>
        </w:rPr>
        <w:t>he uses.</w:t>
      </w:r>
    </w:p>
    <w:p w14:paraId="67767219" w14:textId="1A23842F" w:rsidR="009425CE" w:rsidRDefault="008F296C" w:rsidP="009425CE">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Dr. David Jeremiah</w:t>
      </w:r>
      <w:r>
        <w:rPr>
          <w:rFonts w:asciiTheme="minorHAnsi" w:eastAsiaTheme="minorEastAsia" w:hAnsiTheme="minorHAnsi" w:cstheme="minorBidi"/>
          <w:sz w:val="24"/>
          <w:szCs w:val="24"/>
        </w:rPr>
        <w:t xml:space="preserve"> admonishes believers to be equipped for battle. He said, </w:t>
      </w:r>
      <w:r w:rsidRPr="5897EC05">
        <w:rPr>
          <w:rFonts w:asciiTheme="minorHAnsi" w:eastAsiaTheme="minorEastAsia" w:hAnsiTheme="minorHAnsi" w:cstheme="minorBidi"/>
          <w:sz w:val="24"/>
          <w:szCs w:val="24"/>
        </w:rPr>
        <w:t>“</w:t>
      </w:r>
      <w:r w:rsidR="5897EC05" w:rsidRPr="5897EC05">
        <w:rPr>
          <w:rFonts w:asciiTheme="minorHAnsi" w:eastAsiaTheme="minorEastAsia" w:hAnsiTheme="minorHAnsi" w:cstheme="minorBidi"/>
          <w:i/>
          <w:iCs/>
          <w:sz w:val="24"/>
          <w:szCs w:val="24"/>
        </w:rPr>
        <w:t>The goal of every Christian should be to learn the identity, plans and purposes of the devil and to stand firm against him</w:t>
      </w:r>
      <w:r w:rsidR="5897EC05" w:rsidRPr="006D77B1">
        <w:rPr>
          <w:rFonts w:asciiTheme="minorHAnsi" w:eastAsiaTheme="minorEastAsia" w:hAnsiTheme="minorHAnsi" w:cstheme="minorBidi"/>
          <w:iCs/>
          <w:sz w:val="24"/>
          <w:szCs w:val="24"/>
        </w:rPr>
        <w:t>!</w:t>
      </w:r>
      <w:r w:rsidR="006D77B1" w:rsidRPr="006D77B1">
        <w:rPr>
          <w:rFonts w:asciiTheme="minorHAnsi" w:eastAsiaTheme="minorEastAsia" w:hAnsiTheme="minorHAnsi" w:cstheme="minorBidi"/>
          <w:iCs/>
          <w:sz w:val="24"/>
          <w:szCs w:val="24"/>
        </w:rPr>
        <w:t xml:space="preserve">” I don’t disagree with </w:t>
      </w:r>
      <w:r w:rsidR="5897EC05" w:rsidRPr="5897EC05">
        <w:rPr>
          <w:rFonts w:asciiTheme="minorHAnsi" w:eastAsiaTheme="minorEastAsia" w:hAnsiTheme="minorHAnsi" w:cstheme="minorBidi"/>
          <w:sz w:val="24"/>
          <w:szCs w:val="24"/>
        </w:rPr>
        <w:t>Doctor Jeremiah</w:t>
      </w:r>
      <w:r w:rsidR="009537DE">
        <w:rPr>
          <w:rFonts w:asciiTheme="minorHAnsi" w:eastAsiaTheme="minorEastAsia" w:hAnsiTheme="minorHAnsi" w:cstheme="minorBidi"/>
          <w:sz w:val="24"/>
          <w:szCs w:val="24"/>
        </w:rPr>
        <w:t>,</w:t>
      </w:r>
      <w:r w:rsidR="006D77B1">
        <w:rPr>
          <w:rFonts w:asciiTheme="minorHAnsi" w:eastAsiaTheme="minorEastAsia" w:hAnsiTheme="minorHAnsi" w:cstheme="minorBidi"/>
          <w:sz w:val="24"/>
          <w:szCs w:val="24"/>
        </w:rPr>
        <w:t xml:space="preserve"> but I would add that equally, if not more important</w:t>
      </w:r>
      <w:r w:rsidR="009537DE">
        <w:rPr>
          <w:rFonts w:asciiTheme="minorHAnsi" w:eastAsiaTheme="minorEastAsia" w:hAnsiTheme="minorHAnsi" w:cstheme="minorBidi"/>
          <w:sz w:val="24"/>
          <w:szCs w:val="24"/>
        </w:rPr>
        <w:t>ly</w:t>
      </w:r>
      <w:r w:rsidR="006D77B1">
        <w:rPr>
          <w:rFonts w:asciiTheme="minorHAnsi" w:eastAsiaTheme="minorEastAsia" w:hAnsiTheme="minorHAnsi" w:cstheme="minorBidi"/>
          <w:sz w:val="24"/>
          <w:szCs w:val="24"/>
        </w:rPr>
        <w:t xml:space="preserve">, we </w:t>
      </w:r>
      <w:r w:rsidR="5897EC05" w:rsidRPr="5897EC05">
        <w:rPr>
          <w:rFonts w:asciiTheme="minorHAnsi" w:eastAsiaTheme="minorEastAsia" w:hAnsiTheme="minorHAnsi" w:cstheme="minorBidi"/>
          <w:sz w:val="24"/>
          <w:szCs w:val="24"/>
        </w:rPr>
        <w:t xml:space="preserve">need to know </w:t>
      </w:r>
      <w:r w:rsidR="001F1120">
        <w:rPr>
          <w:rFonts w:asciiTheme="minorHAnsi" w:eastAsiaTheme="minorEastAsia" w:hAnsiTheme="minorHAnsi" w:cstheme="minorBidi"/>
          <w:sz w:val="24"/>
          <w:szCs w:val="24"/>
        </w:rPr>
        <w:t>the power of God in Christ, and t</w:t>
      </w:r>
      <w:r w:rsidR="009537DE">
        <w:rPr>
          <w:rFonts w:asciiTheme="minorHAnsi" w:eastAsiaTheme="minorEastAsia" w:hAnsiTheme="minorHAnsi" w:cstheme="minorBidi"/>
          <w:sz w:val="24"/>
          <w:szCs w:val="24"/>
        </w:rPr>
        <w:t>hen, as</w:t>
      </w:r>
      <w:r w:rsidR="5897EC05" w:rsidRPr="006D77B1">
        <w:rPr>
          <w:rFonts w:asciiTheme="minorHAnsi" w:eastAsiaTheme="minorEastAsia" w:hAnsiTheme="minorHAnsi" w:cstheme="minorBidi"/>
          <w:sz w:val="24"/>
          <w:szCs w:val="24"/>
        </w:rPr>
        <w:t xml:space="preserve"> well-equipped soldiers, we can take our stand and win the daily battles.</w:t>
      </w:r>
      <w:r w:rsidR="5897EC05" w:rsidRPr="5897EC05">
        <w:rPr>
          <w:rFonts w:asciiTheme="minorHAnsi" w:eastAsiaTheme="minorEastAsia" w:hAnsiTheme="minorHAnsi" w:cstheme="minorBidi"/>
          <w:sz w:val="24"/>
          <w:szCs w:val="24"/>
        </w:rPr>
        <w:t xml:space="preserve"> </w:t>
      </w:r>
    </w:p>
    <w:p w14:paraId="72A2659F" w14:textId="77777777" w:rsidR="00AD7C16" w:rsidRPr="00200932" w:rsidRDefault="5897EC05" w:rsidP="00AD7C16">
      <w:pPr>
        <w:jc w:val="center"/>
        <w:rPr>
          <w:b/>
          <w:i/>
          <w:sz w:val="24"/>
          <w:szCs w:val="24"/>
        </w:rPr>
      </w:pPr>
      <w:r w:rsidRPr="5897EC05">
        <w:rPr>
          <w:b/>
          <w:bCs/>
          <w:i/>
          <w:iCs/>
          <w:sz w:val="24"/>
          <w:szCs w:val="24"/>
        </w:rPr>
        <w:t>Psalm 138:7-8 (KJV)</w:t>
      </w:r>
    </w:p>
    <w:p w14:paraId="5B216D10" w14:textId="77777777" w:rsidR="00AD7C16" w:rsidRPr="00200932" w:rsidRDefault="5897EC05" w:rsidP="00AD7C16">
      <w:pPr>
        <w:jc w:val="center"/>
        <w:rPr>
          <w:b/>
          <w:i/>
          <w:sz w:val="24"/>
          <w:szCs w:val="24"/>
        </w:rPr>
      </w:pPr>
      <w:r w:rsidRPr="5897EC05">
        <w:rPr>
          <w:b/>
          <w:bCs/>
          <w:i/>
          <w:iCs/>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5A0C9FF1" w14:textId="0CF56710" w:rsidR="006D77B1" w:rsidRDefault="00A41695" w:rsidP="00AD7C16">
      <w:pPr>
        <w:jc w:val="both"/>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DIGGING DEEPER</w:t>
      </w:r>
      <w:r w:rsidR="00DB4E35">
        <w:rPr>
          <w:rFonts w:asciiTheme="minorHAnsi" w:eastAsiaTheme="minorEastAsia" w:hAnsiTheme="minorHAnsi" w:cstheme="minorBidi"/>
          <w:b/>
          <w:bCs/>
          <w:sz w:val="28"/>
          <w:szCs w:val="28"/>
        </w:rPr>
        <w:t>:</w:t>
      </w:r>
      <w:r w:rsidR="005D3E29">
        <w:rPr>
          <w:rFonts w:asciiTheme="minorHAnsi" w:eastAsiaTheme="minorEastAsia" w:hAnsiTheme="minorHAnsi" w:cstheme="minorBidi"/>
          <w:b/>
          <w:bCs/>
          <w:sz w:val="28"/>
          <w:szCs w:val="28"/>
        </w:rPr>
        <w:t xml:space="preserve"> Read the following passages and make note of the insights and </w:t>
      </w:r>
      <w:r w:rsidR="00806273">
        <w:rPr>
          <w:rFonts w:asciiTheme="minorHAnsi" w:eastAsiaTheme="minorEastAsia" w:hAnsiTheme="minorHAnsi" w:cstheme="minorBidi"/>
          <w:b/>
          <w:bCs/>
          <w:sz w:val="28"/>
          <w:szCs w:val="28"/>
        </w:rPr>
        <w:t>personal applications.</w:t>
      </w:r>
      <w:r w:rsidR="005D3E29">
        <w:rPr>
          <w:rFonts w:asciiTheme="minorHAnsi" w:eastAsiaTheme="minorEastAsia" w:hAnsiTheme="minorHAnsi" w:cstheme="minorBidi"/>
          <w:b/>
          <w:bCs/>
          <w:sz w:val="28"/>
          <w:szCs w:val="28"/>
        </w:rPr>
        <w:t xml:space="preserve"> </w:t>
      </w:r>
    </w:p>
    <w:p w14:paraId="2C61D2A9" w14:textId="0A28CB51" w:rsidR="00AD7C16" w:rsidRPr="001F1120" w:rsidRDefault="5897EC05" w:rsidP="001F1120">
      <w:pPr>
        <w:pStyle w:val="ListParagraph"/>
        <w:numPr>
          <w:ilvl w:val="0"/>
          <w:numId w:val="33"/>
        </w:numPr>
        <w:jc w:val="both"/>
        <w:rPr>
          <w:rFonts w:eastAsia="Times New Roman" w:cstheme="minorHAnsi"/>
          <w:sz w:val="24"/>
          <w:szCs w:val="24"/>
        </w:rPr>
      </w:pPr>
      <w:r w:rsidRPr="001F1120">
        <w:rPr>
          <w:rFonts w:asciiTheme="minorHAnsi" w:eastAsiaTheme="minorEastAsia" w:hAnsiTheme="minorHAnsi" w:cstheme="minorBidi"/>
          <w:sz w:val="24"/>
          <w:szCs w:val="24"/>
        </w:rPr>
        <w:t>Col. 1:9-13; Acts 17:11; 1 Peter 1:13-16; 5:6-11; Deut. 1:29-31; 3:22; Psalms 97:9-10</w:t>
      </w:r>
    </w:p>
    <w:p w14:paraId="0324DEA5" w14:textId="17B72B46" w:rsidR="00AD7C16" w:rsidRDefault="00527A07" w:rsidP="00AD7C16">
      <w:pPr>
        <w:jc w:val="both"/>
        <w:rPr>
          <w:rFonts w:eastAsia="Times New Roman" w:cstheme="minorHAnsi"/>
          <w:b/>
          <w:sz w:val="28"/>
          <w:szCs w:val="28"/>
        </w:rPr>
      </w:pPr>
      <w:r>
        <w:rPr>
          <w:rFonts w:asciiTheme="minorHAnsi" w:eastAsiaTheme="minorEastAsia" w:hAnsiTheme="minorHAnsi" w:cstheme="minorBidi"/>
          <w:b/>
          <w:bCs/>
          <w:sz w:val="28"/>
          <w:szCs w:val="28"/>
        </w:rPr>
        <w:t>WORD SEARCH: from Strong’s Concordance</w:t>
      </w:r>
      <w:r w:rsidR="5897EC05" w:rsidRPr="5897EC05">
        <w:rPr>
          <w:rFonts w:asciiTheme="minorHAnsi" w:eastAsiaTheme="minorEastAsia" w:hAnsiTheme="minorHAnsi" w:cstheme="minorBidi"/>
          <w:b/>
          <w:bCs/>
          <w:sz w:val="28"/>
          <w:szCs w:val="28"/>
        </w:rPr>
        <w:t xml:space="preserve">: </w:t>
      </w:r>
    </w:p>
    <w:p w14:paraId="387E1285" w14:textId="4FB4D942" w:rsidR="00AD7C16" w:rsidRPr="006D77B1" w:rsidRDefault="001F1120" w:rsidP="00BD269D">
      <w:pPr>
        <w:pStyle w:val="ListParagraph"/>
        <w:numPr>
          <w:ilvl w:val="0"/>
          <w:numId w:val="67"/>
        </w:numPr>
        <w:jc w:val="both"/>
        <w:rPr>
          <w:rFonts w:asciiTheme="minorHAnsi" w:eastAsiaTheme="minorEastAsia" w:hAnsiTheme="minorHAnsi" w:cstheme="minorBidi"/>
          <w:sz w:val="24"/>
          <w:szCs w:val="24"/>
        </w:rPr>
      </w:pPr>
      <w:r>
        <w:rPr>
          <w:rFonts w:asciiTheme="minorHAnsi" w:eastAsiaTheme="minorEastAsia" w:hAnsiTheme="minorHAnsi" w:cstheme="minorBidi"/>
          <w:b/>
          <w:bCs/>
          <w:sz w:val="24"/>
          <w:szCs w:val="24"/>
        </w:rPr>
        <w:t>D</w:t>
      </w:r>
      <w:r w:rsidRPr="006D77B1">
        <w:rPr>
          <w:rFonts w:asciiTheme="minorHAnsi" w:eastAsiaTheme="minorEastAsia" w:hAnsiTheme="minorHAnsi" w:cstheme="minorBidi"/>
          <w:b/>
          <w:bCs/>
          <w:sz w:val="24"/>
          <w:szCs w:val="24"/>
        </w:rPr>
        <w:t>evil</w:t>
      </w:r>
      <w:r w:rsidR="5897EC05" w:rsidRPr="006D77B1">
        <w:rPr>
          <w:rFonts w:asciiTheme="minorHAnsi" w:eastAsiaTheme="minorEastAsia" w:hAnsiTheme="minorHAnsi" w:cstheme="minorBidi"/>
          <w:sz w:val="24"/>
          <w:szCs w:val="24"/>
        </w:rPr>
        <w:t xml:space="preserve"> #1228 </w:t>
      </w:r>
      <w:r>
        <w:rPr>
          <w:rFonts w:asciiTheme="minorHAnsi" w:eastAsiaTheme="minorEastAsia" w:hAnsiTheme="minorHAnsi" w:cstheme="minorBidi"/>
          <w:sz w:val="24"/>
          <w:szCs w:val="24"/>
        </w:rPr>
        <w:t>Greek word D</w:t>
      </w:r>
      <w:r w:rsidRPr="006D77B1">
        <w:rPr>
          <w:rFonts w:asciiTheme="minorHAnsi" w:eastAsiaTheme="minorEastAsia" w:hAnsiTheme="minorHAnsi" w:cstheme="minorBidi"/>
          <w:sz w:val="24"/>
          <w:szCs w:val="24"/>
        </w:rPr>
        <w:t>iabolos</w:t>
      </w:r>
      <w:r>
        <w:rPr>
          <w:rFonts w:asciiTheme="minorHAnsi" w:eastAsiaTheme="minorEastAsia" w:hAnsiTheme="minorHAnsi" w:cstheme="minorBidi"/>
          <w:sz w:val="24"/>
          <w:szCs w:val="24"/>
        </w:rPr>
        <w:t xml:space="preserve">: </w:t>
      </w:r>
      <w:r w:rsidRPr="001F1120">
        <w:rPr>
          <w:rFonts w:asciiTheme="minorHAnsi" w:eastAsiaTheme="minorEastAsia" w:hAnsiTheme="minorHAnsi" w:cstheme="minorBidi"/>
          <w:i/>
          <w:sz w:val="24"/>
          <w:szCs w:val="24"/>
        </w:rPr>
        <w:t>false accuser</w:t>
      </w:r>
      <w:r w:rsidR="5897EC05" w:rsidRPr="001F1120">
        <w:rPr>
          <w:rFonts w:asciiTheme="minorHAnsi" w:eastAsiaTheme="minorEastAsia" w:hAnsiTheme="minorHAnsi" w:cstheme="minorBidi"/>
          <w:i/>
          <w:sz w:val="24"/>
          <w:szCs w:val="24"/>
        </w:rPr>
        <w:t>, Satan, and slanderer</w:t>
      </w:r>
      <w:r w:rsidR="5897EC05" w:rsidRPr="006D77B1">
        <w:rPr>
          <w:rFonts w:asciiTheme="minorHAnsi" w:eastAsiaTheme="minorEastAsia" w:hAnsiTheme="minorHAnsi" w:cstheme="minorBidi"/>
          <w:sz w:val="24"/>
          <w:szCs w:val="24"/>
        </w:rPr>
        <w:t>. (1Peter5:8, Acts 13:10, Heb. 2:4; Rev. 12:9; 20:10)</w:t>
      </w:r>
    </w:p>
    <w:p w14:paraId="57994319" w14:textId="00F2D2F8" w:rsidR="00AD7C16" w:rsidRPr="006D77B1" w:rsidRDefault="5897EC05" w:rsidP="00BD269D">
      <w:pPr>
        <w:pStyle w:val="ListParagraph"/>
        <w:numPr>
          <w:ilvl w:val="0"/>
          <w:numId w:val="67"/>
        </w:numPr>
        <w:rPr>
          <w:rFonts w:asciiTheme="minorHAnsi" w:eastAsiaTheme="minorEastAsia" w:hAnsiTheme="minorHAnsi" w:cstheme="minorBidi"/>
          <w:sz w:val="24"/>
          <w:szCs w:val="24"/>
        </w:rPr>
      </w:pPr>
      <w:r w:rsidRPr="006D77B1">
        <w:rPr>
          <w:rFonts w:asciiTheme="minorHAnsi" w:eastAsiaTheme="minorEastAsia" w:hAnsiTheme="minorHAnsi" w:cstheme="minorBidi"/>
          <w:b/>
          <w:bCs/>
          <w:sz w:val="24"/>
          <w:szCs w:val="24"/>
        </w:rPr>
        <w:t>Schemes/Devices</w:t>
      </w:r>
      <w:r w:rsidR="001F1120">
        <w:rPr>
          <w:rFonts w:asciiTheme="minorHAnsi" w:eastAsiaTheme="minorEastAsia" w:hAnsiTheme="minorHAnsi" w:cstheme="minorBidi"/>
          <w:b/>
          <w:bCs/>
          <w:sz w:val="24"/>
          <w:szCs w:val="24"/>
        </w:rPr>
        <w:t xml:space="preserve"> </w:t>
      </w:r>
      <w:r w:rsidRPr="006D77B1">
        <w:rPr>
          <w:rFonts w:asciiTheme="minorHAnsi" w:eastAsiaTheme="minorEastAsia" w:hAnsiTheme="minorHAnsi" w:cstheme="minorBidi"/>
          <w:sz w:val="24"/>
          <w:szCs w:val="24"/>
        </w:rPr>
        <w:t>#3540</w:t>
      </w:r>
      <w:r w:rsidR="001F1120">
        <w:rPr>
          <w:rFonts w:asciiTheme="minorHAnsi" w:eastAsiaTheme="minorEastAsia" w:hAnsiTheme="minorHAnsi" w:cstheme="minorBidi"/>
          <w:sz w:val="24"/>
          <w:szCs w:val="24"/>
        </w:rPr>
        <w:t xml:space="preserve"> Greek word </w:t>
      </w:r>
      <w:r w:rsidRPr="006D77B1">
        <w:rPr>
          <w:rFonts w:asciiTheme="minorHAnsi" w:eastAsiaTheme="minorEastAsia" w:hAnsiTheme="minorHAnsi" w:cstheme="minorBidi"/>
          <w:sz w:val="24"/>
          <w:szCs w:val="24"/>
        </w:rPr>
        <w:t>Noema</w:t>
      </w:r>
      <w:r w:rsidR="001F1120">
        <w:rPr>
          <w:rFonts w:asciiTheme="minorHAnsi" w:eastAsiaTheme="minorEastAsia" w:hAnsiTheme="minorHAnsi" w:cstheme="minorBidi"/>
          <w:sz w:val="24"/>
          <w:szCs w:val="24"/>
        </w:rPr>
        <w:t xml:space="preserve">: </w:t>
      </w:r>
      <w:r w:rsidRPr="001F1120">
        <w:rPr>
          <w:rFonts w:asciiTheme="minorHAnsi" w:eastAsiaTheme="minorEastAsia" w:hAnsiTheme="minorHAnsi" w:cstheme="minorBidi"/>
          <w:i/>
          <w:sz w:val="24"/>
          <w:szCs w:val="24"/>
        </w:rPr>
        <w:t>thoughts</w:t>
      </w:r>
      <w:r w:rsidR="001F1120" w:rsidRPr="001F1120">
        <w:rPr>
          <w:rFonts w:asciiTheme="minorHAnsi" w:eastAsiaTheme="minorEastAsia" w:hAnsiTheme="minorHAnsi" w:cstheme="minorBidi"/>
          <w:i/>
          <w:sz w:val="24"/>
          <w:szCs w:val="24"/>
        </w:rPr>
        <w:t>,</w:t>
      </w:r>
      <w:r w:rsidRPr="001F1120">
        <w:rPr>
          <w:rFonts w:asciiTheme="minorHAnsi" w:eastAsiaTheme="minorEastAsia" w:hAnsiTheme="minorHAnsi" w:cstheme="minorBidi"/>
          <w:i/>
          <w:sz w:val="24"/>
          <w:szCs w:val="24"/>
        </w:rPr>
        <w:t xml:space="preserve"> perception</w:t>
      </w:r>
      <w:r w:rsidR="001F1120" w:rsidRPr="001F1120">
        <w:rPr>
          <w:rFonts w:asciiTheme="minorHAnsi" w:eastAsiaTheme="minorEastAsia" w:hAnsiTheme="minorHAnsi" w:cstheme="minorBidi"/>
          <w:i/>
          <w:sz w:val="24"/>
          <w:szCs w:val="24"/>
        </w:rPr>
        <w:t>,</w:t>
      </w:r>
      <w:r w:rsidRPr="001F1120">
        <w:rPr>
          <w:rFonts w:asciiTheme="minorHAnsi" w:eastAsiaTheme="minorEastAsia" w:hAnsiTheme="minorHAnsi" w:cstheme="minorBidi"/>
          <w:i/>
          <w:sz w:val="24"/>
          <w:szCs w:val="24"/>
        </w:rPr>
        <w:t xml:space="preserve"> purpose</w:t>
      </w:r>
      <w:r w:rsidR="001F1120" w:rsidRPr="001F1120">
        <w:rPr>
          <w:rFonts w:asciiTheme="minorHAnsi" w:eastAsiaTheme="minorEastAsia" w:hAnsiTheme="minorHAnsi" w:cstheme="minorBidi"/>
          <w:i/>
          <w:sz w:val="24"/>
          <w:szCs w:val="24"/>
        </w:rPr>
        <w:t>,</w:t>
      </w:r>
      <w:r w:rsidRPr="001F1120">
        <w:rPr>
          <w:rFonts w:asciiTheme="minorHAnsi" w:eastAsiaTheme="minorEastAsia" w:hAnsiTheme="minorHAnsi" w:cstheme="minorBidi"/>
          <w:i/>
          <w:sz w:val="24"/>
          <w:szCs w:val="24"/>
        </w:rPr>
        <w:t xml:space="preserve"> intelligence</w:t>
      </w:r>
      <w:r w:rsidRPr="006D77B1">
        <w:rPr>
          <w:rFonts w:asciiTheme="minorHAnsi" w:eastAsiaTheme="minorEastAsia" w:hAnsiTheme="minorHAnsi" w:cstheme="minorBidi"/>
          <w:sz w:val="24"/>
          <w:szCs w:val="24"/>
        </w:rPr>
        <w:t>. (2Cor.2:11)</w:t>
      </w:r>
    </w:p>
    <w:p w14:paraId="2DAFEB34" w14:textId="5016B94E" w:rsidR="00AD7C16" w:rsidRDefault="5897EC05" w:rsidP="00BD269D">
      <w:pPr>
        <w:pStyle w:val="ListParagraph"/>
        <w:numPr>
          <w:ilvl w:val="0"/>
          <w:numId w:val="67"/>
        </w:numPr>
        <w:jc w:val="both"/>
        <w:rPr>
          <w:rFonts w:asciiTheme="minorHAnsi" w:eastAsiaTheme="minorEastAsia" w:hAnsiTheme="minorHAnsi" w:cstheme="minorBidi"/>
          <w:sz w:val="24"/>
          <w:szCs w:val="24"/>
        </w:rPr>
      </w:pPr>
      <w:r w:rsidRPr="006D77B1">
        <w:rPr>
          <w:rFonts w:asciiTheme="minorHAnsi" w:eastAsiaTheme="minorEastAsia" w:hAnsiTheme="minorHAnsi" w:cstheme="minorBidi"/>
          <w:b/>
          <w:bCs/>
          <w:sz w:val="24"/>
          <w:szCs w:val="24"/>
        </w:rPr>
        <w:t>Schemes/wiles</w:t>
      </w:r>
      <w:r w:rsidRPr="006D77B1">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3180</w:t>
      </w:r>
      <w:r w:rsidR="001F1120">
        <w:rPr>
          <w:rFonts w:asciiTheme="minorHAnsi" w:eastAsiaTheme="minorEastAsia" w:hAnsiTheme="minorHAnsi" w:cstheme="minorBidi"/>
          <w:sz w:val="24"/>
          <w:szCs w:val="24"/>
        </w:rPr>
        <w:t xml:space="preserve"> Greek word </w:t>
      </w:r>
      <w:r w:rsidRPr="5897EC05">
        <w:rPr>
          <w:rFonts w:asciiTheme="minorHAnsi" w:eastAsiaTheme="minorEastAsia" w:hAnsiTheme="minorHAnsi" w:cstheme="minorBidi"/>
          <w:sz w:val="24"/>
          <w:szCs w:val="24"/>
        </w:rPr>
        <w:t>Methodeia</w:t>
      </w:r>
      <w:r w:rsidR="001F1120">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sidRPr="001F1120">
        <w:rPr>
          <w:rFonts w:asciiTheme="minorHAnsi" w:eastAsiaTheme="minorEastAsia" w:hAnsiTheme="minorHAnsi" w:cstheme="minorBidi"/>
          <w:i/>
          <w:sz w:val="24"/>
          <w:szCs w:val="24"/>
        </w:rPr>
        <w:t>trickery</w:t>
      </w:r>
      <w:r w:rsidR="001F1120" w:rsidRPr="001F1120">
        <w:rPr>
          <w:rFonts w:asciiTheme="minorHAnsi" w:eastAsiaTheme="minorEastAsia" w:hAnsiTheme="minorHAnsi" w:cstheme="minorBidi"/>
          <w:i/>
          <w:sz w:val="24"/>
          <w:szCs w:val="24"/>
        </w:rPr>
        <w:t xml:space="preserve">, </w:t>
      </w:r>
      <w:r w:rsidRPr="001F1120">
        <w:rPr>
          <w:rFonts w:asciiTheme="minorHAnsi" w:eastAsiaTheme="minorEastAsia" w:hAnsiTheme="minorHAnsi" w:cstheme="minorBidi"/>
          <w:i/>
          <w:sz w:val="24"/>
          <w:szCs w:val="24"/>
        </w:rPr>
        <w:t>to lie in wait</w:t>
      </w:r>
      <w:r w:rsidRPr="5897EC05">
        <w:rPr>
          <w:rFonts w:asciiTheme="minorHAnsi" w:eastAsiaTheme="minorEastAsia" w:hAnsiTheme="minorHAnsi" w:cstheme="minorBidi"/>
          <w:sz w:val="24"/>
          <w:szCs w:val="24"/>
        </w:rPr>
        <w:t>. (Eph. 6:11)</w:t>
      </w:r>
    </w:p>
    <w:p w14:paraId="12D91A10" w14:textId="77777777" w:rsidR="00AD7C16" w:rsidRPr="004303DD" w:rsidRDefault="5897EC05" w:rsidP="00AD7C16">
      <w:pPr>
        <w:jc w:val="center"/>
        <w:rPr>
          <w:b/>
          <w:i/>
          <w:sz w:val="24"/>
          <w:szCs w:val="24"/>
        </w:rPr>
      </w:pPr>
      <w:r w:rsidRPr="5897EC05">
        <w:rPr>
          <w:rFonts w:asciiTheme="minorHAnsi" w:eastAsiaTheme="minorEastAsia" w:hAnsiTheme="minorHAnsi" w:cstheme="minorBidi"/>
          <w:b/>
          <w:bCs/>
          <w:sz w:val="28"/>
          <w:szCs w:val="28"/>
        </w:rPr>
        <w:t>Identify His Methods</w:t>
      </w:r>
    </w:p>
    <w:p w14:paraId="2DC98E70" w14:textId="77777777" w:rsidR="00AD7C16" w:rsidRDefault="5897EC05" w:rsidP="00AD7C16">
      <w:pPr>
        <w:jc w:val="center"/>
        <w:rPr>
          <w:rFonts w:cstheme="minorHAnsi"/>
          <w:b/>
          <w:i/>
          <w:sz w:val="24"/>
          <w:szCs w:val="24"/>
        </w:rPr>
      </w:pPr>
      <w:r w:rsidRPr="5897EC05">
        <w:rPr>
          <w:rFonts w:asciiTheme="minorHAnsi" w:eastAsiaTheme="minorEastAsia" w:hAnsiTheme="minorHAnsi" w:cstheme="minorBidi"/>
          <w:b/>
          <w:bCs/>
          <w:i/>
          <w:iCs/>
          <w:sz w:val="24"/>
          <w:szCs w:val="24"/>
        </w:rPr>
        <w:t>2 Corinthians 2:10-1, 14 (NASB)</w:t>
      </w:r>
    </w:p>
    <w:p w14:paraId="286A2220" w14:textId="77777777" w:rsidR="00AD7C16" w:rsidRPr="004B156C" w:rsidRDefault="5897EC05" w:rsidP="00AD7C16">
      <w:pPr>
        <w:pStyle w:val="NormalWeb"/>
        <w:jc w:val="center"/>
        <w:rPr>
          <w:rFonts w:asciiTheme="minorHAnsi" w:hAnsiTheme="minorHAnsi" w:cstheme="minorHAnsi"/>
          <w:b/>
          <w:i/>
        </w:rPr>
      </w:pPr>
      <w:r w:rsidRPr="5897EC05">
        <w:rPr>
          <w:rFonts w:asciiTheme="minorHAnsi" w:eastAsiaTheme="minorEastAsia" w:hAnsiTheme="minorHAnsi" w:cstheme="minorBidi"/>
          <w:b/>
          <w:bCs/>
          <w:i/>
          <w:iCs/>
        </w:rPr>
        <w:t>But one whom you forgive anything, I forgive also; for indeed what I have forgiven, if I have forgiven anything, I did it for your sakes in the presence of Christ, so that no advantage would be taken of us by Satan, for we are not ignorant of his schemes. 14</w:t>
      </w:r>
      <w:r w:rsidRPr="5897EC05">
        <w:rPr>
          <w:b/>
          <w:bCs/>
          <w:i/>
          <w:iCs/>
        </w:rPr>
        <w:t xml:space="preserve"> </w:t>
      </w:r>
      <w:r w:rsidRPr="5897EC05">
        <w:rPr>
          <w:rFonts w:asciiTheme="minorHAnsi" w:eastAsiaTheme="minorEastAsia" w:hAnsiTheme="minorHAnsi" w:cstheme="minorBidi"/>
          <w:b/>
          <w:bCs/>
          <w:i/>
          <w:iCs/>
        </w:rPr>
        <w:t>But thanks be to God, who always leads us in triumph in Christ, and manifests through us the sweet aroma of the knowledge of Him in every place.</w:t>
      </w:r>
    </w:p>
    <w:p w14:paraId="0AABEB63" w14:textId="7A83550B" w:rsidR="00AD7C16" w:rsidRDefault="5897EC05" w:rsidP="00AD7C16">
      <w:pPr>
        <w:ind w:firstLine="720"/>
        <w:jc w:val="both"/>
        <w:rPr>
          <w:rFonts w:eastAsia="Times New Roman" w:cstheme="minorHAnsi"/>
          <w:sz w:val="24"/>
          <w:szCs w:val="24"/>
        </w:rPr>
      </w:pPr>
      <w:r w:rsidRPr="5897EC05">
        <w:rPr>
          <w:rFonts w:asciiTheme="minorHAnsi" w:eastAsiaTheme="minorEastAsia" w:hAnsiTheme="minorHAnsi" w:cstheme="minorBidi"/>
          <w:sz w:val="24"/>
          <w:szCs w:val="24"/>
        </w:rPr>
        <w:t>These are some of the methods that the enemy uses against us: temptations of flesh, offense, sinful anger, un</w:t>
      </w:r>
      <w:r w:rsidR="006D77B1">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forgiveness, disputes, insecurities, fear, ignorance or deceptions, pride, distractions, confusion, delusions and discouragement. In the previous list, can you identify the methods the enemy has used on you?</w:t>
      </w:r>
    </w:p>
    <w:p w14:paraId="0071EC91" w14:textId="77777777" w:rsidR="00AD7C16" w:rsidRDefault="5897EC05" w:rsidP="5897EC05">
      <w:pPr>
        <w:keepNext/>
        <w:spacing w:before="100" w:beforeAutospacing="1" w:after="100" w:afterAutospacing="1" w:line="240" w:lineRule="auto"/>
        <w:jc w:val="center"/>
        <w:outlineLvl w:val="2"/>
        <w:rPr>
          <w:rFonts w:eastAsia="Times New Roman" w:cstheme="minorHAnsi"/>
          <w:b/>
          <w:bCs/>
          <w:i/>
          <w:sz w:val="24"/>
          <w:szCs w:val="24"/>
        </w:rPr>
      </w:pPr>
      <w:r w:rsidRPr="5897EC05">
        <w:rPr>
          <w:rFonts w:asciiTheme="minorHAnsi" w:eastAsiaTheme="minorEastAsia" w:hAnsiTheme="minorHAnsi" w:cstheme="minorBidi"/>
          <w:b/>
          <w:bCs/>
          <w:i/>
          <w:iCs/>
          <w:sz w:val="24"/>
          <w:szCs w:val="24"/>
        </w:rPr>
        <w:t>2 Corinthians 11:3-5 (NIV)</w:t>
      </w:r>
    </w:p>
    <w:p w14:paraId="2D8D219C" w14:textId="77777777" w:rsidR="00AD7C16" w:rsidRPr="00085579" w:rsidRDefault="5897EC05" w:rsidP="5897EC05">
      <w:pPr>
        <w:keepNext/>
        <w:spacing w:before="100" w:beforeAutospacing="1" w:after="100" w:afterAutospacing="1" w:line="240" w:lineRule="auto"/>
        <w:jc w:val="center"/>
        <w:outlineLvl w:val="2"/>
        <w:rPr>
          <w:rFonts w:eastAsia="Times New Roman" w:cstheme="minorHAnsi"/>
          <w:b/>
          <w:bCs/>
          <w:i/>
          <w:sz w:val="24"/>
          <w:szCs w:val="24"/>
        </w:rPr>
      </w:pP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But I am afraid that just </w:t>
      </w:r>
      <w:r w:rsidRPr="006D77B1">
        <w:rPr>
          <w:rFonts w:asciiTheme="minorHAnsi" w:eastAsiaTheme="minorEastAsia" w:hAnsiTheme="minorHAnsi" w:cstheme="minorBidi"/>
          <w:b/>
          <w:bCs/>
          <w:i/>
          <w:iCs/>
          <w:sz w:val="24"/>
          <w:szCs w:val="24"/>
        </w:rPr>
        <w:t xml:space="preserve">as Eve was deceived by the serpent’s cunning, your minds may somehow be led astray from your sincere and pure devotion to Christ. </w:t>
      </w:r>
      <w:r w:rsidRPr="006D77B1">
        <w:rPr>
          <w:rFonts w:asciiTheme="minorHAnsi" w:eastAsiaTheme="minorEastAsia" w:hAnsiTheme="minorHAnsi" w:cstheme="minorBidi"/>
          <w:b/>
          <w:bCs/>
          <w:i/>
          <w:iCs/>
          <w:sz w:val="24"/>
          <w:szCs w:val="24"/>
          <w:vertAlign w:val="superscript"/>
        </w:rPr>
        <w:t> </w:t>
      </w:r>
      <w:r w:rsidRPr="006D77B1">
        <w:rPr>
          <w:rFonts w:asciiTheme="minorHAnsi" w:eastAsiaTheme="minorEastAsia" w:hAnsiTheme="minorHAnsi" w:cstheme="minorBidi"/>
          <w:b/>
          <w:bCs/>
          <w:i/>
          <w:iCs/>
          <w:sz w:val="24"/>
          <w:szCs w:val="24"/>
        </w:rPr>
        <w:t>For if someone comes to you and preaches a Jesus other than the Jesus we preached, or if you receive a different</w:t>
      </w:r>
      <w:r w:rsidRPr="5897EC05">
        <w:rPr>
          <w:rFonts w:asciiTheme="minorHAnsi" w:eastAsiaTheme="minorEastAsia" w:hAnsiTheme="minorHAnsi" w:cstheme="minorBidi"/>
          <w:b/>
          <w:bCs/>
          <w:i/>
          <w:iCs/>
          <w:sz w:val="24"/>
          <w:szCs w:val="24"/>
        </w:rPr>
        <w:t xml:space="preserve"> spirit from the Spirit you received, or a different gospel from the one you accepted, you put up with it easily enough.</w:t>
      </w:r>
    </w:p>
    <w:p w14:paraId="39546D42" w14:textId="77777777" w:rsidR="00DB4E35" w:rsidRDefault="00A41695" w:rsidP="00AD7C16">
      <w:pP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 xml:space="preserve">DIGGING DEEPER: </w:t>
      </w:r>
      <w:r w:rsidR="005B522C">
        <w:rPr>
          <w:rFonts w:asciiTheme="minorHAnsi" w:eastAsiaTheme="minorEastAsia" w:hAnsiTheme="minorHAnsi" w:cstheme="minorBidi"/>
          <w:b/>
          <w:bCs/>
          <w:sz w:val="28"/>
          <w:szCs w:val="28"/>
        </w:rPr>
        <w:t xml:space="preserve">Read the following passages and make note of any insights and </w:t>
      </w:r>
      <w:r w:rsidR="00806273">
        <w:rPr>
          <w:rFonts w:asciiTheme="minorHAnsi" w:eastAsiaTheme="minorEastAsia" w:hAnsiTheme="minorHAnsi" w:cstheme="minorBidi"/>
          <w:b/>
          <w:bCs/>
          <w:sz w:val="28"/>
          <w:szCs w:val="28"/>
        </w:rPr>
        <w:t>personal applications.</w:t>
      </w:r>
      <w:r w:rsidR="5897EC05" w:rsidRPr="5897EC05">
        <w:rPr>
          <w:rFonts w:asciiTheme="minorHAnsi" w:eastAsiaTheme="minorEastAsia" w:hAnsiTheme="minorHAnsi" w:cstheme="minorBidi"/>
          <w:b/>
          <w:bCs/>
          <w:sz w:val="28"/>
          <w:szCs w:val="28"/>
        </w:rPr>
        <w:t xml:space="preserve"> </w:t>
      </w:r>
    </w:p>
    <w:p w14:paraId="1A4F3A96" w14:textId="25A1555C" w:rsidR="00AD7C16" w:rsidRPr="00DB4E35" w:rsidRDefault="5897EC05" w:rsidP="00244EAB">
      <w:pPr>
        <w:pStyle w:val="ListParagraph"/>
        <w:numPr>
          <w:ilvl w:val="0"/>
          <w:numId w:val="33"/>
        </w:numPr>
        <w:rPr>
          <w:rFonts w:eastAsia="Times New Roman" w:cstheme="minorHAnsi"/>
          <w:sz w:val="24"/>
          <w:szCs w:val="24"/>
        </w:rPr>
      </w:pPr>
      <w:r w:rsidRPr="00DB4E35">
        <w:rPr>
          <w:rFonts w:asciiTheme="minorHAnsi" w:eastAsiaTheme="minorEastAsia" w:hAnsiTheme="minorHAnsi" w:cstheme="minorBidi"/>
          <w:sz w:val="24"/>
          <w:szCs w:val="24"/>
        </w:rPr>
        <w:t xml:space="preserve">1 Corinthians 7:2-5, Matthew 4:1-4, 7:7-14; James 1:19-25; </w:t>
      </w:r>
      <w:r w:rsidRPr="00DB4E35">
        <w:rPr>
          <w:rFonts w:asciiTheme="minorHAnsi" w:eastAsiaTheme="minorEastAsia" w:hAnsiTheme="minorHAnsi" w:cstheme="minorBidi"/>
          <w:b/>
          <w:bCs/>
          <w:sz w:val="24"/>
          <w:szCs w:val="24"/>
        </w:rPr>
        <w:t>Ephesians 4:25-27;</w:t>
      </w:r>
      <w:r w:rsidRPr="00DB4E35">
        <w:rPr>
          <w:rFonts w:asciiTheme="minorHAnsi" w:eastAsiaTheme="minorEastAsia" w:hAnsiTheme="minorHAnsi" w:cstheme="minorBidi"/>
          <w:sz w:val="24"/>
          <w:szCs w:val="24"/>
          <w:u w:val="single"/>
        </w:rPr>
        <w:t xml:space="preserve"> </w:t>
      </w:r>
      <w:r w:rsidRPr="00DB4E35">
        <w:rPr>
          <w:rFonts w:asciiTheme="minorHAnsi" w:eastAsiaTheme="minorEastAsia" w:hAnsiTheme="minorHAnsi" w:cstheme="minorBidi"/>
          <w:sz w:val="24"/>
          <w:szCs w:val="24"/>
        </w:rPr>
        <w:t>James 4:1-11</w:t>
      </w:r>
      <w:r w:rsidRPr="00DB4E35">
        <w:rPr>
          <w:rFonts w:asciiTheme="minorHAnsi" w:eastAsiaTheme="minorEastAsia" w:hAnsiTheme="minorHAnsi" w:cstheme="minorBidi"/>
          <w:b/>
          <w:bCs/>
          <w:sz w:val="24"/>
          <w:szCs w:val="24"/>
        </w:rPr>
        <w:t xml:space="preserve">; </w:t>
      </w:r>
      <w:r w:rsidRPr="00DB4E35">
        <w:rPr>
          <w:rFonts w:asciiTheme="minorHAnsi" w:eastAsiaTheme="minorEastAsia" w:hAnsiTheme="minorHAnsi" w:cstheme="minorBidi"/>
          <w:sz w:val="24"/>
          <w:szCs w:val="24"/>
        </w:rPr>
        <w:t>2 Corinthians 2: 10-11, 14-17, 11:3-4; 2 Timothy 2:3-4</w:t>
      </w:r>
    </w:p>
    <w:p w14:paraId="3E3C5AD6" w14:textId="77777777" w:rsidR="00AD7C16" w:rsidRPr="004303DD" w:rsidRDefault="5897EC05" w:rsidP="00AD7C16">
      <w:pPr>
        <w:jc w:val="center"/>
        <w:rPr>
          <w:rFonts w:eastAsia="Times New Roman" w:cstheme="minorHAnsi"/>
          <w:sz w:val="24"/>
          <w:szCs w:val="24"/>
        </w:rPr>
      </w:pPr>
      <w:r w:rsidRPr="5897EC05">
        <w:rPr>
          <w:rFonts w:asciiTheme="minorHAnsi" w:eastAsiaTheme="minorEastAsia" w:hAnsiTheme="minorHAnsi" w:cstheme="minorBidi"/>
          <w:b/>
          <w:bCs/>
          <w:sz w:val="28"/>
          <w:szCs w:val="28"/>
        </w:rPr>
        <w:t>Identify His Messengers</w:t>
      </w:r>
    </w:p>
    <w:p w14:paraId="2C759C89" w14:textId="77777777" w:rsidR="00AD7C16" w:rsidRDefault="5897EC05" w:rsidP="00AD7C16">
      <w:pPr>
        <w:pStyle w:val="NormalWeb"/>
        <w:jc w:val="center"/>
        <w:rPr>
          <w:rStyle w:val="text"/>
          <w:b/>
          <w:i/>
          <w:vertAlign w:val="superscript"/>
        </w:rPr>
      </w:pPr>
      <w:r w:rsidRPr="5897EC05">
        <w:rPr>
          <w:rStyle w:val="text"/>
          <w:rFonts w:asciiTheme="minorHAnsi" w:eastAsiaTheme="minorEastAsia" w:hAnsiTheme="minorHAnsi" w:cstheme="minorBidi"/>
          <w:b/>
          <w:bCs/>
          <w:i/>
          <w:iCs/>
        </w:rPr>
        <w:t>1 John 3:7-13</w:t>
      </w:r>
    </w:p>
    <w:p w14:paraId="3702F09D" w14:textId="77777777" w:rsidR="00AD7C16" w:rsidRPr="00FF74AE" w:rsidRDefault="5897EC05" w:rsidP="00AD7C16">
      <w:pPr>
        <w:pStyle w:val="NormalWeb"/>
        <w:jc w:val="center"/>
        <w:rPr>
          <w:rFonts w:asciiTheme="minorHAnsi" w:hAnsiTheme="minorHAnsi" w:cstheme="minorHAnsi"/>
          <w:b/>
          <w:i/>
        </w:rPr>
      </w:pPr>
      <w:r w:rsidRPr="5897EC05">
        <w:rPr>
          <w:rStyle w:val="text"/>
          <w:rFonts w:asciiTheme="minorHAnsi" w:eastAsiaTheme="minorEastAsia" w:hAnsiTheme="minorHAnsi" w:cstheme="minorBidi"/>
          <w:b/>
          <w:bCs/>
          <w:i/>
          <w:iCs/>
        </w:rPr>
        <w:t>Dear children, do not let anyone lead you astray. The one who does what is right is righteous, just as he is righteous.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8 </w:t>
      </w:r>
      <w:r w:rsidRPr="5897EC05">
        <w:rPr>
          <w:rStyle w:val="text"/>
          <w:rFonts w:asciiTheme="minorHAnsi" w:eastAsiaTheme="minorEastAsia" w:hAnsiTheme="minorHAnsi" w:cstheme="minorBidi"/>
          <w:b/>
          <w:bCs/>
          <w:i/>
          <w:iCs/>
        </w:rPr>
        <w:t>The one who does what is sinful is of the devil, because the devil has been sinning from the beginning. The reason the Son of God appeared was to destroy the devil’s work.</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9 </w:t>
      </w:r>
      <w:r w:rsidRPr="5897EC05">
        <w:rPr>
          <w:rStyle w:val="text"/>
          <w:rFonts w:asciiTheme="minorHAnsi" w:eastAsiaTheme="minorEastAsia" w:hAnsiTheme="minorHAnsi" w:cstheme="minorBidi"/>
          <w:b/>
          <w:bCs/>
          <w:i/>
          <w:iCs/>
        </w:rPr>
        <w:t>No one who is born of God will continue to sin, because God’s seed remains in them; they cannot go on sinning, because they have been born of God.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10 </w:t>
      </w:r>
      <w:r w:rsidRPr="5897EC05">
        <w:rPr>
          <w:rStyle w:val="text"/>
          <w:rFonts w:asciiTheme="minorHAnsi" w:eastAsiaTheme="minorEastAsia" w:hAnsiTheme="minorHAnsi" w:cstheme="minorBidi"/>
          <w:b/>
          <w:bCs/>
          <w:i/>
          <w:iCs/>
        </w:rPr>
        <w:t>This is how we know who the children of God are and who the children of the devil are: Anyone who does not do what is right is not God’s child, nor is anyone who does not love their brother and sister.</w:t>
      </w:r>
      <w:r w:rsidRPr="5897EC05">
        <w:rPr>
          <w:rStyle w:val="text"/>
          <w:rFonts w:asciiTheme="minorHAnsi" w:eastAsiaTheme="minorEastAsia" w:hAnsiTheme="minorHAnsi" w:cstheme="minorBidi"/>
          <w:b/>
          <w:bCs/>
          <w:i/>
          <w:iCs/>
          <w:vertAlign w:val="superscript"/>
        </w:rPr>
        <w:t>11 </w:t>
      </w:r>
      <w:r w:rsidRPr="5897EC05">
        <w:rPr>
          <w:rStyle w:val="text"/>
          <w:rFonts w:asciiTheme="minorHAnsi" w:eastAsiaTheme="minorEastAsia" w:hAnsiTheme="minorHAnsi" w:cstheme="minorBidi"/>
          <w:b/>
          <w:bCs/>
          <w:i/>
          <w:iCs/>
        </w:rPr>
        <w:t>For this is the message you heard from the beginning: We should love one another.</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12 </w:t>
      </w:r>
      <w:r w:rsidRPr="5897EC05">
        <w:rPr>
          <w:rStyle w:val="text"/>
          <w:rFonts w:asciiTheme="minorHAnsi" w:eastAsiaTheme="minorEastAsia" w:hAnsiTheme="minorHAnsi" w:cstheme="minorBidi"/>
          <w:b/>
          <w:bCs/>
          <w:i/>
          <w:iCs/>
        </w:rPr>
        <w:t>Do not be like Cain, who belonged to the evil one and murdered his brother. And why did he murder him? Because his own actions were evil and his brothers were righteous.</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13 </w:t>
      </w:r>
      <w:r w:rsidRPr="5897EC05">
        <w:rPr>
          <w:rStyle w:val="text"/>
          <w:rFonts w:asciiTheme="minorHAnsi" w:eastAsiaTheme="minorEastAsia" w:hAnsiTheme="minorHAnsi" w:cstheme="minorBidi"/>
          <w:b/>
          <w:bCs/>
          <w:i/>
          <w:iCs/>
        </w:rPr>
        <w:t>Do not be surprised, my brothers and sisters, if the world hates you.</w:t>
      </w:r>
    </w:p>
    <w:p w14:paraId="06D57D66" w14:textId="77777777" w:rsidR="00AD7C16" w:rsidRPr="006D77B1" w:rsidRDefault="5897EC05" w:rsidP="00AD7C16">
      <w:pPr>
        <w:jc w:val="center"/>
        <w:rPr>
          <w:rFonts w:eastAsia="Times New Roman" w:cstheme="minorHAnsi"/>
          <w:b/>
          <w:i/>
          <w:sz w:val="24"/>
          <w:szCs w:val="24"/>
        </w:rPr>
      </w:pPr>
      <w:r w:rsidRPr="006D77B1">
        <w:rPr>
          <w:rFonts w:asciiTheme="minorHAnsi" w:eastAsiaTheme="minorEastAsia" w:hAnsiTheme="minorHAnsi" w:cstheme="minorBidi"/>
          <w:b/>
          <w:bCs/>
          <w:i/>
          <w:iCs/>
          <w:sz w:val="24"/>
          <w:szCs w:val="24"/>
        </w:rPr>
        <w:t>1 John 4:4-7 (NIV)</w:t>
      </w:r>
    </w:p>
    <w:p w14:paraId="473854AC" w14:textId="6440BA79" w:rsidR="00AD7C16" w:rsidRDefault="5897EC05" w:rsidP="00AD7C16">
      <w:pPr>
        <w:jc w:val="center"/>
        <w:rPr>
          <w:rStyle w:val="text"/>
          <w:rFonts w:asciiTheme="minorHAnsi" w:eastAsiaTheme="minorEastAsia" w:hAnsiTheme="minorHAnsi" w:cstheme="minorBidi"/>
          <w:b/>
          <w:bCs/>
          <w:i/>
          <w:iCs/>
          <w:sz w:val="24"/>
          <w:szCs w:val="24"/>
        </w:rPr>
      </w:pPr>
      <w:r w:rsidRPr="006D77B1">
        <w:rPr>
          <w:rStyle w:val="text"/>
          <w:rFonts w:asciiTheme="minorHAnsi" w:eastAsiaTheme="minorEastAsia" w:hAnsiTheme="minorHAnsi" w:cstheme="minorBidi"/>
          <w:b/>
          <w:bCs/>
          <w:i/>
          <w:iCs/>
          <w:sz w:val="24"/>
          <w:szCs w:val="24"/>
        </w:rPr>
        <w:t>You, dear children, are from God and have overcome them, because the one who is in you is greater than the one who is in the world.</w:t>
      </w:r>
      <w:r w:rsidRPr="006D77B1">
        <w:rPr>
          <w:rFonts w:asciiTheme="minorHAnsi" w:eastAsiaTheme="minorEastAsia" w:hAnsiTheme="minorHAnsi" w:cstheme="minorBidi"/>
          <w:b/>
          <w:bCs/>
          <w:i/>
          <w:iCs/>
          <w:sz w:val="24"/>
          <w:szCs w:val="24"/>
        </w:rPr>
        <w:t xml:space="preserve"> </w:t>
      </w:r>
      <w:r w:rsidRPr="006D77B1">
        <w:rPr>
          <w:rStyle w:val="text"/>
          <w:rFonts w:asciiTheme="minorHAnsi" w:eastAsiaTheme="minorEastAsia" w:hAnsiTheme="minorHAnsi" w:cstheme="minorBidi"/>
          <w:b/>
          <w:bCs/>
          <w:i/>
          <w:iCs/>
          <w:sz w:val="24"/>
          <w:szCs w:val="24"/>
          <w:vertAlign w:val="superscript"/>
        </w:rPr>
        <w:t>5 </w:t>
      </w:r>
      <w:r w:rsidRPr="006D77B1">
        <w:rPr>
          <w:rStyle w:val="text"/>
          <w:rFonts w:asciiTheme="minorHAnsi" w:eastAsiaTheme="minorEastAsia" w:hAnsiTheme="minorHAnsi" w:cstheme="minorBidi"/>
          <w:b/>
          <w:bCs/>
          <w:i/>
          <w:iCs/>
          <w:sz w:val="24"/>
          <w:szCs w:val="24"/>
        </w:rPr>
        <w:t>They are from the world and therefore speak from the viewpoint of the world, and the world listens to them.</w:t>
      </w:r>
      <w:r w:rsidRPr="006D77B1">
        <w:rPr>
          <w:rFonts w:asciiTheme="minorHAnsi" w:eastAsiaTheme="minorEastAsia" w:hAnsiTheme="minorHAnsi" w:cstheme="minorBidi"/>
          <w:b/>
          <w:bCs/>
          <w:i/>
          <w:iCs/>
          <w:sz w:val="24"/>
          <w:szCs w:val="24"/>
        </w:rPr>
        <w:t xml:space="preserve"> </w:t>
      </w:r>
      <w:r w:rsidRPr="006D77B1">
        <w:rPr>
          <w:rStyle w:val="text"/>
          <w:rFonts w:asciiTheme="minorHAnsi" w:eastAsiaTheme="minorEastAsia" w:hAnsiTheme="minorHAnsi" w:cstheme="minorBidi"/>
          <w:b/>
          <w:bCs/>
          <w:i/>
          <w:iCs/>
          <w:sz w:val="24"/>
          <w:szCs w:val="24"/>
          <w:vertAlign w:val="superscript"/>
        </w:rPr>
        <w:t>6 </w:t>
      </w:r>
      <w:r w:rsidRPr="006D77B1">
        <w:rPr>
          <w:rStyle w:val="text"/>
          <w:rFonts w:asciiTheme="minorHAnsi" w:eastAsiaTheme="minorEastAsia" w:hAnsiTheme="minorHAnsi" w:cstheme="minorBidi"/>
          <w:b/>
          <w:bCs/>
          <w:i/>
          <w:iCs/>
          <w:sz w:val="24"/>
          <w:szCs w:val="24"/>
        </w:rPr>
        <w:t>We are from God, and whoever knows God listens to us; but whoever is not from God does not listen to us. This is how we recognize the Spirit of truth and the spirit of falsehood.</w:t>
      </w:r>
    </w:p>
    <w:p w14:paraId="729EF9A2" w14:textId="7E725704" w:rsidR="00AD7C16" w:rsidRPr="00CD2E60" w:rsidRDefault="5897EC05" w:rsidP="00AD7C16">
      <w:pPr>
        <w:ind w:firstLine="720"/>
        <w:jc w:val="both"/>
        <w:rPr>
          <w:rFonts w:eastAsia="Times New Roman" w:cstheme="minorHAnsi"/>
          <w:i/>
          <w:sz w:val="24"/>
          <w:szCs w:val="24"/>
        </w:rPr>
      </w:pPr>
      <w:r w:rsidRPr="5897EC05">
        <w:rPr>
          <w:rFonts w:asciiTheme="minorHAnsi" w:eastAsiaTheme="minorEastAsia" w:hAnsiTheme="minorHAnsi" w:cstheme="minorBidi"/>
          <w:sz w:val="24"/>
          <w:szCs w:val="24"/>
        </w:rPr>
        <w:t xml:space="preserve">Although people are sometimes used as </w:t>
      </w:r>
      <w:r w:rsidR="006D77B1">
        <w:rPr>
          <w:rFonts w:asciiTheme="minorHAnsi" w:eastAsiaTheme="minorEastAsia" w:hAnsiTheme="minorHAnsi" w:cstheme="minorBidi"/>
          <w:sz w:val="24"/>
          <w:szCs w:val="24"/>
        </w:rPr>
        <w:t>the devil</w:t>
      </w:r>
      <w:r w:rsidR="005B522C">
        <w:rPr>
          <w:rFonts w:asciiTheme="minorHAnsi" w:eastAsiaTheme="minorEastAsia" w:hAnsiTheme="minorHAnsi" w:cstheme="minorBidi"/>
          <w:sz w:val="24"/>
          <w:szCs w:val="24"/>
        </w:rPr>
        <w:t>’</w:t>
      </w:r>
      <w:r w:rsidR="006D77B1">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instruments, we are not fighting people! We overcome evil with Good! (Luke 6:27-36; Romans 12:14-21; Matthew 5:43-44) Pastor David Lawrence tells us </w:t>
      </w:r>
      <w:r w:rsidRPr="00F25688">
        <w:rPr>
          <w:rFonts w:asciiTheme="minorHAnsi" w:eastAsiaTheme="minorEastAsia" w:hAnsiTheme="minorHAnsi" w:cstheme="minorBidi"/>
          <w:sz w:val="24"/>
          <w:szCs w:val="24"/>
        </w:rPr>
        <w:t xml:space="preserve">what </w:t>
      </w:r>
      <w:r w:rsidRPr="00F25688">
        <w:rPr>
          <w:rFonts w:asciiTheme="minorHAnsi" w:eastAsiaTheme="minorEastAsia" w:hAnsiTheme="minorHAnsi" w:cstheme="minorBidi"/>
          <w:bCs/>
          <w:i/>
          <w:iCs/>
          <w:sz w:val="24"/>
          <w:szCs w:val="24"/>
        </w:rPr>
        <w:t>forgiveness</w:t>
      </w:r>
      <w:r w:rsidRPr="00F25688">
        <w:rPr>
          <w:rFonts w:asciiTheme="minorHAnsi" w:eastAsiaTheme="minorEastAsia" w:hAnsiTheme="minorHAnsi" w:cstheme="minorBidi"/>
          <w:sz w:val="24"/>
          <w:szCs w:val="24"/>
        </w:rPr>
        <w:t xml:space="preserve"> is </w:t>
      </w:r>
      <w:r w:rsidRPr="00F25688">
        <w:rPr>
          <w:rFonts w:asciiTheme="minorHAnsi" w:eastAsiaTheme="minorEastAsia" w:hAnsiTheme="minorHAnsi" w:cstheme="minorBidi"/>
          <w:bCs/>
          <w:i/>
          <w:iCs/>
          <w:sz w:val="24"/>
          <w:szCs w:val="24"/>
        </w:rPr>
        <w:t>not</w:t>
      </w:r>
      <w:r w:rsidRPr="00F25688">
        <w:rPr>
          <w:rFonts w:asciiTheme="minorHAnsi" w:eastAsiaTheme="minorEastAsia" w:hAnsiTheme="minorHAnsi" w:cstheme="minorBidi"/>
          <w:sz w:val="24"/>
          <w:szCs w:val="24"/>
        </w:rPr>
        <w:t>: 1. approval</w:t>
      </w:r>
      <w:r w:rsidRPr="5897EC05">
        <w:rPr>
          <w:rFonts w:asciiTheme="minorHAnsi" w:eastAsiaTheme="minorEastAsia" w:hAnsiTheme="minorHAnsi" w:cstheme="minorBidi"/>
          <w:sz w:val="24"/>
          <w:szCs w:val="24"/>
        </w:rPr>
        <w:t xml:space="preserve"> of the offense, 2. excusing the offense, 3. justifying the offense, 4. reconciling with the offender, 5. forgetting the offense, 6. pretending we’re not hurt! What is forgiveness? Dr. Chuck Hannaford defines it, “</w:t>
      </w:r>
      <w:r w:rsidRPr="5897EC05">
        <w:rPr>
          <w:rFonts w:asciiTheme="minorHAnsi" w:eastAsiaTheme="minorEastAsia" w:hAnsiTheme="minorHAnsi" w:cstheme="minorBidi"/>
          <w:i/>
          <w:iCs/>
          <w:sz w:val="24"/>
          <w:szCs w:val="24"/>
        </w:rPr>
        <w:t>Forgiveness is an act of my will making use of God’s grace in order to cancel a debt owed me…forgiveness is a choice.”</w:t>
      </w:r>
    </w:p>
    <w:p w14:paraId="56681864" w14:textId="04D9E569" w:rsidR="005B522C" w:rsidRDefault="00A41695" w:rsidP="00AD7C16">
      <w:pP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 xml:space="preserve">DIGGING DEEPER: </w:t>
      </w:r>
      <w:r w:rsidR="005D3E29">
        <w:rPr>
          <w:rFonts w:asciiTheme="minorHAnsi" w:eastAsiaTheme="minorEastAsia" w:hAnsiTheme="minorHAnsi" w:cstheme="minorBidi"/>
          <w:b/>
          <w:bCs/>
          <w:sz w:val="28"/>
          <w:szCs w:val="28"/>
        </w:rPr>
        <w:t xml:space="preserve">Read the following passages and make note of the insights and </w:t>
      </w:r>
      <w:r w:rsidR="00806273">
        <w:rPr>
          <w:rFonts w:asciiTheme="minorHAnsi" w:eastAsiaTheme="minorEastAsia" w:hAnsiTheme="minorHAnsi" w:cstheme="minorBidi"/>
          <w:b/>
          <w:bCs/>
          <w:sz w:val="28"/>
          <w:szCs w:val="28"/>
        </w:rPr>
        <w:t>personal applications.</w:t>
      </w:r>
      <w:r w:rsidR="005D3E29">
        <w:rPr>
          <w:rFonts w:asciiTheme="minorHAnsi" w:eastAsiaTheme="minorEastAsia" w:hAnsiTheme="minorHAnsi" w:cstheme="minorBidi"/>
          <w:b/>
          <w:bCs/>
          <w:sz w:val="28"/>
          <w:szCs w:val="28"/>
        </w:rPr>
        <w:t xml:space="preserve"> </w:t>
      </w:r>
    </w:p>
    <w:p w14:paraId="57DBA0B4" w14:textId="4C4A388B" w:rsidR="00AD7C16" w:rsidRPr="005B522C" w:rsidRDefault="5897EC05" w:rsidP="00244EAB">
      <w:pPr>
        <w:pStyle w:val="ListParagraph"/>
        <w:numPr>
          <w:ilvl w:val="0"/>
          <w:numId w:val="33"/>
        </w:numPr>
        <w:rPr>
          <w:rFonts w:eastAsia="Times New Roman" w:cstheme="minorHAnsi"/>
          <w:sz w:val="24"/>
          <w:szCs w:val="24"/>
        </w:rPr>
      </w:pPr>
      <w:r w:rsidRPr="005B522C">
        <w:rPr>
          <w:rFonts w:asciiTheme="minorHAnsi" w:eastAsiaTheme="minorEastAsia" w:hAnsiTheme="minorHAnsi" w:cstheme="minorBidi"/>
          <w:sz w:val="24"/>
          <w:szCs w:val="24"/>
        </w:rPr>
        <w:t>Acts 20:20; 2 Corinthians 2:11, 10:3-6, 11:3-16; 1 John 3:7-13, 4:</w:t>
      </w:r>
      <w:r w:rsidR="006D77B1" w:rsidRPr="005B522C">
        <w:rPr>
          <w:rFonts w:asciiTheme="minorHAnsi" w:eastAsiaTheme="minorEastAsia" w:hAnsiTheme="minorHAnsi" w:cstheme="minorBidi"/>
          <w:sz w:val="24"/>
          <w:szCs w:val="24"/>
        </w:rPr>
        <w:t>14; John</w:t>
      </w:r>
      <w:r w:rsidRPr="005B522C">
        <w:rPr>
          <w:rFonts w:asciiTheme="minorHAnsi" w:eastAsiaTheme="minorEastAsia" w:hAnsiTheme="minorHAnsi" w:cstheme="minorBidi"/>
          <w:sz w:val="24"/>
          <w:szCs w:val="24"/>
        </w:rPr>
        <w:t xml:space="preserve"> 8:44-45; Galatians 4:29; Matthew 7:16-22, 13:36-43 </w:t>
      </w:r>
    </w:p>
    <w:p w14:paraId="1A69F3F0" w14:textId="3E787ED2" w:rsidR="005B522C" w:rsidRDefault="00A41695" w:rsidP="00AD7C16">
      <w:pP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 xml:space="preserve">DIGGING DEEPER: </w:t>
      </w:r>
      <w:r w:rsidR="005D3E29">
        <w:rPr>
          <w:rFonts w:asciiTheme="minorHAnsi" w:eastAsiaTheme="minorEastAsia" w:hAnsiTheme="minorHAnsi" w:cstheme="minorBidi"/>
          <w:b/>
          <w:bCs/>
          <w:sz w:val="28"/>
          <w:szCs w:val="28"/>
        </w:rPr>
        <w:t xml:space="preserve">Read the following passages and make note of the insights and </w:t>
      </w:r>
      <w:r w:rsidR="00806273">
        <w:rPr>
          <w:rFonts w:asciiTheme="minorHAnsi" w:eastAsiaTheme="minorEastAsia" w:hAnsiTheme="minorHAnsi" w:cstheme="minorBidi"/>
          <w:b/>
          <w:bCs/>
          <w:sz w:val="28"/>
          <w:szCs w:val="28"/>
        </w:rPr>
        <w:t>personal applications.</w:t>
      </w:r>
    </w:p>
    <w:p w14:paraId="65444F83" w14:textId="498DAB52" w:rsidR="00AD7C16" w:rsidRPr="005B522C" w:rsidRDefault="00AD7C16" w:rsidP="00244EAB">
      <w:pPr>
        <w:pStyle w:val="ListParagraph"/>
        <w:numPr>
          <w:ilvl w:val="0"/>
          <w:numId w:val="33"/>
        </w:numPr>
        <w:rPr>
          <w:rFonts w:eastAsia="Times New Roman" w:cstheme="minorHAnsi"/>
          <w:sz w:val="24"/>
          <w:szCs w:val="24"/>
        </w:rPr>
      </w:pPr>
      <w:r w:rsidRPr="005B522C">
        <w:rPr>
          <w:rFonts w:asciiTheme="minorHAnsi" w:eastAsiaTheme="minorEastAsia" w:hAnsiTheme="minorHAnsi" w:cstheme="minorBidi"/>
          <w:sz w:val="24"/>
          <w:szCs w:val="24"/>
        </w:rPr>
        <w:t>Acts 17:11; 2 Peter 3:14-18; 2 Corinthians 4:2-6; Deuteronomy 4:2-6; Prov. 30:5-6; Revelations 22:18-20</w:t>
      </w:r>
      <w:hyperlink r:id="rId143" w:anchor="en-NIV-28838" w:tooltip="Go to 2 Corinthians 2:13" w:history="1">
        <w:r w:rsidRPr="005B522C">
          <w:rPr>
            <w:rStyle w:val="Hyperlink"/>
            <w:b/>
            <w:bCs/>
            <w:vanish/>
            <w:sz w:val="28"/>
            <w:szCs w:val="28"/>
          </w:rPr>
          <w:t>2 Corinthians 2:13</w:t>
        </w:r>
      </w:hyperlink>
      <w:r w:rsidRPr="005B522C">
        <w:rPr>
          <w:b/>
          <w:bCs/>
          <w:vanish/>
          <w:sz w:val="28"/>
          <w:szCs w:val="28"/>
        </w:rPr>
        <w:t xml:space="preserve"> : </w:t>
      </w:r>
      <w:hyperlink r:id="rId144" w:history="1">
        <w:r w:rsidRPr="005B522C">
          <w:rPr>
            <w:rStyle w:val="Hyperlink"/>
            <w:b/>
            <w:bCs/>
            <w:vanish/>
            <w:sz w:val="28"/>
            <w:szCs w:val="28"/>
          </w:rPr>
          <w:t>2Co 7:6, 13; 8:6, 16, 23; 12:18; Gal 2:1, 3; Tit 1:4</w:t>
        </w:r>
      </w:hyperlink>
      <w:hyperlink r:id="rId145" w:anchor="en-NIV-28838" w:tooltip="Go to 2 Corinthians 2:13" w:history="1">
        <w:r w:rsidRPr="005B522C">
          <w:rPr>
            <w:rStyle w:val="Hyperlink"/>
            <w:b/>
            <w:bCs/>
            <w:vanish/>
            <w:sz w:val="28"/>
            <w:szCs w:val="28"/>
          </w:rPr>
          <w:t>2 Corinthians 2:13</w:t>
        </w:r>
      </w:hyperlink>
      <w:r w:rsidRPr="005B522C">
        <w:rPr>
          <w:b/>
          <w:bCs/>
          <w:vanish/>
          <w:sz w:val="28"/>
          <w:szCs w:val="28"/>
        </w:rPr>
        <w:t xml:space="preserve"> : </w:t>
      </w:r>
      <w:hyperlink r:id="rId146" w:history="1">
        <w:r w:rsidRPr="005B522C">
          <w:rPr>
            <w:rStyle w:val="Hyperlink"/>
            <w:b/>
            <w:bCs/>
            <w:vanish/>
            <w:sz w:val="28"/>
            <w:szCs w:val="28"/>
          </w:rPr>
          <w:t>S Ac 16:9</w:t>
        </w:r>
      </w:hyperlink>
      <w:hyperlink r:id="rId147" w:anchor="en-NIV-28839" w:tooltip="Go to 2 Corinthians 2:14" w:history="1">
        <w:r w:rsidRPr="005B522C">
          <w:rPr>
            <w:rStyle w:val="Hyperlink"/>
            <w:b/>
            <w:bCs/>
            <w:vanish/>
            <w:sz w:val="28"/>
            <w:szCs w:val="28"/>
          </w:rPr>
          <w:t>2 Corinthians 2:14</w:t>
        </w:r>
      </w:hyperlink>
      <w:r w:rsidRPr="005B522C">
        <w:rPr>
          <w:b/>
          <w:bCs/>
          <w:vanish/>
          <w:sz w:val="28"/>
          <w:szCs w:val="28"/>
        </w:rPr>
        <w:t xml:space="preserve"> : </w:t>
      </w:r>
      <w:hyperlink r:id="rId148" w:history="1">
        <w:r w:rsidRPr="005B522C">
          <w:rPr>
            <w:rStyle w:val="Hyperlink"/>
            <w:b/>
            <w:bCs/>
            <w:vanish/>
            <w:sz w:val="28"/>
            <w:szCs w:val="28"/>
          </w:rPr>
          <w:t>Ro 6:17; 7:25; 1Co 15:57; 2Co 9:15</w:t>
        </w:r>
      </w:hyperlink>
      <w:hyperlink r:id="rId149" w:anchor="en-NIV-28839" w:tooltip="Go to 2 Corinthians 2:14" w:history="1">
        <w:r w:rsidRPr="005B522C">
          <w:rPr>
            <w:rStyle w:val="Hyperlink"/>
            <w:b/>
            <w:bCs/>
            <w:vanish/>
            <w:sz w:val="28"/>
            <w:szCs w:val="28"/>
          </w:rPr>
          <w:t>2 Corinthians 2:14</w:t>
        </w:r>
      </w:hyperlink>
      <w:r w:rsidRPr="005B522C">
        <w:rPr>
          <w:b/>
          <w:bCs/>
          <w:vanish/>
          <w:sz w:val="28"/>
          <w:szCs w:val="28"/>
        </w:rPr>
        <w:t xml:space="preserve"> : Eze 20:41; Eph 5:2; Php 4:18</w:t>
      </w:r>
      <w:hyperlink r:id="rId150" w:anchor="en-NIV-28839" w:tooltip="Go to 2 Corinthians 2:14" w:history="1">
        <w:r w:rsidRPr="005B522C">
          <w:rPr>
            <w:rStyle w:val="Hyperlink"/>
            <w:b/>
            <w:bCs/>
            <w:vanish/>
            <w:sz w:val="28"/>
            <w:szCs w:val="28"/>
          </w:rPr>
          <w:t>2 Corinthians 2:14</w:t>
        </w:r>
      </w:hyperlink>
      <w:r w:rsidRPr="005B522C">
        <w:rPr>
          <w:b/>
          <w:bCs/>
          <w:vanish/>
          <w:sz w:val="28"/>
          <w:szCs w:val="28"/>
        </w:rPr>
        <w:t xml:space="preserve"> : </w:t>
      </w:r>
      <w:hyperlink r:id="rId151" w:history="1">
        <w:r w:rsidRPr="005B522C">
          <w:rPr>
            <w:rStyle w:val="Hyperlink"/>
            <w:b/>
            <w:bCs/>
            <w:vanish/>
            <w:sz w:val="28"/>
            <w:szCs w:val="28"/>
          </w:rPr>
          <w:t>S 2Co 8:7</w:t>
        </w:r>
      </w:hyperlink>
    </w:p>
    <w:p w14:paraId="08AB51A6" w14:textId="77777777" w:rsidR="00AD7C16" w:rsidRPr="004303DD" w:rsidRDefault="5897EC05" w:rsidP="00AD7C16">
      <w:pPr>
        <w:jc w:val="center"/>
        <w:rPr>
          <w:rFonts w:eastAsia="Times New Roman" w:cstheme="minorHAnsi"/>
          <w:b/>
          <w:sz w:val="28"/>
          <w:szCs w:val="28"/>
        </w:rPr>
      </w:pPr>
      <w:r w:rsidRPr="5897EC05">
        <w:rPr>
          <w:rFonts w:asciiTheme="minorHAnsi" w:eastAsiaTheme="minorEastAsia" w:hAnsiTheme="minorHAnsi" w:cstheme="minorBidi"/>
          <w:b/>
          <w:bCs/>
          <w:sz w:val="28"/>
          <w:szCs w:val="28"/>
        </w:rPr>
        <w:t>Defensive Armor</w:t>
      </w:r>
    </w:p>
    <w:p w14:paraId="2F6806DA" w14:textId="77777777" w:rsidR="00AD7C16" w:rsidRPr="00CD2E60" w:rsidRDefault="5897EC05" w:rsidP="00AD7C16">
      <w:pPr>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Romans 13:11-14 (NIV)</w:t>
      </w:r>
    </w:p>
    <w:p w14:paraId="44DB9FDA" w14:textId="77777777" w:rsidR="00AD7C16" w:rsidRPr="005B522C" w:rsidRDefault="5897EC05" w:rsidP="00AD7C16">
      <w:pPr>
        <w:jc w:val="center"/>
        <w:rPr>
          <w:rStyle w:val="text"/>
          <w:rFonts w:cstheme="minorHAnsi"/>
          <w:b/>
          <w:i/>
          <w:sz w:val="24"/>
          <w:szCs w:val="24"/>
          <w:vertAlign w:val="superscript"/>
        </w:rPr>
      </w:pPr>
      <w:r w:rsidRPr="5897EC05">
        <w:rPr>
          <w:rStyle w:val="text"/>
          <w:b/>
          <w:bCs/>
          <w:i/>
          <w:iCs/>
          <w:sz w:val="24"/>
          <w:szCs w:val="24"/>
        </w:rPr>
        <w:t>And do this, understanding the present time: The hour has already come for you to wake up from your slumber, because our salvation is nearer now than when we first believed.</w:t>
      </w:r>
      <w:r w:rsidRPr="5897EC05">
        <w:rPr>
          <w:b/>
          <w:bCs/>
          <w:i/>
          <w:iCs/>
          <w:sz w:val="24"/>
          <w:szCs w:val="24"/>
        </w:rPr>
        <w:t xml:space="preserve"> </w:t>
      </w:r>
      <w:r w:rsidRPr="5897EC05">
        <w:rPr>
          <w:rStyle w:val="text"/>
          <w:b/>
          <w:bCs/>
          <w:i/>
          <w:iCs/>
          <w:sz w:val="24"/>
          <w:szCs w:val="24"/>
          <w:vertAlign w:val="superscript"/>
        </w:rPr>
        <w:t>12 </w:t>
      </w:r>
      <w:r w:rsidRPr="5897EC05">
        <w:rPr>
          <w:rStyle w:val="text"/>
          <w:b/>
          <w:bCs/>
          <w:i/>
          <w:iCs/>
          <w:sz w:val="24"/>
          <w:szCs w:val="24"/>
        </w:rPr>
        <w:t xml:space="preserve">The night is nearly over; the day is almost here. So let </w:t>
      </w:r>
      <w:r w:rsidRPr="005B522C">
        <w:rPr>
          <w:rStyle w:val="text"/>
          <w:b/>
          <w:bCs/>
          <w:i/>
          <w:iCs/>
          <w:sz w:val="24"/>
          <w:szCs w:val="24"/>
        </w:rPr>
        <w:t>us put aside the deeds of darkness and put on the armor of light.</w:t>
      </w:r>
      <w:r w:rsidRPr="005B522C">
        <w:rPr>
          <w:b/>
          <w:bCs/>
          <w:i/>
          <w:iCs/>
          <w:sz w:val="24"/>
          <w:szCs w:val="24"/>
        </w:rPr>
        <w:t xml:space="preserve"> </w:t>
      </w:r>
      <w:r w:rsidRPr="005B522C">
        <w:rPr>
          <w:rStyle w:val="text"/>
          <w:b/>
          <w:bCs/>
          <w:i/>
          <w:iCs/>
          <w:sz w:val="24"/>
          <w:szCs w:val="24"/>
          <w:vertAlign w:val="superscript"/>
        </w:rPr>
        <w:t>13 </w:t>
      </w:r>
      <w:r w:rsidRPr="005B522C">
        <w:rPr>
          <w:rStyle w:val="text"/>
          <w:b/>
          <w:bCs/>
          <w:i/>
          <w:iCs/>
          <w:sz w:val="24"/>
          <w:szCs w:val="24"/>
        </w:rPr>
        <w:t xml:space="preserve">Let us behave decently, as in the daytime, not in carousing and drunkenness, not in sexual immorality and debauchery, not in dissension and jealousy rather, </w:t>
      </w:r>
      <w:r w:rsidRPr="005B522C">
        <w:rPr>
          <w:rStyle w:val="text"/>
          <w:rFonts w:asciiTheme="minorHAnsi" w:eastAsiaTheme="minorEastAsia" w:hAnsiTheme="minorHAnsi" w:cstheme="minorBidi"/>
          <w:b/>
          <w:bCs/>
          <w:i/>
          <w:iCs/>
          <w:sz w:val="24"/>
          <w:szCs w:val="24"/>
        </w:rPr>
        <w:t>clothe yourselves with the Lord Jesus Christ, and do not think about how to gratify the desires of the flesh</w:t>
      </w:r>
      <w:r w:rsidRPr="005B522C">
        <w:rPr>
          <w:rStyle w:val="text"/>
          <w:rFonts w:asciiTheme="minorHAnsi" w:eastAsiaTheme="minorEastAsia" w:hAnsiTheme="minorHAnsi" w:cstheme="minorBidi"/>
          <w:b/>
          <w:bCs/>
          <w:i/>
          <w:iCs/>
          <w:sz w:val="24"/>
          <w:szCs w:val="24"/>
          <w:vertAlign w:val="superscript"/>
        </w:rPr>
        <w:t>]</w:t>
      </w:r>
    </w:p>
    <w:p w14:paraId="3890530D" w14:textId="4B4B3270" w:rsidR="00AD7C16" w:rsidRPr="000F6C3D" w:rsidRDefault="5897EC05" w:rsidP="00AD7C16">
      <w:pPr>
        <w:jc w:val="center"/>
        <w:rPr>
          <w:rStyle w:val="text"/>
          <w:rFonts w:asciiTheme="minorHAnsi" w:hAnsiTheme="minorHAnsi" w:cstheme="minorHAnsi"/>
          <w:b/>
          <w:i/>
          <w:sz w:val="24"/>
          <w:szCs w:val="24"/>
        </w:rPr>
      </w:pPr>
      <w:r w:rsidRPr="000F6C3D">
        <w:rPr>
          <w:rStyle w:val="text"/>
          <w:rFonts w:asciiTheme="minorHAnsi" w:eastAsiaTheme="minorEastAsia" w:hAnsiTheme="minorHAnsi" w:cstheme="minorBidi"/>
          <w:b/>
          <w:bCs/>
          <w:i/>
          <w:iCs/>
          <w:sz w:val="24"/>
          <w:szCs w:val="24"/>
        </w:rPr>
        <w:t>Ephesians 6:13-</w:t>
      </w:r>
      <w:r w:rsidR="005B522C" w:rsidRPr="000F6C3D">
        <w:rPr>
          <w:rStyle w:val="text"/>
          <w:rFonts w:asciiTheme="minorHAnsi" w:eastAsiaTheme="minorEastAsia" w:hAnsiTheme="minorHAnsi" w:cstheme="minorBidi"/>
          <w:b/>
          <w:bCs/>
          <w:i/>
          <w:iCs/>
          <w:sz w:val="24"/>
          <w:szCs w:val="24"/>
        </w:rPr>
        <w:t>17a</w:t>
      </w:r>
      <w:r w:rsidRPr="000F6C3D">
        <w:rPr>
          <w:rStyle w:val="text"/>
          <w:rFonts w:asciiTheme="minorHAnsi" w:eastAsiaTheme="minorEastAsia" w:hAnsiTheme="minorHAnsi" w:cstheme="minorBidi"/>
          <w:b/>
          <w:bCs/>
          <w:i/>
          <w:iCs/>
          <w:sz w:val="24"/>
          <w:szCs w:val="24"/>
        </w:rPr>
        <w:t xml:space="preserve"> (NASB)</w:t>
      </w:r>
    </w:p>
    <w:p w14:paraId="13CEDFEF" w14:textId="724E9574" w:rsidR="00AD7C16" w:rsidRPr="000F6C3D" w:rsidRDefault="00AD7C16" w:rsidP="00AD7C16">
      <w:pPr>
        <w:jc w:val="center"/>
        <w:rPr>
          <w:rFonts w:asciiTheme="minorHAnsi" w:eastAsia="Times New Roman" w:hAnsiTheme="minorHAnsi" w:cstheme="minorHAnsi"/>
          <w:b/>
          <w:sz w:val="24"/>
          <w:szCs w:val="24"/>
        </w:rPr>
      </w:pPr>
      <w:r w:rsidRPr="000F6C3D">
        <w:rPr>
          <w:rFonts w:asciiTheme="minorHAnsi" w:eastAsiaTheme="minorEastAsia" w:hAnsiTheme="minorHAnsi" w:cstheme="minorBidi"/>
          <w:b/>
          <w:bCs/>
          <w:i/>
          <w:iCs/>
          <w:sz w:val="24"/>
          <w:szCs w:val="24"/>
        </w:rPr>
        <w:t>Therefore, take up the full armor of God, so that you will be able to resist in the evil day, and having done everything, to stand firm.</w:t>
      </w:r>
      <w:r w:rsidRPr="000F6C3D">
        <w:rPr>
          <w:rFonts w:asciiTheme="minorHAnsi" w:eastAsiaTheme="minorEastAsia" w:hAnsiTheme="minorHAnsi" w:cstheme="minorBidi"/>
          <w:b/>
          <w:bCs/>
          <w:i/>
          <w:iCs/>
          <w:sz w:val="24"/>
          <w:szCs w:val="24"/>
          <w:vertAlign w:val="superscript"/>
        </w:rPr>
        <w:t xml:space="preserve">  </w:t>
      </w:r>
      <w:r w:rsidRPr="000F6C3D">
        <w:rPr>
          <w:rFonts w:asciiTheme="minorHAnsi" w:eastAsiaTheme="minorEastAsia" w:hAnsiTheme="minorHAnsi" w:cstheme="minorBidi"/>
          <w:b/>
          <w:bCs/>
          <w:i/>
          <w:iCs/>
          <w:sz w:val="24"/>
          <w:szCs w:val="24"/>
        </w:rPr>
        <w:t xml:space="preserve">Stand firm therefore, </w:t>
      </w:r>
      <w:r w:rsidRPr="000F6C3D">
        <w:rPr>
          <w:rFonts w:asciiTheme="minorHAnsi" w:eastAsiaTheme="minorEastAsia" w:hAnsiTheme="minorHAnsi" w:cstheme="minorBidi"/>
          <w:b/>
          <w:bCs/>
          <w:i/>
          <w:iCs/>
          <w:smallCaps/>
          <w:sz w:val="24"/>
          <w:szCs w:val="24"/>
        </w:rPr>
        <w:t>having girded your loins with truth</w:t>
      </w:r>
      <w:r w:rsidRPr="000F6C3D">
        <w:rPr>
          <w:rFonts w:asciiTheme="minorHAnsi" w:eastAsiaTheme="minorEastAsia" w:hAnsiTheme="minorHAnsi" w:cstheme="minorBidi"/>
          <w:b/>
          <w:bCs/>
          <w:i/>
          <w:iCs/>
          <w:sz w:val="24"/>
          <w:szCs w:val="24"/>
        </w:rPr>
        <w:t xml:space="preserve">, and </w:t>
      </w:r>
      <w:r w:rsidRPr="000F6C3D">
        <w:rPr>
          <w:rFonts w:asciiTheme="minorHAnsi" w:eastAsiaTheme="minorEastAsia" w:hAnsiTheme="minorHAnsi" w:cstheme="minorBidi"/>
          <w:b/>
          <w:bCs/>
          <w:i/>
          <w:iCs/>
          <w:smallCaps/>
          <w:sz w:val="24"/>
          <w:szCs w:val="24"/>
        </w:rPr>
        <w:t>having</w:t>
      </w:r>
      <w:r w:rsidRPr="000F6C3D">
        <w:rPr>
          <w:rFonts w:asciiTheme="minorHAnsi" w:eastAsiaTheme="minorEastAsia" w:hAnsiTheme="minorHAnsi" w:cstheme="minorBidi"/>
          <w:b/>
          <w:bCs/>
          <w:i/>
          <w:iCs/>
          <w:sz w:val="24"/>
          <w:szCs w:val="24"/>
        </w:rPr>
        <w:t xml:space="preserve"> </w:t>
      </w:r>
      <w:r w:rsidRPr="000F6C3D">
        <w:rPr>
          <w:rFonts w:asciiTheme="minorHAnsi" w:eastAsiaTheme="minorEastAsia" w:hAnsiTheme="minorHAnsi" w:cstheme="minorBidi"/>
          <w:b/>
          <w:bCs/>
          <w:i/>
          <w:iCs/>
          <w:smallCaps/>
          <w:sz w:val="24"/>
          <w:szCs w:val="24"/>
        </w:rPr>
        <w:t>put on the breastplate of righteousness</w:t>
      </w:r>
      <w:r w:rsidRPr="000F6C3D">
        <w:rPr>
          <w:rFonts w:asciiTheme="minorHAnsi" w:eastAsiaTheme="minorEastAsia" w:hAnsiTheme="minorHAnsi" w:cstheme="minorBidi"/>
          <w:b/>
          <w:bCs/>
          <w:i/>
          <w:iCs/>
          <w:sz w:val="24"/>
          <w:szCs w:val="24"/>
          <w:vertAlign w:val="superscript"/>
        </w:rPr>
        <w:t> </w:t>
      </w:r>
      <w:r w:rsidRPr="000F6C3D">
        <w:rPr>
          <w:rFonts w:asciiTheme="minorHAnsi" w:eastAsiaTheme="minorEastAsia" w:hAnsiTheme="minorHAnsi" w:cstheme="minorBidi"/>
          <w:b/>
          <w:bCs/>
          <w:i/>
          <w:iCs/>
          <w:sz w:val="24"/>
          <w:szCs w:val="24"/>
        </w:rPr>
        <w:t xml:space="preserve">and having shod </w:t>
      </w:r>
      <w:r w:rsidRPr="000F6C3D">
        <w:rPr>
          <w:rFonts w:asciiTheme="minorHAnsi" w:eastAsiaTheme="minorEastAsia" w:hAnsiTheme="minorHAnsi" w:cstheme="minorBidi"/>
          <w:b/>
          <w:bCs/>
          <w:i/>
          <w:iCs/>
          <w:smallCaps/>
          <w:sz w:val="24"/>
          <w:szCs w:val="24"/>
        </w:rPr>
        <w:t>your feet with the preparation of the gospel of peace</w:t>
      </w:r>
      <w:r w:rsidRPr="000F6C3D">
        <w:rPr>
          <w:rFonts w:asciiTheme="minorHAnsi" w:eastAsiaTheme="minorEastAsia" w:hAnsiTheme="minorHAnsi" w:cstheme="minorBidi"/>
          <w:b/>
          <w:bCs/>
          <w:i/>
          <w:iCs/>
          <w:sz w:val="24"/>
          <w:szCs w:val="24"/>
        </w:rPr>
        <w:t xml:space="preserve">. </w:t>
      </w:r>
      <w:r w:rsidRPr="000F6C3D">
        <w:rPr>
          <w:rFonts w:asciiTheme="minorHAnsi" w:eastAsiaTheme="minorEastAsia" w:hAnsiTheme="minorHAnsi" w:cstheme="minorBidi"/>
          <w:b/>
          <w:bCs/>
          <w:i/>
          <w:iCs/>
          <w:sz w:val="24"/>
          <w:szCs w:val="24"/>
          <w:vertAlign w:val="superscript"/>
        </w:rPr>
        <w:t> </w:t>
      </w:r>
      <w:r w:rsidRPr="000F6C3D">
        <w:rPr>
          <w:rFonts w:asciiTheme="minorHAnsi" w:eastAsiaTheme="minorEastAsia" w:hAnsiTheme="minorHAnsi" w:cstheme="minorBidi"/>
          <w:b/>
          <w:bCs/>
          <w:i/>
          <w:iCs/>
          <w:sz w:val="24"/>
          <w:szCs w:val="24"/>
        </w:rPr>
        <w:t>in addition to all, taking up the shield of faith with which you will be able to extinguish all the flaming arrows of the evil one.</w:t>
      </w:r>
      <w:r w:rsidRPr="000F6C3D">
        <w:rPr>
          <w:rFonts w:asciiTheme="minorHAnsi" w:eastAsiaTheme="minorEastAsia" w:hAnsiTheme="minorHAnsi" w:cstheme="minorBidi"/>
          <w:b/>
          <w:bCs/>
          <w:i/>
          <w:iCs/>
          <w:sz w:val="24"/>
          <w:szCs w:val="24"/>
          <w:vertAlign w:val="superscript"/>
        </w:rPr>
        <w:t xml:space="preserve">  </w:t>
      </w:r>
      <w:r w:rsidRPr="000F6C3D">
        <w:rPr>
          <w:rFonts w:asciiTheme="minorHAnsi" w:eastAsiaTheme="minorEastAsia" w:hAnsiTheme="minorHAnsi" w:cstheme="minorBidi"/>
          <w:b/>
          <w:bCs/>
          <w:i/>
          <w:iCs/>
          <w:sz w:val="24"/>
          <w:szCs w:val="24"/>
        </w:rPr>
        <w:t xml:space="preserve">And take </w:t>
      </w:r>
      <w:r w:rsidRPr="000F6C3D">
        <w:rPr>
          <w:rFonts w:asciiTheme="minorHAnsi" w:eastAsiaTheme="minorEastAsia" w:hAnsiTheme="minorHAnsi" w:cstheme="minorBidi"/>
          <w:b/>
          <w:bCs/>
          <w:i/>
          <w:iCs/>
          <w:smallCaps/>
          <w:sz w:val="24"/>
          <w:szCs w:val="24"/>
        </w:rPr>
        <w:t>the helmet of salvation</w:t>
      </w:r>
      <w:r w:rsidRPr="000F6C3D">
        <w:rPr>
          <w:rFonts w:asciiTheme="minorHAnsi" w:eastAsiaTheme="minorEastAsia" w:hAnsiTheme="minorHAnsi" w:cstheme="minorBidi"/>
          <w:b/>
          <w:bCs/>
          <w:i/>
          <w:iCs/>
          <w:sz w:val="24"/>
          <w:szCs w:val="24"/>
        </w:rPr>
        <w:t>.</w:t>
      </w:r>
    </w:p>
    <w:p w14:paraId="02718EDF" w14:textId="3DEF1E7F" w:rsidR="00AD7C16" w:rsidRPr="00DB4E35" w:rsidRDefault="5897EC05" w:rsidP="00BD269D">
      <w:pPr>
        <w:pStyle w:val="ListParagraph"/>
        <w:numPr>
          <w:ilvl w:val="0"/>
          <w:numId w:val="70"/>
        </w:numPr>
        <w:jc w:val="both"/>
      </w:pPr>
      <w:r w:rsidRPr="5897EC05">
        <w:rPr>
          <w:rFonts w:asciiTheme="minorHAnsi" w:eastAsiaTheme="minorEastAsia" w:hAnsiTheme="minorHAnsi" w:cstheme="minorBidi"/>
          <w:b/>
          <w:bCs/>
          <w:sz w:val="24"/>
          <w:szCs w:val="24"/>
        </w:rPr>
        <w:t xml:space="preserve">Verse 14 </w:t>
      </w:r>
      <w:r w:rsidRPr="5897EC05">
        <w:rPr>
          <w:rFonts w:asciiTheme="minorHAnsi" w:eastAsiaTheme="minorEastAsia" w:hAnsiTheme="minorHAnsi" w:cstheme="minorBidi"/>
          <w:b/>
          <w:bCs/>
          <w:sz w:val="24"/>
          <w:szCs w:val="24"/>
          <w:u w:val="single"/>
        </w:rPr>
        <w:t>Truth like a belt</w:t>
      </w:r>
      <w:r w:rsidRPr="5897EC05">
        <w:rPr>
          <w:rFonts w:asciiTheme="minorHAnsi" w:eastAsiaTheme="minorEastAsia" w:hAnsiTheme="minorHAnsi" w:cstheme="minorBidi"/>
          <w:b/>
          <w:bCs/>
          <w:sz w:val="24"/>
          <w:szCs w:val="24"/>
        </w:rPr>
        <w:t>!</w:t>
      </w:r>
      <w:r w:rsidRPr="5897EC05">
        <w:rPr>
          <w:rFonts w:asciiTheme="minorHAnsi" w:eastAsiaTheme="minorEastAsia" w:hAnsiTheme="minorHAnsi" w:cstheme="minorBidi"/>
          <w:sz w:val="24"/>
          <w:szCs w:val="24"/>
        </w:rPr>
        <w:t xml:space="preserve"> The breastplate of Righteousness helps us do what is right when the enemy comes against us. This is imparted righteousness. </w:t>
      </w:r>
    </w:p>
    <w:p w14:paraId="1971B3BF" w14:textId="77777777" w:rsidR="00DB4E35" w:rsidRPr="0077183E" w:rsidRDefault="00DB4E35" w:rsidP="00DB4E35">
      <w:pPr>
        <w:pStyle w:val="ListParagraph"/>
        <w:ind w:left="360"/>
        <w:jc w:val="both"/>
      </w:pPr>
    </w:p>
    <w:p w14:paraId="2FB1F677" w14:textId="59181D0A" w:rsidR="005B522C" w:rsidRDefault="00A41695" w:rsidP="00AD7C16">
      <w:pPr>
        <w:pStyle w:val="ListParagraph"/>
        <w:ind w:left="0"/>
        <w:jc w:val="both"/>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 xml:space="preserve">DIGGING DEEPER: </w:t>
      </w:r>
      <w:r w:rsidR="005D3E29">
        <w:rPr>
          <w:rFonts w:asciiTheme="minorHAnsi" w:eastAsiaTheme="minorEastAsia" w:hAnsiTheme="minorHAnsi" w:cstheme="minorBidi"/>
          <w:b/>
          <w:bCs/>
          <w:sz w:val="28"/>
          <w:szCs w:val="28"/>
        </w:rPr>
        <w:t xml:space="preserve">Read the following passages and make note of the insights and </w:t>
      </w:r>
      <w:r w:rsidR="00806273">
        <w:rPr>
          <w:rFonts w:asciiTheme="minorHAnsi" w:eastAsiaTheme="minorEastAsia" w:hAnsiTheme="minorHAnsi" w:cstheme="minorBidi"/>
          <w:b/>
          <w:bCs/>
          <w:sz w:val="28"/>
          <w:szCs w:val="28"/>
        </w:rPr>
        <w:t>personal applications.</w:t>
      </w:r>
      <w:r w:rsidR="005D3E29">
        <w:rPr>
          <w:rFonts w:asciiTheme="minorHAnsi" w:eastAsiaTheme="minorEastAsia" w:hAnsiTheme="minorHAnsi" w:cstheme="minorBidi"/>
          <w:b/>
          <w:bCs/>
          <w:sz w:val="28"/>
          <w:szCs w:val="28"/>
        </w:rPr>
        <w:t xml:space="preserve"> </w:t>
      </w:r>
    </w:p>
    <w:p w14:paraId="5982B995" w14:textId="2E91F007" w:rsidR="00AD7C16" w:rsidRDefault="5897EC05" w:rsidP="00244EAB">
      <w:pPr>
        <w:pStyle w:val="ListParagraph"/>
        <w:numPr>
          <w:ilvl w:val="0"/>
          <w:numId w:val="33"/>
        </w:numPr>
        <w:jc w:val="both"/>
        <w:rPr>
          <w:rFonts w:eastAsia="Times New Roman" w:cstheme="minorHAnsi"/>
          <w:sz w:val="24"/>
          <w:szCs w:val="24"/>
        </w:rPr>
      </w:pPr>
      <w:r w:rsidRPr="5897EC05">
        <w:rPr>
          <w:rFonts w:asciiTheme="minorHAnsi" w:eastAsiaTheme="minorEastAsia" w:hAnsiTheme="minorHAnsi" w:cstheme="minorBidi"/>
          <w:sz w:val="24"/>
          <w:szCs w:val="24"/>
        </w:rPr>
        <w:t xml:space="preserve">John 14:6; 17:17; Revelation 19:7-9) </w:t>
      </w:r>
    </w:p>
    <w:p w14:paraId="0716684B" w14:textId="77777777" w:rsidR="00AD7C16" w:rsidRPr="00AD0F75" w:rsidRDefault="00AD7C16" w:rsidP="00AD7C16">
      <w:pPr>
        <w:pStyle w:val="ListParagraph"/>
        <w:ind w:left="0"/>
        <w:jc w:val="both"/>
      </w:pPr>
    </w:p>
    <w:p w14:paraId="01ABC397" w14:textId="65BF87E5" w:rsidR="00AD7C16" w:rsidRPr="0077183E" w:rsidRDefault="5897EC05" w:rsidP="00BD269D">
      <w:pPr>
        <w:pStyle w:val="ListParagraph"/>
        <w:numPr>
          <w:ilvl w:val="0"/>
          <w:numId w:val="70"/>
        </w:numPr>
        <w:jc w:val="both"/>
        <w:rPr>
          <w:rFonts w:asciiTheme="minorHAnsi" w:eastAsiaTheme="minorEastAsia" w:hAnsiTheme="minorHAnsi" w:cstheme="minorBidi"/>
          <w:sz w:val="24"/>
          <w:szCs w:val="24"/>
        </w:rPr>
      </w:pPr>
      <w:r w:rsidRPr="5897EC05">
        <w:rPr>
          <w:rFonts w:asciiTheme="minorHAnsi" w:eastAsiaTheme="minorEastAsia" w:hAnsiTheme="minorHAnsi" w:cstheme="minorBidi"/>
          <w:b/>
          <w:bCs/>
          <w:sz w:val="24"/>
          <w:szCs w:val="24"/>
        </w:rPr>
        <w:t xml:space="preserve">Verse 15 Feet ready with the </w:t>
      </w:r>
      <w:r w:rsidRPr="5897EC05">
        <w:rPr>
          <w:rFonts w:asciiTheme="minorHAnsi" w:eastAsiaTheme="minorEastAsia" w:hAnsiTheme="minorHAnsi" w:cstheme="minorBidi"/>
          <w:b/>
          <w:bCs/>
          <w:sz w:val="24"/>
          <w:szCs w:val="24"/>
          <w:u w:val="single"/>
        </w:rPr>
        <w:t>Gospel of Peace</w:t>
      </w:r>
      <w:r w:rsidRPr="5897EC05">
        <w:rPr>
          <w:rFonts w:asciiTheme="minorHAnsi" w:eastAsiaTheme="minorEastAsia" w:hAnsiTheme="minorHAnsi" w:cstheme="minorBidi"/>
          <w:b/>
          <w:bCs/>
          <w:sz w:val="24"/>
          <w:szCs w:val="24"/>
        </w:rPr>
        <w:t xml:space="preserve">.  </w:t>
      </w:r>
      <w:r w:rsidRPr="5897EC05">
        <w:rPr>
          <w:rFonts w:asciiTheme="minorHAnsi" w:eastAsiaTheme="minorEastAsia" w:hAnsiTheme="minorHAnsi" w:cstheme="minorBidi"/>
          <w:sz w:val="24"/>
          <w:szCs w:val="24"/>
        </w:rPr>
        <w:t>We must be at peace with God, reconciled to Him through repentance and faith in Christ Jesus.</w:t>
      </w:r>
      <w:r w:rsidR="000F6C3D">
        <w:rPr>
          <w:rFonts w:asciiTheme="minorHAnsi" w:eastAsiaTheme="minorEastAsia" w:hAnsiTheme="minorHAnsi" w:cstheme="minorBidi"/>
          <w:sz w:val="24"/>
          <w:szCs w:val="24"/>
        </w:rPr>
        <w:t xml:space="preserve"> Then, if </w:t>
      </w:r>
      <w:r w:rsidRPr="5897EC05">
        <w:rPr>
          <w:rFonts w:asciiTheme="minorHAnsi" w:eastAsiaTheme="minorEastAsia" w:hAnsiTheme="minorHAnsi" w:cstheme="minorBidi"/>
          <w:sz w:val="24"/>
          <w:szCs w:val="24"/>
        </w:rPr>
        <w:t>our ways are pleasing to the Lord, our commander, then He will make our enemy be at peace with us.</w:t>
      </w:r>
      <w:r w:rsidRPr="5897EC05">
        <w:rPr>
          <w:rFonts w:asciiTheme="minorHAnsi" w:eastAsiaTheme="minorEastAsia" w:hAnsiTheme="minorHAnsi" w:cstheme="minorBidi"/>
          <w:b/>
          <w:bCs/>
          <w:i/>
          <w:iCs/>
          <w:sz w:val="24"/>
          <w:szCs w:val="24"/>
        </w:rPr>
        <w:t xml:space="preserve"> Do you have beautiful feet? Who prepared you with the gospel?</w:t>
      </w:r>
    </w:p>
    <w:p w14:paraId="71432F69" w14:textId="0461AB3E" w:rsidR="005B522C" w:rsidRDefault="00A41695" w:rsidP="00AD7C16">
      <w:pPr>
        <w:jc w:val="both"/>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DIGGING DEEPER</w:t>
      </w:r>
      <w:r w:rsidR="00902D6B">
        <w:rPr>
          <w:rFonts w:asciiTheme="minorHAnsi" w:eastAsiaTheme="minorEastAsia" w:hAnsiTheme="minorHAnsi" w:cstheme="minorBidi"/>
          <w:b/>
          <w:bCs/>
          <w:sz w:val="28"/>
          <w:szCs w:val="28"/>
        </w:rPr>
        <w:t xml:space="preserve">: </w:t>
      </w:r>
      <w:r w:rsidR="005B522C">
        <w:rPr>
          <w:rFonts w:asciiTheme="minorHAnsi" w:eastAsiaTheme="minorEastAsia" w:hAnsiTheme="minorHAnsi" w:cstheme="minorBidi"/>
          <w:b/>
          <w:bCs/>
          <w:sz w:val="28"/>
          <w:szCs w:val="28"/>
        </w:rPr>
        <w:t xml:space="preserve">Read the following passages and make note of any insights and </w:t>
      </w:r>
      <w:r w:rsidR="00806273">
        <w:rPr>
          <w:rFonts w:asciiTheme="minorHAnsi" w:eastAsiaTheme="minorEastAsia" w:hAnsiTheme="minorHAnsi" w:cstheme="minorBidi"/>
          <w:b/>
          <w:bCs/>
          <w:sz w:val="28"/>
          <w:szCs w:val="28"/>
        </w:rPr>
        <w:t>personal applications.</w:t>
      </w:r>
    </w:p>
    <w:p w14:paraId="357B3021" w14:textId="01716A5F" w:rsidR="00AD7C16" w:rsidRPr="005B522C" w:rsidRDefault="5897EC05" w:rsidP="00244EAB">
      <w:pPr>
        <w:pStyle w:val="ListParagraph"/>
        <w:numPr>
          <w:ilvl w:val="0"/>
          <w:numId w:val="33"/>
        </w:numPr>
        <w:jc w:val="both"/>
        <w:rPr>
          <w:rFonts w:eastAsia="Times New Roman" w:cstheme="minorHAnsi"/>
          <w:sz w:val="24"/>
          <w:szCs w:val="24"/>
        </w:rPr>
      </w:pPr>
      <w:r w:rsidRPr="005B522C">
        <w:rPr>
          <w:rFonts w:asciiTheme="minorHAnsi" w:eastAsiaTheme="minorEastAsia" w:hAnsiTheme="minorHAnsi" w:cstheme="minorBidi"/>
          <w:sz w:val="24"/>
          <w:szCs w:val="24"/>
        </w:rPr>
        <w:t>Romans 1:1-10, 8:5-11, 10:15-18; John 17:9-21; 2Timothy 2: 1-4; Proverbs 16:7;2 Cor. 5:18-20</w:t>
      </w:r>
    </w:p>
    <w:p w14:paraId="51F22547" w14:textId="77777777" w:rsidR="00AD7C16" w:rsidRDefault="5897EC05" w:rsidP="00BD269D">
      <w:pPr>
        <w:pStyle w:val="ListParagraph"/>
        <w:numPr>
          <w:ilvl w:val="0"/>
          <w:numId w:val="70"/>
        </w:numPr>
        <w:jc w:val="both"/>
        <w:rPr>
          <w:rFonts w:asciiTheme="minorHAnsi" w:eastAsiaTheme="minorEastAsia" w:hAnsiTheme="minorHAnsi" w:cstheme="minorBidi"/>
          <w:b/>
          <w:bCs/>
          <w:sz w:val="24"/>
          <w:szCs w:val="24"/>
        </w:rPr>
      </w:pPr>
      <w:r w:rsidRPr="5897EC05">
        <w:rPr>
          <w:rFonts w:asciiTheme="minorHAnsi" w:eastAsiaTheme="minorEastAsia" w:hAnsiTheme="minorHAnsi" w:cstheme="minorBidi"/>
          <w:b/>
          <w:bCs/>
          <w:sz w:val="24"/>
          <w:szCs w:val="24"/>
        </w:rPr>
        <w:t xml:space="preserve">Verse 16 </w:t>
      </w:r>
      <w:r w:rsidRPr="5897EC05">
        <w:rPr>
          <w:rFonts w:asciiTheme="minorHAnsi" w:eastAsiaTheme="minorEastAsia" w:hAnsiTheme="minorHAnsi" w:cstheme="minorBidi"/>
          <w:b/>
          <w:bCs/>
          <w:sz w:val="24"/>
          <w:szCs w:val="24"/>
          <w:u w:val="single"/>
        </w:rPr>
        <w:t>Shield of faith</w:t>
      </w:r>
      <w:r w:rsidRPr="5897EC05">
        <w:rPr>
          <w:rFonts w:asciiTheme="minorHAnsi" w:eastAsiaTheme="minorEastAsia" w:hAnsiTheme="minorHAnsi" w:cstheme="minorBidi"/>
          <w:b/>
          <w:bCs/>
          <w:sz w:val="24"/>
          <w:szCs w:val="24"/>
        </w:rPr>
        <w:t>. Who is teaching you the Word of God?</w:t>
      </w:r>
    </w:p>
    <w:p w14:paraId="19B43F9F" w14:textId="58E0E391" w:rsidR="005B522C" w:rsidRDefault="00A41695" w:rsidP="00AD7C16">
      <w:pPr>
        <w:jc w:val="both"/>
        <w:rPr>
          <w:rFonts w:asciiTheme="minorHAnsi" w:eastAsiaTheme="minorEastAsia" w:hAnsiTheme="minorHAnsi" w:cstheme="minorBidi"/>
          <w:sz w:val="24"/>
          <w:szCs w:val="24"/>
        </w:rPr>
      </w:pPr>
      <w:r>
        <w:rPr>
          <w:rFonts w:asciiTheme="minorHAnsi" w:eastAsiaTheme="minorEastAsia" w:hAnsiTheme="minorHAnsi" w:cstheme="minorBidi"/>
          <w:b/>
          <w:bCs/>
          <w:sz w:val="28"/>
          <w:szCs w:val="28"/>
        </w:rPr>
        <w:t xml:space="preserve">DIGGING DEEPER: </w:t>
      </w:r>
      <w:r w:rsidR="005B522C">
        <w:rPr>
          <w:rFonts w:asciiTheme="minorHAnsi" w:eastAsiaTheme="minorEastAsia" w:hAnsiTheme="minorHAnsi" w:cstheme="minorBidi"/>
          <w:b/>
          <w:bCs/>
          <w:sz w:val="28"/>
          <w:szCs w:val="28"/>
        </w:rPr>
        <w:t xml:space="preserve">Read the following passages and make note of any insights and </w:t>
      </w:r>
      <w:r w:rsidR="00806273">
        <w:rPr>
          <w:rFonts w:asciiTheme="minorHAnsi" w:eastAsiaTheme="minorEastAsia" w:hAnsiTheme="minorHAnsi" w:cstheme="minorBidi"/>
          <w:b/>
          <w:bCs/>
          <w:sz w:val="28"/>
          <w:szCs w:val="28"/>
        </w:rPr>
        <w:t>personal applications.</w:t>
      </w:r>
      <w:r w:rsidR="5897EC05" w:rsidRPr="5897EC05">
        <w:rPr>
          <w:rFonts w:asciiTheme="minorHAnsi" w:eastAsiaTheme="minorEastAsia" w:hAnsiTheme="minorHAnsi" w:cstheme="minorBidi"/>
          <w:sz w:val="24"/>
          <w:szCs w:val="24"/>
        </w:rPr>
        <w:t xml:space="preserve"> </w:t>
      </w:r>
    </w:p>
    <w:p w14:paraId="518CE39E" w14:textId="576187AF" w:rsidR="00AD7C16" w:rsidRPr="00902D6B" w:rsidRDefault="5897EC05" w:rsidP="00244EAB">
      <w:pPr>
        <w:pStyle w:val="ListParagraph"/>
        <w:numPr>
          <w:ilvl w:val="0"/>
          <w:numId w:val="33"/>
        </w:numPr>
        <w:jc w:val="both"/>
        <w:rPr>
          <w:rFonts w:eastAsia="Times New Roman" w:cstheme="minorHAnsi"/>
          <w:sz w:val="24"/>
          <w:szCs w:val="24"/>
        </w:rPr>
      </w:pPr>
      <w:r w:rsidRPr="005B522C">
        <w:rPr>
          <w:rFonts w:asciiTheme="minorHAnsi" w:eastAsiaTheme="minorEastAsia" w:hAnsiTheme="minorHAnsi" w:cstheme="minorBidi"/>
          <w:sz w:val="24"/>
          <w:szCs w:val="24"/>
        </w:rPr>
        <w:t>Romans 10:17; John 6:63; Romans 8:11 1 Tim. 6:12</w:t>
      </w:r>
    </w:p>
    <w:p w14:paraId="539F1978" w14:textId="77777777" w:rsidR="00902D6B" w:rsidRPr="005B522C" w:rsidRDefault="00902D6B" w:rsidP="00902D6B">
      <w:pPr>
        <w:pStyle w:val="ListParagraph"/>
        <w:jc w:val="both"/>
        <w:rPr>
          <w:rFonts w:eastAsia="Times New Roman" w:cstheme="minorHAnsi"/>
          <w:sz w:val="24"/>
          <w:szCs w:val="24"/>
        </w:rPr>
      </w:pPr>
    </w:p>
    <w:p w14:paraId="25050189" w14:textId="1CC2ABD7" w:rsidR="00AD7C16" w:rsidRDefault="5897EC05" w:rsidP="00BD269D">
      <w:pPr>
        <w:pStyle w:val="ListParagraph"/>
        <w:numPr>
          <w:ilvl w:val="0"/>
          <w:numId w:val="70"/>
        </w:numPr>
        <w:jc w:val="both"/>
        <w:rPr>
          <w:rFonts w:asciiTheme="minorHAnsi" w:eastAsiaTheme="minorEastAsia" w:hAnsiTheme="minorHAnsi" w:cstheme="minorBidi"/>
          <w:sz w:val="24"/>
          <w:szCs w:val="24"/>
        </w:rPr>
      </w:pPr>
      <w:r w:rsidRPr="5897EC05">
        <w:rPr>
          <w:rFonts w:asciiTheme="minorHAnsi" w:eastAsiaTheme="minorEastAsia" w:hAnsiTheme="minorHAnsi" w:cstheme="minorBidi"/>
          <w:b/>
          <w:bCs/>
          <w:sz w:val="24"/>
          <w:szCs w:val="24"/>
        </w:rPr>
        <w:t xml:space="preserve">Verse 18 </w:t>
      </w:r>
      <w:r w:rsidRPr="5897EC05">
        <w:rPr>
          <w:rFonts w:asciiTheme="minorHAnsi" w:eastAsiaTheme="minorEastAsia" w:hAnsiTheme="minorHAnsi" w:cstheme="minorBidi"/>
          <w:b/>
          <w:bCs/>
          <w:sz w:val="24"/>
          <w:szCs w:val="24"/>
          <w:u w:val="single"/>
        </w:rPr>
        <w:t>Helmet of salvation</w:t>
      </w:r>
      <w:r w:rsidRPr="5897EC05">
        <w:rPr>
          <w:rFonts w:asciiTheme="minorHAnsi" w:eastAsiaTheme="minorEastAsia" w:hAnsiTheme="minorHAnsi" w:cstheme="minorBidi"/>
          <w:b/>
          <w:bCs/>
          <w:sz w:val="24"/>
          <w:szCs w:val="24"/>
        </w:rPr>
        <w:t xml:space="preserve"> </w:t>
      </w:r>
      <w:r w:rsidRPr="5897EC05">
        <w:rPr>
          <w:rFonts w:asciiTheme="minorHAnsi" w:eastAsiaTheme="minorEastAsia" w:hAnsiTheme="minorHAnsi" w:cstheme="minorBidi"/>
          <w:sz w:val="24"/>
          <w:szCs w:val="24"/>
        </w:rPr>
        <w:t xml:space="preserve">guards your mind-the battlefield.  Where is your mind set? (Romans 8:5-11) </w:t>
      </w:r>
      <w:r w:rsidRPr="5897EC05">
        <w:rPr>
          <w:rFonts w:asciiTheme="minorHAnsi" w:eastAsiaTheme="minorEastAsia" w:hAnsiTheme="minorHAnsi" w:cstheme="minorBidi"/>
          <w:b/>
          <w:bCs/>
          <w:sz w:val="24"/>
          <w:szCs w:val="24"/>
          <w:u w:val="single"/>
        </w:rPr>
        <w:t>Arrows are thoughts, false perceptions,</w:t>
      </w:r>
      <w:r w:rsidRPr="5897EC05">
        <w:rPr>
          <w:rFonts w:asciiTheme="minorHAnsi" w:eastAsiaTheme="minorEastAsia" w:hAnsiTheme="minorHAnsi" w:cstheme="minorBidi"/>
          <w:b/>
          <w:bCs/>
          <w:sz w:val="24"/>
          <w:szCs w:val="24"/>
        </w:rPr>
        <w:t xml:space="preserve"> </w:t>
      </w:r>
      <w:r w:rsidRPr="5897EC05">
        <w:rPr>
          <w:rFonts w:asciiTheme="minorHAnsi" w:eastAsiaTheme="minorEastAsia" w:hAnsiTheme="minorHAnsi" w:cstheme="minorBidi"/>
          <w:b/>
          <w:bCs/>
          <w:sz w:val="24"/>
          <w:szCs w:val="24"/>
          <w:u w:val="single"/>
        </w:rPr>
        <w:t>and speculations</w:t>
      </w:r>
      <w:r w:rsidRPr="5897EC05">
        <w:rPr>
          <w:rFonts w:asciiTheme="minorHAnsi" w:eastAsiaTheme="minorEastAsia" w:hAnsiTheme="minorHAnsi" w:cstheme="minorBidi"/>
          <w:sz w:val="24"/>
          <w:szCs w:val="24"/>
        </w:rPr>
        <w:t xml:space="preserve">. He will attack you with the following:  </w:t>
      </w:r>
      <w:r w:rsidRPr="5897EC05">
        <w:rPr>
          <w:rFonts w:asciiTheme="minorHAnsi" w:eastAsiaTheme="minorEastAsia" w:hAnsiTheme="minorHAnsi" w:cstheme="minorBidi"/>
          <w:sz w:val="24"/>
          <w:szCs w:val="24"/>
          <w:u w:val="single"/>
        </w:rPr>
        <w:t>past</w:t>
      </w:r>
      <w:r w:rsidRPr="5897EC05">
        <w:rPr>
          <w:rFonts w:asciiTheme="minorHAnsi" w:eastAsiaTheme="minorEastAsia" w:hAnsiTheme="minorHAnsi" w:cstheme="minorBidi"/>
          <w:sz w:val="24"/>
          <w:szCs w:val="24"/>
        </w:rPr>
        <w:t xml:space="preserve">-Justification (1 Cor. 6:9-11), </w:t>
      </w:r>
      <w:r w:rsidRPr="5897EC05">
        <w:rPr>
          <w:rFonts w:asciiTheme="minorHAnsi" w:eastAsiaTheme="minorEastAsia" w:hAnsiTheme="minorHAnsi" w:cstheme="minorBidi"/>
          <w:sz w:val="24"/>
          <w:szCs w:val="24"/>
          <w:u w:val="single"/>
        </w:rPr>
        <w:t>present</w:t>
      </w:r>
      <w:r w:rsidRPr="5897EC05">
        <w:rPr>
          <w:rFonts w:asciiTheme="minorHAnsi" w:eastAsiaTheme="minorEastAsia" w:hAnsiTheme="minorHAnsi" w:cstheme="minorBidi"/>
          <w:sz w:val="24"/>
          <w:szCs w:val="24"/>
        </w:rPr>
        <w:t xml:space="preserve">-sanctification (2 Cor. 5:17; John 17:17; Ephesians 4:22-24), and </w:t>
      </w:r>
      <w:r w:rsidRPr="5897EC05">
        <w:rPr>
          <w:rFonts w:asciiTheme="minorHAnsi" w:eastAsiaTheme="minorEastAsia" w:hAnsiTheme="minorHAnsi" w:cstheme="minorBidi"/>
          <w:sz w:val="24"/>
          <w:szCs w:val="24"/>
          <w:u w:val="single"/>
        </w:rPr>
        <w:t>future</w:t>
      </w:r>
      <w:r w:rsidRPr="5897EC05">
        <w:rPr>
          <w:rFonts w:asciiTheme="minorHAnsi" w:eastAsiaTheme="minorEastAsia" w:hAnsiTheme="minorHAnsi" w:cstheme="minorBidi"/>
          <w:sz w:val="24"/>
          <w:szCs w:val="24"/>
        </w:rPr>
        <w:t xml:space="preserve">-glorification.  He is already defeated, for we are </w:t>
      </w:r>
      <w:r w:rsidR="006D77B1" w:rsidRPr="5897EC05">
        <w:rPr>
          <w:rFonts w:asciiTheme="minorHAnsi" w:eastAsiaTheme="minorEastAsia" w:hAnsiTheme="minorHAnsi" w:cstheme="minorBidi"/>
          <w:sz w:val="24"/>
          <w:szCs w:val="24"/>
        </w:rPr>
        <w:t>in</w:t>
      </w:r>
      <w:r w:rsidRPr="5897EC05">
        <w:rPr>
          <w:rFonts w:asciiTheme="minorHAnsi" w:eastAsiaTheme="minorEastAsia" w:hAnsiTheme="minorHAnsi" w:cstheme="minorBidi"/>
          <w:sz w:val="24"/>
          <w:szCs w:val="24"/>
        </w:rPr>
        <w:t xml:space="preserve"> Christ! </w:t>
      </w:r>
    </w:p>
    <w:p w14:paraId="73471884" w14:textId="77777777" w:rsidR="00902D6B" w:rsidRPr="0077183E" w:rsidRDefault="00902D6B" w:rsidP="00902D6B">
      <w:pPr>
        <w:pStyle w:val="ListParagraph"/>
        <w:ind w:left="360"/>
        <w:jc w:val="both"/>
        <w:rPr>
          <w:rFonts w:asciiTheme="minorHAnsi" w:eastAsiaTheme="minorEastAsia" w:hAnsiTheme="minorHAnsi" w:cstheme="minorBidi"/>
          <w:sz w:val="24"/>
          <w:szCs w:val="24"/>
        </w:rPr>
      </w:pPr>
    </w:p>
    <w:p w14:paraId="59125E30" w14:textId="76982A65" w:rsidR="005B522C" w:rsidRDefault="00A41695" w:rsidP="00AD7C16">
      <w:pPr>
        <w:pStyle w:val="ListParagraph"/>
        <w:ind w:left="0"/>
        <w:jc w:val="both"/>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 xml:space="preserve">DIGGING DEEPER: </w:t>
      </w:r>
      <w:r w:rsidR="005B522C">
        <w:rPr>
          <w:rFonts w:asciiTheme="minorHAnsi" w:eastAsiaTheme="minorEastAsia" w:hAnsiTheme="minorHAnsi" w:cstheme="minorBidi"/>
          <w:b/>
          <w:bCs/>
          <w:sz w:val="28"/>
          <w:szCs w:val="28"/>
        </w:rPr>
        <w:t xml:space="preserve">Read the following passages and make note of any insights and </w:t>
      </w:r>
      <w:r w:rsidR="00806273">
        <w:rPr>
          <w:rFonts w:asciiTheme="minorHAnsi" w:eastAsiaTheme="minorEastAsia" w:hAnsiTheme="minorHAnsi" w:cstheme="minorBidi"/>
          <w:b/>
          <w:bCs/>
          <w:sz w:val="28"/>
          <w:szCs w:val="28"/>
        </w:rPr>
        <w:t>personal applications.</w:t>
      </w:r>
      <w:r w:rsidR="5897EC05" w:rsidRPr="5897EC05">
        <w:rPr>
          <w:rFonts w:asciiTheme="minorHAnsi" w:eastAsiaTheme="minorEastAsia" w:hAnsiTheme="minorHAnsi" w:cstheme="minorBidi"/>
          <w:b/>
          <w:bCs/>
          <w:sz w:val="28"/>
          <w:szCs w:val="28"/>
        </w:rPr>
        <w:t xml:space="preserve"> </w:t>
      </w:r>
    </w:p>
    <w:p w14:paraId="4C18B624" w14:textId="094FE50A" w:rsidR="00AD7C16" w:rsidRDefault="5897EC05" w:rsidP="00244EAB">
      <w:pPr>
        <w:pStyle w:val="ListParagraph"/>
        <w:numPr>
          <w:ilvl w:val="0"/>
          <w:numId w:val="33"/>
        </w:numPr>
        <w:jc w:val="both"/>
        <w:rPr>
          <w:rFonts w:eastAsia="Times New Roman" w:cstheme="minorHAnsi"/>
          <w:sz w:val="24"/>
          <w:szCs w:val="24"/>
        </w:rPr>
      </w:pPr>
      <w:r w:rsidRPr="5897EC05">
        <w:rPr>
          <w:rFonts w:asciiTheme="minorHAnsi" w:eastAsiaTheme="minorEastAsia" w:hAnsiTheme="minorHAnsi" w:cstheme="minorBidi"/>
          <w:sz w:val="24"/>
          <w:szCs w:val="24"/>
        </w:rPr>
        <w:t>Romans 5:1-11, 8:1-39, 12:1-2; Colossians 2:10-15</w:t>
      </w:r>
    </w:p>
    <w:p w14:paraId="6F4AA3B6" w14:textId="6544B600" w:rsidR="00AD7C16" w:rsidRDefault="5897EC05" w:rsidP="00AD7C16">
      <w:pPr>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 xml:space="preserve">Offensive Weapons of </w:t>
      </w:r>
      <w:r w:rsidR="006D77B1" w:rsidRPr="5897EC05">
        <w:rPr>
          <w:rFonts w:asciiTheme="minorHAnsi" w:eastAsiaTheme="minorEastAsia" w:hAnsiTheme="minorHAnsi" w:cstheme="minorBidi"/>
          <w:b/>
          <w:bCs/>
          <w:sz w:val="28"/>
          <w:szCs w:val="28"/>
        </w:rPr>
        <w:t>the</w:t>
      </w:r>
      <w:r w:rsidRPr="5897EC05">
        <w:rPr>
          <w:rFonts w:asciiTheme="minorHAnsi" w:eastAsiaTheme="minorEastAsia" w:hAnsiTheme="minorHAnsi" w:cstheme="minorBidi"/>
          <w:b/>
          <w:bCs/>
          <w:sz w:val="28"/>
          <w:szCs w:val="28"/>
        </w:rPr>
        <w:t xml:space="preserve"> Spirit</w:t>
      </w:r>
    </w:p>
    <w:p w14:paraId="2DFDD5F1" w14:textId="77777777" w:rsidR="006D77B1" w:rsidRDefault="006D77B1" w:rsidP="006D77B1">
      <w:pPr>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2 Cor</w:t>
      </w:r>
      <w:r w:rsidRPr="5897EC05">
        <w:rPr>
          <w:rFonts w:asciiTheme="minorHAnsi" w:eastAsiaTheme="minorEastAsia" w:hAnsiTheme="minorHAnsi" w:cstheme="minorBidi"/>
          <w:b/>
          <w:bCs/>
          <w:i/>
          <w:iCs/>
        </w:rPr>
        <w:t>inthians</w:t>
      </w:r>
      <w:r w:rsidRPr="5897EC05">
        <w:rPr>
          <w:rFonts w:asciiTheme="minorHAnsi" w:eastAsiaTheme="minorEastAsia" w:hAnsiTheme="minorHAnsi" w:cstheme="minorBidi"/>
          <w:b/>
          <w:bCs/>
          <w:i/>
          <w:iCs/>
          <w:sz w:val="24"/>
          <w:szCs w:val="24"/>
        </w:rPr>
        <w:t xml:space="preserve"> 10:3-5 (NASB)</w:t>
      </w:r>
    </w:p>
    <w:p w14:paraId="7E054CB3" w14:textId="77777777" w:rsidR="006D77B1" w:rsidRPr="006B1F14" w:rsidRDefault="006D77B1" w:rsidP="006D77B1">
      <w:pPr>
        <w:jc w:val="center"/>
        <w:rPr>
          <w:rStyle w:val="text"/>
          <w:rFonts w:cstheme="minorHAnsi"/>
          <w:b/>
          <w:i/>
          <w:sz w:val="24"/>
          <w:szCs w:val="24"/>
          <w:vertAlign w:val="superscript"/>
        </w:rPr>
      </w:pPr>
      <w:r w:rsidRPr="5897EC05">
        <w:rPr>
          <w:b/>
          <w:bCs/>
          <w:i/>
          <w:iCs/>
          <w:sz w:val="24"/>
          <w:szCs w:val="24"/>
        </w:rPr>
        <w:t>For though we walk in the flesh, we do not war according to the flesh, for the weapons of our warfare are not of the flesh, but divinely powerful for the destruction of fortresses. We are destroying speculations and every lofty thing raised up against the knowledge of God, and we are taking every thought captive to the obedience of Christ, and we are ready to punish all disobedience, whenever your obedience is complete.</w:t>
      </w:r>
    </w:p>
    <w:p w14:paraId="1D776DBD" w14:textId="1BE1EE6E" w:rsidR="00AD7C16" w:rsidRPr="00036BE6" w:rsidRDefault="5897EC05" w:rsidP="00AD7C16">
      <w:pPr>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2 Corinthians 6:7</w:t>
      </w:r>
      <w:r w:rsidR="000F6C3D">
        <w:rPr>
          <w:rFonts w:asciiTheme="minorHAnsi" w:eastAsiaTheme="minorEastAsia" w:hAnsiTheme="minorHAnsi" w:cstheme="minorBidi"/>
          <w:b/>
          <w:bCs/>
          <w:i/>
          <w:iCs/>
          <w:sz w:val="24"/>
          <w:szCs w:val="24"/>
        </w:rPr>
        <w:t>b</w:t>
      </w:r>
      <w:r w:rsidRPr="5897EC05">
        <w:rPr>
          <w:rFonts w:asciiTheme="minorHAnsi" w:eastAsiaTheme="minorEastAsia" w:hAnsiTheme="minorHAnsi" w:cstheme="minorBidi"/>
          <w:b/>
          <w:bCs/>
          <w:i/>
          <w:iCs/>
          <w:sz w:val="24"/>
          <w:szCs w:val="24"/>
        </w:rPr>
        <w:t xml:space="preserve"> (NIV)</w:t>
      </w:r>
    </w:p>
    <w:p w14:paraId="09B99F70" w14:textId="3A562BB1" w:rsidR="00AD7C16" w:rsidRPr="00203994" w:rsidRDefault="5897EC05" w:rsidP="00AD7C16">
      <w:pPr>
        <w:pStyle w:val="chapter-1"/>
        <w:jc w:val="center"/>
        <w:rPr>
          <w:rFonts w:asciiTheme="minorHAnsi" w:hAnsiTheme="minorHAnsi" w:cstheme="minorHAnsi"/>
          <w:b/>
          <w:i/>
        </w:rPr>
      </w:pPr>
      <w:r w:rsidRPr="5897EC05">
        <w:rPr>
          <w:rStyle w:val="text"/>
          <w:rFonts w:asciiTheme="minorHAnsi" w:eastAsiaTheme="minorEastAsia" w:hAnsiTheme="minorHAnsi" w:cstheme="minorBidi"/>
          <w:b/>
          <w:bCs/>
          <w:i/>
          <w:iCs/>
        </w:rPr>
        <w:t>with weapons of righteousness in the right hand and in the left.</w:t>
      </w:r>
    </w:p>
    <w:p w14:paraId="312652DF" w14:textId="77777777" w:rsidR="00AD7C16" w:rsidRPr="00203994" w:rsidRDefault="5897EC05" w:rsidP="00AD7C16">
      <w:pPr>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Ephesians 6:17b-20 (NASB)</w:t>
      </w:r>
    </w:p>
    <w:p w14:paraId="2645FDEB" w14:textId="0E2C8ABF" w:rsidR="00AD7C16" w:rsidRPr="00203994" w:rsidRDefault="5897EC05" w:rsidP="00AD7C16">
      <w:pPr>
        <w:pStyle w:val="NormalWeb"/>
        <w:jc w:val="center"/>
        <w:rPr>
          <w:rFonts w:asciiTheme="minorHAnsi" w:hAnsiTheme="minorHAnsi" w:cstheme="minorHAnsi"/>
          <w:b/>
          <w:i/>
        </w:rPr>
      </w:pPr>
      <w:r w:rsidRPr="5897EC05">
        <w:rPr>
          <w:rFonts w:asciiTheme="minorHAnsi" w:eastAsiaTheme="minorEastAsia" w:hAnsiTheme="minorHAnsi" w:cstheme="minorBidi"/>
          <w:b/>
          <w:bCs/>
          <w:i/>
          <w:iCs/>
        </w:rPr>
        <w:t>The sword of the Spirit, which is the word of God.</w:t>
      </w:r>
      <w:r w:rsidRPr="5897EC05">
        <w:rPr>
          <w:rFonts w:asciiTheme="minorHAnsi" w:eastAsiaTheme="minorEastAsia" w:hAnsiTheme="minorHAnsi" w:cstheme="minorBidi"/>
          <w:b/>
          <w:bCs/>
          <w:i/>
          <w:iCs/>
          <w:vertAlign w:val="superscript"/>
        </w:rPr>
        <w:t xml:space="preserve">  </w:t>
      </w:r>
      <w:r w:rsidRPr="5897EC05">
        <w:rPr>
          <w:rFonts w:asciiTheme="minorHAnsi" w:eastAsiaTheme="minorEastAsia" w:hAnsiTheme="minorHAnsi" w:cstheme="minorBidi"/>
          <w:b/>
          <w:bCs/>
          <w:i/>
          <w:iCs/>
        </w:rPr>
        <w:t xml:space="preserve">With all prayer and petition </w:t>
      </w:r>
      <w:r w:rsidRPr="000F6C3D">
        <w:rPr>
          <w:rFonts w:asciiTheme="minorHAnsi" w:eastAsiaTheme="minorEastAsia" w:hAnsiTheme="minorHAnsi" w:cstheme="minorBidi"/>
          <w:b/>
          <w:bCs/>
          <w:i/>
          <w:iCs/>
        </w:rPr>
        <w:t>pray at all</w:t>
      </w:r>
      <w:r w:rsidRPr="5897EC05">
        <w:rPr>
          <w:rFonts w:asciiTheme="minorHAnsi" w:eastAsiaTheme="minorEastAsia" w:hAnsiTheme="minorHAnsi" w:cstheme="minorBidi"/>
          <w:b/>
          <w:bCs/>
          <w:i/>
          <w:iCs/>
        </w:rPr>
        <w:t xml:space="preserve"> times in the Spirit, and with this in view, be on the alert with all perseverance and petition for all the saints,</w:t>
      </w:r>
      <w:r w:rsidRPr="5897EC05">
        <w:rPr>
          <w:rFonts w:asciiTheme="minorHAnsi" w:eastAsiaTheme="minorEastAsia" w:hAnsiTheme="minorHAnsi" w:cstheme="minorBidi"/>
          <w:b/>
          <w:bCs/>
          <w:i/>
          <w:iCs/>
          <w:vertAlign w:val="superscript"/>
        </w:rPr>
        <w:t> </w:t>
      </w:r>
      <w:r w:rsidRPr="5897EC05">
        <w:rPr>
          <w:rFonts w:asciiTheme="minorHAnsi" w:eastAsiaTheme="minorEastAsia" w:hAnsiTheme="minorHAnsi" w:cstheme="minorBidi"/>
          <w:b/>
          <w:bCs/>
          <w:i/>
          <w:iCs/>
        </w:rPr>
        <w:t>and pray on my behalf, that utterance may be given to me in the opening of my mouth, to make known with boldness the mystery of the gospel,</w:t>
      </w:r>
      <w:r w:rsidRPr="5897EC05">
        <w:rPr>
          <w:rFonts w:asciiTheme="minorHAnsi" w:eastAsiaTheme="minorEastAsia" w:hAnsiTheme="minorHAnsi" w:cstheme="minorBidi"/>
          <w:b/>
          <w:bCs/>
          <w:i/>
          <w:iCs/>
          <w:vertAlign w:val="superscript"/>
        </w:rPr>
        <w:t> </w:t>
      </w:r>
      <w:r w:rsidRPr="5897EC05">
        <w:rPr>
          <w:rFonts w:asciiTheme="minorHAnsi" w:eastAsiaTheme="minorEastAsia" w:hAnsiTheme="minorHAnsi" w:cstheme="minorBidi"/>
          <w:b/>
          <w:bCs/>
          <w:i/>
          <w:iCs/>
        </w:rPr>
        <w:t>for which I am an ambassador in chains; that in proclaiming it I may speak boldly, as I ought to speak.</w:t>
      </w:r>
    </w:p>
    <w:p w14:paraId="1849ACC0" w14:textId="77777777" w:rsidR="00AD7C16" w:rsidRPr="004303DD" w:rsidRDefault="5897EC05" w:rsidP="00AD7C16">
      <w:pPr>
        <w:jc w:val="center"/>
        <w:rPr>
          <w:rFonts w:eastAsia="Times New Roman" w:cstheme="minorHAnsi"/>
          <w:b/>
          <w:sz w:val="28"/>
          <w:szCs w:val="28"/>
        </w:rPr>
      </w:pPr>
      <w:r w:rsidRPr="5897EC05">
        <w:rPr>
          <w:rFonts w:asciiTheme="minorHAnsi" w:eastAsiaTheme="minorEastAsia" w:hAnsiTheme="minorHAnsi" w:cstheme="minorBidi"/>
          <w:b/>
          <w:bCs/>
          <w:sz w:val="28"/>
          <w:szCs w:val="28"/>
        </w:rPr>
        <w:t>Word of God</w:t>
      </w:r>
    </w:p>
    <w:p w14:paraId="5D750808" w14:textId="77777777" w:rsidR="00AD7C16" w:rsidRPr="00093DDF" w:rsidRDefault="5897EC05" w:rsidP="00AD7C16">
      <w:pPr>
        <w:pStyle w:val="ListParagraph"/>
        <w:ind w:left="360"/>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John 6:63 (NASB)</w:t>
      </w:r>
    </w:p>
    <w:p w14:paraId="6DC20347" w14:textId="2F20E741" w:rsidR="00AD7C16" w:rsidRDefault="5897EC05" w:rsidP="5897EC05">
      <w:pPr>
        <w:pStyle w:val="ListParagraph"/>
        <w:spacing w:before="100" w:beforeAutospacing="1" w:after="100" w:afterAutospacing="1" w:line="240" w:lineRule="auto"/>
        <w:ind w:left="36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It is the Spirit who gives life; the flesh profits nothing; the words that I have spoken to you are spirit and are life.</w:t>
      </w:r>
    </w:p>
    <w:p w14:paraId="1C547E42" w14:textId="77777777" w:rsidR="00902D6B" w:rsidRPr="00093DDF" w:rsidRDefault="00902D6B" w:rsidP="5897EC05">
      <w:pPr>
        <w:pStyle w:val="ListParagraph"/>
        <w:spacing w:before="100" w:beforeAutospacing="1" w:after="100" w:afterAutospacing="1" w:line="240" w:lineRule="auto"/>
        <w:ind w:left="360"/>
        <w:jc w:val="center"/>
        <w:rPr>
          <w:rFonts w:eastAsia="Times New Roman" w:cstheme="minorHAnsi"/>
          <w:b/>
          <w:i/>
          <w:sz w:val="24"/>
          <w:szCs w:val="24"/>
        </w:rPr>
      </w:pPr>
    </w:p>
    <w:p w14:paraId="1BABF8A1" w14:textId="4CF1280B" w:rsidR="00AD7C16" w:rsidRDefault="5897EC05" w:rsidP="00AD7C16">
      <w:pPr>
        <w:pStyle w:val="NormalWeb"/>
        <w:ind w:firstLine="720"/>
        <w:jc w:val="both"/>
        <w:rPr>
          <w:rFonts w:asciiTheme="minorHAnsi" w:hAnsiTheme="minorHAnsi" w:cstheme="minorHAnsi"/>
        </w:rPr>
      </w:pPr>
      <w:r w:rsidRPr="5897EC05">
        <w:rPr>
          <w:rFonts w:asciiTheme="minorHAnsi" w:eastAsiaTheme="minorEastAsia" w:hAnsiTheme="minorHAnsi" w:cstheme="minorBidi"/>
        </w:rPr>
        <w:t xml:space="preserve">We must use the very same strategy as Jesus to combat our enemy. (Matthew 4:1-4) The Sword of the Spirit is the use of </w:t>
      </w:r>
      <w:r w:rsidRPr="5897EC05">
        <w:rPr>
          <w:rFonts w:asciiTheme="minorHAnsi" w:eastAsiaTheme="minorEastAsia" w:hAnsiTheme="minorHAnsi" w:cstheme="minorBidi"/>
          <w:b/>
          <w:bCs/>
          <w:i/>
          <w:iCs/>
        </w:rPr>
        <w:t>very</w:t>
      </w:r>
      <w:r w:rsidRPr="5897EC05">
        <w:rPr>
          <w:rFonts w:asciiTheme="minorHAnsi" w:eastAsiaTheme="minorEastAsia" w:hAnsiTheme="minorHAnsi" w:cstheme="minorBidi"/>
        </w:rPr>
        <w:t xml:space="preserve"> </w:t>
      </w:r>
      <w:r w:rsidRPr="5897EC05">
        <w:rPr>
          <w:rFonts w:asciiTheme="minorHAnsi" w:eastAsiaTheme="minorEastAsia" w:hAnsiTheme="minorHAnsi" w:cstheme="minorBidi"/>
          <w:b/>
          <w:bCs/>
          <w:i/>
          <w:iCs/>
        </w:rPr>
        <w:t>specific scriptures</w:t>
      </w:r>
      <w:r w:rsidRPr="5897EC05">
        <w:rPr>
          <w:rFonts w:asciiTheme="minorHAnsi" w:eastAsiaTheme="minorEastAsia" w:hAnsiTheme="minorHAnsi" w:cstheme="minorBidi"/>
        </w:rPr>
        <w:t xml:space="preserve">; truths that combat the lies. (See the </w:t>
      </w:r>
      <w:r w:rsidR="00527A07">
        <w:rPr>
          <w:rFonts w:asciiTheme="minorHAnsi" w:eastAsiaTheme="minorEastAsia" w:hAnsiTheme="minorHAnsi" w:cstheme="minorBidi"/>
          <w:b/>
          <w:bCs/>
        </w:rPr>
        <w:t>WORD SEARCH: from Strong’s Concordance</w:t>
      </w:r>
      <w:r w:rsidRPr="5897EC05">
        <w:rPr>
          <w:rFonts w:asciiTheme="minorHAnsi" w:eastAsiaTheme="minorEastAsia" w:hAnsiTheme="minorHAnsi" w:cstheme="minorBidi"/>
        </w:rPr>
        <w:t xml:space="preserve"> below, to define the difference in the </w:t>
      </w:r>
      <w:r w:rsidRPr="5897EC05">
        <w:rPr>
          <w:rFonts w:asciiTheme="minorHAnsi" w:eastAsiaTheme="minorEastAsia" w:hAnsiTheme="minorHAnsi" w:cstheme="minorBidi"/>
          <w:b/>
          <w:bCs/>
        </w:rPr>
        <w:t>two</w:t>
      </w:r>
      <w:r w:rsidRPr="5897EC05">
        <w:rPr>
          <w:rFonts w:asciiTheme="minorHAnsi" w:eastAsiaTheme="minorEastAsia" w:hAnsiTheme="minorHAnsi" w:cstheme="minorBidi"/>
        </w:rPr>
        <w:t xml:space="preserve"> words translated in Greek for </w:t>
      </w:r>
      <w:r w:rsidRPr="5897EC05">
        <w:rPr>
          <w:rFonts w:asciiTheme="minorHAnsi" w:eastAsiaTheme="minorEastAsia" w:hAnsiTheme="minorHAnsi" w:cstheme="minorBidi"/>
          <w:b/>
          <w:bCs/>
          <w:i/>
          <w:iCs/>
        </w:rPr>
        <w:t>Word</w:t>
      </w:r>
      <w:r w:rsidRPr="5897EC05">
        <w:rPr>
          <w:rFonts w:asciiTheme="minorHAnsi" w:eastAsiaTheme="minorEastAsia" w:hAnsiTheme="minorHAnsi" w:cstheme="minorBidi"/>
        </w:rPr>
        <w:t xml:space="preserve"> of God.) In this spiritual battle, we must use spiritual weapons. (Ephesians 5:1-18) To be filled with the Spirit, we must be yielded to the Spirit and under His control.  </w:t>
      </w:r>
      <w:r w:rsidR="000F6C3D">
        <w:rPr>
          <w:rFonts w:asciiTheme="minorHAnsi" w:eastAsiaTheme="minorEastAsia" w:hAnsiTheme="minorHAnsi" w:cstheme="minorBidi"/>
        </w:rPr>
        <w:t>However, i</w:t>
      </w:r>
      <w:r w:rsidRPr="5897EC05">
        <w:rPr>
          <w:rFonts w:asciiTheme="minorHAnsi" w:eastAsiaTheme="minorEastAsia" w:hAnsiTheme="minorHAnsi" w:cstheme="minorBidi"/>
        </w:rPr>
        <w:t xml:space="preserve">f </w:t>
      </w:r>
      <w:r w:rsidR="000F6C3D">
        <w:rPr>
          <w:rFonts w:asciiTheme="minorHAnsi" w:eastAsiaTheme="minorEastAsia" w:hAnsiTheme="minorHAnsi" w:cstheme="minorBidi"/>
        </w:rPr>
        <w:t>we</w:t>
      </w:r>
      <w:r w:rsidRPr="5897EC05">
        <w:rPr>
          <w:rFonts w:asciiTheme="minorHAnsi" w:eastAsiaTheme="minorEastAsia" w:hAnsiTheme="minorHAnsi" w:cstheme="minorBidi"/>
        </w:rPr>
        <w:t xml:space="preserve"> turn from hearing God’s Word, He will turn his face away from </w:t>
      </w:r>
      <w:r w:rsidR="000F6C3D">
        <w:rPr>
          <w:rFonts w:asciiTheme="minorHAnsi" w:eastAsiaTheme="minorEastAsia" w:hAnsiTheme="minorHAnsi" w:cstheme="minorBidi"/>
        </w:rPr>
        <w:t>us</w:t>
      </w:r>
      <w:r w:rsidRPr="5897EC05">
        <w:rPr>
          <w:rFonts w:asciiTheme="minorHAnsi" w:eastAsiaTheme="minorEastAsia" w:hAnsiTheme="minorHAnsi" w:cstheme="minorBidi"/>
        </w:rPr>
        <w:t xml:space="preserve"> when </w:t>
      </w:r>
      <w:r w:rsidR="000F6C3D">
        <w:rPr>
          <w:rFonts w:asciiTheme="minorHAnsi" w:eastAsiaTheme="minorEastAsia" w:hAnsiTheme="minorHAnsi" w:cstheme="minorBidi"/>
        </w:rPr>
        <w:t>we</w:t>
      </w:r>
      <w:r w:rsidRPr="5897EC05">
        <w:rPr>
          <w:rFonts w:asciiTheme="minorHAnsi" w:eastAsiaTheme="minorEastAsia" w:hAnsiTheme="minorHAnsi" w:cstheme="minorBidi"/>
        </w:rPr>
        <w:t xml:space="preserve"> pray.</w:t>
      </w:r>
    </w:p>
    <w:p w14:paraId="7766A188" w14:textId="04911FC9" w:rsidR="005B522C" w:rsidRDefault="00A41695" w:rsidP="00AD7C16">
      <w:pPr>
        <w:pStyle w:val="NormalWeb"/>
        <w:jc w:val="both"/>
        <w:rPr>
          <w:rFonts w:asciiTheme="minorHAnsi" w:eastAsiaTheme="minorEastAsia" w:hAnsiTheme="minorHAnsi" w:cstheme="minorBidi"/>
        </w:rPr>
      </w:pPr>
      <w:r>
        <w:rPr>
          <w:rFonts w:asciiTheme="minorHAnsi" w:eastAsiaTheme="minorEastAsia" w:hAnsiTheme="minorHAnsi" w:cstheme="minorBidi"/>
          <w:b/>
          <w:bCs/>
          <w:sz w:val="28"/>
          <w:szCs w:val="28"/>
        </w:rPr>
        <w:t xml:space="preserve">DIGGING DEEPER: </w:t>
      </w:r>
      <w:r w:rsidR="005B522C">
        <w:rPr>
          <w:rFonts w:asciiTheme="minorHAnsi" w:eastAsiaTheme="minorEastAsia" w:hAnsiTheme="minorHAnsi" w:cstheme="minorBidi"/>
          <w:b/>
          <w:bCs/>
          <w:sz w:val="28"/>
          <w:szCs w:val="28"/>
        </w:rPr>
        <w:t xml:space="preserve">Read the following passages and make note of any insights and </w:t>
      </w:r>
      <w:r w:rsidR="00806273">
        <w:rPr>
          <w:rFonts w:asciiTheme="minorHAnsi" w:eastAsiaTheme="minorEastAsia" w:hAnsiTheme="minorHAnsi" w:cstheme="minorBidi"/>
          <w:b/>
          <w:bCs/>
          <w:sz w:val="28"/>
          <w:szCs w:val="28"/>
        </w:rPr>
        <w:t>personal applications.</w:t>
      </w:r>
      <w:r w:rsidR="5897EC05" w:rsidRPr="5897EC05">
        <w:rPr>
          <w:rFonts w:asciiTheme="minorHAnsi" w:eastAsiaTheme="minorEastAsia" w:hAnsiTheme="minorHAnsi" w:cstheme="minorBidi"/>
        </w:rPr>
        <w:t xml:space="preserve"> </w:t>
      </w:r>
    </w:p>
    <w:p w14:paraId="2F6E02AB" w14:textId="3B1B934E" w:rsidR="00AD7C16" w:rsidRPr="0076329C" w:rsidRDefault="005F1AF1" w:rsidP="00244EAB">
      <w:pPr>
        <w:pStyle w:val="NormalWeb"/>
        <w:numPr>
          <w:ilvl w:val="0"/>
          <w:numId w:val="33"/>
        </w:numPr>
        <w:jc w:val="both"/>
        <w:rPr>
          <w:rFonts w:asciiTheme="minorHAnsi" w:hAnsiTheme="minorHAnsi" w:cstheme="minorHAnsi"/>
        </w:rPr>
      </w:pPr>
      <w:r>
        <w:rPr>
          <w:rFonts w:asciiTheme="minorHAnsi" w:eastAsiaTheme="minorEastAsia" w:hAnsiTheme="minorHAnsi" w:cstheme="minorBidi"/>
        </w:rPr>
        <w:t>Proverbs 15:8-2</w:t>
      </w:r>
      <w:r w:rsidR="5897EC05" w:rsidRPr="5897EC05">
        <w:rPr>
          <w:rFonts w:asciiTheme="minorHAnsi" w:eastAsiaTheme="minorEastAsia" w:hAnsiTheme="minorHAnsi" w:cstheme="minorBidi"/>
        </w:rPr>
        <w:t>9, 28:9; Isaiah 1:15, 59:1-3, 49:24-26, 54:13-17; Micah 3:4</w:t>
      </w:r>
      <w:r>
        <w:rPr>
          <w:rFonts w:asciiTheme="minorHAnsi" w:eastAsiaTheme="minorEastAsia" w:hAnsiTheme="minorHAnsi" w:cstheme="minorBidi"/>
        </w:rPr>
        <w:t>;</w:t>
      </w:r>
      <w:r w:rsidR="5897EC05" w:rsidRPr="5897EC05">
        <w:rPr>
          <w:rFonts w:asciiTheme="minorHAnsi" w:eastAsiaTheme="minorEastAsia" w:hAnsiTheme="minorHAnsi" w:cstheme="minorBidi"/>
        </w:rPr>
        <w:t xml:space="preserve"> 1 Peter 3:12</w:t>
      </w:r>
      <w:r>
        <w:rPr>
          <w:rFonts w:asciiTheme="minorHAnsi" w:eastAsiaTheme="minorEastAsia" w:hAnsiTheme="minorHAnsi" w:cstheme="minorBidi"/>
        </w:rPr>
        <w:t>;</w:t>
      </w:r>
      <w:r w:rsidR="5897EC05" w:rsidRPr="5897EC05">
        <w:rPr>
          <w:rFonts w:asciiTheme="minorHAnsi" w:eastAsiaTheme="minorEastAsia" w:hAnsiTheme="minorHAnsi" w:cstheme="minorBidi"/>
        </w:rPr>
        <w:t xml:space="preserve"> John 15:7-8</w:t>
      </w:r>
    </w:p>
    <w:p w14:paraId="2A692D38" w14:textId="293C235F" w:rsidR="00AD7C16" w:rsidRPr="006100CD" w:rsidRDefault="00126A50" w:rsidP="00AD7C16">
      <w:pPr>
        <w:ind w:firstLine="720"/>
        <w:jc w:val="both"/>
        <w:rPr>
          <w:rFonts w:eastAsia="Times New Roman" w:cstheme="minorHAnsi"/>
          <w:sz w:val="24"/>
          <w:szCs w:val="24"/>
        </w:rPr>
      </w:pPr>
      <w:r>
        <w:rPr>
          <w:rFonts w:asciiTheme="minorHAnsi" w:eastAsiaTheme="minorEastAsia" w:hAnsiTheme="minorHAnsi" w:cstheme="minorBidi"/>
          <w:sz w:val="24"/>
          <w:szCs w:val="24"/>
        </w:rPr>
        <w:t xml:space="preserve">For </w:t>
      </w:r>
      <w:r w:rsidR="5897EC05" w:rsidRPr="5897EC05">
        <w:rPr>
          <w:rFonts w:asciiTheme="minorHAnsi" w:eastAsiaTheme="minorEastAsia" w:hAnsiTheme="minorHAnsi" w:cstheme="minorBidi"/>
          <w:sz w:val="24"/>
          <w:szCs w:val="24"/>
        </w:rPr>
        <w:t>example</w:t>
      </w:r>
      <w:r>
        <w:rPr>
          <w:rFonts w:asciiTheme="minorHAnsi" w:eastAsiaTheme="minorEastAsia" w:hAnsiTheme="minorHAnsi" w:cstheme="minorBidi"/>
          <w:sz w:val="24"/>
          <w:szCs w:val="24"/>
        </w:rPr>
        <w:t xml:space="preserve">, once my family had a real battle on our hands when we came in contact with a woman who was obviously possessed with the devil. (She was chasing her own children around with a butcher knife.)  </w:t>
      </w:r>
      <w:r w:rsidR="005F1AF1">
        <w:rPr>
          <w:rFonts w:asciiTheme="minorHAnsi" w:eastAsiaTheme="minorEastAsia" w:hAnsiTheme="minorHAnsi" w:cstheme="minorBidi"/>
          <w:sz w:val="24"/>
          <w:szCs w:val="24"/>
        </w:rPr>
        <w:t>My husband and I both had our guard down and we began to argue about what should be done about this situation. We both were unaware that, through un-forgiveness and going to bed angry at one another, we left an open door for the devil. That was all he needed to come into our home and when he did, a man connected with the demonic woman began to all and threaten to kill my youngest son.</w:t>
      </w:r>
      <w:r>
        <w:rPr>
          <w:rFonts w:asciiTheme="minorHAnsi" w:eastAsiaTheme="minorEastAsia" w:hAnsiTheme="minorHAnsi" w:cstheme="minorBidi"/>
          <w:sz w:val="24"/>
          <w:szCs w:val="24"/>
        </w:rPr>
        <w:t xml:space="preserve"> </w:t>
      </w:r>
      <w:r w:rsidR="5897EC05" w:rsidRPr="005F1AF1">
        <w:rPr>
          <w:rFonts w:asciiTheme="minorHAnsi" w:eastAsiaTheme="minorEastAsia" w:hAnsiTheme="minorHAnsi" w:cstheme="minorBidi"/>
          <w:bCs/>
          <w:sz w:val="24"/>
          <w:szCs w:val="24"/>
        </w:rPr>
        <w:t>(Luke 6:27-36; Rom</w:t>
      </w:r>
      <w:r w:rsidR="005F1AF1">
        <w:rPr>
          <w:rFonts w:asciiTheme="minorHAnsi" w:eastAsiaTheme="minorEastAsia" w:hAnsiTheme="minorHAnsi" w:cstheme="minorBidi"/>
          <w:bCs/>
          <w:sz w:val="24"/>
          <w:szCs w:val="24"/>
        </w:rPr>
        <w:t>ans 12:14-21; Matthew 5:43-44) We</w:t>
      </w:r>
      <w:r w:rsidR="5897EC05" w:rsidRPr="005F1AF1">
        <w:rPr>
          <w:rFonts w:asciiTheme="minorHAnsi" w:eastAsiaTheme="minorEastAsia" w:hAnsiTheme="minorHAnsi" w:cstheme="minorBidi"/>
          <w:bCs/>
          <w:sz w:val="24"/>
          <w:szCs w:val="24"/>
        </w:rPr>
        <w:t xml:space="preserve"> w</w:t>
      </w:r>
      <w:r w:rsidR="005F1AF1">
        <w:rPr>
          <w:rFonts w:asciiTheme="minorHAnsi" w:eastAsiaTheme="minorEastAsia" w:hAnsiTheme="minorHAnsi" w:cstheme="minorBidi"/>
          <w:bCs/>
          <w:sz w:val="24"/>
          <w:szCs w:val="24"/>
        </w:rPr>
        <w:t xml:space="preserve">ere tricked into thinking the other was the enemy all the while the devil was gaining ground. That is until we came to our senses and begin to humble ourselves in prayer and go to the Word of God for direction and correction. </w:t>
      </w:r>
      <w:r w:rsidR="5897EC05" w:rsidRPr="005F1AF1">
        <w:rPr>
          <w:sz w:val="24"/>
          <w:szCs w:val="24"/>
        </w:rPr>
        <w:t xml:space="preserve"> </w:t>
      </w:r>
      <w:r w:rsidR="5897EC05" w:rsidRPr="005F1AF1">
        <w:rPr>
          <w:rFonts w:asciiTheme="minorHAnsi" w:eastAsiaTheme="minorEastAsia" w:hAnsiTheme="minorHAnsi" w:cstheme="minorBidi"/>
          <w:sz w:val="24"/>
          <w:szCs w:val="24"/>
        </w:rPr>
        <w:t>(Eph. 4:17-32;</w:t>
      </w:r>
      <w:r w:rsidR="5897EC05" w:rsidRPr="5897EC05">
        <w:rPr>
          <w:rFonts w:asciiTheme="minorHAnsi" w:eastAsiaTheme="minorEastAsia" w:hAnsiTheme="minorHAnsi" w:cstheme="minorBidi"/>
          <w:sz w:val="24"/>
          <w:szCs w:val="24"/>
        </w:rPr>
        <w:t xml:space="preserve"> James 1:19-25; Matthew 6:16-22) </w:t>
      </w:r>
    </w:p>
    <w:p w14:paraId="48372FB5" w14:textId="77777777" w:rsidR="00126A50" w:rsidRDefault="5897EC05" w:rsidP="00AD7C16">
      <w:pPr>
        <w:ind w:firstLine="720"/>
        <w:jc w:val="both"/>
        <w:rPr>
          <w:sz w:val="24"/>
          <w:szCs w:val="24"/>
        </w:rPr>
      </w:pPr>
      <w:r w:rsidRPr="5897EC05">
        <w:rPr>
          <w:rFonts w:asciiTheme="minorHAnsi" w:eastAsiaTheme="minorEastAsia" w:hAnsiTheme="minorHAnsi" w:cstheme="minorBidi"/>
          <w:sz w:val="24"/>
          <w:szCs w:val="24"/>
        </w:rPr>
        <w:t xml:space="preserve">To take back surrendered ground, </w:t>
      </w:r>
      <w:r w:rsidR="00126A50">
        <w:rPr>
          <w:rFonts w:asciiTheme="minorHAnsi" w:eastAsiaTheme="minorEastAsia" w:hAnsiTheme="minorHAnsi" w:cstheme="minorBidi"/>
          <w:sz w:val="24"/>
          <w:szCs w:val="24"/>
        </w:rPr>
        <w:t>requires</w:t>
      </w:r>
      <w:r w:rsidRPr="5897EC05">
        <w:rPr>
          <w:rFonts w:asciiTheme="minorHAnsi" w:eastAsiaTheme="minorEastAsia" w:hAnsiTheme="minorHAnsi" w:cstheme="minorBidi"/>
          <w:sz w:val="24"/>
          <w:szCs w:val="24"/>
        </w:rPr>
        <w:t xml:space="preserve"> confess</w:t>
      </w:r>
      <w:r w:rsidR="00126A50">
        <w:rPr>
          <w:rFonts w:asciiTheme="minorHAnsi" w:eastAsiaTheme="minorEastAsia" w:hAnsiTheme="minorHAnsi" w:cstheme="minorBidi"/>
          <w:sz w:val="24"/>
          <w:szCs w:val="24"/>
        </w:rPr>
        <w:t>ion</w:t>
      </w:r>
      <w:r w:rsidRPr="5897EC05">
        <w:rPr>
          <w:rFonts w:asciiTheme="minorHAnsi" w:eastAsiaTheme="minorEastAsia" w:hAnsiTheme="minorHAnsi" w:cstheme="minorBidi"/>
          <w:sz w:val="24"/>
          <w:szCs w:val="24"/>
        </w:rPr>
        <w:t xml:space="preserve"> and repent</w:t>
      </w:r>
      <w:r w:rsidR="00126A50">
        <w:rPr>
          <w:rFonts w:asciiTheme="minorHAnsi" w:eastAsiaTheme="minorEastAsia" w:hAnsiTheme="minorHAnsi" w:cstheme="minorBidi"/>
          <w:sz w:val="24"/>
          <w:szCs w:val="24"/>
        </w:rPr>
        <w:t>ance</w:t>
      </w:r>
      <w:r w:rsidRPr="5897EC05">
        <w:rPr>
          <w:rFonts w:asciiTheme="minorHAnsi" w:eastAsiaTheme="minorEastAsia" w:hAnsiTheme="minorHAnsi" w:cstheme="minorBidi"/>
          <w:sz w:val="24"/>
          <w:szCs w:val="24"/>
        </w:rPr>
        <w:t xml:space="preserve">. </w:t>
      </w:r>
      <w:r w:rsidR="00126A50">
        <w:rPr>
          <w:rFonts w:asciiTheme="minorHAnsi" w:eastAsiaTheme="minorEastAsia" w:hAnsiTheme="minorHAnsi" w:cstheme="minorBidi"/>
          <w:sz w:val="24"/>
          <w:szCs w:val="24"/>
        </w:rPr>
        <w:t>W</w:t>
      </w:r>
      <w:r w:rsidR="00126A50" w:rsidRPr="5897EC05">
        <w:rPr>
          <w:sz w:val="24"/>
          <w:szCs w:val="24"/>
        </w:rPr>
        <w:t xml:space="preserve">hen </w:t>
      </w:r>
      <w:r w:rsidR="00126A50">
        <w:rPr>
          <w:sz w:val="24"/>
          <w:szCs w:val="24"/>
        </w:rPr>
        <w:t>we</w:t>
      </w:r>
      <w:r w:rsidR="00126A50" w:rsidRPr="5897EC05">
        <w:rPr>
          <w:sz w:val="24"/>
          <w:szCs w:val="24"/>
        </w:rPr>
        <w:t xml:space="preserve"> see </w:t>
      </w:r>
      <w:r w:rsidR="00126A50">
        <w:rPr>
          <w:sz w:val="24"/>
          <w:szCs w:val="24"/>
        </w:rPr>
        <w:t>our</w:t>
      </w:r>
      <w:r w:rsidR="00126A50" w:rsidRPr="5897EC05">
        <w:rPr>
          <w:sz w:val="24"/>
          <w:szCs w:val="24"/>
        </w:rPr>
        <w:t xml:space="preserve"> sin in the mirror of </w:t>
      </w:r>
      <w:r w:rsidR="00126A50">
        <w:rPr>
          <w:sz w:val="24"/>
          <w:szCs w:val="24"/>
        </w:rPr>
        <w:t xml:space="preserve">God’s </w:t>
      </w:r>
      <w:r w:rsidR="00126A50" w:rsidRPr="5897EC05">
        <w:rPr>
          <w:sz w:val="24"/>
          <w:szCs w:val="24"/>
        </w:rPr>
        <w:t>Word</w:t>
      </w:r>
      <w:r w:rsidR="00126A50">
        <w:rPr>
          <w:sz w:val="24"/>
          <w:szCs w:val="24"/>
        </w:rPr>
        <w:t>,</w:t>
      </w:r>
      <w:r w:rsidR="00126A50" w:rsidRPr="5897EC05">
        <w:rPr>
          <w:sz w:val="24"/>
          <w:szCs w:val="24"/>
        </w:rPr>
        <w:t xml:space="preserve"> </w:t>
      </w:r>
      <w:r w:rsidR="00126A50">
        <w:rPr>
          <w:sz w:val="24"/>
          <w:szCs w:val="24"/>
        </w:rPr>
        <w:t>we</w:t>
      </w:r>
      <w:r w:rsidRPr="5897EC05">
        <w:rPr>
          <w:sz w:val="24"/>
          <w:szCs w:val="24"/>
        </w:rPr>
        <w:t xml:space="preserve"> need </w:t>
      </w:r>
      <w:r w:rsidR="00126A50">
        <w:rPr>
          <w:sz w:val="24"/>
          <w:szCs w:val="24"/>
        </w:rPr>
        <w:t>agree with God and come clean.</w:t>
      </w:r>
      <w:r w:rsidRPr="5897EC05">
        <w:rPr>
          <w:sz w:val="24"/>
          <w:szCs w:val="24"/>
        </w:rPr>
        <w:t xml:space="preserve"> (</w:t>
      </w:r>
      <w:r w:rsidRPr="5897EC05">
        <w:rPr>
          <w:sz w:val="24"/>
          <w:szCs w:val="24"/>
          <w:u w:val="single"/>
        </w:rPr>
        <w:t>James 4:6-10</w:t>
      </w:r>
      <w:r w:rsidR="00126A50">
        <w:rPr>
          <w:sz w:val="24"/>
          <w:szCs w:val="24"/>
          <w:u w:val="single"/>
        </w:rPr>
        <w:t>;</w:t>
      </w:r>
      <w:r w:rsidRPr="5897EC05">
        <w:rPr>
          <w:sz w:val="24"/>
          <w:szCs w:val="24"/>
        </w:rPr>
        <w:t xml:space="preserve"> 1 John 1:9) </w:t>
      </w:r>
      <w:r w:rsidR="00126A50">
        <w:rPr>
          <w:sz w:val="24"/>
          <w:szCs w:val="24"/>
        </w:rPr>
        <w:t>The devil, loves to do his work in the dark. Yet when</w:t>
      </w:r>
      <w:r w:rsidRPr="5897EC05">
        <w:rPr>
          <w:sz w:val="24"/>
          <w:szCs w:val="24"/>
        </w:rPr>
        <w:t xml:space="preserve"> we confess our sins to others, we are shedding light on the work of the Devil. </w:t>
      </w:r>
    </w:p>
    <w:p w14:paraId="1FF881AE" w14:textId="281EFF5C" w:rsidR="00AD7C16" w:rsidRDefault="5897EC05" w:rsidP="00AD7C16">
      <w:pPr>
        <w:ind w:firstLine="720"/>
        <w:jc w:val="both"/>
        <w:rPr>
          <w:rFonts w:eastAsia="Times New Roman" w:cstheme="minorHAnsi"/>
          <w:sz w:val="24"/>
          <w:szCs w:val="24"/>
        </w:rPr>
      </w:pPr>
      <w:r w:rsidRPr="5897EC05">
        <w:rPr>
          <w:rFonts w:asciiTheme="minorHAnsi" w:eastAsiaTheme="minorEastAsia" w:hAnsiTheme="minorHAnsi" w:cstheme="minorBidi"/>
          <w:sz w:val="24"/>
          <w:szCs w:val="24"/>
        </w:rPr>
        <w:t xml:space="preserve">To stand, you must first bow to Jesus in humble submission to His Lordship. </w:t>
      </w:r>
      <w:r w:rsidRPr="00CD0CDC">
        <w:rPr>
          <w:rFonts w:asciiTheme="minorHAnsi" w:eastAsiaTheme="minorEastAsia" w:hAnsiTheme="minorHAnsi" w:cstheme="minorBidi"/>
          <w:bCs/>
          <w:sz w:val="24"/>
          <w:szCs w:val="24"/>
        </w:rPr>
        <w:t>Satan can only take the ground we give to him when we have failed to obey God’s Word!</w:t>
      </w:r>
      <w:r w:rsidRPr="00CD0CDC">
        <w:rPr>
          <w:bCs/>
          <w:sz w:val="24"/>
          <w:szCs w:val="24"/>
        </w:rPr>
        <w:t xml:space="preserve"> </w:t>
      </w:r>
      <w:r w:rsidRPr="00CD0CDC">
        <w:rPr>
          <w:rFonts w:asciiTheme="minorHAnsi" w:eastAsiaTheme="minorEastAsia" w:hAnsiTheme="minorHAnsi" w:cstheme="minorBidi"/>
          <w:sz w:val="24"/>
          <w:szCs w:val="24"/>
        </w:rPr>
        <w:t>Some of us are</w:t>
      </w:r>
      <w:r w:rsidRPr="5897EC05">
        <w:rPr>
          <w:rFonts w:asciiTheme="minorHAnsi" w:eastAsiaTheme="minorEastAsia" w:hAnsiTheme="minorHAnsi" w:cstheme="minorBidi"/>
          <w:sz w:val="24"/>
          <w:szCs w:val="24"/>
        </w:rPr>
        <w:t xml:space="preserve"> living defeated lives because we have surrendered ground to the adversary by failing to bow to the authority of God. (2 Timothy 2:22-26; Luke 6:43-48) </w:t>
      </w:r>
    </w:p>
    <w:p w14:paraId="1B93BCDD" w14:textId="1AB75606" w:rsidR="00AD7C16" w:rsidRPr="00270C9D" w:rsidRDefault="00527A07" w:rsidP="00AD7C16">
      <w:pPr>
        <w:jc w:val="both"/>
        <w:rPr>
          <w:rFonts w:cstheme="minorHAnsi"/>
          <w:b/>
          <w:i/>
          <w:sz w:val="28"/>
          <w:szCs w:val="28"/>
        </w:rPr>
      </w:pPr>
      <w:r>
        <w:rPr>
          <w:rFonts w:asciiTheme="minorHAnsi" w:eastAsiaTheme="minorEastAsia" w:hAnsiTheme="minorHAnsi" w:cstheme="minorBidi"/>
          <w:b/>
          <w:bCs/>
          <w:sz w:val="28"/>
          <w:szCs w:val="28"/>
        </w:rPr>
        <w:t>WORD SEARCH: from Strong’s Concordance</w:t>
      </w:r>
    </w:p>
    <w:p w14:paraId="0DC13D29" w14:textId="1CBD4E72" w:rsidR="00AD7C16" w:rsidRPr="00126A50" w:rsidRDefault="5897EC05" w:rsidP="00BD269D">
      <w:pPr>
        <w:pStyle w:val="ListParagraph"/>
        <w:numPr>
          <w:ilvl w:val="0"/>
          <w:numId w:val="71"/>
        </w:numPr>
        <w:jc w:val="both"/>
        <w:rPr>
          <w:rFonts w:asciiTheme="minorHAnsi" w:eastAsiaTheme="minorEastAsia" w:hAnsiTheme="minorHAnsi" w:cstheme="minorBidi"/>
          <w:sz w:val="24"/>
          <w:szCs w:val="24"/>
        </w:rPr>
      </w:pPr>
      <w:r w:rsidRPr="00126A50">
        <w:rPr>
          <w:rFonts w:asciiTheme="minorHAnsi" w:eastAsiaTheme="minorEastAsia" w:hAnsiTheme="minorHAnsi" w:cstheme="minorBidi"/>
          <w:b/>
          <w:bCs/>
          <w:sz w:val="24"/>
          <w:szCs w:val="24"/>
        </w:rPr>
        <w:t>WORD- Greek-L</w:t>
      </w:r>
      <w:r w:rsidR="00126A50">
        <w:rPr>
          <w:rFonts w:asciiTheme="minorHAnsi" w:eastAsiaTheme="minorEastAsia" w:hAnsiTheme="minorHAnsi" w:cstheme="minorBidi"/>
          <w:b/>
          <w:bCs/>
          <w:sz w:val="24"/>
          <w:szCs w:val="24"/>
        </w:rPr>
        <w:t>ogos</w:t>
      </w:r>
      <w:r w:rsidRPr="00126A50">
        <w:rPr>
          <w:rFonts w:asciiTheme="minorHAnsi" w:eastAsiaTheme="minorEastAsia" w:hAnsiTheme="minorHAnsi" w:cstheme="minorBidi"/>
          <w:b/>
          <w:bCs/>
          <w:sz w:val="24"/>
          <w:szCs w:val="24"/>
        </w:rPr>
        <w:t xml:space="preserve">: </w:t>
      </w:r>
      <w:r w:rsidRPr="00126A50">
        <w:rPr>
          <w:rFonts w:asciiTheme="minorHAnsi" w:eastAsiaTheme="minorEastAsia" w:hAnsiTheme="minorHAnsi" w:cstheme="minorBidi"/>
          <w:sz w:val="24"/>
          <w:szCs w:val="24"/>
        </w:rPr>
        <w:t xml:space="preserve">The divine expression –i.e. Christ-communication-utterance-mouth used in the following passages: John 1; 1-14 and 1 Peter 1: 23, Hebrew 4:12, John 8:31, 14:23, 1 John 1:1, Rev. 19:13 </w:t>
      </w:r>
    </w:p>
    <w:p w14:paraId="4953FD53" w14:textId="77777777" w:rsidR="00AD7C16" w:rsidRPr="004303DD" w:rsidRDefault="5897EC05" w:rsidP="00BD269D">
      <w:pPr>
        <w:pStyle w:val="ListParagraph"/>
        <w:numPr>
          <w:ilvl w:val="0"/>
          <w:numId w:val="73"/>
        </w:numPr>
        <w:rPr>
          <w:rFonts w:asciiTheme="minorHAnsi" w:eastAsiaTheme="minorEastAsia" w:hAnsiTheme="minorHAnsi" w:cstheme="minorBidi"/>
          <w:sz w:val="24"/>
          <w:szCs w:val="24"/>
        </w:rPr>
      </w:pPr>
      <w:r w:rsidRPr="00126A50">
        <w:rPr>
          <w:rFonts w:asciiTheme="minorHAnsi" w:eastAsiaTheme="minorEastAsia" w:hAnsiTheme="minorHAnsi" w:cstheme="minorBidi"/>
          <w:b/>
          <w:bCs/>
          <w:sz w:val="24"/>
          <w:szCs w:val="24"/>
        </w:rPr>
        <w:t>WORD- Greek- Rhema</w:t>
      </w:r>
      <w:r w:rsidRPr="00126A50">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an utterance a specific a matter or topic command –Word. See this used in the following verses: </w:t>
      </w:r>
      <w:r w:rsidRPr="5897EC05">
        <w:rPr>
          <w:rFonts w:asciiTheme="minorHAnsi" w:eastAsiaTheme="minorEastAsia" w:hAnsiTheme="minorHAnsi" w:cstheme="minorBidi"/>
          <w:b/>
          <w:bCs/>
          <w:sz w:val="24"/>
          <w:szCs w:val="24"/>
        </w:rPr>
        <w:t>Matthew</w:t>
      </w:r>
      <w:r w:rsidRPr="5897EC05">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b/>
          <w:bCs/>
          <w:sz w:val="24"/>
          <w:szCs w:val="24"/>
        </w:rPr>
        <w:t>4</w:t>
      </w: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b/>
          <w:bCs/>
          <w:sz w:val="24"/>
          <w:szCs w:val="24"/>
        </w:rPr>
        <w:t>1</w:t>
      </w: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b/>
          <w:bCs/>
          <w:sz w:val="24"/>
          <w:szCs w:val="24"/>
        </w:rPr>
        <w:t>6</w:t>
      </w:r>
      <w:r w:rsidRPr="5897EC05">
        <w:rPr>
          <w:rFonts w:asciiTheme="minorHAnsi" w:eastAsiaTheme="minorEastAsia" w:hAnsiTheme="minorHAnsi" w:cstheme="minorBidi"/>
          <w:sz w:val="24"/>
          <w:szCs w:val="24"/>
        </w:rPr>
        <w:t>; Romans 10:8, 17; 1 Peter 1:26; Ephesians1:13; 5:26 &amp; 6:1; Hebrews 1:3, 11:3; John3:34, 6:63 &amp; 68; John 15:7; 1:25.</w:t>
      </w:r>
    </w:p>
    <w:p w14:paraId="362A322B" w14:textId="77777777" w:rsidR="00AD7C16" w:rsidRPr="007251AC" w:rsidRDefault="5897EC05" w:rsidP="00BD269D">
      <w:pPr>
        <w:pStyle w:val="ListParagraph"/>
        <w:numPr>
          <w:ilvl w:val="0"/>
          <w:numId w:val="69"/>
        </w:numPr>
        <w:rPr>
          <w:rFonts w:asciiTheme="minorHAnsi" w:eastAsiaTheme="minorEastAsia" w:hAnsiTheme="minorHAnsi" w:cstheme="minorBidi"/>
          <w:b/>
          <w:bCs/>
          <w:sz w:val="24"/>
          <w:szCs w:val="24"/>
        </w:rPr>
      </w:pPr>
      <w:r w:rsidRPr="007251AC">
        <w:rPr>
          <w:b/>
          <w:bCs/>
          <w:sz w:val="24"/>
          <w:szCs w:val="24"/>
        </w:rPr>
        <w:t>PRAY- Greek PROS-EUCHE or Prayer-PROS-EUCHOMAI</w:t>
      </w:r>
      <w:r w:rsidRPr="007251AC">
        <w:rPr>
          <w:sz w:val="24"/>
          <w:szCs w:val="24"/>
        </w:rPr>
        <w:t>: Worship-oratory chapel-pray earnestly - pray to God i.e. supplicate, worship.</w:t>
      </w:r>
    </w:p>
    <w:p w14:paraId="0BD36D5F" w14:textId="77777777" w:rsidR="00AD7C16" w:rsidRPr="007251AC" w:rsidRDefault="5897EC05" w:rsidP="00BD269D">
      <w:pPr>
        <w:pStyle w:val="ListParagraph"/>
        <w:numPr>
          <w:ilvl w:val="0"/>
          <w:numId w:val="69"/>
        </w:numPr>
        <w:rPr>
          <w:rFonts w:asciiTheme="minorHAnsi" w:eastAsiaTheme="minorEastAsia" w:hAnsiTheme="minorHAnsi" w:cstheme="minorBidi"/>
          <w:b/>
          <w:bCs/>
          <w:sz w:val="24"/>
          <w:szCs w:val="24"/>
        </w:rPr>
      </w:pPr>
      <w:r w:rsidRPr="007251AC">
        <w:rPr>
          <w:b/>
          <w:bCs/>
          <w:sz w:val="24"/>
          <w:szCs w:val="24"/>
        </w:rPr>
        <w:t>Worship- Greek is PROS-KUNEO</w:t>
      </w:r>
      <w:r w:rsidRPr="007251AC">
        <w:rPr>
          <w:sz w:val="24"/>
          <w:szCs w:val="24"/>
        </w:rPr>
        <w:t>: to kiss like a dog licking his master’s hand-to fawn or crouch-to prostrate oneself in homage - do reverence to adore - WORSHIP. (John 4:20-24)</w:t>
      </w:r>
    </w:p>
    <w:p w14:paraId="49178F82" w14:textId="726C337C" w:rsidR="00AD7C16" w:rsidRDefault="5897EC05" w:rsidP="00BD269D">
      <w:pPr>
        <w:pStyle w:val="ListParagraph"/>
        <w:numPr>
          <w:ilvl w:val="0"/>
          <w:numId w:val="68"/>
        </w:numPr>
        <w:jc w:val="both"/>
        <w:rPr>
          <w:sz w:val="24"/>
          <w:szCs w:val="24"/>
        </w:rPr>
      </w:pPr>
      <w:r w:rsidRPr="007251AC">
        <w:rPr>
          <w:b/>
          <w:bCs/>
          <w:sz w:val="24"/>
          <w:szCs w:val="24"/>
        </w:rPr>
        <w:t>Continually-</w:t>
      </w:r>
      <w:r w:rsidR="007251AC">
        <w:rPr>
          <w:b/>
          <w:bCs/>
          <w:sz w:val="24"/>
          <w:szCs w:val="24"/>
        </w:rPr>
        <w:t xml:space="preserve">Greek </w:t>
      </w:r>
      <w:r w:rsidRPr="007251AC">
        <w:rPr>
          <w:b/>
          <w:bCs/>
          <w:sz w:val="24"/>
          <w:szCs w:val="24"/>
        </w:rPr>
        <w:t>PROS-KARTEREO:</w:t>
      </w:r>
      <w:r w:rsidRPr="007251AC">
        <w:rPr>
          <w:sz w:val="24"/>
          <w:szCs w:val="24"/>
        </w:rPr>
        <w:t xml:space="preserve"> earnest toward-persevere, constantly</w:t>
      </w:r>
      <w:r w:rsidRPr="5897EC05">
        <w:rPr>
          <w:sz w:val="24"/>
          <w:szCs w:val="24"/>
        </w:rPr>
        <w:t xml:space="preserve"> diligent-attend assiduously to all the exercises or to a person - to adhere closely to (as a servitor) attend give self continually, continue with - wait on continually. (Acts </w:t>
      </w:r>
      <w:r w:rsidR="006D77B1" w:rsidRPr="5897EC05">
        <w:rPr>
          <w:sz w:val="24"/>
          <w:szCs w:val="24"/>
        </w:rPr>
        <w:t>6:4) KJV</w:t>
      </w:r>
    </w:p>
    <w:p w14:paraId="3922E102" w14:textId="77777777" w:rsidR="00AD7C16" w:rsidRPr="004303DD" w:rsidRDefault="5897EC05" w:rsidP="00AD7C16">
      <w:pPr>
        <w:jc w:val="center"/>
        <w:rPr>
          <w:rFonts w:eastAsia="Times New Roman" w:cstheme="minorHAnsi"/>
          <w:b/>
          <w:sz w:val="28"/>
          <w:szCs w:val="28"/>
        </w:rPr>
      </w:pPr>
      <w:r w:rsidRPr="5897EC05">
        <w:rPr>
          <w:rFonts w:asciiTheme="minorHAnsi" w:eastAsiaTheme="minorEastAsia" w:hAnsiTheme="minorHAnsi" w:cstheme="minorBidi"/>
          <w:b/>
          <w:bCs/>
          <w:sz w:val="28"/>
          <w:szCs w:val="28"/>
        </w:rPr>
        <w:t xml:space="preserve"> The Power of Prayer</w:t>
      </w:r>
    </w:p>
    <w:p w14:paraId="0A1ED230" w14:textId="77777777" w:rsidR="00AD7C16" w:rsidRPr="006100CD" w:rsidRDefault="5897EC05" w:rsidP="00AD7C16">
      <w:pPr>
        <w:pStyle w:val="chapter-1"/>
        <w:jc w:val="center"/>
        <w:rPr>
          <w:rFonts w:asciiTheme="minorHAnsi" w:hAnsiTheme="minorHAnsi" w:cstheme="minorHAnsi"/>
          <w:b/>
          <w:i/>
        </w:rPr>
      </w:pPr>
      <w:r w:rsidRPr="5897EC05">
        <w:rPr>
          <w:rFonts w:asciiTheme="minorHAnsi" w:eastAsiaTheme="minorEastAsia" w:hAnsiTheme="minorHAnsi" w:cstheme="minorBidi"/>
          <w:b/>
          <w:bCs/>
          <w:i/>
          <w:iCs/>
        </w:rPr>
        <w:t>James 4:3-10 (NIV)</w:t>
      </w:r>
    </w:p>
    <w:p w14:paraId="5B72215A" w14:textId="0394530A" w:rsidR="00AD7C16" w:rsidRDefault="5897EC05" w:rsidP="00AD7C16">
      <w:pPr>
        <w:pStyle w:val="chapter-1"/>
        <w:jc w:val="center"/>
        <w:rPr>
          <w:rStyle w:val="text"/>
          <w:rFonts w:asciiTheme="minorHAnsi" w:hAnsiTheme="minorHAnsi" w:cstheme="minorHAnsi"/>
          <w:b/>
          <w:i/>
        </w:rPr>
      </w:pPr>
      <w:r w:rsidRPr="5897EC05">
        <w:rPr>
          <w:rStyle w:val="text"/>
          <w:rFonts w:asciiTheme="minorHAnsi" w:eastAsiaTheme="minorEastAsia" w:hAnsiTheme="minorHAnsi" w:cstheme="minorBidi"/>
          <w:b/>
          <w:bCs/>
          <w:i/>
          <w:iCs/>
        </w:rPr>
        <w:t>When you ask, you do not receive, because you ask with wrong motives, that you may spend what you get on your pleasures.</w:t>
      </w:r>
      <w:r w:rsidRPr="5897EC05">
        <w:rPr>
          <w:rStyle w:val="text"/>
          <w:rFonts w:asciiTheme="minorHAnsi" w:eastAsiaTheme="minorEastAsia" w:hAnsiTheme="minorHAnsi" w:cstheme="minorBidi"/>
          <w:b/>
          <w:bCs/>
          <w:i/>
          <w:iCs/>
          <w:vertAlign w:val="superscript"/>
        </w:rPr>
        <w:t> </w:t>
      </w:r>
      <w:r w:rsidRPr="5897EC05">
        <w:rPr>
          <w:rStyle w:val="text"/>
          <w:rFonts w:asciiTheme="minorHAnsi" w:eastAsiaTheme="minorEastAsia" w:hAnsiTheme="minorHAnsi" w:cstheme="minorBidi"/>
          <w:b/>
          <w:bCs/>
          <w:i/>
          <w:iCs/>
        </w:rPr>
        <w:t>You adulterous people, don’t you know that friendship with the world means enmity against God? Therefore, anyone who chooses to be a friend of th</w:t>
      </w:r>
      <w:r w:rsidR="006D77B1">
        <w:rPr>
          <w:rStyle w:val="text"/>
          <w:rFonts w:asciiTheme="minorHAnsi" w:eastAsiaTheme="minorEastAsia" w:hAnsiTheme="minorHAnsi" w:cstheme="minorBidi"/>
          <w:b/>
          <w:bCs/>
          <w:i/>
          <w:iCs/>
        </w:rPr>
        <w:t xml:space="preserve">e world becomes an enemy of God </w:t>
      </w:r>
      <w:r w:rsidRPr="5897EC05">
        <w:rPr>
          <w:rStyle w:val="text"/>
          <w:rFonts w:asciiTheme="minorHAnsi" w:eastAsiaTheme="minorEastAsia" w:hAnsiTheme="minorHAnsi" w:cstheme="minorBidi"/>
          <w:b/>
          <w:bCs/>
          <w:i/>
          <w:iCs/>
          <w:vertAlign w:val="superscript"/>
        </w:rPr>
        <w:t> </w:t>
      </w:r>
      <w:r w:rsidRPr="5897EC05">
        <w:rPr>
          <w:rStyle w:val="text"/>
          <w:rFonts w:asciiTheme="minorHAnsi" w:eastAsiaTheme="minorEastAsia" w:hAnsiTheme="minorHAnsi" w:cstheme="minorBidi"/>
          <w:b/>
          <w:bCs/>
          <w:i/>
          <w:iCs/>
        </w:rPr>
        <w:t>Or do you think Scripture says without reason that he jealously longs for the spi</w:t>
      </w:r>
      <w:r w:rsidR="006D77B1">
        <w:rPr>
          <w:rStyle w:val="text"/>
          <w:rFonts w:asciiTheme="minorHAnsi" w:eastAsiaTheme="minorEastAsia" w:hAnsiTheme="minorHAnsi" w:cstheme="minorBidi"/>
          <w:b/>
          <w:bCs/>
          <w:i/>
          <w:iCs/>
        </w:rPr>
        <w:t>rit he has caused to dwell in u.</w:t>
      </w:r>
      <w:r w:rsidRPr="5897EC05">
        <w:rPr>
          <w:rStyle w:val="text"/>
          <w:rFonts w:asciiTheme="minorHAnsi" w:eastAsiaTheme="minorEastAsia" w:hAnsiTheme="minorHAnsi" w:cstheme="minorBidi"/>
          <w:b/>
          <w:bCs/>
          <w:i/>
          <w:iCs/>
          <w:vertAlign w:val="superscript"/>
        </w:rPr>
        <w:t> </w:t>
      </w:r>
      <w:r w:rsidRPr="5897EC05">
        <w:rPr>
          <w:rStyle w:val="text"/>
          <w:rFonts w:asciiTheme="minorHAnsi" w:eastAsiaTheme="minorEastAsia" w:hAnsiTheme="minorHAnsi" w:cstheme="minorBidi"/>
          <w:b/>
          <w:bCs/>
          <w:i/>
          <w:iCs/>
        </w:rPr>
        <w:t xml:space="preserve">But he gives us more grace. That is why Scripture says: </w:t>
      </w:r>
      <w:r w:rsidRPr="006D77B1">
        <w:rPr>
          <w:rStyle w:val="text"/>
          <w:rFonts w:asciiTheme="minorHAnsi" w:eastAsiaTheme="minorEastAsia" w:hAnsiTheme="minorHAnsi" w:cstheme="minorBidi"/>
          <w:b/>
          <w:bCs/>
          <w:i/>
          <w:iCs/>
        </w:rPr>
        <w:t>“God opposes the proud</w:t>
      </w:r>
      <w:r w:rsidRPr="006D77B1">
        <w:rPr>
          <w:rStyle w:val="indent-1-breaks"/>
          <w:rFonts w:asciiTheme="minorHAnsi" w:eastAsiaTheme="minorEastAsia" w:hAnsiTheme="minorHAnsi" w:cstheme="minorBidi"/>
          <w:b/>
          <w:bCs/>
          <w:i/>
          <w:iCs/>
        </w:rPr>
        <w:t> but</w:t>
      </w:r>
      <w:r w:rsidRPr="006D77B1">
        <w:rPr>
          <w:rStyle w:val="text"/>
          <w:rFonts w:asciiTheme="minorHAnsi" w:eastAsiaTheme="minorEastAsia" w:hAnsiTheme="minorHAnsi" w:cstheme="minorBidi"/>
          <w:b/>
          <w:bCs/>
          <w:i/>
          <w:iCs/>
        </w:rPr>
        <w:t xml:space="preserve"> shows favor to the humble.”</w:t>
      </w:r>
      <w:r w:rsidRPr="006D77B1">
        <w:rPr>
          <w:rStyle w:val="text"/>
          <w:rFonts w:asciiTheme="minorHAnsi" w:eastAsiaTheme="minorEastAsia" w:hAnsiTheme="minorHAnsi" w:cstheme="minorBidi"/>
          <w:b/>
          <w:bCs/>
          <w:i/>
          <w:iCs/>
          <w:vertAlign w:val="superscript"/>
        </w:rPr>
        <w:t>7 </w:t>
      </w:r>
      <w:r w:rsidRPr="006D77B1">
        <w:rPr>
          <w:rStyle w:val="text"/>
          <w:rFonts w:asciiTheme="minorHAnsi" w:eastAsiaTheme="minorEastAsia" w:hAnsiTheme="minorHAnsi" w:cstheme="minorBidi"/>
          <w:b/>
          <w:bCs/>
          <w:i/>
          <w:iCs/>
        </w:rPr>
        <w:t>Submit yourselves, then, to God. Resist the devil, and he will flee from you.</w:t>
      </w:r>
      <w:r w:rsidRPr="006D77B1">
        <w:rPr>
          <w:rFonts w:asciiTheme="minorHAnsi" w:eastAsiaTheme="minorEastAsia" w:hAnsiTheme="minorHAnsi" w:cstheme="minorBidi"/>
          <w:b/>
          <w:bCs/>
          <w:i/>
          <w:iCs/>
        </w:rPr>
        <w:t xml:space="preserve"> </w:t>
      </w:r>
      <w:r w:rsidRPr="006D77B1">
        <w:rPr>
          <w:rStyle w:val="text"/>
          <w:rFonts w:asciiTheme="minorHAnsi" w:eastAsiaTheme="minorEastAsia" w:hAnsiTheme="minorHAnsi" w:cstheme="minorBidi"/>
          <w:b/>
          <w:bCs/>
          <w:i/>
          <w:iCs/>
          <w:vertAlign w:val="superscript"/>
        </w:rPr>
        <w:t>8 </w:t>
      </w:r>
      <w:r w:rsidRPr="006D77B1">
        <w:rPr>
          <w:rStyle w:val="text"/>
          <w:rFonts w:asciiTheme="minorHAnsi" w:eastAsiaTheme="minorEastAsia" w:hAnsiTheme="minorHAnsi" w:cstheme="minorBidi"/>
          <w:b/>
          <w:bCs/>
          <w:i/>
          <w:iCs/>
        </w:rPr>
        <w:t>Come near to God and he will come near to you. Wash your hands, you sinners, and purify your hearts, you double</w:t>
      </w:r>
      <w:r w:rsidRPr="5897EC05">
        <w:rPr>
          <w:rStyle w:val="text"/>
          <w:rFonts w:asciiTheme="minorHAnsi" w:eastAsiaTheme="minorEastAsia" w:hAnsiTheme="minorHAnsi" w:cstheme="minorBidi"/>
          <w:b/>
          <w:bCs/>
          <w:i/>
          <w:iCs/>
        </w:rPr>
        <w:t>-minded.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9 </w:t>
      </w:r>
      <w:r w:rsidRPr="5897EC05">
        <w:rPr>
          <w:rStyle w:val="text"/>
          <w:rFonts w:asciiTheme="minorHAnsi" w:eastAsiaTheme="minorEastAsia" w:hAnsiTheme="minorHAnsi" w:cstheme="minorBidi"/>
          <w:b/>
          <w:bCs/>
          <w:i/>
          <w:iCs/>
        </w:rPr>
        <w:t>Grieve, mourn and wail. Change your laughter to mourning and your joy to gloom.</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10 </w:t>
      </w:r>
      <w:r w:rsidRPr="5897EC05">
        <w:rPr>
          <w:rStyle w:val="text"/>
          <w:rFonts w:asciiTheme="minorHAnsi" w:eastAsiaTheme="minorEastAsia" w:hAnsiTheme="minorHAnsi" w:cstheme="minorBidi"/>
          <w:b/>
          <w:bCs/>
          <w:i/>
          <w:iCs/>
        </w:rPr>
        <w:t>Humble yourselves before the Lord, and he will lift you up</w:t>
      </w:r>
      <w:r w:rsidR="006D77B1">
        <w:rPr>
          <w:rStyle w:val="text"/>
          <w:rFonts w:asciiTheme="minorHAnsi" w:eastAsiaTheme="minorEastAsia" w:hAnsiTheme="minorHAnsi" w:cstheme="minorBidi"/>
          <w:b/>
          <w:bCs/>
          <w:i/>
          <w:iCs/>
        </w:rPr>
        <w:t>.</w:t>
      </w:r>
    </w:p>
    <w:p w14:paraId="44765016" w14:textId="77777777" w:rsidR="00AD7C16" w:rsidRDefault="5897EC05" w:rsidP="00AD7C16">
      <w:pPr>
        <w:pStyle w:val="chapter-1"/>
        <w:ind w:firstLine="720"/>
        <w:jc w:val="both"/>
        <w:rPr>
          <w:rFonts w:asciiTheme="minorHAnsi" w:hAnsiTheme="minorHAnsi" w:cstheme="minorHAnsi"/>
        </w:rPr>
      </w:pPr>
      <w:r w:rsidRPr="5897EC05">
        <w:rPr>
          <w:rFonts w:asciiTheme="minorHAnsi" w:eastAsiaTheme="minorEastAsia" w:hAnsiTheme="minorHAnsi" w:cstheme="minorBidi"/>
        </w:rPr>
        <w:t>There's a direct correlation to my humbling myself in prayer and my awareness of His presence in the midst of spiritual battle.</w:t>
      </w:r>
    </w:p>
    <w:p w14:paraId="09EB4665" w14:textId="77777777" w:rsidR="00AD7C16" w:rsidRDefault="5897EC05" w:rsidP="00AD7C16">
      <w:pPr>
        <w:jc w:val="both"/>
        <w:rPr>
          <w:sz w:val="24"/>
          <w:szCs w:val="24"/>
        </w:rPr>
      </w:pPr>
      <w:r w:rsidRPr="5897EC05">
        <w:rPr>
          <w:sz w:val="24"/>
          <w:szCs w:val="24"/>
        </w:rPr>
        <w:t>“Prayer is the greatest power on earth if it is practiced in the true fear of the LORD.”--- A. W. Tozer. When we pray, we not only come near to God, but He comes near to us!</w:t>
      </w:r>
    </w:p>
    <w:p w14:paraId="21F84179" w14:textId="77777777" w:rsidR="00AD7C16" w:rsidRPr="006100CD" w:rsidRDefault="5897EC05" w:rsidP="00AD7C16">
      <w:pPr>
        <w:jc w:val="center"/>
        <w:rPr>
          <w:b/>
          <w:i/>
          <w:sz w:val="24"/>
          <w:szCs w:val="24"/>
        </w:rPr>
      </w:pPr>
      <w:r w:rsidRPr="5897EC05">
        <w:rPr>
          <w:b/>
          <w:bCs/>
          <w:i/>
          <w:iCs/>
          <w:sz w:val="24"/>
          <w:szCs w:val="24"/>
        </w:rPr>
        <w:t>Deuteronomy 4:7 (NIV)</w:t>
      </w:r>
    </w:p>
    <w:p w14:paraId="4BF47BF3" w14:textId="77777777" w:rsidR="00AD7C16" w:rsidRPr="006100CD" w:rsidRDefault="5897EC05" w:rsidP="00AD7C16">
      <w:pPr>
        <w:jc w:val="center"/>
        <w:rPr>
          <w:b/>
          <w:i/>
          <w:sz w:val="24"/>
          <w:szCs w:val="24"/>
        </w:rPr>
      </w:pPr>
      <w:r w:rsidRPr="5897EC05">
        <w:rPr>
          <w:b/>
          <w:bCs/>
          <w:i/>
          <w:iCs/>
          <w:sz w:val="24"/>
          <w:szCs w:val="24"/>
        </w:rPr>
        <w:t>“What other Nation is so great as to have their gods near them the way the LORD our GOD is NEAR US whenever we pray to him?”</w:t>
      </w:r>
    </w:p>
    <w:p w14:paraId="7D43ED91" w14:textId="77777777" w:rsidR="00AD7C16" w:rsidRDefault="5897EC05" w:rsidP="00AD7C16">
      <w:pPr>
        <w:ind w:firstLine="720"/>
        <w:jc w:val="both"/>
        <w:rPr>
          <w:sz w:val="24"/>
          <w:szCs w:val="24"/>
        </w:rPr>
      </w:pPr>
      <w:r w:rsidRPr="5897EC05">
        <w:rPr>
          <w:sz w:val="24"/>
          <w:szCs w:val="24"/>
        </w:rPr>
        <w:t>The Lord Jesus prayed for us and taught us to pray for deliverance from the evil one. (John 17:13-21) The prayers that start in heaven will be powerful on earth!</w:t>
      </w:r>
    </w:p>
    <w:p w14:paraId="73B2F984" w14:textId="77777777" w:rsidR="00AD7C16" w:rsidRPr="006100CD" w:rsidRDefault="5897EC05" w:rsidP="00AD7C16">
      <w:pPr>
        <w:jc w:val="center"/>
        <w:rPr>
          <w:b/>
          <w:i/>
          <w:sz w:val="24"/>
          <w:szCs w:val="24"/>
        </w:rPr>
      </w:pPr>
      <w:r w:rsidRPr="5897EC05">
        <w:rPr>
          <w:b/>
          <w:bCs/>
          <w:i/>
          <w:iCs/>
          <w:sz w:val="24"/>
          <w:szCs w:val="24"/>
        </w:rPr>
        <w:t>Psalms 145:18 (NIV)</w:t>
      </w:r>
    </w:p>
    <w:p w14:paraId="341B3C2F" w14:textId="77777777" w:rsidR="00AD7C16" w:rsidRPr="006100CD" w:rsidRDefault="5897EC05" w:rsidP="00AD7C16">
      <w:pPr>
        <w:jc w:val="center"/>
        <w:rPr>
          <w:b/>
          <w:i/>
          <w:sz w:val="24"/>
          <w:szCs w:val="24"/>
        </w:rPr>
      </w:pPr>
      <w:r w:rsidRPr="5897EC05">
        <w:rPr>
          <w:b/>
          <w:bCs/>
          <w:i/>
          <w:iCs/>
          <w:sz w:val="24"/>
          <w:szCs w:val="24"/>
        </w:rPr>
        <w:t>“The LORD is Near to all who call on him, to all who call on him in TRUTH.”</w:t>
      </w:r>
    </w:p>
    <w:p w14:paraId="13E09B0A" w14:textId="47FEC2DC" w:rsidR="00AD7C16" w:rsidRDefault="00AD7C16" w:rsidP="00AD7C16">
      <w:pPr>
        <w:jc w:val="both"/>
        <w:rPr>
          <w:sz w:val="24"/>
          <w:szCs w:val="24"/>
        </w:rPr>
      </w:pPr>
      <w:r w:rsidRPr="01417191">
        <w:rPr>
          <w:b/>
          <w:bCs/>
          <w:sz w:val="24"/>
          <w:szCs w:val="24"/>
        </w:rPr>
        <w:t xml:space="preserve"> </w:t>
      </w:r>
      <w:r>
        <w:rPr>
          <w:b/>
          <w:sz w:val="24"/>
          <w:szCs w:val="24"/>
        </w:rPr>
        <w:tab/>
      </w:r>
      <w:r>
        <w:rPr>
          <w:sz w:val="24"/>
          <w:szCs w:val="24"/>
        </w:rPr>
        <w:t xml:space="preserve">God’s Word is truth!  </w:t>
      </w:r>
      <w:r w:rsidRPr="5897EC05">
        <w:rPr>
          <w:rFonts w:asciiTheme="minorHAnsi" w:eastAsiaTheme="minorEastAsia" w:hAnsiTheme="minorHAnsi" w:cstheme="minorBidi"/>
          <w:sz w:val="24"/>
          <w:szCs w:val="24"/>
        </w:rPr>
        <w:t>Whose prayers are powerful?</w:t>
      </w:r>
      <w:r w:rsidRPr="5897EC05">
        <w:rPr>
          <w:rFonts w:asciiTheme="minorHAnsi" w:eastAsiaTheme="minorEastAsia" w:hAnsiTheme="minorHAnsi" w:cstheme="minorBidi"/>
          <w:b/>
          <w:bCs/>
          <w:sz w:val="24"/>
          <w:szCs w:val="24"/>
        </w:rPr>
        <w:t xml:space="preserve"> </w:t>
      </w:r>
      <w:r w:rsidRPr="5897EC05">
        <w:rPr>
          <w:rFonts w:asciiTheme="minorHAnsi" w:eastAsiaTheme="minorEastAsia" w:hAnsiTheme="minorHAnsi" w:cstheme="minorBidi"/>
          <w:b/>
          <w:bCs/>
        </w:rPr>
        <w:t xml:space="preserve"> </w:t>
      </w:r>
      <w:r w:rsidRPr="5897EC05">
        <w:rPr>
          <w:rFonts w:asciiTheme="minorHAnsi" w:eastAsiaTheme="minorEastAsia" w:hAnsiTheme="minorHAnsi" w:cstheme="minorBidi"/>
          <w:b/>
          <w:bCs/>
          <w:i/>
          <w:iCs/>
        </w:rPr>
        <w:t>James 5:13-16 (NIV)</w:t>
      </w:r>
      <w:r w:rsidRPr="5897EC05">
        <w:rPr>
          <w:rFonts w:asciiTheme="minorHAnsi" w:eastAsiaTheme="minorEastAsia" w:hAnsiTheme="minorHAnsi" w:cstheme="minorBidi"/>
          <w:b/>
          <w:bCs/>
          <w:i/>
          <w:iCs/>
          <w:vertAlign w:val="superscript"/>
        </w:rPr>
        <w:t> </w:t>
      </w:r>
      <w:r w:rsidRPr="5897EC05">
        <w:rPr>
          <w:rFonts w:asciiTheme="minorHAnsi" w:eastAsiaTheme="minorEastAsia" w:hAnsiTheme="minorHAnsi" w:cstheme="minorBidi"/>
          <w:b/>
          <w:bCs/>
          <w:i/>
          <w:iCs/>
        </w:rPr>
        <w:t xml:space="preserve">Is anyone among you in trouble? Let them pray. Is anyone happy? Let them sing songs of praise. </w:t>
      </w:r>
      <w:r w:rsidRPr="5897EC05">
        <w:rPr>
          <w:rFonts w:asciiTheme="minorHAnsi" w:eastAsiaTheme="minorEastAsia" w:hAnsiTheme="minorHAnsi" w:cstheme="minorBidi"/>
          <w:b/>
          <w:bCs/>
          <w:i/>
          <w:iCs/>
          <w:vertAlign w:val="superscript"/>
        </w:rPr>
        <w:t> </w:t>
      </w:r>
      <w:r w:rsidRPr="5897EC05">
        <w:rPr>
          <w:rFonts w:asciiTheme="minorHAnsi" w:eastAsiaTheme="minorEastAsia" w:hAnsiTheme="minorHAnsi" w:cstheme="minorBidi"/>
          <w:b/>
          <w:bCs/>
          <w:i/>
          <w:iCs/>
        </w:rPr>
        <w:t xml:space="preserve">Is anyone among you sick? Let them call the elders of the church to pray over them and anoint them with oil in the name of the Lord. </w:t>
      </w:r>
      <w:r w:rsidRPr="5897EC05">
        <w:rPr>
          <w:rFonts w:asciiTheme="minorHAnsi" w:eastAsiaTheme="minorEastAsia" w:hAnsiTheme="minorHAnsi" w:cstheme="minorBidi"/>
          <w:b/>
          <w:bCs/>
          <w:i/>
          <w:iCs/>
          <w:vertAlign w:val="superscript"/>
        </w:rPr>
        <w:t> </w:t>
      </w:r>
      <w:r w:rsidRPr="5897EC05">
        <w:rPr>
          <w:rFonts w:asciiTheme="minorHAnsi" w:eastAsiaTheme="minorEastAsia" w:hAnsiTheme="minorHAnsi" w:cstheme="minorBidi"/>
          <w:b/>
          <w:bCs/>
          <w:i/>
          <w:iCs/>
        </w:rPr>
        <w:t xml:space="preserve">And the prayer offered in faith will make the sick person well; the Lord will raise them up. If they have sinned, they will be forgiven. </w:t>
      </w:r>
      <w:r w:rsidRPr="5897EC05">
        <w:rPr>
          <w:rFonts w:asciiTheme="minorHAnsi" w:eastAsiaTheme="minorEastAsia" w:hAnsiTheme="minorHAnsi" w:cstheme="minorBidi"/>
          <w:b/>
          <w:bCs/>
          <w:i/>
          <w:iCs/>
          <w:vertAlign w:val="superscript"/>
        </w:rPr>
        <w:t> </w:t>
      </w:r>
      <w:r w:rsidRPr="5897EC05">
        <w:rPr>
          <w:rFonts w:asciiTheme="minorHAnsi" w:eastAsiaTheme="minorEastAsia" w:hAnsiTheme="minorHAnsi" w:cstheme="minorBidi"/>
          <w:b/>
          <w:bCs/>
          <w:i/>
          <w:iCs/>
        </w:rPr>
        <w:t>Therefore</w:t>
      </w:r>
      <w:r w:rsidR="00CD0CDC">
        <w:rPr>
          <w:rFonts w:asciiTheme="minorHAnsi" w:eastAsiaTheme="minorEastAsia" w:hAnsiTheme="minorHAnsi" w:cstheme="minorBidi"/>
          <w:b/>
          <w:bCs/>
          <w:i/>
          <w:iCs/>
        </w:rPr>
        <w:t xml:space="preserve">, </w:t>
      </w:r>
      <w:r w:rsidRPr="5897EC05">
        <w:rPr>
          <w:rFonts w:asciiTheme="minorHAnsi" w:eastAsiaTheme="minorEastAsia" w:hAnsiTheme="minorHAnsi" w:cstheme="minorBidi"/>
          <w:b/>
          <w:bCs/>
          <w:i/>
          <w:iCs/>
        </w:rPr>
        <w:t xml:space="preserve">confess your sins to each other and pray for each other so that you may be healed. </w:t>
      </w:r>
      <w:r w:rsidRPr="5897EC05">
        <w:rPr>
          <w:rFonts w:asciiTheme="minorHAnsi" w:eastAsiaTheme="minorEastAsia" w:hAnsiTheme="minorHAnsi" w:cstheme="minorBidi"/>
          <w:b/>
          <w:bCs/>
          <w:i/>
          <w:iCs/>
          <w:u w:val="single"/>
        </w:rPr>
        <w:t>The prayer of a righteous person is powerful and effective.</w:t>
      </w:r>
    </w:p>
    <w:p w14:paraId="11613063" w14:textId="5CFCA139" w:rsidR="00CD0CDC" w:rsidRDefault="00A41695" w:rsidP="00AD7C16">
      <w:pPr>
        <w:jc w:val="both"/>
        <w:rPr>
          <w:rFonts w:asciiTheme="minorHAnsi" w:eastAsiaTheme="minorEastAsia" w:hAnsiTheme="minorHAnsi" w:cstheme="minorBidi"/>
          <w:sz w:val="24"/>
          <w:szCs w:val="24"/>
        </w:rPr>
      </w:pPr>
      <w:r>
        <w:rPr>
          <w:rFonts w:asciiTheme="minorHAnsi" w:eastAsiaTheme="minorEastAsia" w:hAnsiTheme="minorHAnsi" w:cstheme="minorBidi"/>
          <w:b/>
          <w:bCs/>
          <w:sz w:val="28"/>
          <w:szCs w:val="28"/>
        </w:rPr>
        <w:t xml:space="preserve">DIGGING DEEPER: </w:t>
      </w:r>
      <w:r w:rsidR="005B522C">
        <w:rPr>
          <w:rFonts w:asciiTheme="minorHAnsi" w:eastAsiaTheme="minorEastAsia" w:hAnsiTheme="minorHAnsi" w:cstheme="minorBidi"/>
          <w:b/>
          <w:bCs/>
          <w:sz w:val="28"/>
          <w:szCs w:val="28"/>
        </w:rPr>
        <w:t xml:space="preserve">Read the following passages and make note of any insights and </w:t>
      </w:r>
      <w:r w:rsidR="00806273">
        <w:rPr>
          <w:rFonts w:asciiTheme="minorHAnsi" w:eastAsiaTheme="minorEastAsia" w:hAnsiTheme="minorHAnsi" w:cstheme="minorBidi"/>
          <w:b/>
          <w:bCs/>
          <w:sz w:val="28"/>
          <w:szCs w:val="28"/>
        </w:rPr>
        <w:t>personal applications.</w:t>
      </w:r>
      <w:r w:rsidR="5897EC05" w:rsidRPr="5897EC05">
        <w:rPr>
          <w:rFonts w:asciiTheme="minorHAnsi" w:eastAsiaTheme="minorEastAsia" w:hAnsiTheme="minorHAnsi" w:cstheme="minorBidi"/>
          <w:sz w:val="24"/>
          <w:szCs w:val="24"/>
        </w:rPr>
        <w:t xml:space="preserve"> </w:t>
      </w:r>
    </w:p>
    <w:p w14:paraId="2AA87872" w14:textId="56A99645" w:rsidR="00AD7C16" w:rsidRPr="008B620D" w:rsidRDefault="5897EC05" w:rsidP="00244EAB">
      <w:pPr>
        <w:pStyle w:val="ListParagraph"/>
        <w:numPr>
          <w:ilvl w:val="0"/>
          <w:numId w:val="33"/>
        </w:numPr>
        <w:jc w:val="both"/>
        <w:rPr>
          <w:rFonts w:eastAsia="Times New Roman" w:cstheme="minorHAnsi"/>
          <w:sz w:val="24"/>
          <w:szCs w:val="24"/>
        </w:rPr>
      </w:pPr>
      <w:r w:rsidRPr="00CD0CDC">
        <w:rPr>
          <w:rFonts w:asciiTheme="minorHAnsi" w:eastAsiaTheme="minorEastAsia" w:hAnsiTheme="minorHAnsi" w:cstheme="minorBidi"/>
          <w:sz w:val="24"/>
          <w:szCs w:val="24"/>
        </w:rPr>
        <w:t xml:space="preserve">Romans 8:26-27; 31-39; 1Peter3:8-12; Proverbs 28:9; 15:8, 29; Isaiah 59:1-3 </w:t>
      </w:r>
    </w:p>
    <w:p w14:paraId="0F040A27" w14:textId="77777777" w:rsidR="008B620D" w:rsidRPr="00CB02CC" w:rsidRDefault="008B620D" w:rsidP="008B620D">
      <w:pPr>
        <w:jc w:val="center"/>
        <w:rPr>
          <w:rFonts w:asciiTheme="minorHAnsi" w:hAnsiTheme="minorHAnsi"/>
          <w:b/>
          <w:i/>
          <w:sz w:val="24"/>
          <w:szCs w:val="24"/>
        </w:rPr>
      </w:pPr>
      <w:r>
        <w:rPr>
          <w:rFonts w:asciiTheme="minorHAnsi" w:hAnsiTheme="minorHAnsi"/>
          <w:b/>
          <w:i/>
          <w:sz w:val="24"/>
          <w:szCs w:val="24"/>
        </w:rPr>
        <w:t xml:space="preserve">Psalms </w:t>
      </w:r>
      <w:r w:rsidRPr="00CB02CC">
        <w:rPr>
          <w:rFonts w:asciiTheme="minorHAnsi" w:hAnsiTheme="minorHAnsi"/>
          <w:b/>
          <w:i/>
          <w:sz w:val="24"/>
          <w:szCs w:val="24"/>
        </w:rPr>
        <w:t>27:1-3 (ESV)</w:t>
      </w:r>
    </w:p>
    <w:p w14:paraId="290625DA" w14:textId="77777777" w:rsidR="008B620D" w:rsidRPr="00CB02CC" w:rsidRDefault="008B620D" w:rsidP="008B620D">
      <w:pPr>
        <w:pStyle w:val="line-group"/>
        <w:jc w:val="center"/>
        <w:rPr>
          <w:rFonts w:asciiTheme="minorHAnsi" w:hAnsiTheme="minorHAnsi"/>
          <w:b/>
          <w:i/>
        </w:rPr>
      </w:pPr>
      <w:r w:rsidRPr="00CB02CC">
        <w:rPr>
          <w:rStyle w:val="ln-group"/>
          <w:rFonts w:asciiTheme="minorHAnsi" w:hAnsiTheme="minorHAnsi"/>
          <w:b/>
          <w:i/>
        </w:rPr>
        <w:t xml:space="preserve">The </w:t>
      </w:r>
      <w:r w:rsidRPr="00CB02CC">
        <w:rPr>
          <w:rStyle w:val="divine-name"/>
          <w:rFonts w:asciiTheme="minorHAnsi" w:hAnsiTheme="minorHAnsi"/>
          <w:b/>
          <w:i/>
        </w:rPr>
        <w:t>Lord</w:t>
      </w:r>
      <w:r w:rsidRPr="00CB02CC">
        <w:rPr>
          <w:rStyle w:val="ln-group"/>
          <w:rFonts w:asciiTheme="minorHAnsi" w:hAnsiTheme="minorHAnsi"/>
          <w:b/>
          <w:i/>
        </w:rPr>
        <w:t xml:space="preserve"> is my light and my salvation; </w:t>
      </w:r>
      <w:r w:rsidRPr="00CB02CC">
        <w:rPr>
          <w:rStyle w:val="indent"/>
          <w:rFonts w:asciiTheme="minorHAnsi" w:hAnsiTheme="minorHAnsi"/>
          <w:b/>
          <w:i/>
        </w:rPr>
        <w:t xml:space="preserve">whom shall I fear? </w:t>
      </w:r>
      <w:r w:rsidRPr="00CB02CC">
        <w:rPr>
          <w:rStyle w:val="br-ln-group"/>
          <w:rFonts w:asciiTheme="minorHAnsi" w:hAnsiTheme="minorHAnsi"/>
          <w:b/>
          <w:i/>
        </w:rPr>
        <w:t xml:space="preserve">The </w:t>
      </w:r>
      <w:r w:rsidRPr="00CB02CC">
        <w:rPr>
          <w:rStyle w:val="divine-name"/>
          <w:rFonts w:asciiTheme="minorHAnsi" w:hAnsiTheme="minorHAnsi"/>
          <w:b/>
          <w:i/>
        </w:rPr>
        <w:t>Lord</w:t>
      </w:r>
      <w:r w:rsidRPr="00CB02CC">
        <w:rPr>
          <w:rStyle w:val="br-ln-group"/>
          <w:rFonts w:asciiTheme="minorHAnsi" w:hAnsiTheme="minorHAnsi"/>
          <w:b/>
          <w:i/>
        </w:rPr>
        <w:t xml:space="preserve"> is the stronghold of my life;</w:t>
      </w:r>
      <w:r w:rsidRPr="00CB02CC">
        <w:rPr>
          <w:rFonts w:asciiTheme="minorHAnsi" w:hAnsiTheme="minorHAnsi"/>
          <w:b/>
          <w:i/>
        </w:rPr>
        <w:br/>
      </w:r>
      <w:r w:rsidRPr="00CB02CC">
        <w:rPr>
          <w:rStyle w:val="indent"/>
          <w:rFonts w:asciiTheme="minorHAnsi" w:hAnsiTheme="minorHAnsi"/>
          <w:b/>
          <w:i/>
        </w:rPr>
        <w:t xml:space="preserve">of whom shall I be afraid? </w:t>
      </w:r>
      <w:r w:rsidRPr="00CB02CC">
        <w:rPr>
          <w:rStyle w:val="ln-group"/>
          <w:rFonts w:asciiTheme="minorHAnsi" w:hAnsiTheme="minorHAnsi"/>
          <w:b/>
          <w:i/>
        </w:rPr>
        <w:t xml:space="preserve">When evildoers assail me </w:t>
      </w:r>
      <w:r w:rsidRPr="00CB02CC">
        <w:rPr>
          <w:rStyle w:val="indent"/>
          <w:rFonts w:asciiTheme="minorHAnsi" w:hAnsiTheme="minorHAnsi"/>
          <w:b/>
          <w:i/>
        </w:rPr>
        <w:t xml:space="preserve">to eat up my flesh, </w:t>
      </w:r>
      <w:r w:rsidRPr="00CB02CC">
        <w:rPr>
          <w:rStyle w:val="br-ln-group"/>
          <w:rFonts w:asciiTheme="minorHAnsi" w:hAnsiTheme="minorHAnsi"/>
          <w:b/>
          <w:i/>
        </w:rPr>
        <w:t>my adversaries and foes,</w:t>
      </w:r>
      <w:r w:rsidRPr="00CB02CC">
        <w:rPr>
          <w:rFonts w:asciiTheme="minorHAnsi" w:hAnsiTheme="minorHAnsi"/>
          <w:b/>
          <w:i/>
        </w:rPr>
        <w:br/>
      </w:r>
      <w:r w:rsidRPr="00CB02CC">
        <w:rPr>
          <w:rStyle w:val="indent"/>
          <w:rFonts w:asciiTheme="minorHAnsi" w:hAnsiTheme="minorHAnsi"/>
          <w:b/>
          <w:i/>
        </w:rPr>
        <w:t xml:space="preserve">it is they who stumble and fall. </w:t>
      </w:r>
      <w:r w:rsidRPr="00CB02CC">
        <w:rPr>
          <w:rStyle w:val="ln-group"/>
          <w:rFonts w:asciiTheme="minorHAnsi" w:hAnsiTheme="minorHAnsi"/>
          <w:b/>
          <w:i/>
        </w:rPr>
        <w:t xml:space="preserve">Though an army encamp against me, </w:t>
      </w:r>
      <w:r w:rsidRPr="00CB02CC">
        <w:rPr>
          <w:rStyle w:val="indent"/>
          <w:rFonts w:asciiTheme="minorHAnsi" w:hAnsiTheme="minorHAnsi"/>
          <w:b/>
          <w:i/>
        </w:rPr>
        <w:t xml:space="preserve">my heart shall not fear; </w:t>
      </w:r>
      <w:r w:rsidRPr="00CB02CC">
        <w:rPr>
          <w:rStyle w:val="br-ln-group"/>
          <w:rFonts w:asciiTheme="minorHAnsi" w:hAnsiTheme="minorHAnsi"/>
          <w:b/>
          <w:i/>
        </w:rPr>
        <w:t xml:space="preserve">though war arise against me, </w:t>
      </w:r>
      <w:r w:rsidRPr="00CB02CC">
        <w:rPr>
          <w:rStyle w:val="indent"/>
          <w:rFonts w:asciiTheme="minorHAnsi" w:hAnsiTheme="minorHAnsi"/>
          <w:b/>
          <w:i/>
        </w:rPr>
        <w:t>yet I will be confident.</w:t>
      </w:r>
    </w:p>
    <w:p w14:paraId="6BE6F210" w14:textId="77777777" w:rsidR="008B620D" w:rsidRDefault="008B620D" w:rsidP="008B620D">
      <w:pPr>
        <w:ind w:firstLine="720"/>
        <w:jc w:val="both"/>
        <w:rPr>
          <w:sz w:val="24"/>
          <w:szCs w:val="24"/>
        </w:rPr>
      </w:pPr>
      <w:r w:rsidRPr="5897EC05">
        <w:rPr>
          <w:sz w:val="24"/>
          <w:szCs w:val="24"/>
        </w:rPr>
        <w:t xml:space="preserve">In his book, </w:t>
      </w:r>
      <w:r w:rsidRPr="5897EC05">
        <w:rPr>
          <w:sz w:val="24"/>
          <w:szCs w:val="24"/>
          <w:u w:val="single"/>
        </w:rPr>
        <w:t>Power and Magic</w:t>
      </w:r>
      <w:r w:rsidRPr="5897EC05">
        <w:rPr>
          <w:sz w:val="24"/>
          <w:szCs w:val="24"/>
        </w:rPr>
        <w:t>, Clinton E. Arnold gives a through historical background of the concept of power as described in the book of Ephesus. On pages 38 and 39 he said:</w:t>
      </w:r>
    </w:p>
    <w:p w14:paraId="15E12FCC" w14:textId="77777777" w:rsidR="008B620D" w:rsidRDefault="008B620D" w:rsidP="008B620D">
      <w:pPr>
        <w:ind w:left="720" w:right="720" w:firstLine="720"/>
        <w:jc w:val="both"/>
        <w:rPr>
          <w:sz w:val="24"/>
          <w:szCs w:val="24"/>
        </w:rPr>
      </w:pPr>
      <w:r w:rsidRPr="5897EC05">
        <w:rPr>
          <w:sz w:val="24"/>
          <w:szCs w:val="24"/>
        </w:rPr>
        <w:t xml:space="preserve">The Epistle to the Ephesians was written to western Asia Minor with the likelihood of Ephesus as one, or perhaps the first destinations point. Ephesus functioned as a strategic center for Asia Minor- commercially, economically, in communications, and not least of all, in terms of its religious influence. In this respect, Ephesus served as the center for the worship of Artemis and the widespread practice of magic. An understanding of the worship and cult of Artemis and the practice of Hellenistic magic may therefore be quite important to an understanding of the background of the converts to whom Ephesians was written. The worshipers of Artemis extolled their goddess as supreme in power, a “cosmic” power that was believed to be superior to that of any other deity, astrological fate, and evil spirits. Artemis was closely linked with Hekate as a goddess of the underworld. For this reason, she could be called upon for protection from pernicious “powers.” She could also be invoked to raise the dead, heal the sick, and protect the city. </w:t>
      </w:r>
    </w:p>
    <w:p w14:paraId="7AF372CF" w14:textId="73C729B4" w:rsidR="008B620D" w:rsidRDefault="008B620D" w:rsidP="008B620D">
      <w:pPr>
        <w:ind w:firstLine="720"/>
        <w:jc w:val="both"/>
        <w:rPr>
          <w:sz w:val="24"/>
          <w:szCs w:val="24"/>
        </w:rPr>
      </w:pPr>
      <w:r w:rsidRPr="5897EC05">
        <w:rPr>
          <w:sz w:val="24"/>
          <w:szCs w:val="24"/>
        </w:rPr>
        <w:t xml:space="preserve">He went on to say, “A knowledge of Hellenistic magic may very well be the most important background for understanding why the author highlights the power of God and the “powers” of evil in Ephesians. This background may also help to explain the motivation for the lengthy admonition to prepare for engaging in “spiritual warfare” and the particular emphases in the way the teaching on power is expressed in the epistle.” </w:t>
      </w:r>
    </w:p>
    <w:p w14:paraId="7E795D1A" w14:textId="77777777" w:rsidR="004108B1" w:rsidRPr="00733A32" w:rsidRDefault="004108B1" w:rsidP="004108B1">
      <w:pPr>
        <w:tabs>
          <w:tab w:val="left" w:pos="945"/>
          <w:tab w:val="center" w:pos="5040"/>
        </w:tabs>
        <w:rPr>
          <w:b/>
          <w:sz w:val="24"/>
          <w:szCs w:val="24"/>
        </w:rPr>
      </w:pPr>
      <w:r>
        <w:rPr>
          <w:b/>
          <w:bCs/>
          <w:sz w:val="28"/>
          <w:szCs w:val="28"/>
        </w:rPr>
        <w:t xml:space="preserve">WORD SEARCH: </w:t>
      </w:r>
      <w:r w:rsidRPr="00733A32">
        <w:rPr>
          <w:b/>
          <w:bCs/>
          <w:sz w:val="24"/>
          <w:szCs w:val="24"/>
        </w:rPr>
        <w:t>FROM STRONG’S CONCORDANCE</w:t>
      </w:r>
    </w:p>
    <w:p w14:paraId="10F5B026" w14:textId="77777777" w:rsidR="004108B1" w:rsidRPr="00CF4997" w:rsidRDefault="004108B1" w:rsidP="00244EAB">
      <w:pPr>
        <w:pStyle w:val="ListParagraph"/>
        <w:numPr>
          <w:ilvl w:val="0"/>
          <w:numId w:val="35"/>
        </w:numPr>
        <w:tabs>
          <w:tab w:val="left" w:pos="945"/>
          <w:tab w:val="center" w:pos="5040"/>
        </w:tabs>
        <w:rPr>
          <w:sz w:val="24"/>
          <w:szCs w:val="24"/>
        </w:rPr>
      </w:pPr>
      <w:r w:rsidRPr="5897EC05">
        <w:rPr>
          <w:b/>
          <w:bCs/>
          <w:sz w:val="24"/>
          <w:szCs w:val="24"/>
          <w:u w:val="single"/>
        </w:rPr>
        <w:t>Power</w:t>
      </w:r>
      <w:r w:rsidRPr="5897EC05">
        <w:rPr>
          <w:b/>
          <w:bCs/>
          <w:sz w:val="24"/>
          <w:szCs w:val="24"/>
        </w:rPr>
        <w:t xml:space="preserve">: </w:t>
      </w:r>
      <w:r w:rsidRPr="5897EC05">
        <w:rPr>
          <w:sz w:val="24"/>
          <w:szCs w:val="24"/>
        </w:rPr>
        <w:t>Strong’s # 1411 in Greek is Dunamis: force, miraculous power, a miracle itself, ability, abundance, power, strength, violence, mighty, wonderful work. (Ephesians 1:19A; 3:7, 3:30; 2 Timothy 1:7; Hebrews 1:3; Philippians 3:10; 1 Peter 1:5; Matthew 24:30; 26:18)</w:t>
      </w:r>
    </w:p>
    <w:p w14:paraId="3C736577" w14:textId="77777777" w:rsidR="004108B1" w:rsidRPr="00CF4997" w:rsidRDefault="004108B1" w:rsidP="00244EAB">
      <w:pPr>
        <w:pStyle w:val="ListParagraph"/>
        <w:numPr>
          <w:ilvl w:val="0"/>
          <w:numId w:val="36"/>
        </w:numPr>
        <w:rPr>
          <w:sz w:val="24"/>
          <w:szCs w:val="24"/>
          <w:u w:val="single"/>
        </w:rPr>
      </w:pPr>
      <w:r w:rsidRPr="01417191">
        <w:rPr>
          <w:b/>
          <w:bCs/>
          <w:sz w:val="24"/>
          <w:szCs w:val="24"/>
          <w:u w:val="single"/>
        </w:rPr>
        <w:t>Power</w:t>
      </w:r>
      <w:r w:rsidRPr="00CF4997">
        <w:rPr>
          <w:sz w:val="24"/>
          <w:szCs w:val="24"/>
          <w:u w:val="single"/>
        </w:rPr>
        <w:t xml:space="preserve">: </w:t>
      </w:r>
      <w:r w:rsidRPr="00CF4997">
        <w:rPr>
          <w:sz w:val="24"/>
          <w:szCs w:val="24"/>
        </w:rPr>
        <w:t xml:space="preserve">Strong’s # 2904 </w:t>
      </w:r>
      <w:r>
        <w:rPr>
          <w:sz w:val="24"/>
          <w:szCs w:val="24"/>
        </w:rPr>
        <w:t xml:space="preserve">in </w:t>
      </w:r>
      <w:r w:rsidRPr="00CF4997">
        <w:rPr>
          <w:sz w:val="24"/>
          <w:szCs w:val="24"/>
        </w:rPr>
        <w:t>Greek</w:t>
      </w:r>
      <w:r>
        <w:rPr>
          <w:sz w:val="24"/>
          <w:szCs w:val="24"/>
        </w:rPr>
        <w:t xml:space="preserve"> is</w:t>
      </w:r>
      <w:r w:rsidRPr="00CF4997">
        <w:rPr>
          <w:sz w:val="24"/>
          <w:szCs w:val="24"/>
        </w:rPr>
        <w:t xml:space="preserve"> Kratos</w:t>
      </w:r>
      <w:r>
        <w:rPr>
          <w:sz w:val="24"/>
          <w:szCs w:val="24"/>
        </w:rPr>
        <w:t>:</w:t>
      </w:r>
      <w:r w:rsidRPr="00CF4997">
        <w:rPr>
          <w:sz w:val="24"/>
          <w:szCs w:val="24"/>
        </w:rPr>
        <w:t xml:space="preserve"> vigor (great) dominion, mighty, power, strength. (Eph. 1:19B; </w:t>
      </w:r>
      <w:r>
        <w:rPr>
          <w:sz w:val="24"/>
          <w:szCs w:val="24"/>
        </w:rPr>
        <w:t>Colossians</w:t>
      </w:r>
      <w:r w:rsidRPr="00CF4997">
        <w:rPr>
          <w:sz w:val="24"/>
          <w:szCs w:val="24"/>
        </w:rPr>
        <w:t xml:space="preserve"> 1:11; 1 Tim. 6:16; Rev. 5:13)</w:t>
      </w:r>
    </w:p>
    <w:p w14:paraId="320860E5" w14:textId="77777777" w:rsidR="004108B1" w:rsidRDefault="004108B1" w:rsidP="00244EAB">
      <w:pPr>
        <w:pStyle w:val="ListParagraph"/>
        <w:numPr>
          <w:ilvl w:val="0"/>
          <w:numId w:val="36"/>
        </w:numPr>
        <w:rPr>
          <w:sz w:val="24"/>
          <w:szCs w:val="24"/>
        </w:rPr>
      </w:pPr>
      <w:r w:rsidRPr="01417191">
        <w:rPr>
          <w:b/>
          <w:bCs/>
          <w:sz w:val="24"/>
          <w:szCs w:val="24"/>
          <w:u w:val="single"/>
        </w:rPr>
        <w:t>Power</w:t>
      </w:r>
      <w:r>
        <w:rPr>
          <w:sz w:val="24"/>
          <w:szCs w:val="24"/>
        </w:rPr>
        <w:t xml:space="preserve">: Strong’s # 1849 in </w:t>
      </w:r>
      <w:r w:rsidRPr="00CF4997">
        <w:rPr>
          <w:sz w:val="24"/>
          <w:szCs w:val="24"/>
        </w:rPr>
        <w:t>Greek</w:t>
      </w:r>
      <w:r>
        <w:rPr>
          <w:sz w:val="24"/>
          <w:szCs w:val="24"/>
        </w:rPr>
        <w:t xml:space="preserve"> is</w:t>
      </w:r>
      <w:r w:rsidRPr="00CF4997">
        <w:rPr>
          <w:sz w:val="24"/>
          <w:szCs w:val="24"/>
        </w:rPr>
        <w:t xml:space="preserve"> Exousia</w:t>
      </w:r>
      <w:r>
        <w:rPr>
          <w:sz w:val="24"/>
          <w:szCs w:val="24"/>
        </w:rPr>
        <w:t>:</w:t>
      </w:r>
      <w:r w:rsidRPr="00CF4997">
        <w:rPr>
          <w:sz w:val="24"/>
          <w:szCs w:val="24"/>
        </w:rPr>
        <w:t xml:space="preserve"> capacity, competency, privilege, freedom, right, strength, mastery, delegated influence; authority, jurisdiction, liberty, power. (Eph. 1:21; 2:2; Matt. 28:18; John 1:12; Rev. 18:1; Jude 25; </w:t>
      </w:r>
      <w:r>
        <w:rPr>
          <w:sz w:val="24"/>
          <w:szCs w:val="24"/>
        </w:rPr>
        <w:t>Colossians</w:t>
      </w:r>
      <w:r w:rsidRPr="00CF4997">
        <w:rPr>
          <w:sz w:val="24"/>
          <w:szCs w:val="24"/>
        </w:rPr>
        <w:t xml:space="preserve"> 2:10)</w:t>
      </w:r>
    </w:p>
    <w:p w14:paraId="067A02CB" w14:textId="77777777" w:rsidR="004108B1" w:rsidRDefault="004108B1" w:rsidP="004108B1">
      <w:pPr>
        <w:ind w:firstLine="360"/>
        <w:rPr>
          <w:sz w:val="24"/>
          <w:szCs w:val="24"/>
        </w:rPr>
      </w:pPr>
      <w:r w:rsidRPr="5897EC05">
        <w:rPr>
          <w:sz w:val="24"/>
          <w:szCs w:val="24"/>
        </w:rPr>
        <w:t>In the following verses, you can see that power and belief are closely connected. C</w:t>
      </w:r>
      <w:r>
        <w:rPr>
          <w:sz w:val="24"/>
          <w:szCs w:val="24"/>
        </w:rPr>
        <w:t xml:space="preserve">ould </w:t>
      </w:r>
      <w:r w:rsidRPr="5897EC05">
        <w:rPr>
          <w:sz w:val="24"/>
          <w:szCs w:val="24"/>
        </w:rPr>
        <w:t>it be that the all surpassing power is unleashed only when we believe the Word of God?</w:t>
      </w:r>
    </w:p>
    <w:p w14:paraId="11C9D1CF" w14:textId="77777777" w:rsidR="004108B1" w:rsidRPr="00EA7669" w:rsidRDefault="004108B1" w:rsidP="004108B1">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06829E30" w14:textId="77777777" w:rsidR="004108B1" w:rsidRDefault="004108B1" w:rsidP="00244EAB">
      <w:pPr>
        <w:pStyle w:val="ListParagraph"/>
        <w:numPr>
          <w:ilvl w:val="3"/>
          <w:numId w:val="7"/>
        </w:numPr>
        <w:rPr>
          <w:sz w:val="24"/>
          <w:szCs w:val="24"/>
        </w:rPr>
      </w:pPr>
      <w:r w:rsidRPr="00733A32">
        <w:rPr>
          <w:sz w:val="24"/>
          <w:szCs w:val="24"/>
        </w:rPr>
        <w:t>Mark 4:39, 9:23; Matthew 19:26; Luke 8:22-25, 9:37-43, 17:6, 18:18; James 1:5-8</w:t>
      </w:r>
    </w:p>
    <w:p w14:paraId="5BFB3C73" w14:textId="77777777" w:rsidR="004108B1" w:rsidRPr="00733A32" w:rsidRDefault="004108B1" w:rsidP="004108B1">
      <w:pPr>
        <w:pStyle w:val="ListParagraph"/>
        <w:ind w:left="780"/>
        <w:rPr>
          <w:sz w:val="24"/>
          <w:szCs w:val="24"/>
        </w:rPr>
      </w:pPr>
      <w:r>
        <w:rPr>
          <w:sz w:val="24"/>
          <w:szCs w:val="24"/>
        </w:rPr>
        <w:t xml:space="preserve">Colossians 1:9-23; </w:t>
      </w:r>
      <w:r w:rsidRPr="00FB7317">
        <w:rPr>
          <w:sz w:val="24"/>
          <w:szCs w:val="24"/>
        </w:rPr>
        <w:t xml:space="preserve">1 Peter </w:t>
      </w:r>
      <w:r>
        <w:rPr>
          <w:sz w:val="24"/>
          <w:szCs w:val="24"/>
        </w:rPr>
        <w:t xml:space="preserve">1:3-5; </w:t>
      </w:r>
      <w:r w:rsidRPr="00FB7317">
        <w:rPr>
          <w:sz w:val="24"/>
          <w:szCs w:val="24"/>
        </w:rPr>
        <w:t>3:18-22;</w:t>
      </w:r>
      <w:r>
        <w:rPr>
          <w:sz w:val="24"/>
          <w:szCs w:val="24"/>
        </w:rPr>
        <w:t xml:space="preserve"> 2 Cor. 12:9-10; 13:4-6; 1 Cor. 1:18-25</w:t>
      </w:r>
    </w:p>
    <w:p w14:paraId="688856E6" w14:textId="77777777" w:rsidR="008B620D" w:rsidRDefault="008B620D" w:rsidP="008B620D">
      <w:pPr>
        <w:ind w:firstLine="720"/>
        <w:jc w:val="both"/>
        <w:rPr>
          <w:sz w:val="24"/>
          <w:szCs w:val="24"/>
        </w:rPr>
      </w:pPr>
      <w:r>
        <w:rPr>
          <w:sz w:val="24"/>
          <w:szCs w:val="24"/>
        </w:rPr>
        <w:t>With all the</w:t>
      </w:r>
      <w:r w:rsidRPr="5897EC05">
        <w:rPr>
          <w:sz w:val="24"/>
          <w:szCs w:val="24"/>
        </w:rPr>
        <w:t xml:space="preserve"> worship</w:t>
      </w:r>
      <w:r>
        <w:rPr>
          <w:sz w:val="24"/>
          <w:szCs w:val="24"/>
        </w:rPr>
        <w:t xml:space="preserve"> </w:t>
      </w:r>
      <w:r w:rsidRPr="5897EC05">
        <w:rPr>
          <w:sz w:val="24"/>
          <w:szCs w:val="24"/>
        </w:rPr>
        <w:t>of false gods</w:t>
      </w:r>
      <w:r>
        <w:rPr>
          <w:sz w:val="24"/>
          <w:szCs w:val="24"/>
        </w:rPr>
        <w:t xml:space="preserve"> and evil deities</w:t>
      </w:r>
      <w:r w:rsidRPr="5897EC05">
        <w:rPr>
          <w:sz w:val="24"/>
          <w:szCs w:val="24"/>
        </w:rPr>
        <w:t xml:space="preserve"> in Asia Minor, </w:t>
      </w:r>
      <w:r>
        <w:rPr>
          <w:sz w:val="24"/>
          <w:szCs w:val="24"/>
        </w:rPr>
        <w:t xml:space="preserve">no wonder they lived </w:t>
      </w:r>
      <w:r w:rsidRPr="5897EC05">
        <w:rPr>
          <w:sz w:val="24"/>
          <w:szCs w:val="24"/>
        </w:rPr>
        <w:t>in fear</w:t>
      </w:r>
      <w:r>
        <w:rPr>
          <w:sz w:val="24"/>
          <w:szCs w:val="24"/>
        </w:rPr>
        <w:t>.</w:t>
      </w:r>
      <w:r w:rsidRPr="5897EC05">
        <w:rPr>
          <w:sz w:val="24"/>
          <w:szCs w:val="24"/>
        </w:rPr>
        <w:t xml:space="preserve"> </w:t>
      </w:r>
      <w:r>
        <w:rPr>
          <w:sz w:val="24"/>
          <w:szCs w:val="24"/>
        </w:rPr>
        <w:t>P</w:t>
      </w:r>
      <w:r w:rsidRPr="5897EC05">
        <w:rPr>
          <w:sz w:val="24"/>
          <w:szCs w:val="24"/>
        </w:rPr>
        <w:t>rior to receiving salvation</w:t>
      </w:r>
      <w:r>
        <w:rPr>
          <w:sz w:val="24"/>
          <w:szCs w:val="24"/>
        </w:rPr>
        <w:t>, these</w:t>
      </w:r>
      <w:r w:rsidRPr="5897EC05">
        <w:rPr>
          <w:sz w:val="24"/>
          <w:szCs w:val="24"/>
        </w:rPr>
        <w:t xml:space="preserve"> evil spirits </w:t>
      </w:r>
      <w:r>
        <w:rPr>
          <w:sz w:val="24"/>
          <w:szCs w:val="24"/>
        </w:rPr>
        <w:t>ruled and dominated their lives. The powers of the kingdom of darkness is all they knew.</w:t>
      </w:r>
    </w:p>
    <w:p w14:paraId="517A9E61" w14:textId="77777777" w:rsidR="008B620D" w:rsidRDefault="008B620D" w:rsidP="008B620D">
      <w:pPr>
        <w:ind w:firstLine="720"/>
        <w:jc w:val="both"/>
        <w:rPr>
          <w:sz w:val="24"/>
          <w:szCs w:val="24"/>
        </w:rPr>
      </w:pPr>
      <w:r w:rsidRPr="5897EC05">
        <w:rPr>
          <w:sz w:val="24"/>
          <w:szCs w:val="24"/>
        </w:rPr>
        <w:t xml:space="preserve">This explains why Paul </w:t>
      </w:r>
      <w:r>
        <w:rPr>
          <w:sz w:val="24"/>
          <w:szCs w:val="24"/>
        </w:rPr>
        <w:t xml:space="preserve">put so much </w:t>
      </w:r>
      <w:r w:rsidRPr="5897EC05">
        <w:rPr>
          <w:sz w:val="24"/>
          <w:szCs w:val="24"/>
        </w:rPr>
        <w:t xml:space="preserve">emphasizing </w:t>
      </w:r>
      <w:r>
        <w:rPr>
          <w:sz w:val="24"/>
          <w:szCs w:val="24"/>
        </w:rPr>
        <w:t xml:space="preserve">on </w:t>
      </w:r>
      <w:r w:rsidRPr="5897EC05">
        <w:rPr>
          <w:sz w:val="24"/>
          <w:szCs w:val="24"/>
        </w:rPr>
        <w:t xml:space="preserve">the power of God in Christ. </w:t>
      </w:r>
      <w:r>
        <w:rPr>
          <w:sz w:val="24"/>
          <w:szCs w:val="24"/>
        </w:rPr>
        <w:t>Evidently, after all the teaching and preaching they had received, they still needed to be reminded that God was in control. Because s</w:t>
      </w:r>
      <w:r w:rsidRPr="5897EC05">
        <w:rPr>
          <w:sz w:val="24"/>
          <w:szCs w:val="24"/>
        </w:rPr>
        <w:t>ometime later,</w:t>
      </w:r>
      <w:r>
        <w:rPr>
          <w:sz w:val="24"/>
          <w:szCs w:val="24"/>
        </w:rPr>
        <w:t xml:space="preserve"> when </w:t>
      </w:r>
      <w:r w:rsidRPr="5897EC05">
        <w:rPr>
          <w:sz w:val="24"/>
          <w:szCs w:val="24"/>
        </w:rPr>
        <w:t>Timothy was the pastor of the church at Ephesus</w:t>
      </w:r>
      <w:r>
        <w:rPr>
          <w:sz w:val="24"/>
          <w:szCs w:val="24"/>
        </w:rPr>
        <w:t>,</w:t>
      </w:r>
      <w:r w:rsidRPr="5897EC05">
        <w:rPr>
          <w:sz w:val="24"/>
          <w:szCs w:val="24"/>
        </w:rPr>
        <w:t xml:space="preserve"> Paul wrote these words of encouragement to him: </w:t>
      </w:r>
      <w:r w:rsidRPr="5897EC05">
        <w:rPr>
          <w:i/>
          <w:iCs/>
          <w:sz w:val="24"/>
          <w:szCs w:val="24"/>
        </w:rPr>
        <w:t>For God hath not given us the spirit of fear; but</w:t>
      </w:r>
      <w:r w:rsidRPr="5897EC05">
        <w:rPr>
          <w:sz w:val="24"/>
          <w:szCs w:val="24"/>
        </w:rPr>
        <w:t xml:space="preserve"> of power, </w:t>
      </w:r>
      <w:r w:rsidRPr="5897EC05">
        <w:rPr>
          <w:i/>
          <w:iCs/>
          <w:sz w:val="24"/>
          <w:szCs w:val="24"/>
        </w:rPr>
        <w:t>and</w:t>
      </w:r>
      <w:r w:rsidRPr="5897EC05">
        <w:rPr>
          <w:sz w:val="24"/>
          <w:szCs w:val="24"/>
        </w:rPr>
        <w:t xml:space="preserve"> </w:t>
      </w:r>
      <w:r w:rsidRPr="5897EC05">
        <w:rPr>
          <w:i/>
          <w:iCs/>
          <w:sz w:val="24"/>
          <w:szCs w:val="24"/>
        </w:rPr>
        <w:t>of</w:t>
      </w:r>
      <w:r w:rsidRPr="5897EC05">
        <w:rPr>
          <w:sz w:val="24"/>
          <w:szCs w:val="24"/>
        </w:rPr>
        <w:t xml:space="preserve"> </w:t>
      </w:r>
      <w:r w:rsidRPr="5897EC05">
        <w:rPr>
          <w:i/>
          <w:iCs/>
          <w:sz w:val="24"/>
          <w:szCs w:val="24"/>
        </w:rPr>
        <w:t>love</w:t>
      </w:r>
      <w:r w:rsidRPr="5897EC05">
        <w:rPr>
          <w:sz w:val="24"/>
          <w:szCs w:val="24"/>
        </w:rPr>
        <w:t xml:space="preserve">, </w:t>
      </w:r>
      <w:r w:rsidRPr="5897EC05">
        <w:rPr>
          <w:i/>
          <w:iCs/>
          <w:sz w:val="24"/>
          <w:szCs w:val="24"/>
        </w:rPr>
        <w:t>and</w:t>
      </w:r>
      <w:r w:rsidRPr="5897EC05">
        <w:rPr>
          <w:sz w:val="24"/>
          <w:szCs w:val="24"/>
        </w:rPr>
        <w:t xml:space="preserve"> </w:t>
      </w:r>
      <w:r w:rsidRPr="5897EC05">
        <w:rPr>
          <w:i/>
          <w:iCs/>
          <w:sz w:val="24"/>
          <w:szCs w:val="24"/>
        </w:rPr>
        <w:t>of</w:t>
      </w:r>
      <w:r w:rsidRPr="5897EC05">
        <w:rPr>
          <w:sz w:val="24"/>
          <w:szCs w:val="24"/>
        </w:rPr>
        <w:t xml:space="preserve"> </w:t>
      </w:r>
      <w:r w:rsidRPr="5897EC05">
        <w:rPr>
          <w:i/>
          <w:iCs/>
          <w:sz w:val="24"/>
          <w:szCs w:val="24"/>
        </w:rPr>
        <w:t>a</w:t>
      </w:r>
      <w:r w:rsidRPr="5897EC05">
        <w:rPr>
          <w:sz w:val="24"/>
          <w:szCs w:val="24"/>
        </w:rPr>
        <w:t xml:space="preserve"> </w:t>
      </w:r>
      <w:r w:rsidRPr="5897EC05">
        <w:rPr>
          <w:i/>
          <w:iCs/>
          <w:sz w:val="24"/>
          <w:szCs w:val="24"/>
        </w:rPr>
        <w:t>sound</w:t>
      </w:r>
      <w:r w:rsidRPr="5897EC05">
        <w:rPr>
          <w:sz w:val="24"/>
          <w:szCs w:val="24"/>
        </w:rPr>
        <w:t xml:space="preserve"> </w:t>
      </w:r>
      <w:r w:rsidRPr="5897EC05">
        <w:rPr>
          <w:i/>
          <w:iCs/>
          <w:sz w:val="24"/>
          <w:szCs w:val="24"/>
        </w:rPr>
        <w:t>mind</w:t>
      </w:r>
      <w:r w:rsidRPr="5897EC05">
        <w:rPr>
          <w:sz w:val="24"/>
          <w:szCs w:val="24"/>
        </w:rPr>
        <w:t xml:space="preserve">. (2 Timothy 1:7, </w:t>
      </w:r>
      <w:r>
        <w:rPr>
          <w:sz w:val="24"/>
          <w:szCs w:val="24"/>
        </w:rPr>
        <w:t>KJV)</w:t>
      </w:r>
      <w:r w:rsidRPr="5897EC05">
        <w:rPr>
          <w:sz w:val="24"/>
          <w:szCs w:val="24"/>
        </w:rPr>
        <w:t xml:space="preserve"> </w:t>
      </w:r>
      <w:r>
        <w:rPr>
          <w:sz w:val="24"/>
          <w:szCs w:val="24"/>
        </w:rPr>
        <w:t>Although, the power of God had certainly, dispelled and overcome the kingdom of darkness, believers still lived in the midst of a wicked and perverse generation as sheep among the wolves. And so it is with us. But the good news is that, while we may be outnumbered, we will not be overcome…the gates of hell will not prevail against us… not now, not ever! “Now that,</w:t>
      </w:r>
      <w:r w:rsidRPr="008B620D">
        <w:rPr>
          <w:sz w:val="24"/>
          <w:szCs w:val="24"/>
        </w:rPr>
        <w:t xml:space="preserve"> </w:t>
      </w:r>
      <w:r>
        <w:rPr>
          <w:sz w:val="24"/>
          <w:szCs w:val="24"/>
        </w:rPr>
        <w:t>as my pastor would say, would be a great place to say AMEN!</w:t>
      </w:r>
    </w:p>
    <w:p w14:paraId="681ACD7F" w14:textId="77777777" w:rsidR="008B620D" w:rsidRPr="00EA7669" w:rsidRDefault="008B620D" w:rsidP="008B620D">
      <w:pPr>
        <w:pStyle w:val="ListParagraph"/>
        <w:ind w:left="0"/>
        <w:rPr>
          <w:b/>
          <w:sz w:val="28"/>
          <w:szCs w:val="28"/>
        </w:rPr>
      </w:pPr>
      <w:r>
        <w:rPr>
          <w:b/>
          <w:bCs/>
          <w:sz w:val="28"/>
          <w:szCs w:val="28"/>
        </w:rPr>
        <w:t>DIGGING DEEPER: R</w:t>
      </w:r>
      <w:r w:rsidRPr="01417191">
        <w:rPr>
          <w:b/>
          <w:bCs/>
          <w:sz w:val="28"/>
          <w:szCs w:val="28"/>
        </w:rPr>
        <w:t xml:space="preserve">ead the following passages and make notes of any insights and </w:t>
      </w:r>
      <w:r>
        <w:rPr>
          <w:b/>
          <w:bCs/>
          <w:sz w:val="28"/>
          <w:szCs w:val="28"/>
        </w:rPr>
        <w:t>personal applications.</w:t>
      </w:r>
    </w:p>
    <w:p w14:paraId="674A6E4E" w14:textId="77777777" w:rsidR="008B620D" w:rsidRPr="00FB7141" w:rsidRDefault="008B620D" w:rsidP="00244EAB">
      <w:pPr>
        <w:pStyle w:val="ListParagraph"/>
        <w:numPr>
          <w:ilvl w:val="0"/>
          <w:numId w:val="18"/>
        </w:numPr>
        <w:spacing w:after="360" w:line="240" w:lineRule="auto"/>
        <w:contextualSpacing w:val="0"/>
        <w:rPr>
          <w:sz w:val="24"/>
          <w:szCs w:val="24"/>
        </w:rPr>
      </w:pPr>
      <w:r w:rsidRPr="5897EC05">
        <w:rPr>
          <w:sz w:val="24"/>
          <w:szCs w:val="24"/>
        </w:rPr>
        <w:t>Romans</w:t>
      </w:r>
      <w:r>
        <w:rPr>
          <w:sz w:val="24"/>
          <w:szCs w:val="24"/>
        </w:rPr>
        <w:t xml:space="preserve"> 5:5-6, </w:t>
      </w:r>
      <w:r w:rsidRPr="5897EC05">
        <w:rPr>
          <w:sz w:val="24"/>
          <w:szCs w:val="24"/>
        </w:rPr>
        <w:t>8:15, 31-37</w:t>
      </w:r>
      <w:r>
        <w:rPr>
          <w:sz w:val="24"/>
          <w:szCs w:val="24"/>
        </w:rPr>
        <w:t>;</w:t>
      </w:r>
      <w:r w:rsidRPr="5897EC05">
        <w:rPr>
          <w:sz w:val="24"/>
          <w:szCs w:val="24"/>
        </w:rPr>
        <w:t xml:space="preserve"> </w:t>
      </w:r>
      <w:r w:rsidRPr="00FB7141">
        <w:rPr>
          <w:sz w:val="24"/>
          <w:szCs w:val="24"/>
        </w:rPr>
        <w:t xml:space="preserve">Luke </w:t>
      </w:r>
      <w:r>
        <w:rPr>
          <w:sz w:val="24"/>
          <w:szCs w:val="24"/>
        </w:rPr>
        <w:t xml:space="preserve">12:4-7, </w:t>
      </w:r>
      <w:r w:rsidRPr="00FB7141">
        <w:rPr>
          <w:sz w:val="24"/>
          <w:szCs w:val="24"/>
        </w:rPr>
        <w:t>24:49</w:t>
      </w:r>
      <w:r>
        <w:rPr>
          <w:sz w:val="24"/>
          <w:szCs w:val="24"/>
        </w:rPr>
        <w:t>; Acts 19:11-20; 2 Corinthians 5:11; Psalms 27:1; 1 John 4:1-4; Philippians 2:15; Matthew 10:16; Matthew 16-17-19</w:t>
      </w:r>
    </w:p>
    <w:p w14:paraId="4FAB9A5D" w14:textId="77777777" w:rsidR="00F25688" w:rsidRDefault="005F51BB" w:rsidP="00F25688">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It seems fitting to conclude this</w:t>
      </w:r>
      <w:r w:rsidR="0004705F">
        <w:rPr>
          <w:rFonts w:asciiTheme="minorHAnsi" w:eastAsiaTheme="minorEastAsia" w:hAnsiTheme="minorHAnsi" w:cstheme="minorBidi"/>
          <w:sz w:val="24"/>
          <w:szCs w:val="24"/>
        </w:rPr>
        <w:t xml:space="preserve"> lesson </w:t>
      </w:r>
      <w:r w:rsidR="00AB2E08">
        <w:rPr>
          <w:rFonts w:asciiTheme="minorHAnsi" w:eastAsiaTheme="minorEastAsia" w:hAnsiTheme="minorHAnsi" w:cstheme="minorBidi"/>
          <w:sz w:val="24"/>
          <w:szCs w:val="24"/>
        </w:rPr>
        <w:t>the last line of the song</w:t>
      </w:r>
      <w:r w:rsidR="5897EC05" w:rsidRPr="5897EC05">
        <w:rPr>
          <w:rFonts w:asciiTheme="minorHAnsi" w:eastAsiaTheme="minorEastAsia" w:hAnsiTheme="minorHAnsi" w:cstheme="minorBidi"/>
          <w:sz w:val="24"/>
          <w:szCs w:val="24"/>
        </w:rPr>
        <w:t xml:space="preserve"> “In Christ Alone.”</w:t>
      </w:r>
      <w:r w:rsidR="00AB2E08">
        <w:rPr>
          <w:rFonts w:asciiTheme="minorHAnsi" w:eastAsiaTheme="minorEastAsia" w:hAnsiTheme="minorHAnsi" w:cstheme="minorBidi"/>
          <w:sz w:val="24"/>
          <w:szCs w:val="24"/>
        </w:rPr>
        <w:t xml:space="preserve"> (Read it at the end of chapter 13.) </w:t>
      </w:r>
      <w:r w:rsidR="5897EC05" w:rsidRPr="5897EC05">
        <w:rPr>
          <w:rFonts w:asciiTheme="minorHAnsi" w:eastAsiaTheme="minorEastAsia" w:hAnsiTheme="minorHAnsi" w:cstheme="minorBidi"/>
          <w:sz w:val="24"/>
          <w:szCs w:val="24"/>
        </w:rPr>
        <w:t xml:space="preserve"> </w:t>
      </w:r>
      <w:r w:rsidR="00F25688">
        <w:rPr>
          <w:rFonts w:asciiTheme="minorHAnsi" w:eastAsiaTheme="minorEastAsia" w:hAnsiTheme="minorHAnsi" w:cstheme="minorBidi"/>
          <w:sz w:val="24"/>
          <w:szCs w:val="24"/>
        </w:rPr>
        <w:t xml:space="preserve">The final line attest to this truth it says: </w:t>
      </w:r>
      <w:r w:rsidR="00F25688" w:rsidRPr="5897EC05">
        <w:rPr>
          <w:rFonts w:asciiTheme="minorHAnsi" w:eastAsiaTheme="minorEastAsia" w:hAnsiTheme="minorHAnsi" w:cstheme="minorBidi"/>
          <w:sz w:val="24"/>
          <w:szCs w:val="24"/>
        </w:rPr>
        <w:t xml:space="preserve">“No power of hell, no scheme of man, can ever pluck me from His hands, till He returns or calls me home, here in the power of Christ I stand.” </w:t>
      </w:r>
    </w:p>
    <w:p w14:paraId="0159D76F" w14:textId="77777777" w:rsidR="00AB2E08" w:rsidRPr="007B7D90" w:rsidRDefault="00AB2E08" w:rsidP="00AB2E08">
      <w:pPr>
        <w:jc w:val="center"/>
        <w:rPr>
          <w:rFonts w:cstheme="minorHAnsi"/>
          <w:b/>
          <w:i/>
          <w:sz w:val="24"/>
          <w:szCs w:val="24"/>
        </w:rPr>
      </w:pPr>
      <w:r w:rsidRPr="5897EC05">
        <w:rPr>
          <w:rFonts w:asciiTheme="minorHAnsi" w:eastAsiaTheme="minorEastAsia" w:hAnsiTheme="minorHAnsi" w:cstheme="minorBidi"/>
          <w:b/>
          <w:bCs/>
          <w:i/>
          <w:iCs/>
          <w:sz w:val="24"/>
          <w:szCs w:val="24"/>
        </w:rPr>
        <w:t>Ecclesiastes 4:9-12 (NIV)</w:t>
      </w:r>
    </w:p>
    <w:p w14:paraId="6EAA5CA4" w14:textId="77777777" w:rsidR="00AB2E08" w:rsidRDefault="00AB2E08" w:rsidP="00AB2E08">
      <w:pPr>
        <w:pStyle w:val="line1"/>
        <w:jc w:val="center"/>
        <w:rPr>
          <w:rFonts w:asciiTheme="minorHAnsi" w:hAnsiTheme="minorHAnsi" w:cstheme="minorHAnsi"/>
          <w:b/>
          <w:i/>
        </w:rPr>
      </w:pPr>
      <w:r w:rsidRPr="5897EC05">
        <w:rPr>
          <w:rFonts w:asciiTheme="minorHAnsi" w:eastAsiaTheme="minorEastAsia" w:hAnsiTheme="minorHAnsi" w:cstheme="minorBidi"/>
          <w:b/>
          <w:bCs/>
          <w:i/>
          <w:iCs/>
        </w:rPr>
        <w:t>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14:paraId="4517FEBC" w14:textId="77777777" w:rsidR="00AB2E08" w:rsidRDefault="00AB2E08" w:rsidP="00AD7C16">
      <w:pPr>
        <w:ind w:firstLine="720"/>
        <w:jc w:val="both"/>
        <w:rPr>
          <w:rFonts w:eastAsia="Times New Roman" w:cstheme="minorHAnsi"/>
          <w:sz w:val="24"/>
          <w:szCs w:val="24"/>
        </w:rPr>
      </w:pPr>
    </w:p>
    <w:p w14:paraId="591140E5" w14:textId="77777777" w:rsidR="00902D6B" w:rsidRPr="00257886" w:rsidRDefault="00902D6B" w:rsidP="00902D6B">
      <w:pPr>
        <w:rPr>
          <w:b/>
          <w:sz w:val="28"/>
          <w:szCs w:val="28"/>
        </w:rPr>
      </w:pPr>
      <w:r w:rsidRPr="5897EC05">
        <w:rPr>
          <w:b/>
          <w:bCs/>
          <w:sz w:val="28"/>
          <w:szCs w:val="28"/>
        </w:rPr>
        <w:t xml:space="preserve">DISCUSSION QUESTIONS: </w:t>
      </w:r>
      <w:r>
        <w:rPr>
          <w:b/>
          <w:bCs/>
          <w:sz w:val="28"/>
          <w:szCs w:val="28"/>
        </w:rPr>
        <w:t>Let’s talk about it.</w:t>
      </w:r>
    </w:p>
    <w:p w14:paraId="4C47FFE2" w14:textId="77777777" w:rsidR="00C45CEC" w:rsidRDefault="00C45CEC" w:rsidP="00BD269D">
      <w:pPr>
        <w:pStyle w:val="ListParagraph"/>
        <w:numPr>
          <w:ilvl w:val="0"/>
          <w:numId w:val="72"/>
        </w:numPr>
        <w:rPr>
          <w:sz w:val="24"/>
          <w:szCs w:val="24"/>
        </w:rPr>
      </w:pPr>
      <w:r w:rsidRPr="5897EC05">
        <w:rPr>
          <w:sz w:val="24"/>
          <w:szCs w:val="24"/>
        </w:rPr>
        <w:t>In the above passages, what is under the Lord Jesus’ power and authority?</w:t>
      </w:r>
    </w:p>
    <w:p w14:paraId="01306B47" w14:textId="77777777" w:rsidR="00C45CEC" w:rsidRPr="00255E30" w:rsidRDefault="00C45CEC" w:rsidP="00BD269D">
      <w:pPr>
        <w:pStyle w:val="ListParagraph"/>
        <w:numPr>
          <w:ilvl w:val="0"/>
          <w:numId w:val="72"/>
        </w:numPr>
        <w:rPr>
          <w:sz w:val="24"/>
          <w:szCs w:val="24"/>
        </w:rPr>
      </w:pPr>
      <w:r w:rsidRPr="5897EC05">
        <w:rPr>
          <w:sz w:val="24"/>
          <w:szCs w:val="24"/>
        </w:rPr>
        <w:t>Have you ever lived under the oppression of crippling fear?</w:t>
      </w:r>
    </w:p>
    <w:p w14:paraId="39904508" w14:textId="77777777" w:rsidR="00C45CEC" w:rsidRPr="00255E30" w:rsidRDefault="00C45CEC" w:rsidP="00BD269D">
      <w:pPr>
        <w:pStyle w:val="ListParagraph"/>
        <w:numPr>
          <w:ilvl w:val="0"/>
          <w:numId w:val="72"/>
        </w:numPr>
        <w:rPr>
          <w:sz w:val="24"/>
          <w:szCs w:val="24"/>
        </w:rPr>
      </w:pPr>
      <w:r w:rsidRPr="5897EC05">
        <w:rPr>
          <w:sz w:val="24"/>
          <w:szCs w:val="24"/>
        </w:rPr>
        <w:t>If so, can you identify the root cause of this fear?</w:t>
      </w:r>
    </w:p>
    <w:p w14:paraId="6EB50D42" w14:textId="77777777" w:rsidR="00C45CEC" w:rsidRPr="00440935" w:rsidRDefault="00C45CEC" w:rsidP="00BD269D">
      <w:pPr>
        <w:pStyle w:val="ListParagraph"/>
        <w:numPr>
          <w:ilvl w:val="0"/>
          <w:numId w:val="72"/>
        </w:numPr>
        <w:rPr>
          <w:b/>
          <w:bCs/>
          <w:sz w:val="28"/>
          <w:szCs w:val="28"/>
        </w:rPr>
      </w:pPr>
      <w:r w:rsidRPr="5897EC05">
        <w:rPr>
          <w:sz w:val="24"/>
          <w:szCs w:val="24"/>
        </w:rPr>
        <w:t xml:space="preserve">Read: Hebrews 2:12-18.  In this passage, what did Jesus do to free us from the fear of death? </w:t>
      </w:r>
    </w:p>
    <w:p w14:paraId="32CAA1FA" w14:textId="77777777" w:rsidR="00C45CEC" w:rsidRPr="00DE5B7E" w:rsidRDefault="00C45CEC" w:rsidP="00BD269D">
      <w:pPr>
        <w:pStyle w:val="ListParagraph"/>
        <w:numPr>
          <w:ilvl w:val="0"/>
          <w:numId w:val="72"/>
        </w:numPr>
        <w:rPr>
          <w:b/>
          <w:bCs/>
          <w:sz w:val="28"/>
          <w:szCs w:val="28"/>
        </w:rPr>
      </w:pPr>
      <w:r w:rsidRPr="5897EC05">
        <w:rPr>
          <w:sz w:val="24"/>
          <w:szCs w:val="24"/>
        </w:rPr>
        <w:t>Read:  Hebrew 1:1-3, what specifically does the Word of His power do?</w:t>
      </w:r>
    </w:p>
    <w:p w14:paraId="411297D2" w14:textId="483985AD" w:rsidR="00AD7C16" w:rsidRPr="006122ED" w:rsidRDefault="5897EC05" w:rsidP="00BD269D">
      <w:pPr>
        <w:pStyle w:val="ListParagraph"/>
        <w:numPr>
          <w:ilvl w:val="0"/>
          <w:numId w:val="72"/>
        </w:numPr>
        <w:jc w:val="both"/>
        <w:rPr>
          <w:i/>
          <w:iCs/>
          <w:sz w:val="24"/>
          <w:szCs w:val="24"/>
        </w:rPr>
      </w:pPr>
      <w:r w:rsidRPr="5897EC05">
        <w:rPr>
          <w:rFonts w:asciiTheme="minorHAnsi" w:eastAsiaTheme="minorEastAsia" w:hAnsiTheme="minorHAnsi" w:cstheme="minorBidi"/>
          <w:sz w:val="24"/>
          <w:szCs w:val="24"/>
        </w:rPr>
        <w:t>Review the following list and see if you can identify the methods the enemy has used on you? His methods are: temptations of flesh, offense, sinful anger, un</w:t>
      </w:r>
      <w:r w:rsidR="006727C1">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forgiveness, disputes, insecurities, fear, ignorance or deceptions, pride, distractions, confusion, delusions and discouragement. </w:t>
      </w:r>
    </w:p>
    <w:p w14:paraId="01572CFB" w14:textId="77777777" w:rsidR="00AD7C16" w:rsidRPr="00607068" w:rsidRDefault="5897EC05" w:rsidP="00BD269D">
      <w:pPr>
        <w:pStyle w:val="ListParagraph"/>
        <w:numPr>
          <w:ilvl w:val="0"/>
          <w:numId w:val="72"/>
        </w:numPr>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Think about times of defeat. What weapons or armor were missing?</w:t>
      </w:r>
    </w:p>
    <w:p w14:paraId="08655CEC" w14:textId="77777777" w:rsidR="00AD7C16" w:rsidRPr="00607068" w:rsidRDefault="5897EC05" w:rsidP="00BD269D">
      <w:pPr>
        <w:pStyle w:val="ListParagraph"/>
        <w:numPr>
          <w:ilvl w:val="0"/>
          <w:numId w:val="72"/>
        </w:numPr>
        <w:jc w:val="both"/>
        <w:rPr>
          <w:rFonts w:asciiTheme="minorHAnsi" w:eastAsiaTheme="minorEastAsia" w:hAnsiTheme="minorHAnsi" w:cstheme="minorBidi"/>
          <w:sz w:val="24"/>
          <w:szCs w:val="24"/>
        </w:rPr>
      </w:pPr>
      <w:r w:rsidRPr="5897EC05">
        <w:rPr>
          <w:sz w:val="24"/>
          <w:szCs w:val="24"/>
        </w:rPr>
        <w:t>Who prepared you for this daily battle?</w:t>
      </w:r>
    </w:p>
    <w:p w14:paraId="33AA8501" w14:textId="77777777" w:rsidR="00AD7C16" w:rsidRDefault="5897EC05" w:rsidP="00BD269D">
      <w:pPr>
        <w:pStyle w:val="ListParagraph"/>
        <w:numPr>
          <w:ilvl w:val="0"/>
          <w:numId w:val="72"/>
        </w:numPr>
        <w:jc w:val="both"/>
        <w:rPr>
          <w:rFonts w:asciiTheme="minorHAnsi" w:eastAsiaTheme="minorEastAsia" w:hAnsiTheme="minorHAnsi" w:cstheme="minorBidi"/>
          <w:sz w:val="24"/>
          <w:szCs w:val="24"/>
        </w:rPr>
      </w:pPr>
      <w:r w:rsidRPr="5897EC05">
        <w:rPr>
          <w:sz w:val="24"/>
          <w:szCs w:val="24"/>
        </w:rPr>
        <w:t>Is this person missing in your walk of faith?</w:t>
      </w:r>
      <w:r w:rsidRPr="5897EC05">
        <w:rPr>
          <w:rFonts w:asciiTheme="minorHAnsi" w:eastAsiaTheme="minorEastAsia" w:hAnsiTheme="minorHAnsi" w:cstheme="minorBidi"/>
          <w:sz w:val="24"/>
          <w:szCs w:val="24"/>
        </w:rPr>
        <w:t xml:space="preserve"> </w:t>
      </w:r>
    </w:p>
    <w:p w14:paraId="2FBD5058" w14:textId="77777777" w:rsidR="00AD7C16" w:rsidRPr="006122ED" w:rsidRDefault="5897EC05" w:rsidP="00BD269D">
      <w:pPr>
        <w:pStyle w:val="ListParagraph"/>
        <w:numPr>
          <w:ilvl w:val="0"/>
          <w:numId w:val="72"/>
        </w:numPr>
        <w:jc w:val="both"/>
        <w:rPr>
          <w:sz w:val="24"/>
          <w:szCs w:val="24"/>
        </w:rPr>
      </w:pPr>
      <w:r w:rsidRPr="5897EC05">
        <w:rPr>
          <w:rFonts w:asciiTheme="minorHAnsi" w:eastAsiaTheme="minorEastAsia" w:hAnsiTheme="minorHAnsi" w:cstheme="minorBidi"/>
          <w:sz w:val="24"/>
          <w:szCs w:val="24"/>
        </w:rPr>
        <w:t xml:space="preserve">Have you been taught to pray? </w:t>
      </w:r>
    </w:p>
    <w:p w14:paraId="0CBFFB0E" w14:textId="77777777" w:rsidR="00AD7C16" w:rsidRPr="006122ED" w:rsidRDefault="5897EC05" w:rsidP="00BD269D">
      <w:pPr>
        <w:pStyle w:val="ListParagraph"/>
        <w:numPr>
          <w:ilvl w:val="0"/>
          <w:numId w:val="72"/>
        </w:numPr>
        <w:jc w:val="both"/>
        <w:rPr>
          <w:sz w:val="24"/>
          <w:szCs w:val="24"/>
        </w:rPr>
      </w:pPr>
      <w:r w:rsidRPr="5897EC05">
        <w:rPr>
          <w:rFonts w:asciiTheme="minorHAnsi" w:eastAsiaTheme="minorEastAsia" w:hAnsiTheme="minorHAnsi" w:cstheme="minorBidi"/>
          <w:sz w:val="24"/>
          <w:szCs w:val="24"/>
        </w:rPr>
        <w:t xml:space="preserve">Read: Luke 11:1-3 and Matthew 6:16-22. Who teaches others to pray?  </w:t>
      </w:r>
    </w:p>
    <w:p w14:paraId="3C0EF0F6" w14:textId="77777777" w:rsidR="00AD7C16" w:rsidRPr="00D835E2" w:rsidRDefault="5897EC05" w:rsidP="00BD269D">
      <w:pPr>
        <w:pStyle w:val="ListParagraph"/>
        <w:numPr>
          <w:ilvl w:val="0"/>
          <w:numId w:val="72"/>
        </w:numPr>
        <w:rPr>
          <w:sz w:val="28"/>
          <w:szCs w:val="28"/>
        </w:rPr>
      </w:pPr>
      <w:r w:rsidRPr="5897EC05">
        <w:rPr>
          <w:sz w:val="24"/>
          <w:szCs w:val="24"/>
        </w:rPr>
        <w:t>Are you preparing someone else to stand?</w:t>
      </w:r>
    </w:p>
    <w:p w14:paraId="243ED749" w14:textId="079BDE33" w:rsidR="00AD7C16" w:rsidRPr="008B620D" w:rsidRDefault="5897EC05" w:rsidP="00BD269D">
      <w:pPr>
        <w:pStyle w:val="ListParagraph"/>
        <w:numPr>
          <w:ilvl w:val="0"/>
          <w:numId w:val="72"/>
        </w:numPr>
        <w:rPr>
          <w:sz w:val="28"/>
          <w:szCs w:val="28"/>
        </w:rPr>
      </w:pPr>
      <w:r w:rsidRPr="5897EC05">
        <w:rPr>
          <w:sz w:val="24"/>
          <w:szCs w:val="24"/>
        </w:rPr>
        <w:t xml:space="preserve">For a more in-depth study on this subject, we recommend the book, </w:t>
      </w:r>
      <w:r w:rsidRPr="5897EC05">
        <w:rPr>
          <w:b/>
          <w:bCs/>
          <w:sz w:val="24"/>
          <w:szCs w:val="24"/>
          <w:u w:val="single"/>
        </w:rPr>
        <w:t>Fiery Darts</w:t>
      </w:r>
      <w:r w:rsidRPr="5897EC05">
        <w:rPr>
          <w:sz w:val="24"/>
          <w:szCs w:val="24"/>
        </w:rPr>
        <w:t>, by Janet</w:t>
      </w:r>
      <w:r w:rsidR="005F51BB">
        <w:rPr>
          <w:sz w:val="24"/>
          <w:szCs w:val="24"/>
        </w:rPr>
        <w:t xml:space="preserve"> L</w:t>
      </w:r>
      <w:r w:rsidRPr="5897EC05">
        <w:rPr>
          <w:sz w:val="24"/>
          <w:szCs w:val="24"/>
        </w:rPr>
        <w:t>ane. You can find her link on our resource page.</w:t>
      </w:r>
    </w:p>
    <w:p w14:paraId="01A80ABF" w14:textId="0AEC27B0" w:rsidR="008B620D" w:rsidRDefault="008B620D" w:rsidP="008B620D">
      <w:pPr>
        <w:rPr>
          <w:sz w:val="28"/>
          <w:szCs w:val="28"/>
        </w:rPr>
      </w:pPr>
    </w:p>
    <w:p w14:paraId="189658E8" w14:textId="77777777" w:rsidR="00902D6B" w:rsidRDefault="00902D6B" w:rsidP="00902D6B">
      <w:pPr>
        <w:jc w:val="center"/>
        <w:rPr>
          <w:b/>
          <w:bCs/>
          <w:sz w:val="28"/>
          <w:szCs w:val="28"/>
        </w:rPr>
      </w:pPr>
      <w:r w:rsidRPr="5897EC05">
        <w:rPr>
          <w:b/>
          <w:bCs/>
          <w:sz w:val="28"/>
          <w:szCs w:val="28"/>
        </w:rPr>
        <w:t>Think About These Things</w:t>
      </w:r>
    </w:p>
    <w:p w14:paraId="0A8880EA"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Did you learn something new?</w:t>
      </w:r>
    </w:p>
    <w:p w14:paraId="31C644A2"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did the Lord say to you from this Chapter?</w:t>
      </w:r>
    </w:p>
    <w:p w14:paraId="1E43DA76"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Rewrite in your own words what the Lord spoke to your heart.</w:t>
      </w:r>
    </w:p>
    <w:p w14:paraId="2C20B204"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new promise to claim as your own?</w:t>
      </w:r>
    </w:p>
    <w:p w14:paraId="7D5A126D"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sin to confess or avoid?</w:t>
      </w:r>
    </w:p>
    <w:p w14:paraId="0381CAAD"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Did you find a command to obey or a passage you could pray?</w:t>
      </w:r>
    </w:p>
    <w:p w14:paraId="3C03C0A8" w14:textId="77777777" w:rsidR="00AD7C16" w:rsidRPr="006122ED" w:rsidRDefault="00AD7C16" w:rsidP="00AD7C16">
      <w:pPr>
        <w:pStyle w:val="ListParagraph"/>
        <w:rPr>
          <w:sz w:val="28"/>
          <w:szCs w:val="28"/>
        </w:rPr>
      </w:pPr>
    </w:p>
    <w:p w14:paraId="22D6CF37" w14:textId="02E24130" w:rsidR="00AD7C16" w:rsidRPr="00174A2C" w:rsidRDefault="007F6DC6" w:rsidP="00AD7C16">
      <w:pPr>
        <w:jc w:val="center"/>
        <w:rPr>
          <w:b/>
          <w:sz w:val="28"/>
          <w:szCs w:val="28"/>
        </w:rPr>
      </w:pPr>
      <w:r>
        <w:rPr>
          <w:b/>
          <w:bCs/>
          <w:sz w:val="28"/>
          <w:szCs w:val="28"/>
        </w:rPr>
        <w:t>Memory Verses</w:t>
      </w:r>
    </w:p>
    <w:p w14:paraId="25D82CED" w14:textId="77777777" w:rsidR="00AD7C16" w:rsidRPr="000419C9" w:rsidRDefault="5897EC05" w:rsidP="00AD7C16">
      <w:pPr>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Romans 8:35-39 (NIV)</w:t>
      </w:r>
    </w:p>
    <w:p w14:paraId="71403F8F" w14:textId="77777777" w:rsidR="00AD7C16" w:rsidRPr="000419C9" w:rsidRDefault="5897EC05" w:rsidP="5897EC05">
      <w:pPr>
        <w:spacing w:before="100" w:beforeAutospacing="1" w:after="100" w:afterAutospacing="1" w:line="240" w:lineRule="auto"/>
        <w:jc w:val="center"/>
        <w:rPr>
          <w:rFonts w:eastAsia="Times New Roman" w:cstheme="minorHAnsi"/>
          <w:b/>
          <w:i/>
          <w:sz w:val="24"/>
          <w:szCs w:val="24"/>
        </w:rPr>
      </w:pPr>
      <w:r w:rsidRPr="5897EC05">
        <w:rPr>
          <w:rFonts w:asciiTheme="minorHAnsi" w:eastAsiaTheme="minorEastAsia" w:hAnsiTheme="minorHAnsi" w:cstheme="minorBidi"/>
          <w:b/>
          <w:bCs/>
          <w:i/>
          <w:iCs/>
          <w:sz w:val="24"/>
          <w:szCs w:val="24"/>
          <w:vertAlign w:val="superscript"/>
        </w:rPr>
        <w:t>35 </w:t>
      </w:r>
      <w:r w:rsidRPr="5897EC05">
        <w:rPr>
          <w:rFonts w:asciiTheme="minorHAnsi" w:eastAsiaTheme="minorEastAsia" w:hAnsiTheme="minorHAnsi" w:cstheme="minorBidi"/>
          <w:b/>
          <w:bCs/>
          <w:i/>
          <w:iCs/>
          <w:sz w:val="24"/>
          <w:szCs w:val="24"/>
        </w:rPr>
        <w:t xml:space="preserve">Who shall separate us from the love of Christ? Shall trouble or hardship or persecution or famine or nakedness or danger or sword? </w:t>
      </w:r>
      <w:r w:rsidRPr="5897EC05">
        <w:rPr>
          <w:rFonts w:asciiTheme="minorHAnsi" w:eastAsiaTheme="minorEastAsia" w:hAnsiTheme="minorHAnsi" w:cstheme="minorBidi"/>
          <w:b/>
          <w:bCs/>
          <w:i/>
          <w:iCs/>
          <w:sz w:val="24"/>
          <w:szCs w:val="24"/>
          <w:vertAlign w:val="superscript"/>
        </w:rPr>
        <w:t>36 </w:t>
      </w:r>
      <w:r w:rsidRPr="5897EC05">
        <w:rPr>
          <w:rFonts w:asciiTheme="minorHAnsi" w:eastAsiaTheme="minorEastAsia" w:hAnsiTheme="minorHAnsi" w:cstheme="minorBidi"/>
          <w:b/>
          <w:bCs/>
          <w:i/>
          <w:iCs/>
          <w:sz w:val="24"/>
          <w:szCs w:val="24"/>
        </w:rPr>
        <w:t>As it is written: “For your sake we face death all day long; we are considered as sheep to be slaughtered.”</w:t>
      </w:r>
      <w:r w:rsidRPr="5897EC05">
        <w:rPr>
          <w:rFonts w:asciiTheme="minorHAnsi" w:eastAsiaTheme="minorEastAsia" w:hAnsiTheme="minorHAnsi" w:cstheme="minorBidi"/>
          <w:b/>
          <w:bCs/>
          <w:i/>
          <w:iCs/>
          <w:sz w:val="24"/>
          <w:szCs w:val="24"/>
          <w:vertAlign w:val="superscript"/>
        </w:rPr>
        <w:t>37 </w:t>
      </w:r>
      <w:r w:rsidRPr="5897EC05">
        <w:rPr>
          <w:rFonts w:asciiTheme="minorHAnsi" w:eastAsiaTheme="minorEastAsia" w:hAnsiTheme="minorHAnsi" w:cstheme="minorBidi"/>
          <w:b/>
          <w:bCs/>
          <w:i/>
          <w:iCs/>
          <w:sz w:val="24"/>
          <w:szCs w:val="24"/>
          <w:u w:val="single"/>
        </w:rPr>
        <w:t xml:space="preserve">No, in all these things we are more than conquerors through him who loved us. </w:t>
      </w:r>
      <w:r w:rsidRPr="5897EC05">
        <w:rPr>
          <w:rFonts w:asciiTheme="minorHAnsi" w:eastAsiaTheme="minorEastAsia" w:hAnsiTheme="minorHAnsi" w:cstheme="minorBidi"/>
          <w:b/>
          <w:bCs/>
          <w:i/>
          <w:iCs/>
          <w:sz w:val="24"/>
          <w:szCs w:val="24"/>
          <w:vertAlign w:val="superscript"/>
        </w:rPr>
        <w:t>38 </w:t>
      </w:r>
      <w:r w:rsidRPr="5897EC05">
        <w:rPr>
          <w:rFonts w:asciiTheme="minorHAnsi" w:eastAsiaTheme="minorEastAsia" w:hAnsiTheme="minorHAnsi" w:cstheme="minorBidi"/>
          <w:b/>
          <w:bCs/>
          <w:i/>
          <w:iCs/>
          <w:sz w:val="24"/>
          <w:szCs w:val="24"/>
        </w:rPr>
        <w:t xml:space="preserve">For I am convinced that neither death nor life, neither angels nor demons, neither the present nor the future, nor any powers, </w:t>
      </w:r>
      <w:r w:rsidRPr="5897EC05">
        <w:rPr>
          <w:rFonts w:asciiTheme="minorHAnsi" w:eastAsiaTheme="minorEastAsia" w:hAnsiTheme="minorHAnsi" w:cstheme="minorBidi"/>
          <w:b/>
          <w:bCs/>
          <w:i/>
          <w:iCs/>
          <w:sz w:val="24"/>
          <w:szCs w:val="24"/>
          <w:vertAlign w:val="superscript"/>
        </w:rPr>
        <w:t>39 </w:t>
      </w:r>
      <w:r w:rsidRPr="5897EC05">
        <w:rPr>
          <w:rFonts w:asciiTheme="minorHAnsi" w:eastAsiaTheme="minorEastAsia" w:hAnsiTheme="minorHAnsi" w:cstheme="minorBidi"/>
          <w:b/>
          <w:bCs/>
          <w:i/>
          <w:iCs/>
          <w:sz w:val="24"/>
          <w:szCs w:val="24"/>
        </w:rPr>
        <w:t>neither height nor depth, nor anything else in all creation, will be able to separate us from the love of God that is in Christ Jesus our Lord.</w:t>
      </w:r>
    </w:p>
    <w:p w14:paraId="1CED325C" w14:textId="77777777" w:rsidR="005F51BB" w:rsidRDefault="005F51BB" w:rsidP="00AD7C16">
      <w:pPr>
        <w:pStyle w:val="NormalWeb"/>
        <w:rPr>
          <w:rFonts w:asciiTheme="minorHAnsi" w:eastAsiaTheme="minorEastAsia" w:hAnsiTheme="minorHAnsi" w:cstheme="minorBidi"/>
          <w:b/>
          <w:bCs/>
        </w:rPr>
      </w:pPr>
    </w:p>
    <w:p w14:paraId="0C15B575" w14:textId="77777777" w:rsidR="005F51BB" w:rsidRDefault="005F51BB" w:rsidP="00AD7C16">
      <w:pPr>
        <w:pStyle w:val="NormalWeb"/>
        <w:rPr>
          <w:rFonts w:asciiTheme="minorHAnsi" w:eastAsiaTheme="minorEastAsia" w:hAnsiTheme="minorHAnsi" w:cstheme="minorBidi"/>
          <w:b/>
          <w:bCs/>
        </w:rPr>
      </w:pPr>
    </w:p>
    <w:p w14:paraId="70A27D94" w14:textId="77777777" w:rsidR="005F51BB" w:rsidRDefault="005F51BB" w:rsidP="00AD7C16">
      <w:pPr>
        <w:pStyle w:val="NormalWeb"/>
        <w:rPr>
          <w:rFonts w:asciiTheme="minorHAnsi" w:eastAsiaTheme="minorEastAsia" w:hAnsiTheme="minorHAnsi" w:cstheme="minorBidi"/>
          <w:b/>
          <w:bCs/>
        </w:rPr>
      </w:pPr>
    </w:p>
    <w:p w14:paraId="0953E6AA" w14:textId="77777777" w:rsidR="005F51BB" w:rsidRDefault="005F51BB" w:rsidP="00AD7C16">
      <w:pPr>
        <w:pStyle w:val="NormalWeb"/>
        <w:rPr>
          <w:rFonts w:asciiTheme="minorHAnsi" w:eastAsiaTheme="minorEastAsia" w:hAnsiTheme="minorHAnsi" w:cstheme="minorBidi"/>
          <w:b/>
          <w:bCs/>
        </w:rPr>
      </w:pPr>
    </w:p>
    <w:p w14:paraId="35B1E4C6" w14:textId="6EB4219C" w:rsidR="00E37520" w:rsidRDefault="00E37520" w:rsidP="00AD7C16">
      <w:pPr>
        <w:pStyle w:val="NormalWeb"/>
        <w:rPr>
          <w:rFonts w:asciiTheme="minorHAnsi" w:eastAsiaTheme="minorEastAsia" w:hAnsiTheme="minorHAnsi" w:cstheme="minorBidi"/>
          <w:b/>
          <w:bCs/>
        </w:rPr>
      </w:pPr>
    </w:p>
    <w:p w14:paraId="0F7A4261" w14:textId="77777777" w:rsidR="007251AC" w:rsidRDefault="007251AC" w:rsidP="00AD7C16">
      <w:pPr>
        <w:pStyle w:val="NormalWeb"/>
        <w:rPr>
          <w:rFonts w:asciiTheme="minorHAnsi" w:eastAsiaTheme="minorEastAsia" w:hAnsiTheme="minorHAnsi" w:cstheme="minorBidi"/>
          <w:b/>
          <w:bCs/>
        </w:rPr>
      </w:pPr>
    </w:p>
    <w:p w14:paraId="48D34B62" w14:textId="06681FC6" w:rsidR="00AD7C16" w:rsidRPr="008D2096" w:rsidRDefault="00AD7C16" w:rsidP="00AD7C16">
      <w:pPr>
        <w:pStyle w:val="NormalWeb"/>
        <w:rPr>
          <w:rFonts w:asciiTheme="minorHAnsi" w:hAnsiTheme="minorHAnsi" w:cstheme="minorHAnsi"/>
          <w:b/>
        </w:rPr>
      </w:pPr>
      <w:r w:rsidRPr="5897EC05">
        <w:rPr>
          <w:rFonts w:asciiTheme="minorHAnsi" w:eastAsiaTheme="minorEastAsia" w:hAnsiTheme="minorHAnsi" w:cstheme="minorBidi"/>
          <w:b/>
          <w:bCs/>
          <w:vanish/>
        </w:rPr>
        <w:t>Cross references:</w:t>
      </w:r>
    </w:p>
    <w:p w14:paraId="6CFFC0F2" w14:textId="77777777" w:rsidR="00CA2563" w:rsidRPr="00FE3B07" w:rsidRDefault="00CA2563" w:rsidP="00244EAB">
      <w:pPr>
        <w:pStyle w:val="ListParagraph"/>
        <w:numPr>
          <w:ilvl w:val="0"/>
          <w:numId w:val="45"/>
        </w:numPr>
        <w:jc w:val="center"/>
        <w:rPr>
          <w:b/>
          <w:sz w:val="32"/>
          <w:szCs w:val="32"/>
          <w:u w:val="single"/>
        </w:rPr>
      </w:pPr>
    </w:p>
    <w:p w14:paraId="2B251CFC" w14:textId="3DE762F8" w:rsidR="00CA2563" w:rsidRDefault="5897EC05" w:rsidP="00CA2563">
      <w:pPr>
        <w:jc w:val="center"/>
        <w:rPr>
          <w:rFonts w:asciiTheme="minorHAnsi" w:hAnsiTheme="minorHAnsi" w:cstheme="minorHAnsi"/>
          <w:b/>
          <w:sz w:val="40"/>
          <w:szCs w:val="40"/>
        </w:rPr>
      </w:pPr>
      <w:r w:rsidRPr="5897EC05">
        <w:rPr>
          <w:rFonts w:asciiTheme="minorHAnsi" w:eastAsiaTheme="minorEastAsia" w:hAnsiTheme="minorHAnsi" w:cstheme="minorBidi"/>
          <w:b/>
          <w:bCs/>
          <w:sz w:val="40"/>
          <w:szCs w:val="40"/>
        </w:rPr>
        <w:t xml:space="preserve">Chapter # </w:t>
      </w:r>
      <w:r w:rsidR="005F51BB">
        <w:rPr>
          <w:rFonts w:asciiTheme="minorHAnsi" w:eastAsiaTheme="minorEastAsia" w:hAnsiTheme="minorHAnsi" w:cstheme="minorBidi"/>
          <w:b/>
          <w:bCs/>
          <w:sz w:val="40"/>
          <w:szCs w:val="40"/>
        </w:rPr>
        <w:t>30?</w:t>
      </w:r>
    </w:p>
    <w:p w14:paraId="49D5BF1F" w14:textId="66EDD13C" w:rsidR="00CA2563" w:rsidRDefault="5897EC05" w:rsidP="00CA2563">
      <w:pPr>
        <w:jc w:val="center"/>
        <w:rPr>
          <w:b/>
          <w:sz w:val="40"/>
          <w:szCs w:val="40"/>
        </w:rPr>
      </w:pPr>
      <w:r w:rsidRPr="5897EC05">
        <w:rPr>
          <w:b/>
          <w:bCs/>
          <w:sz w:val="40"/>
          <w:szCs w:val="40"/>
        </w:rPr>
        <w:t>Prone to Wander</w:t>
      </w:r>
    </w:p>
    <w:p w14:paraId="0FD7E557" w14:textId="5828E9B6" w:rsidR="00FE3B07" w:rsidRDefault="5897EC05" w:rsidP="00FE3B07">
      <w:pPr>
        <w:jc w:val="center"/>
        <w:rPr>
          <w:b/>
          <w:bCs/>
          <w:sz w:val="32"/>
          <w:szCs w:val="32"/>
        </w:rPr>
      </w:pPr>
      <w:r w:rsidRPr="5897EC05">
        <w:rPr>
          <w:b/>
          <w:bCs/>
          <w:sz w:val="32"/>
          <w:szCs w:val="32"/>
        </w:rPr>
        <w:t>Gospel Advance and Benediction</w:t>
      </w:r>
    </w:p>
    <w:p w14:paraId="349ACD80" w14:textId="18F75E86" w:rsidR="002029D9" w:rsidRDefault="002029D9" w:rsidP="00FE3B07">
      <w:pPr>
        <w:jc w:val="center"/>
        <w:rPr>
          <w:b/>
          <w:sz w:val="32"/>
          <w:szCs w:val="32"/>
        </w:rPr>
      </w:pPr>
      <w:r>
        <w:rPr>
          <w:b/>
          <w:bCs/>
          <w:sz w:val="32"/>
          <w:szCs w:val="32"/>
        </w:rPr>
        <w:t>Key Passages</w:t>
      </w:r>
    </w:p>
    <w:p w14:paraId="6885FC04" w14:textId="3C172AEC" w:rsidR="00FE3B07" w:rsidRPr="00FE3B07" w:rsidRDefault="5897EC05" w:rsidP="00FE3B07">
      <w:pPr>
        <w:jc w:val="center"/>
        <w:rPr>
          <w:rFonts w:asciiTheme="minorHAnsi" w:hAnsiTheme="minorHAnsi"/>
          <w:b/>
          <w:i/>
          <w:sz w:val="24"/>
          <w:szCs w:val="24"/>
        </w:rPr>
      </w:pPr>
      <w:r w:rsidRPr="5897EC05">
        <w:rPr>
          <w:rFonts w:asciiTheme="minorHAnsi" w:eastAsiaTheme="minorEastAsia" w:hAnsiTheme="minorHAnsi" w:cstheme="minorBidi"/>
          <w:b/>
          <w:bCs/>
          <w:i/>
          <w:iCs/>
          <w:sz w:val="24"/>
          <w:szCs w:val="24"/>
        </w:rPr>
        <w:t>Ephesians 6:21-24 (ESV)</w:t>
      </w:r>
    </w:p>
    <w:p w14:paraId="4C80D006" w14:textId="298C25D0" w:rsidR="00FE3B07" w:rsidRPr="00FE3B07" w:rsidRDefault="5897EC05" w:rsidP="00FE3B07">
      <w:pPr>
        <w:pStyle w:val="regular"/>
        <w:jc w:val="center"/>
        <w:rPr>
          <w:rFonts w:asciiTheme="minorHAnsi" w:hAnsiTheme="minorHAnsi"/>
          <w:b/>
          <w:i/>
          <w:sz w:val="40"/>
          <w:szCs w:val="40"/>
        </w:rPr>
      </w:pPr>
      <w:r w:rsidRPr="5897EC05">
        <w:rPr>
          <w:rFonts w:asciiTheme="minorHAnsi" w:eastAsiaTheme="minorEastAsia" w:hAnsiTheme="minorHAnsi" w:cstheme="minorBidi"/>
          <w:i/>
          <w:iCs/>
        </w:rPr>
        <w:t>So that you also may know how I am and what I am doing, Tychicus the beloved brother and faithful minister in the Lord will tell you everything. I have sent him to you for this very purpose, that you may know how we are, and that he may encourage your hearts. Peace be to the brothers, and love with faith, from God the Father and the Lord Jesus Christ. Grace be with all who love our Lord Jesus Christ with love incorruptible.</w:t>
      </w:r>
    </w:p>
    <w:p w14:paraId="2811F55C" w14:textId="77777777" w:rsidR="00CA2563" w:rsidRPr="0056200A" w:rsidRDefault="5897EC05" w:rsidP="00CA2563">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Revelation 2:1-7 (NIV)</w:t>
      </w:r>
    </w:p>
    <w:p w14:paraId="53FE8FE1" w14:textId="77777777" w:rsidR="00CA2563" w:rsidRPr="0056200A" w:rsidRDefault="5897EC05" w:rsidP="00CA2563">
      <w:pPr>
        <w:pStyle w:val="reg"/>
        <w:jc w:val="center"/>
        <w:rPr>
          <w:rFonts w:asciiTheme="minorHAnsi" w:hAnsiTheme="minorHAnsi" w:cstheme="minorHAnsi"/>
          <w:b/>
          <w:i/>
        </w:rPr>
      </w:pPr>
      <w:r w:rsidRPr="5897EC05">
        <w:rPr>
          <w:rStyle w:val="red"/>
          <w:rFonts w:asciiTheme="minorHAnsi" w:eastAsiaTheme="minorEastAsia" w:hAnsiTheme="minorHAnsi" w:cstheme="minorBidi"/>
          <w:b/>
          <w:bCs/>
          <w:i/>
          <w:iCs/>
        </w:rPr>
        <w:t>To the angel of the church in Ephesus write:</w:t>
      </w:r>
    </w:p>
    <w:p w14:paraId="67E29330" w14:textId="77777777" w:rsidR="00CA2563" w:rsidRPr="0056200A" w:rsidRDefault="5897EC05" w:rsidP="00CA2563">
      <w:pPr>
        <w:pStyle w:val="emb"/>
        <w:jc w:val="center"/>
        <w:rPr>
          <w:rFonts w:asciiTheme="minorHAnsi" w:hAnsiTheme="minorHAnsi" w:cstheme="minorHAnsi"/>
          <w:b/>
          <w:i/>
        </w:rPr>
      </w:pPr>
      <w:r w:rsidRPr="5897EC05">
        <w:rPr>
          <w:rStyle w:val="red"/>
          <w:rFonts w:asciiTheme="minorHAnsi" w:eastAsiaTheme="minorEastAsia" w:hAnsiTheme="minorHAnsi" w:cstheme="minorBidi"/>
          <w:b/>
          <w:bCs/>
          <w:i/>
          <w:iCs/>
        </w:rPr>
        <w:t>These are the words of him who holds the seven stars in his right hand and walks among the seven golden lampstands.</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I know your deeds, your hard work and your perseverance. I know that you cannot tolerate wicked people, that you have tested those who claim to be apostles but are not, and have found them false.</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You have persevered and have endured hardships for my name, and have not grown weary.</w:t>
      </w:r>
    </w:p>
    <w:p w14:paraId="7A357A37" w14:textId="77777777" w:rsidR="00CA2563" w:rsidRPr="0056200A" w:rsidRDefault="5897EC05" w:rsidP="00CA2563">
      <w:pPr>
        <w:pStyle w:val="emb"/>
        <w:jc w:val="center"/>
        <w:rPr>
          <w:rFonts w:asciiTheme="minorHAnsi" w:hAnsiTheme="minorHAnsi" w:cstheme="minorHAnsi"/>
          <w:b/>
          <w:i/>
        </w:rPr>
      </w:pPr>
      <w:r w:rsidRPr="5897EC05">
        <w:rPr>
          <w:rStyle w:val="red"/>
          <w:rFonts w:asciiTheme="minorHAnsi" w:eastAsiaTheme="minorEastAsia" w:hAnsiTheme="minorHAnsi" w:cstheme="minorBidi"/>
          <w:b/>
          <w:bCs/>
          <w:i/>
          <w:iCs/>
        </w:rPr>
        <w:t>Yet I hold this against you: You have forsaken the love you had at first.</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Consider how far you have fallen! Repent and do the things you did at first. If you do not repent, I will come to you and remove your lampstand from its place.</w:t>
      </w:r>
      <w:r w:rsidRPr="5897EC05">
        <w:rPr>
          <w:rFonts w:asciiTheme="minorHAnsi" w:eastAsiaTheme="minorEastAsia" w:hAnsiTheme="minorHAnsi" w:cstheme="minorBidi"/>
          <w:b/>
          <w:bCs/>
          <w:i/>
          <w:iCs/>
        </w:rPr>
        <w:t xml:space="preserve"> </w:t>
      </w:r>
      <w:r w:rsidRPr="5897EC05">
        <w:rPr>
          <w:rStyle w:val="red"/>
          <w:rFonts w:asciiTheme="minorHAnsi" w:eastAsiaTheme="minorEastAsia" w:hAnsiTheme="minorHAnsi" w:cstheme="minorBidi"/>
          <w:b/>
          <w:bCs/>
          <w:i/>
          <w:iCs/>
        </w:rPr>
        <w:t>But you have this in your favor: You hate the practices of the Nicolaitans, which I also hate. Whoever has ears, let them hear what the Spirit says to the churches. To the one who is victorious, I will give the right to eat from the tree of life, which is in the paradise of God.</w:t>
      </w:r>
    </w:p>
    <w:p w14:paraId="709E91C1" w14:textId="77777777" w:rsidR="00CA2563" w:rsidRDefault="5897EC05" w:rsidP="00CA2563">
      <w:pPr>
        <w:pStyle w:val="ListParagraph"/>
        <w:ind w:left="0" w:firstLine="720"/>
        <w:jc w:val="both"/>
        <w:rPr>
          <w:sz w:val="24"/>
          <w:szCs w:val="24"/>
        </w:rPr>
      </w:pPr>
      <w:r w:rsidRPr="5897EC05">
        <w:rPr>
          <w:sz w:val="24"/>
          <w:szCs w:val="24"/>
        </w:rPr>
        <w:t xml:space="preserve">Continuing with the history of the church at Ephesus, as we have already seen, these saints embraced sound doctrine, and that a good thing. But Paul closed his letter to the church at Ephesus with this reminder; doctrine means nothing if we don’t love the God that these doctrines point to. </w:t>
      </w:r>
    </w:p>
    <w:p w14:paraId="0E4A8A09" w14:textId="77777777" w:rsidR="00CA2563" w:rsidRDefault="00CA2563" w:rsidP="00CA2563">
      <w:pPr>
        <w:pStyle w:val="ListParagraph"/>
        <w:ind w:left="0" w:firstLine="720"/>
        <w:jc w:val="both"/>
        <w:rPr>
          <w:sz w:val="24"/>
          <w:szCs w:val="24"/>
        </w:rPr>
      </w:pPr>
    </w:p>
    <w:p w14:paraId="5C9E248E" w14:textId="77777777" w:rsidR="00CA2563" w:rsidRPr="00911B7E" w:rsidRDefault="5897EC05" w:rsidP="00CA2563">
      <w:pPr>
        <w:pStyle w:val="ListParagraph"/>
        <w:ind w:left="0"/>
        <w:jc w:val="center"/>
        <w:rPr>
          <w:b/>
          <w:i/>
          <w:sz w:val="24"/>
          <w:szCs w:val="24"/>
        </w:rPr>
      </w:pPr>
      <w:r w:rsidRPr="5897EC05">
        <w:rPr>
          <w:b/>
          <w:bCs/>
          <w:i/>
          <w:iCs/>
          <w:sz w:val="24"/>
          <w:szCs w:val="24"/>
        </w:rPr>
        <w:t>Ephesians 6:24 (NASB)</w:t>
      </w:r>
    </w:p>
    <w:p w14:paraId="39ED38A6" w14:textId="77777777" w:rsidR="00CA2563" w:rsidRPr="00911B7E" w:rsidRDefault="5897EC05" w:rsidP="00CA2563">
      <w:pPr>
        <w:pStyle w:val="ListParagraph"/>
        <w:ind w:left="0"/>
        <w:jc w:val="center"/>
        <w:rPr>
          <w:b/>
          <w:i/>
          <w:sz w:val="24"/>
          <w:szCs w:val="24"/>
        </w:rPr>
      </w:pPr>
      <w:r w:rsidRPr="5897EC05">
        <w:rPr>
          <w:b/>
          <w:bCs/>
          <w:i/>
          <w:iCs/>
          <w:sz w:val="24"/>
          <w:szCs w:val="24"/>
        </w:rPr>
        <w:t>Grace be with all who love our Lord Jesus Christ with an incorruptible love.</w:t>
      </w:r>
    </w:p>
    <w:p w14:paraId="5CA302B5" w14:textId="77777777" w:rsidR="00CA2563" w:rsidRDefault="00CA2563" w:rsidP="00CA2563">
      <w:pPr>
        <w:pStyle w:val="ListParagraph"/>
        <w:ind w:left="0" w:firstLine="720"/>
        <w:jc w:val="both"/>
        <w:rPr>
          <w:sz w:val="24"/>
          <w:szCs w:val="24"/>
        </w:rPr>
      </w:pPr>
      <w:r>
        <w:rPr>
          <w:sz w:val="24"/>
          <w:szCs w:val="24"/>
        </w:rPr>
        <w:t xml:space="preserve"> </w:t>
      </w:r>
    </w:p>
    <w:p w14:paraId="74ABC1C0" w14:textId="0D4CF427" w:rsidR="00CA2563" w:rsidRDefault="5897EC05" w:rsidP="00CA2563">
      <w:pPr>
        <w:pStyle w:val="ListParagraph"/>
        <w:ind w:left="0" w:firstLine="720"/>
        <w:jc w:val="both"/>
        <w:rPr>
          <w:sz w:val="24"/>
          <w:szCs w:val="24"/>
        </w:rPr>
      </w:pPr>
      <w:r w:rsidRPr="5897EC05">
        <w:rPr>
          <w:sz w:val="24"/>
          <w:szCs w:val="24"/>
        </w:rPr>
        <w:t xml:space="preserve">We have just read the last words </w:t>
      </w:r>
      <w:r w:rsidR="002029D9">
        <w:rPr>
          <w:sz w:val="24"/>
          <w:szCs w:val="24"/>
        </w:rPr>
        <w:t xml:space="preserve">that </w:t>
      </w:r>
      <w:r w:rsidRPr="5897EC05">
        <w:rPr>
          <w:sz w:val="24"/>
          <w:szCs w:val="24"/>
        </w:rPr>
        <w:t xml:space="preserve">Paul penned to these believers. </w:t>
      </w:r>
      <w:r w:rsidR="002029D9">
        <w:rPr>
          <w:sz w:val="24"/>
          <w:szCs w:val="24"/>
        </w:rPr>
        <w:t>How quickly we tend to forget, because only t</w:t>
      </w:r>
      <w:r w:rsidRPr="5897EC05">
        <w:rPr>
          <w:sz w:val="24"/>
          <w:szCs w:val="24"/>
        </w:rPr>
        <w:t>hirty years or so later, their love for Jesus had eroded into nothing more than religious activities. Could it be that you can relate to those in this church?</w:t>
      </w:r>
    </w:p>
    <w:p w14:paraId="7C34E772" w14:textId="77777777" w:rsidR="00CA2563" w:rsidRDefault="00CA2563" w:rsidP="00CA2563">
      <w:pPr>
        <w:pStyle w:val="ListParagraph"/>
        <w:ind w:left="0" w:firstLine="720"/>
        <w:jc w:val="both"/>
        <w:rPr>
          <w:sz w:val="24"/>
          <w:szCs w:val="24"/>
        </w:rPr>
      </w:pPr>
    </w:p>
    <w:p w14:paraId="149FF4A1" w14:textId="7F645341" w:rsidR="00CA2563" w:rsidRDefault="5897EC05" w:rsidP="00CA2563">
      <w:pPr>
        <w:pStyle w:val="ListParagraph"/>
        <w:ind w:left="0" w:firstLine="720"/>
        <w:jc w:val="both"/>
        <w:rPr>
          <w:sz w:val="24"/>
          <w:szCs w:val="24"/>
        </w:rPr>
      </w:pPr>
      <w:r w:rsidRPr="5897EC05">
        <w:rPr>
          <w:sz w:val="24"/>
          <w:szCs w:val="24"/>
        </w:rPr>
        <w:t>They held onto these doctrines b</w:t>
      </w:r>
      <w:r w:rsidR="007251AC">
        <w:rPr>
          <w:sz w:val="24"/>
          <w:szCs w:val="24"/>
        </w:rPr>
        <w:t>ut they walked away from Jesus…</w:t>
      </w:r>
      <w:r w:rsidRPr="5897EC05">
        <w:rPr>
          <w:sz w:val="24"/>
          <w:szCs w:val="24"/>
        </w:rPr>
        <w:t>.</w:t>
      </w:r>
      <w:r w:rsidR="007251AC">
        <w:rPr>
          <w:sz w:val="24"/>
          <w:szCs w:val="24"/>
        </w:rPr>
        <w:t xml:space="preserve"> </w:t>
      </w:r>
      <w:r w:rsidRPr="5897EC05">
        <w:rPr>
          <w:sz w:val="24"/>
          <w:szCs w:val="24"/>
        </w:rPr>
        <w:t xml:space="preserve">What a sad statement. Equally as tragic, is the fact that they were the recipients, and </w:t>
      </w:r>
      <w:r w:rsidRPr="5897EC05">
        <w:rPr>
          <w:i/>
          <w:iCs/>
          <w:sz w:val="24"/>
          <w:szCs w:val="24"/>
        </w:rPr>
        <w:t>the stewards</w:t>
      </w:r>
      <w:r w:rsidRPr="5897EC05">
        <w:rPr>
          <w:sz w:val="24"/>
          <w:szCs w:val="24"/>
        </w:rPr>
        <w:t xml:space="preserve"> of </w:t>
      </w:r>
      <w:r w:rsidR="002029D9">
        <w:rPr>
          <w:sz w:val="24"/>
          <w:szCs w:val="24"/>
        </w:rPr>
        <w:t>perhaps more truth than any other church.</w:t>
      </w:r>
    </w:p>
    <w:p w14:paraId="577893D6" w14:textId="77777777" w:rsidR="00CA2563" w:rsidRDefault="00CA2563" w:rsidP="00CA2563">
      <w:pPr>
        <w:pStyle w:val="ListParagraph"/>
        <w:ind w:left="0" w:firstLine="720"/>
        <w:jc w:val="both"/>
        <w:rPr>
          <w:sz w:val="24"/>
          <w:szCs w:val="24"/>
        </w:rPr>
      </w:pPr>
    </w:p>
    <w:p w14:paraId="47CC604B" w14:textId="77777777" w:rsidR="00CA2563" w:rsidRDefault="5897EC05" w:rsidP="00CA2563">
      <w:pPr>
        <w:pStyle w:val="ListParagraph"/>
        <w:ind w:left="0" w:firstLine="720"/>
        <w:jc w:val="both"/>
        <w:rPr>
          <w:sz w:val="24"/>
          <w:szCs w:val="24"/>
        </w:rPr>
      </w:pPr>
      <w:r w:rsidRPr="5897EC05">
        <w:rPr>
          <w:sz w:val="24"/>
          <w:szCs w:val="24"/>
        </w:rPr>
        <w:t xml:space="preserve">Believers have been united to Christ as His very own bride! We’ll expound on this in-depth in future chapters. However, for now let’s try to grasp the all-important take away from their example.  </w:t>
      </w:r>
    </w:p>
    <w:p w14:paraId="0696F823" w14:textId="08A7F048" w:rsidR="00CA2563" w:rsidRDefault="5897EC05" w:rsidP="00CA2563">
      <w:pPr>
        <w:pStyle w:val="ListParagraph"/>
        <w:ind w:left="0" w:firstLine="720"/>
        <w:jc w:val="both"/>
        <w:rPr>
          <w:sz w:val="24"/>
          <w:szCs w:val="24"/>
        </w:rPr>
      </w:pPr>
      <w:r w:rsidRPr="5897EC05">
        <w:rPr>
          <w:sz w:val="24"/>
          <w:szCs w:val="24"/>
        </w:rPr>
        <w:t xml:space="preserve">We can know all the true doctrines of the faith, take a stand against evil men, do good deeds, persevere under trials, explain deep truths of God, and yet it is all for naught if we let our love for Jesus grow cold. </w:t>
      </w:r>
      <w:r w:rsidR="002029D9">
        <w:rPr>
          <w:sz w:val="24"/>
          <w:szCs w:val="24"/>
        </w:rPr>
        <w:t xml:space="preserve">It occurs to </w:t>
      </w:r>
      <w:r w:rsidR="00F25688">
        <w:rPr>
          <w:sz w:val="24"/>
          <w:szCs w:val="24"/>
        </w:rPr>
        <w:t>me that</w:t>
      </w:r>
      <w:r w:rsidRPr="5897EC05">
        <w:rPr>
          <w:sz w:val="24"/>
          <w:szCs w:val="24"/>
        </w:rPr>
        <w:t xml:space="preserve"> it </w:t>
      </w:r>
      <w:r w:rsidR="002029D9">
        <w:rPr>
          <w:sz w:val="24"/>
          <w:szCs w:val="24"/>
        </w:rPr>
        <w:t xml:space="preserve">is </w:t>
      </w:r>
      <w:r w:rsidRPr="5897EC05">
        <w:rPr>
          <w:sz w:val="24"/>
          <w:szCs w:val="24"/>
        </w:rPr>
        <w:t>easier to hold on to religious rituals than it is to walk in a love relationship with the Lord.</w:t>
      </w:r>
    </w:p>
    <w:p w14:paraId="68BA16DA" w14:textId="77777777" w:rsidR="00D24A02" w:rsidRPr="00943BEB" w:rsidRDefault="5897EC05" w:rsidP="01417191">
      <w:pPr>
        <w:pStyle w:val="Heading1"/>
        <w:shd w:val="clear" w:color="auto" w:fill="FFFFFF" w:themeFill="background1"/>
        <w:spacing w:before="0"/>
        <w:jc w:val="center"/>
        <w:rPr>
          <w:rFonts w:asciiTheme="minorHAnsi" w:hAnsiTheme="minorHAnsi" w:cstheme="minorHAnsi"/>
          <w:bCs w:val="0"/>
          <w:i/>
          <w:color w:val="000000"/>
          <w:sz w:val="24"/>
          <w:szCs w:val="24"/>
        </w:rPr>
      </w:pPr>
      <w:r w:rsidRPr="5897EC05">
        <w:rPr>
          <w:rStyle w:val="passage-display-bcv"/>
          <w:rFonts w:asciiTheme="minorHAnsi" w:eastAsiaTheme="minorEastAsia" w:hAnsiTheme="minorHAnsi" w:cstheme="minorBidi"/>
          <w:i/>
          <w:iCs/>
          <w:color w:val="000000" w:themeColor="text1"/>
          <w:sz w:val="24"/>
          <w:szCs w:val="24"/>
        </w:rPr>
        <w:t>Jeremiah 2:2, 32</w:t>
      </w:r>
      <w:r w:rsidRPr="5897EC05">
        <w:rPr>
          <w:rStyle w:val="passage-display-version"/>
          <w:rFonts w:asciiTheme="minorHAnsi" w:eastAsiaTheme="minorEastAsia" w:hAnsiTheme="minorHAnsi" w:cstheme="minorBidi"/>
          <w:i/>
          <w:iCs/>
          <w:color w:val="000000" w:themeColor="text1"/>
          <w:sz w:val="24"/>
          <w:szCs w:val="24"/>
        </w:rPr>
        <w:t xml:space="preserve"> (NIV)</w:t>
      </w:r>
    </w:p>
    <w:p w14:paraId="460B959E" w14:textId="77777777" w:rsidR="00D24A02" w:rsidRPr="00943BEB" w:rsidRDefault="00D24A02" w:rsidP="5897EC05">
      <w:pPr>
        <w:pStyle w:val="chapter-1"/>
        <w:shd w:val="clear" w:color="auto" w:fill="FFFFFF" w:themeFill="background1"/>
        <w:spacing w:before="0" w:beforeAutospacing="0" w:after="150" w:afterAutospacing="0" w:line="360" w:lineRule="atLeast"/>
        <w:jc w:val="center"/>
        <w:rPr>
          <w:rFonts w:asciiTheme="minorHAnsi" w:hAnsiTheme="minorHAnsi" w:cstheme="minorHAnsi"/>
          <w:b/>
          <w:i/>
          <w:color w:val="000000"/>
        </w:rPr>
      </w:pPr>
      <w:r w:rsidRPr="5897EC05">
        <w:rPr>
          <w:rStyle w:val="text"/>
          <w:rFonts w:asciiTheme="minorHAnsi" w:eastAsiaTheme="minorEastAsia" w:hAnsiTheme="minorHAnsi" w:cstheme="minorBidi"/>
          <w:b/>
          <w:bCs/>
          <w:i/>
          <w:iCs/>
          <w:color w:val="000000"/>
          <w:vertAlign w:val="superscript"/>
        </w:rPr>
        <w:t>2 </w:t>
      </w:r>
      <w:r w:rsidRPr="5897EC05">
        <w:rPr>
          <w:rStyle w:val="text"/>
          <w:rFonts w:asciiTheme="minorHAnsi" w:eastAsiaTheme="minorEastAsia" w:hAnsiTheme="minorHAnsi" w:cstheme="minorBidi"/>
          <w:b/>
          <w:bCs/>
          <w:i/>
          <w:iCs/>
          <w:color w:val="000000"/>
        </w:rPr>
        <w:t>“Go and proclaim in the hearing of Jerusalem: “This is what the</w:t>
      </w:r>
      <w:r w:rsidRPr="5897EC05">
        <w:rPr>
          <w:rStyle w:val="apple-converted-space"/>
          <w:rFonts w:asciiTheme="minorHAnsi" w:eastAsiaTheme="minorEastAsia" w:hAnsiTheme="minorHAnsi" w:cstheme="minorBidi"/>
          <w:b/>
          <w:bCs/>
          <w:i/>
          <w:iCs/>
          <w:color w:val="000000"/>
        </w:rPr>
        <w:t> </w:t>
      </w:r>
      <w:r w:rsidRPr="5897EC05">
        <w:rPr>
          <w:rStyle w:val="small-caps"/>
          <w:rFonts w:asciiTheme="minorHAnsi" w:eastAsiaTheme="minorEastAsia" w:hAnsiTheme="minorHAnsi" w:cstheme="minorBidi"/>
          <w:b/>
          <w:bCs/>
          <w:i/>
          <w:iCs/>
          <w:smallCaps/>
          <w:color w:val="000000"/>
        </w:rPr>
        <w:t>Lord</w:t>
      </w:r>
      <w:r w:rsidRPr="5897EC05">
        <w:rPr>
          <w:rStyle w:val="apple-converted-space"/>
          <w:rFonts w:asciiTheme="minorHAnsi" w:eastAsiaTheme="minorEastAsia" w:hAnsiTheme="minorHAnsi" w:cstheme="minorBidi"/>
          <w:b/>
          <w:bCs/>
          <w:i/>
          <w:iCs/>
          <w:color w:val="000000"/>
        </w:rPr>
        <w:t> </w:t>
      </w:r>
      <w:r w:rsidRPr="5897EC05">
        <w:rPr>
          <w:rStyle w:val="text"/>
          <w:rFonts w:asciiTheme="minorHAnsi" w:eastAsiaTheme="minorEastAsia" w:hAnsiTheme="minorHAnsi" w:cstheme="minorBidi"/>
          <w:b/>
          <w:bCs/>
          <w:i/>
          <w:iCs/>
          <w:color w:val="000000"/>
        </w:rPr>
        <w:t>says:</w:t>
      </w:r>
    </w:p>
    <w:p w14:paraId="4577A1DE" w14:textId="77777777" w:rsidR="00D24A02" w:rsidRPr="00943BEB" w:rsidRDefault="5897EC05" w:rsidP="5897EC05">
      <w:pPr>
        <w:pStyle w:val="line"/>
        <w:shd w:val="clear" w:color="auto" w:fill="FFFFFF" w:themeFill="background1"/>
        <w:spacing w:before="0" w:beforeAutospacing="0" w:after="0" w:afterAutospacing="0" w:line="360" w:lineRule="atLeast"/>
        <w:jc w:val="center"/>
        <w:rPr>
          <w:rFonts w:asciiTheme="minorHAnsi" w:hAnsiTheme="minorHAnsi" w:cstheme="minorHAnsi"/>
          <w:b/>
          <w:i/>
          <w:color w:val="000000"/>
        </w:rPr>
      </w:pPr>
      <w:r w:rsidRPr="5897EC05">
        <w:rPr>
          <w:rStyle w:val="text"/>
          <w:rFonts w:asciiTheme="minorHAnsi" w:eastAsiaTheme="minorEastAsia" w:hAnsiTheme="minorHAnsi" w:cstheme="minorBidi"/>
          <w:b/>
          <w:bCs/>
          <w:i/>
          <w:iCs/>
          <w:color w:val="000000" w:themeColor="text1"/>
        </w:rPr>
        <w:t>“‘I remember the devotion of your youth,</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how as a bride you loved me</w:t>
      </w:r>
      <w:r w:rsidR="76AD46F0">
        <w:br/>
      </w:r>
      <w:r w:rsidRPr="5897EC05">
        <w:rPr>
          <w:rStyle w:val="text"/>
          <w:rFonts w:asciiTheme="minorHAnsi" w:eastAsiaTheme="minorEastAsia" w:hAnsiTheme="minorHAnsi" w:cstheme="minorBidi"/>
          <w:b/>
          <w:bCs/>
          <w:i/>
          <w:iCs/>
          <w:color w:val="000000" w:themeColor="text1"/>
        </w:rPr>
        <w:t xml:space="preserve">and followed me through the wilderness, through a land not sown. </w:t>
      </w:r>
      <w:r w:rsidRPr="5897EC05">
        <w:rPr>
          <w:rStyle w:val="passage-display-version"/>
          <w:rFonts w:asciiTheme="minorHAnsi" w:eastAsiaTheme="minorEastAsia" w:hAnsiTheme="minorHAnsi" w:cstheme="minorBidi"/>
          <w:b/>
          <w:bCs/>
          <w:i/>
          <w:iCs/>
          <w:color w:val="000000" w:themeColor="text1"/>
        </w:rPr>
        <w:t>32</w:t>
      </w:r>
    </w:p>
    <w:p w14:paraId="1989A8D4" w14:textId="77777777" w:rsidR="00D24A02" w:rsidRPr="00943BEB" w:rsidRDefault="5897EC05" w:rsidP="5897EC05">
      <w:pPr>
        <w:pStyle w:val="line"/>
        <w:shd w:val="clear" w:color="auto" w:fill="FFFFFF" w:themeFill="background1"/>
        <w:spacing w:before="0" w:beforeAutospacing="0" w:after="0" w:afterAutospacing="0" w:line="360" w:lineRule="atLeast"/>
        <w:jc w:val="center"/>
        <w:rPr>
          <w:rFonts w:asciiTheme="minorHAnsi" w:hAnsiTheme="minorHAnsi" w:cstheme="minorHAnsi"/>
          <w:b/>
          <w:i/>
          <w:color w:val="000000"/>
        </w:rPr>
      </w:pPr>
      <w:r w:rsidRPr="5897EC05">
        <w:rPr>
          <w:rStyle w:val="text"/>
          <w:rFonts w:asciiTheme="minorHAnsi" w:eastAsiaTheme="minorEastAsia" w:hAnsiTheme="minorHAnsi" w:cstheme="minorBidi"/>
          <w:b/>
          <w:bCs/>
          <w:i/>
          <w:iCs/>
          <w:color w:val="000000" w:themeColor="text1"/>
          <w:vertAlign w:val="superscript"/>
        </w:rPr>
        <w:t>32 </w:t>
      </w:r>
      <w:r w:rsidRPr="5897EC05">
        <w:rPr>
          <w:rStyle w:val="text"/>
          <w:rFonts w:asciiTheme="minorHAnsi" w:eastAsiaTheme="minorEastAsia" w:hAnsiTheme="minorHAnsi" w:cstheme="minorBidi"/>
          <w:b/>
          <w:bCs/>
          <w:i/>
          <w:iCs/>
          <w:color w:val="000000" w:themeColor="text1"/>
        </w:rPr>
        <w:t>Does a young woman forget her jewelry,</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 bride her wedding ornaments?</w:t>
      </w:r>
      <w:r w:rsidR="76AD46F0">
        <w:br/>
      </w:r>
      <w:r w:rsidRPr="5897EC05">
        <w:rPr>
          <w:rStyle w:val="text"/>
          <w:rFonts w:asciiTheme="minorHAnsi" w:eastAsiaTheme="minorEastAsia" w:hAnsiTheme="minorHAnsi" w:cstheme="minorBidi"/>
          <w:b/>
          <w:bCs/>
          <w:i/>
          <w:iCs/>
          <w:color w:val="000000" w:themeColor="text1"/>
        </w:rPr>
        <w:t>Yet my people have forgotten</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me,</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days without number.</w:t>
      </w:r>
    </w:p>
    <w:p w14:paraId="511E8510" w14:textId="77777777" w:rsidR="00CA2563" w:rsidRDefault="00CA2563" w:rsidP="00CA2563">
      <w:pPr>
        <w:pStyle w:val="ListParagraph"/>
        <w:ind w:left="0" w:firstLine="720"/>
        <w:jc w:val="both"/>
        <w:rPr>
          <w:sz w:val="24"/>
          <w:szCs w:val="24"/>
        </w:rPr>
      </w:pPr>
    </w:p>
    <w:p w14:paraId="1AE38B8F" w14:textId="77777777" w:rsidR="00CA2563" w:rsidRPr="0060179A" w:rsidRDefault="5897EC05" w:rsidP="00CA2563">
      <w:pPr>
        <w:pStyle w:val="ListParagraph"/>
        <w:ind w:left="0" w:firstLine="720"/>
        <w:jc w:val="both"/>
        <w:rPr>
          <w:rFonts w:asciiTheme="minorHAnsi" w:hAnsiTheme="minorHAnsi" w:cstheme="minorHAnsi"/>
          <w:sz w:val="24"/>
          <w:szCs w:val="24"/>
        </w:rPr>
      </w:pPr>
      <w:r w:rsidRPr="5897EC05">
        <w:rPr>
          <w:rFonts w:asciiTheme="minorHAnsi" w:eastAsiaTheme="minorEastAsia" w:hAnsiTheme="minorHAnsi" w:cstheme="minorBidi"/>
          <w:sz w:val="24"/>
          <w:szCs w:val="24"/>
        </w:rPr>
        <w:t>Even those who have walked in close intimate fellowship with Him are prone to wander. An old hymn written in the 1700, by a man named Robert Roberson ends with a truth the saints, throughout the ages, would like to ignore, we are prone to leave the God we love.  The song is “Come, Thou Fount of Every Blessing”.  The third stanza is as follows: “O to grace how great a debtor, daily I’m constrained to be! Let thy goodness like a fetter, bind my wondering heart to thee: prone to wander, Lord I feel it, prone to leave the God I love; here’s my heart, O take and seal it, seal it for thy courts above. Amen”.  The writer of those words describes what I know of my own sinful heart.  I, too, leave my first love. After twenty- five years of walking with Him and seeing His gracious acts on my behalf, at times I still drift away from intimacy with the Lord. What baffles me even more is just how frighteningly short are the steps from walking in intimacy with the Lover of my soul, to drifting away from Him into indifference or worse yet, blatant sin! Thankfully, God’s love and faithfulness toward us is not contingent upon our love and faithfulness to Him.</w:t>
      </w:r>
    </w:p>
    <w:p w14:paraId="266DB123" w14:textId="77777777" w:rsidR="00CA2563" w:rsidRPr="00DD399C" w:rsidRDefault="5897EC05" w:rsidP="00CA2563">
      <w:pPr>
        <w:pStyle w:val="line1"/>
        <w:jc w:val="center"/>
        <w:rPr>
          <w:rFonts w:asciiTheme="minorHAnsi" w:hAnsiTheme="minorHAnsi" w:cstheme="minorHAnsi"/>
          <w:b/>
          <w:i/>
        </w:rPr>
      </w:pPr>
      <w:r w:rsidRPr="5897EC05">
        <w:rPr>
          <w:rFonts w:asciiTheme="minorHAnsi" w:eastAsiaTheme="minorEastAsia" w:hAnsiTheme="minorHAnsi" w:cstheme="minorBidi"/>
          <w:b/>
          <w:bCs/>
          <w:i/>
          <w:iCs/>
        </w:rPr>
        <w:t>2 Timothy 2:13 (NIV)</w:t>
      </w:r>
    </w:p>
    <w:p w14:paraId="59314A6E" w14:textId="77777777" w:rsidR="00CA2563" w:rsidRPr="00DD399C" w:rsidRDefault="5897EC05" w:rsidP="00CA2563">
      <w:pPr>
        <w:pStyle w:val="line1"/>
        <w:jc w:val="center"/>
        <w:rPr>
          <w:rFonts w:asciiTheme="minorHAnsi" w:hAnsiTheme="minorHAnsi" w:cstheme="minorHAnsi"/>
          <w:b/>
          <w:i/>
        </w:rPr>
      </w:pPr>
      <w:r w:rsidRPr="5897EC05">
        <w:rPr>
          <w:rFonts w:asciiTheme="minorHAnsi" w:eastAsiaTheme="minorEastAsia" w:hAnsiTheme="minorHAnsi" w:cstheme="minorBidi"/>
          <w:b/>
          <w:bCs/>
          <w:i/>
          <w:iCs/>
        </w:rPr>
        <w:t>If we are faithless, he remains faithful, for he cannot disown himself.</w:t>
      </w:r>
    </w:p>
    <w:p w14:paraId="53013913" w14:textId="77777777" w:rsidR="00CA2563" w:rsidRDefault="5897EC05" w:rsidP="00CA2563">
      <w:pPr>
        <w:pStyle w:val="ListParagraph"/>
        <w:ind w:left="0" w:firstLine="720"/>
        <w:jc w:val="both"/>
        <w:rPr>
          <w:sz w:val="24"/>
          <w:szCs w:val="24"/>
        </w:rPr>
      </w:pPr>
      <w:r w:rsidRPr="5897EC05">
        <w:rPr>
          <w:sz w:val="24"/>
          <w:szCs w:val="24"/>
        </w:rPr>
        <w:t xml:space="preserve">This quote by G.K. Chesterton sums up what is too often missing in the life of the church:  “Let your religion be less of a theory and more of a love affair.” Eventually the Saint left their first love.  The building that was once the meeting place of the Saints in Ephesus is now a house of worship for another pagan god named Mohammad.  Today the lamp that once burned brightly in Ephesus is extinguished. Their love for Jesus died!  </w:t>
      </w:r>
    </w:p>
    <w:p w14:paraId="70F762F1" w14:textId="77777777" w:rsidR="00CA2563" w:rsidRPr="00911B7E" w:rsidRDefault="00CA2563" w:rsidP="00CA2563">
      <w:pPr>
        <w:pStyle w:val="ListParagraph"/>
        <w:ind w:left="0" w:firstLine="720"/>
        <w:jc w:val="both"/>
        <w:rPr>
          <w:sz w:val="24"/>
          <w:szCs w:val="24"/>
        </w:rPr>
      </w:pPr>
    </w:p>
    <w:p w14:paraId="5D9BBDF8" w14:textId="77777777" w:rsidR="00CA2563" w:rsidRDefault="5897EC05" w:rsidP="00CA2563">
      <w:pPr>
        <w:pStyle w:val="ListParagraph"/>
        <w:ind w:left="0"/>
        <w:rPr>
          <w:sz w:val="24"/>
          <w:szCs w:val="24"/>
        </w:rPr>
      </w:pPr>
      <w:r>
        <w:t xml:space="preserve"> </w:t>
      </w:r>
      <w:r w:rsidRPr="5897EC05">
        <w:rPr>
          <w:sz w:val="24"/>
          <w:szCs w:val="24"/>
        </w:rPr>
        <w:t xml:space="preserve">The following is a quote from Mike Bickle the director of the international House of Prayer of Kansas City, Mo. </w:t>
      </w:r>
    </w:p>
    <w:p w14:paraId="3AD3CE34" w14:textId="77777777" w:rsidR="00CA2563" w:rsidRPr="00911B7E" w:rsidRDefault="5897EC05" w:rsidP="00CA2563">
      <w:pPr>
        <w:ind w:left="720" w:right="720" w:firstLine="720"/>
        <w:jc w:val="both"/>
        <w:rPr>
          <w:sz w:val="24"/>
          <w:szCs w:val="24"/>
        </w:rPr>
      </w:pPr>
      <w:r w:rsidRPr="5897EC05">
        <w:rPr>
          <w:sz w:val="24"/>
          <w:szCs w:val="24"/>
        </w:rPr>
        <w:t xml:space="preserve"> </w:t>
      </w:r>
      <w:r w:rsidRPr="5897EC05">
        <w:rPr>
          <w:i/>
          <w:iCs/>
          <w:sz w:val="24"/>
          <w:szCs w:val="24"/>
        </w:rPr>
        <w:t xml:space="preserve">“God designed us in His image to be lovers of God! The capacity to feel deeply and love passionately is truly one of the great expressions of being created in God’s image. Of course, this capacity can be dangerous and destructive if not stewarded properly. But the capacity to burn with deep desire in the heart is what separates us from the rest of Creation. Ultimately, the Great commission will be fulfilled by people lovesick for God and thus overflowing with compassion for other people. Lovers are more effective than mere workers. When workers become lovers, they throw away the obligatory checklist. They no longer need it. There lovesick hearts provide a higher and more trustworthy rule to live and work by. When we extravagantly obey God out of a fascinated, exhilarated heart, we come into the position of the bride in Song of Songs who pursues her Bridegroom out of “LOVESICKNESS.”  </w:t>
      </w:r>
      <w:r w:rsidRPr="5897EC05">
        <w:rPr>
          <w:sz w:val="24"/>
          <w:szCs w:val="24"/>
        </w:rPr>
        <w:t>(Song of Songs 2:5, 5:8)</w:t>
      </w:r>
    </w:p>
    <w:p w14:paraId="6A9A6513" w14:textId="0BD79804" w:rsidR="00CA2563" w:rsidRDefault="5897EC05" w:rsidP="00CA2563">
      <w:pPr>
        <w:ind w:firstLine="720"/>
        <w:jc w:val="both"/>
        <w:rPr>
          <w:sz w:val="24"/>
          <w:szCs w:val="24"/>
        </w:rPr>
      </w:pPr>
      <w:r w:rsidRPr="5897EC05">
        <w:rPr>
          <w:sz w:val="24"/>
          <w:szCs w:val="24"/>
        </w:rPr>
        <w:t xml:space="preserve">As the Lover of our souls, the Lord Jesus bids us to come, not to a place, not to a work, but to </w:t>
      </w:r>
      <w:r w:rsidRPr="5897EC05">
        <w:rPr>
          <w:b/>
          <w:bCs/>
          <w:i/>
          <w:iCs/>
          <w:sz w:val="24"/>
          <w:szCs w:val="24"/>
        </w:rPr>
        <w:t>Himself</w:t>
      </w:r>
      <w:r w:rsidRPr="5897EC05">
        <w:rPr>
          <w:sz w:val="24"/>
          <w:szCs w:val="24"/>
        </w:rPr>
        <w:t>.  His design and desire is a relationship, and He is not one bit pleased with our empty religious activities. Furthermore, our work for Jesus will be worthless if we do not love Jesus. Work is the overflow of worship.  Only through abiding in an intimacy with Christ will we find our deepest desires met.  And then we will know the glorious purpose He has for our life, plans made for us before the foundation of the earth.   This prayer by A.W.</w:t>
      </w:r>
      <w:r w:rsidR="00CF0D9B">
        <w:rPr>
          <w:sz w:val="24"/>
          <w:szCs w:val="24"/>
        </w:rPr>
        <w:t xml:space="preserve"> </w:t>
      </w:r>
      <w:r w:rsidRPr="5897EC05">
        <w:rPr>
          <w:sz w:val="24"/>
          <w:szCs w:val="24"/>
        </w:rPr>
        <w:t>Tozer is fitting for everyone whose heart desire is to return to their first love.</w:t>
      </w:r>
    </w:p>
    <w:p w14:paraId="40246EFB" w14:textId="77777777" w:rsidR="00EA5A05" w:rsidRPr="00B7343F" w:rsidRDefault="5897EC05" w:rsidP="00EA5A05">
      <w:pPr>
        <w:jc w:val="center"/>
        <w:rPr>
          <w:sz w:val="24"/>
          <w:szCs w:val="24"/>
        </w:rPr>
      </w:pPr>
      <w:r w:rsidRPr="5897EC05">
        <w:rPr>
          <w:sz w:val="24"/>
          <w:szCs w:val="24"/>
        </w:rPr>
        <w:t>A prayer by A.W. Tozer:</w:t>
      </w:r>
    </w:p>
    <w:p w14:paraId="50C26E4C" w14:textId="77777777" w:rsidR="00EA5A05" w:rsidRPr="00B7343F" w:rsidRDefault="5897EC05" w:rsidP="00B543B6">
      <w:pPr>
        <w:pStyle w:val="ListParagraph"/>
        <w:ind w:right="720"/>
        <w:jc w:val="both"/>
        <w:rPr>
          <w:sz w:val="24"/>
          <w:szCs w:val="24"/>
        </w:rPr>
      </w:pPr>
      <w:r w:rsidRPr="5897EC05">
        <w:rPr>
          <w:sz w:val="24"/>
          <w:szCs w:val="24"/>
        </w:rPr>
        <w:t xml:space="preserve"> “O God, I have tasted thy goodness, and it has both satisfied me and made me thirsty for more.</w:t>
      </w:r>
    </w:p>
    <w:p w14:paraId="4E0E2EA7" w14:textId="58862662" w:rsidR="00EA5A05" w:rsidRPr="00B7343F" w:rsidRDefault="5897EC05" w:rsidP="00B543B6">
      <w:pPr>
        <w:pStyle w:val="ListParagraph"/>
        <w:ind w:right="720"/>
        <w:jc w:val="both"/>
        <w:rPr>
          <w:sz w:val="24"/>
          <w:szCs w:val="24"/>
        </w:rPr>
      </w:pPr>
      <w:r w:rsidRPr="5897EC05">
        <w:rPr>
          <w:sz w:val="24"/>
          <w:szCs w:val="24"/>
        </w:rPr>
        <w:t>I am painfully conscious of my need of further grace. I am ashamed of my lack of desire. O God, the Triune God, I want to want thee; I long to be filled with longing; I thirst to be made more</w:t>
      </w:r>
      <w:r w:rsidR="00CF0D9B">
        <w:rPr>
          <w:sz w:val="24"/>
          <w:szCs w:val="24"/>
        </w:rPr>
        <w:t xml:space="preserve"> </w:t>
      </w:r>
      <w:r w:rsidRPr="5897EC05">
        <w:rPr>
          <w:sz w:val="24"/>
          <w:szCs w:val="24"/>
        </w:rPr>
        <w:t>thirsty still. Show me thy Glory, I pray thee, that I may know thee indeed.  Begin, in mercy, a new work of love within me. Say to my soul, “Rise up, my love, my fair one, and come away.” Then give me grace to rise and follow thee up from this lowland where I have wandered so long.”</w:t>
      </w:r>
    </w:p>
    <w:p w14:paraId="11209CBB" w14:textId="77777777" w:rsidR="00EA5A05" w:rsidRDefault="00EA5A05" w:rsidP="00EA5A05">
      <w:pPr>
        <w:pStyle w:val="ListParagraph"/>
        <w:ind w:left="0"/>
      </w:pPr>
    </w:p>
    <w:p w14:paraId="2B29602A" w14:textId="77777777" w:rsidR="00CA2563" w:rsidRDefault="5897EC05" w:rsidP="00CA2563">
      <w:pPr>
        <w:pStyle w:val="ListParagraph"/>
        <w:ind w:left="0" w:firstLine="720"/>
        <w:jc w:val="both"/>
        <w:rPr>
          <w:sz w:val="24"/>
          <w:szCs w:val="24"/>
        </w:rPr>
      </w:pPr>
      <w:r w:rsidRPr="5897EC05">
        <w:rPr>
          <w:sz w:val="24"/>
          <w:szCs w:val="24"/>
        </w:rPr>
        <w:t>Before we can begin to experience this kind of relationship with God, we must first be reconciled to Him. In the next Chapter we will learn the problem of humanity and discover where we are in relationship to God.</w:t>
      </w:r>
    </w:p>
    <w:p w14:paraId="5433F2FF" w14:textId="703187BA" w:rsidR="00B526CB" w:rsidRDefault="00A41695" w:rsidP="00B526CB">
      <w:pPr>
        <w:rPr>
          <w:sz w:val="28"/>
          <w:szCs w:val="28"/>
        </w:rPr>
      </w:pPr>
      <w:r>
        <w:rPr>
          <w:b/>
          <w:bCs/>
          <w:sz w:val="28"/>
          <w:szCs w:val="28"/>
        </w:rPr>
        <w:t xml:space="preserve">DIGGING DEEPER: </w:t>
      </w:r>
      <w:r w:rsidR="5897EC05" w:rsidRPr="5897EC05">
        <w:rPr>
          <w:b/>
          <w:bCs/>
          <w:sz w:val="28"/>
          <w:szCs w:val="28"/>
        </w:rPr>
        <w:t>Read the following passages and make note of any insights and persona you find.</w:t>
      </w:r>
      <w:r w:rsidR="5897EC05" w:rsidRPr="5897EC05">
        <w:rPr>
          <w:sz w:val="28"/>
          <w:szCs w:val="28"/>
        </w:rPr>
        <w:t xml:space="preserve"> </w:t>
      </w:r>
    </w:p>
    <w:p w14:paraId="5849BCF8" w14:textId="6F8507D2" w:rsidR="00CA2563" w:rsidRPr="00B526CB" w:rsidRDefault="5897EC05" w:rsidP="00BD269D">
      <w:pPr>
        <w:pStyle w:val="ListParagraph"/>
        <w:numPr>
          <w:ilvl w:val="0"/>
          <w:numId w:val="80"/>
        </w:numPr>
        <w:rPr>
          <w:sz w:val="28"/>
          <w:szCs w:val="28"/>
        </w:rPr>
      </w:pPr>
      <w:r w:rsidRPr="00B526CB">
        <w:rPr>
          <w:sz w:val="24"/>
          <w:szCs w:val="24"/>
        </w:rPr>
        <w:t>Deuteronomy 6:1-7; Eph.6:23-24; John 15:7-17; 1 Cor. 3:5-17, 13:2; Isaiah 29:13; Jeremiah 2:1-13; Revelation 2:1-5</w:t>
      </w:r>
    </w:p>
    <w:p w14:paraId="1FE35089" w14:textId="4B6B0129" w:rsidR="00CA2563" w:rsidRPr="00257886" w:rsidRDefault="5897EC05" w:rsidP="00CA2563">
      <w:pPr>
        <w:rPr>
          <w:b/>
          <w:sz w:val="28"/>
          <w:szCs w:val="28"/>
        </w:rPr>
      </w:pPr>
      <w:r w:rsidRPr="5897EC05">
        <w:rPr>
          <w:b/>
          <w:bCs/>
          <w:sz w:val="28"/>
          <w:szCs w:val="28"/>
        </w:rPr>
        <w:t xml:space="preserve">DISCUSSION QUESTIONS: </w:t>
      </w:r>
      <w:r w:rsidR="00001A45">
        <w:rPr>
          <w:b/>
          <w:bCs/>
          <w:sz w:val="28"/>
          <w:szCs w:val="28"/>
        </w:rPr>
        <w:t>Let’s talk about it.</w:t>
      </w:r>
    </w:p>
    <w:p w14:paraId="6E955475" w14:textId="77777777" w:rsidR="00CA2563" w:rsidRDefault="5897EC05" w:rsidP="00244EAB">
      <w:pPr>
        <w:pStyle w:val="ListParagraph"/>
        <w:numPr>
          <w:ilvl w:val="0"/>
          <w:numId w:val="12"/>
        </w:numPr>
        <w:rPr>
          <w:sz w:val="24"/>
          <w:szCs w:val="24"/>
        </w:rPr>
      </w:pPr>
      <w:r w:rsidRPr="5897EC05">
        <w:rPr>
          <w:sz w:val="24"/>
          <w:szCs w:val="24"/>
        </w:rPr>
        <w:t>Have you ever experienced a time when you walked in intimacy with God?</w:t>
      </w:r>
    </w:p>
    <w:p w14:paraId="71D611A6" w14:textId="77777777" w:rsidR="00CA2563" w:rsidRDefault="5897EC05" w:rsidP="00244EAB">
      <w:pPr>
        <w:pStyle w:val="ListParagraph"/>
        <w:numPr>
          <w:ilvl w:val="0"/>
          <w:numId w:val="12"/>
        </w:numPr>
        <w:rPr>
          <w:sz w:val="24"/>
          <w:szCs w:val="24"/>
        </w:rPr>
      </w:pPr>
      <w:r w:rsidRPr="5897EC05">
        <w:rPr>
          <w:sz w:val="24"/>
          <w:szCs w:val="24"/>
        </w:rPr>
        <w:t>If you’re not presently experiencing this kind of relationship with Him, what happened that extinguished the love?</w:t>
      </w:r>
    </w:p>
    <w:p w14:paraId="3C7004F7" w14:textId="77777777" w:rsidR="00CA2563" w:rsidRPr="00911B7E" w:rsidRDefault="5897EC05" w:rsidP="00244EAB">
      <w:pPr>
        <w:pStyle w:val="ListParagraph"/>
        <w:numPr>
          <w:ilvl w:val="0"/>
          <w:numId w:val="12"/>
        </w:numPr>
        <w:rPr>
          <w:sz w:val="24"/>
          <w:szCs w:val="24"/>
        </w:rPr>
      </w:pPr>
      <w:r w:rsidRPr="5897EC05">
        <w:rPr>
          <w:sz w:val="24"/>
          <w:szCs w:val="24"/>
        </w:rPr>
        <w:t xml:space="preserve">What do people </w:t>
      </w:r>
      <w:r w:rsidRPr="5897EC05">
        <w:rPr>
          <w:i/>
          <w:iCs/>
          <w:sz w:val="24"/>
          <w:szCs w:val="24"/>
          <w:u w:val="single"/>
        </w:rPr>
        <w:t>do</w:t>
      </w:r>
      <w:r w:rsidRPr="5897EC05">
        <w:rPr>
          <w:sz w:val="24"/>
          <w:szCs w:val="24"/>
        </w:rPr>
        <w:t xml:space="preserve"> when they are first “In love”?</w:t>
      </w:r>
    </w:p>
    <w:p w14:paraId="307B54B8" w14:textId="77777777" w:rsidR="00CA2563" w:rsidRPr="00911B7E" w:rsidRDefault="5897EC05" w:rsidP="00244EAB">
      <w:pPr>
        <w:pStyle w:val="ListParagraph"/>
        <w:numPr>
          <w:ilvl w:val="0"/>
          <w:numId w:val="12"/>
        </w:numPr>
        <w:rPr>
          <w:sz w:val="24"/>
          <w:szCs w:val="24"/>
        </w:rPr>
      </w:pPr>
      <w:r w:rsidRPr="5897EC05">
        <w:rPr>
          <w:sz w:val="24"/>
          <w:szCs w:val="24"/>
        </w:rPr>
        <w:t xml:space="preserve">Would you describe yourself as </w:t>
      </w:r>
      <w:r w:rsidRPr="5897EC05">
        <w:rPr>
          <w:b/>
          <w:bCs/>
          <w:i/>
          <w:iCs/>
          <w:sz w:val="24"/>
          <w:szCs w:val="24"/>
        </w:rPr>
        <w:t>growing</w:t>
      </w:r>
      <w:r w:rsidRPr="5897EC05">
        <w:rPr>
          <w:sz w:val="24"/>
          <w:szCs w:val="24"/>
        </w:rPr>
        <w:t xml:space="preserve"> in adoration for the Lord Jesus?</w:t>
      </w:r>
    </w:p>
    <w:p w14:paraId="066DDA48" w14:textId="77777777" w:rsidR="00CA2563" w:rsidRPr="00313C9C" w:rsidRDefault="5897EC05" w:rsidP="00244EAB">
      <w:pPr>
        <w:pStyle w:val="ListParagraph"/>
        <w:numPr>
          <w:ilvl w:val="0"/>
          <w:numId w:val="12"/>
        </w:numPr>
        <w:rPr>
          <w:sz w:val="24"/>
          <w:szCs w:val="24"/>
        </w:rPr>
      </w:pPr>
      <w:r w:rsidRPr="5897EC05">
        <w:rPr>
          <w:sz w:val="24"/>
          <w:szCs w:val="24"/>
        </w:rPr>
        <w:t>Do you find yourself talking more about Jesus than to Jesus? (Isaiah 56:6-7)</w:t>
      </w:r>
    </w:p>
    <w:p w14:paraId="3F5BC1EA" w14:textId="77777777" w:rsidR="00CA2563" w:rsidRPr="00911B7E" w:rsidRDefault="5897EC05" w:rsidP="00244EAB">
      <w:pPr>
        <w:pStyle w:val="ListParagraph"/>
        <w:numPr>
          <w:ilvl w:val="0"/>
          <w:numId w:val="12"/>
        </w:numPr>
        <w:rPr>
          <w:sz w:val="24"/>
          <w:szCs w:val="24"/>
        </w:rPr>
      </w:pPr>
      <w:r w:rsidRPr="5897EC05">
        <w:rPr>
          <w:sz w:val="24"/>
          <w:szCs w:val="24"/>
        </w:rPr>
        <w:t>Have you ever been taught how to have a quiet time with the Lord? (Luke 10:39-42)</w:t>
      </w:r>
    </w:p>
    <w:p w14:paraId="3E2B0BF8" w14:textId="3C8B0480" w:rsidR="00CA2563" w:rsidRPr="00911B7E" w:rsidRDefault="5897EC05" w:rsidP="00244EAB">
      <w:pPr>
        <w:pStyle w:val="ListParagraph"/>
        <w:numPr>
          <w:ilvl w:val="0"/>
          <w:numId w:val="12"/>
        </w:numPr>
        <w:rPr>
          <w:sz w:val="24"/>
          <w:szCs w:val="24"/>
        </w:rPr>
      </w:pPr>
      <w:r w:rsidRPr="5897EC05">
        <w:rPr>
          <w:sz w:val="24"/>
          <w:szCs w:val="24"/>
        </w:rPr>
        <w:t>What makes th</w:t>
      </w:r>
      <w:r w:rsidR="00CC66D5">
        <w:rPr>
          <w:sz w:val="24"/>
          <w:szCs w:val="24"/>
        </w:rPr>
        <w:t>e bride of Christ beautiful to her</w:t>
      </w:r>
      <w:r w:rsidRPr="5897EC05">
        <w:rPr>
          <w:sz w:val="24"/>
          <w:szCs w:val="24"/>
        </w:rPr>
        <w:t xml:space="preserve"> Bridegroom? (Song of Solomon 4:10)</w:t>
      </w:r>
    </w:p>
    <w:p w14:paraId="1476FA65" w14:textId="77777777" w:rsidR="00CA2563" w:rsidRDefault="00CA2563" w:rsidP="00CA2563">
      <w:pPr>
        <w:pStyle w:val="ListParagraph"/>
      </w:pPr>
    </w:p>
    <w:p w14:paraId="046625FF" w14:textId="77777777" w:rsidR="00CA2563" w:rsidRDefault="5897EC05" w:rsidP="00CA2563">
      <w:pPr>
        <w:pStyle w:val="ListParagraph"/>
        <w:ind w:left="0"/>
        <w:jc w:val="center"/>
        <w:rPr>
          <w:b/>
          <w:sz w:val="28"/>
          <w:szCs w:val="28"/>
        </w:rPr>
      </w:pPr>
      <w:r w:rsidRPr="5897EC05">
        <w:rPr>
          <w:b/>
          <w:bCs/>
          <w:sz w:val="28"/>
          <w:szCs w:val="28"/>
        </w:rPr>
        <w:t>Think On These Things</w:t>
      </w:r>
    </w:p>
    <w:p w14:paraId="016BF4C2" w14:textId="77777777" w:rsidR="00CA2563" w:rsidRPr="00890E83" w:rsidRDefault="5897EC05" w:rsidP="00244EAB">
      <w:pPr>
        <w:pStyle w:val="ListParagraph"/>
        <w:numPr>
          <w:ilvl w:val="0"/>
          <w:numId w:val="6"/>
        </w:numPr>
        <w:rPr>
          <w:sz w:val="24"/>
          <w:szCs w:val="24"/>
        </w:rPr>
      </w:pPr>
      <w:r w:rsidRPr="5897EC05">
        <w:rPr>
          <w:sz w:val="24"/>
          <w:szCs w:val="24"/>
        </w:rPr>
        <w:t>Did you learn something new?</w:t>
      </w:r>
    </w:p>
    <w:p w14:paraId="259964EF" w14:textId="77777777" w:rsidR="00CA2563" w:rsidRPr="001A5B41" w:rsidRDefault="5897EC05" w:rsidP="00244EAB">
      <w:pPr>
        <w:pStyle w:val="ListParagraph"/>
        <w:numPr>
          <w:ilvl w:val="0"/>
          <w:numId w:val="6"/>
        </w:numPr>
        <w:rPr>
          <w:sz w:val="24"/>
          <w:szCs w:val="24"/>
        </w:rPr>
      </w:pPr>
      <w:r w:rsidRPr="5897EC05">
        <w:rPr>
          <w:sz w:val="24"/>
          <w:szCs w:val="24"/>
        </w:rPr>
        <w:t>What did the Lord say to you from this Chapter?</w:t>
      </w:r>
    </w:p>
    <w:p w14:paraId="08C1EFFB" w14:textId="77777777" w:rsidR="00CA2563" w:rsidRPr="00BD532A" w:rsidRDefault="5897EC05" w:rsidP="00244EAB">
      <w:pPr>
        <w:pStyle w:val="ListParagraph"/>
        <w:numPr>
          <w:ilvl w:val="0"/>
          <w:numId w:val="6"/>
        </w:numPr>
        <w:rPr>
          <w:sz w:val="24"/>
          <w:szCs w:val="24"/>
        </w:rPr>
      </w:pPr>
      <w:r w:rsidRPr="5897EC05">
        <w:rPr>
          <w:sz w:val="24"/>
          <w:szCs w:val="24"/>
        </w:rPr>
        <w:t>Rewrite in your own words what the Lord spoke to your heart.</w:t>
      </w:r>
    </w:p>
    <w:p w14:paraId="13203648" w14:textId="77777777" w:rsidR="00CA2563" w:rsidRPr="00BD532A" w:rsidRDefault="5897EC05" w:rsidP="00244EAB">
      <w:pPr>
        <w:pStyle w:val="ListParagraph"/>
        <w:numPr>
          <w:ilvl w:val="0"/>
          <w:numId w:val="6"/>
        </w:numPr>
        <w:rPr>
          <w:sz w:val="24"/>
          <w:szCs w:val="24"/>
        </w:rPr>
      </w:pPr>
      <w:r w:rsidRPr="5897EC05">
        <w:rPr>
          <w:sz w:val="24"/>
          <w:szCs w:val="24"/>
        </w:rPr>
        <w:t>Is there a new promise to claim as your own?</w:t>
      </w:r>
    </w:p>
    <w:p w14:paraId="55CF2BEE" w14:textId="77777777" w:rsidR="00CA2563" w:rsidRPr="00BD532A" w:rsidRDefault="5897EC05" w:rsidP="00244EAB">
      <w:pPr>
        <w:pStyle w:val="ListParagraph"/>
        <w:numPr>
          <w:ilvl w:val="0"/>
          <w:numId w:val="6"/>
        </w:numPr>
        <w:rPr>
          <w:sz w:val="24"/>
          <w:szCs w:val="24"/>
        </w:rPr>
      </w:pPr>
      <w:r w:rsidRPr="5897EC05">
        <w:rPr>
          <w:sz w:val="24"/>
          <w:szCs w:val="24"/>
        </w:rPr>
        <w:t>Is there a sin to confess or avoid?</w:t>
      </w:r>
    </w:p>
    <w:p w14:paraId="07D51B66" w14:textId="0BB28D27" w:rsidR="00CA2563" w:rsidRDefault="007630E7" w:rsidP="00244EAB">
      <w:pPr>
        <w:pStyle w:val="ListParagraph"/>
        <w:numPr>
          <w:ilvl w:val="0"/>
          <w:numId w:val="6"/>
        </w:numPr>
        <w:rPr>
          <w:sz w:val="24"/>
          <w:szCs w:val="24"/>
        </w:rPr>
      </w:pPr>
      <w:r>
        <w:rPr>
          <w:sz w:val="24"/>
          <w:szCs w:val="24"/>
        </w:rPr>
        <w:t>Did you find a command to obey or a passage you could pray?</w:t>
      </w:r>
    </w:p>
    <w:p w14:paraId="1588D041" w14:textId="77777777" w:rsidR="00CA2563" w:rsidRDefault="00CA2563" w:rsidP="00CA2563">
      <w:pPr>
        <w:pStyle w:val="ListParagraph"/>
        <w:ind w:left="900"/>
        <w:rPr>
          <w:sz w:val="24"/>
        </w:rPr>
      </w:pPr>
    </w:p>
    <w:p w14:paraId="3CAA09EE" w14:textId="77777777" w:rsidR="00CA2563" w:rsidRPr="001A5B41" w:rsidRDefault="00CA2563" w:rsidP="00BD269D">
      <w:pPr>
        <w:pStyle w:val="ListParagraph"/>
        <w:numPr>
          <w:ilvl w:val="0"/>
          <w:numId w:val="49"/>
        </w:numPr>
        <w:jc w:val="center"/>
        <w:rPr>
          <w:sz w:val="24"/>
        </w:rPr>
      </w:pPr>
    </w:p>
    <w:p w14:paraId="624BD1C4" w14:textId="312BC7F6" w:rsidR="00CA2563" w:rsidRDefault="007F6DC6" w:rsidP="00B543B6">
      <w:pPr>
        <w:pStyle w:val="ListParagraph"/>
        <w:ind w:left="0"/>
        <w:jc w:val="center"/>
        <w:rPr>
          <w:b/>
          <w:sz w:val="28"/>
          <w:szCs w:val="28"/>
        </w:rPr>
      </w:pPr>
      <w:r>
        <w:rPr>
          <w:b/>
          <w:bCs/>
          <w:sz w:val="28"/>
          <w:szCs w:val="28"/>
        </w:rPr>
        <w:t>Memory Verses</w:t>
      </w:r>
    </w:p>
    <w:p w14:paraId="11BB3209" w14:textId="77777777" w:rsidR="00CA2563" w:rsidRPr="007A6F89" w:rsidRDefault="5897EC05" w:rsidP="00CA2563">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1 John 4:19 (NIV)</w:t>
      </w:r>
    </w:p>
    <w:p w14:paraId="557B30FA" w14:textId="33B26EE8" w:rsidR="00CA2563" w:rsidRPr="007A6F89" w:rsidRDefault="5897EC05" w:rsidP="00CA2563">
      <w:pPr>
        <w:pStyle w:val="reg"/>
        <w:jc w:val="center"/>
        <w:rPr>
          <w:rFonts w:asciiTheme="minorHAnsi" w:hAnsiTheme="minorHAnsi" w:cstheme="minorHAnsi"/>
          <w:b/>
          <w:i/>
        </w:rPr>
      </w:pPr>
      <w:r w:rsidRPr="5897EC05">
        <w:rPr>
          <w:rFonts w:asciiTheme="minorHAnsi" w:eastAsiaTheme="minorEastAsia" w:hAnsiTheme="minorHAnsi" w:cstheme="minorBidi"/>
          <w:b/>
          <w:bCs/>
          <w:i/>
          <w:iCs/>
        </w:rPr>
        <w:t>We love because he first loved us.</w:t>
      </w:r>
      <w:r w:rsidR="0095375D" w:rsidRPr="007A6F89">
        <w:rPr>
          <w:rFonts w:asciiTheme="minorHAnsi" w:hAnsiTheme="minorHAnsi" w:cstheme="minorHAnsi"/>
          <w:b/>
          <w:i/>
        </w:rPr>
        <w:t xml:space="preserve"> </w:t>
      </w:r>
    </w:p>
    <w:p w14:paraId="7212B904" w14:textId="2A9F94EF" w:rsidR="00CA2563" w:rsidRPr="002745F9" w:rsidRDefault="00CA2563" w:rsidP="00CA2563">
      <w:pPr>
        <w:pStyle w:val="ListParagraph"/>
        <w:ind w:left="0"/>
        <w:jc w:val="center"/>
        <w:rPr>
          <w:b/>
          <w:sz w:val="28"/>
          <w:szCs w:val="28"/>
        </w:rPr>
      </w:pPr>
    </w:p>
    <w:p w14:paraId="5350B242" w14:textId="77777777" w:rsidR="00CA2563" w:rsidRPr="00A815A9" w:rsidRDefault="00CA2563" w:rsidP="00CA2563">
      <w:pPr>
        <w:pStyle w:val="ListParagraph"/>
        <w:jc w:val="center"/>
        <w:rPr>
          <w:b/>
          <w:sz w:val="24"/>
          <w:szCs w:val="24"/>
        </w:rPr>
      </w:pPr>
    </w:p>
    <w:p w14:paraId="7DF061B3" w14:textId="556647DF" w:rsidR="00692EB6" w:rsidRDefault="00692EB6" w:rsidP="00ED1D30">
      <w:pPr>
        <w:jc w:val="center"/>
        <w:rPr>
          <w:b/>
          <w:bCs/>
          <w:sz w:val="40"/>
          <w:szCs w:val="40"/>
        </w:rPr>
      </w:pPr>
    </w:p>
    <w:p w14:paraId="4FE02847" w14:textId="05B0039B" w:rsidR="000107C3" w:rsidRDefault="000107C3" w:rsidP="00ED1D30">
      <w:pPr>
        <w:jc w:val="center"/>
        <w:rPr>
          <w:b/>
          <w:bCs/>
          <w:sz w:val="40"/>
          <w:szCs w:val="40"/>
        </w:rPr>
      </w:pPr>
    </w:p>
    <w:p w14:paraId="4C870502" w14:textId="76722203" w:rsidR="000107C3" w:rsidRDefault="000107C3" w:rsidP="00ED1D30">
      <w:pPr>
        <w:jc w:val="center"/>
        <w:rPr>
          <w:b/>
          <w:bCs/>
          <w:sz w:val="40"/>
          <w:szCs w:val="40"/>
        </w:rPr>
      </w:pPr>
    </w:p>
    <w:p w14:paraId="138FCCD8" w14:textId="3D454C47" w:rsidR="000107C3" w:rsidRDefault="000107C3" w:rsidP="00ED1D30">
      <w:pPr>
        <w:jc w:val="center"/>
        <w:rPr>
          <w:b/>
          <w:bCs/>
          <w:sz w:val="40"/>
          <w:szCs w:val="40"/>
        </w:rPr>
      </w:pPr>
    </w:p>
    <w:p w14:paraId="268C0973" w14:textId="1AFEB3DD" w:rsidR="000107C3" w:rsidRDefault="000107C3" w:rsidP="00ED1D30">
      <w:pPr>
        <w:jc w:val="center"/>
        <w:rPr>
          <w:b/>
          <w:bCs/>
          <w:sz w:val="40"/>
          <w:szCs w:val="40"/>
        </w:rPr>
      </w:pPr>
    </w:p>
    <w:p w14:paraId="3846EE58" w14:textId="5C5DF015" w:rsidR="000107C3" w:rsidRDefault="000107C3" w:rsidP="00ED1D30">
      <w:pPr>
        <w:jc w:val="center"/>
        <w:rPr>
          <w:b/>
          <w:bCs/>
          <w:sz w:val="40"/>
          <w:szCs w:val="40"/>
        </w:rPr>
      </w:pPr>
    </w:p>
    <w:p w14:paraId="1AD02B0D" w14:textId="77777777" w:rsidR="000107C3" w:rsidRDefault="000107C3" w:rsidP="00ED1D30">
      <w:pPr>
        <w:jc w:val="center"/>
        <w:rPr>
          <w:b/>
          <w:bCs/>
          <w:sz w:val="40"/>
          <w:szCs w:val="40"/>
        </w:rPr>
      </w:pPr>
    </w:p>
    <w:p w14:paraId="1AE66A2B" w14:textId="77777777" w:rsidR="000107C3" w:rsidRPr="000107C3" w:rsidRDefault="000107C3" w:rsidP="00244EAB">
      <w:pPr>
        <w:pStyle w:val="ListParagraph"/>
        <w:numPr>
          <w:ilvl w:val="0"/>
          <w:numId w:val="47"/>
        </w:numPr>
        <w:jc w:val="center"/>
        <w:rPr>
          <w:b/>
          <w:bCs/>
          <w:sz w:val="40"/>
          <w:szCs w:val="40"/>
        </w:rPr>
      </w:pPr>
    </w:p>
    <w:p w14:paraId="62EE2AD2" w14:textId="538B1D0D" w:rsidR="00692EB6" w:rsidRDefault="000107C3" w:rsidP="00ED1D30">
      <w:pPr>
        <w:jc w:val="center"/>
        <w:rPr>
          <w:b/>
          <w:bCs/>
          <w:sz w:val="40"/>
          <w:szCs w:val="40"/>
        </w:rPr>
      </w:pPr>
      <w:r>
        <w:rPr>
          <w:b/>
          <w:bCs/>
          <w:sz w:val="40"/>
          <w:szCs w:val="40"/>
        </w:rPr>
        <w:t>Chapter #</w:t>
      </w:r>
    </w:p>
    <w:p w14:paraId="1DF21239" w14:textId="59B2AB73" w:rsidR="00ED1D30" w:rsidRDefault="5897EC05" w:rsidP="00ED1D30">
      <w:pPr>
        <w:jc w:val="center"/>
        <w:rPr>
          <w:b/>
          <w:bCs/>
          <w:sz w:val="40"/>
          <w:szCs w:val="40"/>
        </w:rPr>
      </w:pPr>
      <w:r w:rsidRPr="5897EC05">
        <w:rPr>
          <w:b/>
          <w:bCs/>
          <w:sz w:val="40"/>
          <w:szCs w:val="40"/>
        </w:rPr>
        <w:t>BEHOLD THE BRIDEGROOM</w:t>
      </w:r>
    </w:p>
    <w:p w14:paraId="366843C1" w14:textId="78CF7FFD" w:rsidR="00F57495" w:rsidRPr="00F57495" w:rsidRDefault="00F57495" w:rsidP="00ED1D30">
      <w:pPr>
        <w:jc w:val="center"/>
        <w:rPr>
          <w:b/>
          <w:bCs/>
          <w:sz w:val="28"/>
          <w:szCs w:val="28"/>
        </w:rPr>
      </w:pPr>
      <w:r w:rsidRPr="00F57495">
        <w:rPr>
          <w:b/>
          <w:bCs/>
          <w:sz w:val="28"/>
          <w:szCs w:val="28"/>
        </w:rPr>
        <w:t>Key Passage</w:t>
      </w:r>
    </w:p>
    <w:p w14:paraId="6251CD81" w14:textId="77777777" w:rsidR="00F57495" w:rsidRPr="00F833F2" w:rsidRDefault="00F57495" w:rsidP="00F57495">
      <w:pPr>
        <w:jc w:val="center"/>
        <w:rPr>
          <w:b/>
          <w:i/>
          <w:sz w:val="24"/>
          <w:szCs w:val="24"/>
        </w:rPr>
      </w:pPr>
      <w:r w:rsidRPr="5897EC05">
        <w:rPr>
          <w:b/>
          <w:bCs/>
          <w:i/>
          <w:iCs/>
          <w:sz w:val="24"/>
          <w:szCs w:val="24"/>
        </w:rPr>
        <w:t>Ephesians 1:10 (NASB)</w:t>
      </w:r>
    </w:p>
    <w:p w14:paraId="7745C838" w14:textId="2FCEA425" w:rsidR="00F57495" w:rsidRDefault="00F57495" w:rsidP="00F57495">
      <w:pPr>
        <w:jc w:val="center"/>
        <w:rPr>
          <w:b/>
          <w:bCs/>
          <w:i/>
          <w:iCs/>
          <w:sz w:val="24"/>
          <w:szCs w:val="24"/>
        </w:rPr>
      </w:pPr>
      <w:r w:rsidRPr="5897EC05">
        <w:rPr>
          <w:b/>
          <w:bCs/>
          <w:i/>
          <w:iCs/>
          <w:sz w:val="24"/>
          <w:szCs w:val="24"/>
        </w:rPr>
        <w:t>With a view to an administration suitable to the fullness of the times, that is, the summing up of all things in Christ, things in the heavens and things on the earth. In Him.</w:t>
      </w:r>
    </w:p>
    <w:p w14:paraId="257BDA1D" w14:textId="223C4EE8" w:rsidR="00F57495" w:rsidRPr="00F57495" w:rsidRDefault="00F57495" w:rsidP="00F57495">
      <w:pPr>
        <w:jc w:val="center"/>
        <w:rPr>
          <w:b/>
          <w:sz w:val="28"/>
          <w:szCs w:val="28"/>
        </w:rPr>
      </w:pPr>
      <w:r w:rsidRPr="00F57495">
        <w:rPr>
          <w:b/>
          <w:bCs/>
          <w:iCs/>
          <w:sz w:val="28"/>
          <w:szCs w:val="28"/>
        </w:rPr>
        <w:t>Introduction</w:t>
      </w:r>
    </w:p>
    <w:p w14:paraId="45B998FF" w14:textId="0DD8B2D2" w:rsidR="00ED1D30" w:rsidRDefault="0095375D" w:rsidP="0074492F">
      <w:pPr>
        <w:ind w:firstLine="720"/>
        <w:jc w:val="both"/>
        <w:rPr>
          <w:sz w:val="24"/>
          <w:szCs w:val="24"/>
        </w:rPr>
      </w:pPr>
      <w:r>
        <w:rPr>
          <w:sz w:val="24"/>
          <w:szCs w:val="24"/>
        </w:rPr>
        <w:t>For o</w:t>
      </w:r>
      <w:r w:rsidR="5897EC05" w:rsidRPr="5897EC05">
        <w:rPr>
          <w:sz w:val="24"/>
          <w:szCs w:val="24"/>
        </w:rPr>
        <w:t xml:space="preserve">ver the seven years, that I owned the bridal gallery, most weekends I stood with the bride, and usually her Father, behind as set of doors, as we waited for the cue of a special song: like, The </w:t>
      </w:r>
      <w:r w:rsidR="5897EC05" w:rsidRPr="5897EC05">
        <w:rPr>
          <w:b/>
          <w:bCs/>
          <w:i/>
          <w:iCs/>
          <w:sz w:val="24"/>
          <w:szCs w:val="24"/>
        </w:rPr>
        <w:t>Wedding march, or Here Comes the Bride</w:t>
      </w:r>
      <w:r w:rsidR="5897EC05" w:rsidRPr="5897EC05">
        <w:rPr>
          <w:sz w:val="24"/>
          <w:szCs w:val="24"/>
        </w:rPr>
        <w:t xml:space="preserve">. As the doors opened, I would fluff her train and it would float like a cloud to the ground, usually strewn with rose pedals placed there by the flower girl and ring barrier. As she would begin her walk down the aisle, every eye in the room was focused on her, especially the bridegroom. But from my position, in the back of the church, my attention shifted from the bride to the groom. Sometimes, he became so overcome with joy at the sight of his beloved that it would bring him to tears. It was his face, beholding his beautiful bride, which moved me the most. </w:t>
      </w:r>
      <w:r w:rsidR="00CC66D5">
        <w:rPr>
          <w:sz w:val="24"/>
          <w:szCs w:val="24"/>
        </w:rPr>
        <w:t xml:space="preserve">For instance, just recently at my son’s wedding, when everyone stood and turned to see my beautiful daughter-in law Jessica walk down the aisle, I looked at my son and saw tears of joy rolling down his face.    </w:t>
      </w:r>
    </w:p>
    <w:p w14:paraId="7C2F3C1C" w14:textId="2E2D0AA2" w:rsidR="00ED1D30" w:rsidRDefault="5897EC05" w:rsidP="00ED1D30">
      <w:pPr>
        <w:ind w:firstLine="720"/>
        <w:jc w:val="both"/>
        <w:rPr>
          <w:sz w:val="24"/>
          <w:szCs w:val="24"/>
        </w:rPr>
      </w:pPr>
      <w:r w:rsidRPr="5897EC05">
        <w:rPr>
          <w:sz w:val="24"/>
          <w:szCs w:val="24"/>
        </w:rPr>
        <w:t xml:space="preserve">However, in the days when the Lord Jesus walked this earth, it was the bridegroom, not the bride, who was the center of attention. </w:t>
      </w:r>
    </w:p>
    <w:p w14:paraId="4E8AF08E" w14:textId="2F01A9B9" w:rsidR="009336D0" w:rsidRDefault="009336D0" w:rsidP="009336D0">
      <w:pPr>
        <w:ind w:firstLine="720"/>
        <w:jc w:val="both"/>
        <w:rPr>
          <w:sz w:val="24"/>
          <w:szCs w:val="24"/>
        </w:rPr>
      </w:pPr>
      <w:r w:rsidRPr="5897EC05">
        <w:rPr>
          <w:sz w:val="24"/>
          <w:szCs w:val="24"/>
        </w:rPr>
        <w:t xml:space="preserve">For two thousand plus years, He has been preparing a place for us in His Father’s house. (John 14:1-3) But one glorious day the Father will say to King Jesus, “Son, go get your Bride, it’s time for the wedding.” Now let’s imagine Handel’s </w:t>
      </w:r>
      <w:r w:rsidRPr="5897EC05">
        <w:rPr>
          <w:i/>
          <w:iCs/>
          <w:sz w:val="24"/>
          <w:szCs w:val="24"/>
        </w:rPr>
        <w:t xml:space="preserve">Messiah </w:t>
      </w:r>
      <w:r w:rsidRPr="5897EC05">
        <w:rPr>
          <w:sz w:val="24"/>
          <w:szCs w:val="24"/>
        </w:rPr>
        <w:t>is the melody that’s playing as the pearly gates swing open. Everything and everyone else fades to the peripheral, the veil will be removed and we will see the King of Kings and Lord of Lords, in all His glory. Just the thought of that day makes my heart beat with anticipation. For when that day comes, all things in heaven and on earth will be summed up and filled up in Him</w:t>
      </w:r>
      <w:r w:rsidRPr="5897EC05">
        <w:rPr>
          <w:b/>
          <w:bCs/>
          <w:sz w:val="24"/>
          <w:szCs w:val="24"/>
        </w:rPr>
        <w:t xml:space="preserve">. </w:t>
      </w:r>
      <w:r w:rsidRPr="5897EC05">
        <w:rPr>
          <w:sz w:val="24"/>
          <w:szCs w:val="24"/>
        </w:rPr>
        <w:t>When all is said and done… every knee will bow and every tongue will confess that</w:t>
      </w:r>
      <w:r w:rsidRPr="5897EC05">
        <w:rPr>
          <w:i/>
          <w:iCs/>
          <w:sz w:val="24"/>
          <w:szCs w:val="24"/>
        </w:rPr>
        <w:t xml:space="preserve"> </w:t>
      </w:r>
      <w:r w:rsidRPr="5897EC05">
        <w:rPr>
          <w:b/>
          <w:bCs/>
          <w:i/>
          <w:iCs/>
          <w:sz w:val="24"/>
          <w:szCs w:val="24"/>
        </w:rPr>
        <w:t>Jesus Christ is Lord</w:t>
      </w:r>
      <w:r w:rsidRPr="5897EC05">
        <w:rPr>
          <w:i/>
          <w:iCs/>
          <w:sz w:val="24"/>
          <w:szCs w:val="24"/>
        </w:rPr>
        <w:t>!</w:t>
      </w:r>
      <w:r w:rsidRPr="5897EC05">
        <w:rPr>
          <w:sz w:val="24"/>
          <w:szCs w:val="24"/>
        </w:rPr>
        <w:t xml:space="preserve">   “And the Spirit and the Bride say, “Come.” (Rev. 22:17) </w:t>
      </w:r>
    </w:p>
    <w:p w14:paraId="5AE422DF" w14:textId="77777777" w:rsidR="009336D0" w:rsidRDefault="009336D0" w:rsidP="00ED1D30">
      <w:pPr>
        <w:ind w:firstLine="720"/>
        <w:jc w:val="both"/>
        <w:rPr>
          <w:sz w:val="24"/>
          <w:szCs w:val="24"/>
        </w:rPr>
      </w:pPr>
    </w:p>
    <w:p w14:paraId="3B21F755" w14:textId="77777777" w:rsidR="00ED1D30" w:rsidRPr="004F516B" w:rsidRDefault="5897EC05" w:rsidP="5897EC05">
      <w:pPr>
        <w:spacing w:before="100" w:beforeAutospacing="1" w:after="100" w:afterAutospacing="1" w:line="240" w:lineRule="auto"/>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Psalms 45:1-12 (NIV)</w:t>
      </w:r>
    </w:p>
    <w:p w14:paraId="211A46C8" w14:textId="452D8E25" w:rsidR="00ED1D30" w:rsidRDefault="5897EC05" w:rsidP="5897EC05">
      <w:pPr>
        <w:pStyle w:val="line"/>
        <w:shd w:val="clear" w:color="auto" w:fill="FFFFFF" w:themeFill="background1"/>
        <w:spacing w:before="0" w:beforeAutospacing="0" w:after="0" w:afterAutospacing="0" w:line="360" w:lineRule="atLeast"/>
        <w:jc w:val="center"/>
        <w:rPr>
          <w:rStyle w:val="text"/>
          <w:rFonts w:asciiTheme="minorHAnsi" w:eastAsiaTheme="minorEastAsia" w:hAnsiTheme="minorHAnsi" w:cstheme="minorBidi"/>
          <w:b/>
          <w:bCs/>
          <w:i/>
          <w:iCs/>
          <w:color w:val="000000" w:themeColor="text1"/>
        </w:rPr>
      </w:pPr>
      <w:r w:rsidRPr="5897EC05">
        <w:rPr>
          <w:rStyle w:val="text"/>
          <w:rFonts w:asciiTheme="minorHAnsi" w:eastAsiaTheme="minorEastAsia" w:hAnsiTheme="minorHAnsi" w:cstheme="minorBidi"/>
          <w:b/>
          <w:bCs/>
          <w:i/>
          <w:iCs/>
          <w:color w:val="000000" w:themeColor="text1"/>
        </w:rPr>
        <w:t>My heart is stirred by a noble theme</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as I recite my verses for the king;</w:t>
      </w:r>
      <w:r w:rsidR="76AD46F0">
        <w:br/>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my tongue is the pen of a skillful writer.</w:t>
      </w:r>
      <w:r w:rsidRPr="5897EC05">
        <w:rPr>
          <w:rStyle w:val="text"/>
          <w:rFonts w:asciiTheme="minorHAnsi" w:eastAsiaTheme="minorEastAsia" w:hAnsiTheme="minorHAnsi" w:cstheme="minorBidi"/>
          <w:b/>
          <w:bCs/>
          <w:i/>
          <w:iCs/>
          <w:color w:val="000000" w:themeColor="text1"/>
          <w:vertAlign w:val="superscript"/>
        </w:rPr>
        <w:t>2 </w:t>
      </w:r>
      <w:r w:rsidRPr="5897EC05">
        <w:rPr>
          <w:rStyle w:val="text"/>
          <w:rFonts w:asciiTheme="minorHAnsi" w:eastAsiaTheme="minorEastAsia" w:hAnsiTheme="minorHAnsi" w:cstheme="minorBidi"/>
          <w:b/>
          <w:bCs/>
          <w:i/>
          <w:iCs/>
          <w:color w:val="000000" w:themeColor="text1"/>
        </w:rPr>
        <w:t>You are the most excellent of men</w:t>
      </w:r>
      <w:r w:rsidR="76AD46F0">
        <w:br/>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your lips have been anointed with grace,</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 xml:space="preserve">since God has blessed you forever. </w:t>
      </w:r>
      <w:r w:rsidRPr="5897EC05">
        <w:rPr>
          <w:rStyle w:val="text"/>
          <w:rFonts w:asciiTheme="minorHAnsi" w:eastAsiaTheme="minorEastAsia" w:hAnsiTheme="minorHAnsi" w:cstheme="minorBidi"/>
          <w:b/>
          <w:bCs/>
          <w:i/>
          <w:iCs/>
          <w:color w:val="000000" w:themeColor="text1"/>
          <w:vertAlign w:val="superscript"/>
        </w:rPr>
        <w:t>3 </w:t>
      </w:r>
      <w:r w:rsidRPr="5897EC05">
        <w:rPr>
          <w:rStyle w:val="text"/>
          <w:rFonts w:asciiTheme="minorHAnsi" w:eastAsiaTheme="minorEastAsia" w:hAnsiTheme="minorHAnsi" w:cstheme="minorBidi"/>
          <w:b/>
          <w:bCs/>
          <w:i/>
          <w:iCs/>
          <w:color w:val="000000" w:themeColor="text1"/>
        </w:rPr>
        <w:t>Gird your sword</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on your side, you mighty one;</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clothe yourself with splendor and majesty.</w:t>
      </w:r>
      <w:r w:rsidRPr="5897EC05">
        <w:rPr>
          <w:rStyle w:val="text"/>
          <w:rFonts w:asciiTheme="minorHAnsi" w:eastAsiaTheme="minorEastAsia" w:hAnsiTheme="minorHAnsi" w:cstheme="minorBidi"/>
          <w:b/>
          <w:bCs/>
          <w:i/>
          <w:iCs/>
          <w:color w:val="000000" w:themeColor="text1"/>
          <w:vertAlign w:val="superscript"/>
        </w:rPr>
        <w:t>4 </w:t>
      </w:r>
      <w:r w:rsidRPr="5897EC05">
        <w:rPr>
          <w:rStyle w:val="text"/>
          <w:rFonts w:asciiTheme="minorHAnsi" w:eastAsiaTheme="minorEastAsia" w:hAnsiTheme="minorHAnsi" w:cstheme="minorBidi"/>
          <w:b/>
          <w:bCs/>
          <w:i/>
          <w:iCs/>
          <w:color w:val="000000" w:themeColor="text1"/>
        </w:rPr>
        <w:t>In your majesty ride forth victoriously</w:t>
      </w:r>
      <w:r w:rsidR="76AD46F0">
        <w:br/>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in the cause of truth, humility and justice;</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let your right hand</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achieve awesome deeds.</w:t>
      </w:r>
      <w:r w:rsidRPr="5897EC05">
        <w:rPr>
          <w:rStyle w:val="text"/>
          <w:rFonts w:asciiTheme="minorHAnsi" w:eastAsiaTheme="minorEastAsia" w:hAnsiTheme="minorHAnsi" w:cstheme="minorBidi"/>
          <w:b/>
          <w:bCs/>
          <w:i/>
          <w:iCs/>
          <w:color w:val="000000" w:themeColor="text1"/>
          <w:vertAlign w:val="superscript"/>
        </w:rPr>
        <w:t>5 </w:t>
      </w:r>
      <w:r w:rsidRPr="5897EC05">
        <w:rPr>
          <w:rStyle w:val="text"/>
          <w:rFonts w:asciiTheme="minorHAnsi" w:eastAsiaTheme="minorEastAsia" w:hAnsiTheme="minorHAnsi" w:cstheme="minorBidi"/>
          <w:b/>
          <w:bCs/>
          <w:i/>
          <w:iCs/>
          <w:color w:val="000000" w:themeColor="text1"/>
        </w:rPr>
        <w:t>Let your sharp arrows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pierce the hearts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of the king’s enemies;</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let the nations fall beneath your feet.</w:t>
      </w:r>
      <w:r w:rsidRPr="5897EC05">
        <w:rPr>
          <w:rStyle w:val="text"/>
          <w:rFonts w:asciiTheme="minorHAnsi" w:eastAsiaTheme="minorEastAsia" w:hAnsiTheme="minorHAnsi" w:cstheme="minorBidi"/>
          <w:b/>
          <w:bCs/>
          <w:i/>
          <w:iCs/>
          <w:color w:val="000000" w:themeColor="text1"/>
          <w:vertAlign w:val="superscript"/>
        </w:rPr>
        <w:t>6 </w:t>
      </w:r>
      <w:r w:rsidRPr="5897EC05">
        <w:rPr>
          <w:rStyle w:val="text"/>
          <w:rFonts w:asciiTheme="minorHAnsi" w:eastAsiaTheme="minorEastAsia" w:hAnsiTheme="minorHAnsi" w:cstheme="minorBidi"/>
          <w:b/>
          <w:bCs/>
          <w:i/>
          <w:iCs/>
          <w:color w:val="000000" w:themeColor="text1"/>
        </w:rPr>
        <w:t>Your throne, O God,</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will last for ever and ever;</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 scepter of justice will be the scepter of your kingdom.</w:t>
      </w:r>
      <w:r w:rsidR="76AD46F0">
        <w:br/>
      </w:r>
      <w:r w:rsidRPr="5897EC05">
        <w:rPr>
          <w:rStyle w:val="text"/>
          <w:rFonts w:asciiTheme="minorHAnsi" w:eastAsiaTheme="minorEastAsia" w:hAnsiTheme="minorHAnsi" w:cstheme="minorBidi"/>
          <w:b/>
          <w:bCs/>
          <w:i/>
          <w:iCs/>
          <w:color w:val="000000" w:themeColor="text1"/>
          <w:vertAlign w:val="superscript"/>
        </w:rPr>
        <w:t>7 </w:t>
      </w:r>
      <w:r w:rsidRPr="5897EC05">
        <w:rPr>
          <w:rStyle w:val="text"/>
          <w:rFonts w:asciiTheme="minorHAnsi" w:eastAsiaTheme="minorEastAsia" w:hAnsiTheme="minorHAnsi" w:cstheme="minorBidi"/>
          <w:b/>
          <w:bCs/>
          <w:i/>
          <w:iCs/>
          <w:color w:val="000000" w:themeColor="text1"/>
        </w:rPr>
        <w:t>You love righteousness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hate wickedness; therefore God, your God, has set you above your companions</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by anointing</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you with the oil of joy.</w:t>
      </w:r>
      <w:r w:rsidRPr="5897EC05">
        <w:rPr>
          <w:rStyle w:val="text"/>
          <w:rFonts w:asciiTheme="minorHAnsi" w:eastAsiaTheme="minorEastAsia" w:hAnsiTheme="minorHAnsi" w:cstheme="minorBidi"/>
          <w:b/>
          <w:bCs/>
          <w:i/>
          <w:iCs/>
          <w:color w:val="000000" w:themeColor="text1"/>
          <w:vertAlign w:val="superscript"/>
        </w:rPr>
        <w:t>8 </w:t>
      </w:r>
      <w:r w:rsidRPr="5897EC05">
        <w:rPr>
          <w:rStyle w:val="text"/>
          <w:rFonts w:asciiTheme="minorHAnsi" w:eastAsiaTheme="minorEastAsia" w:hAnsiTheme="minorHAnsi" w:cstheme="minorBidi"/>
          <w:b/>
          <w:bCs/>
          <w:i/>
          <w:iCs/>
          <w:color w:val="000000" w:themeColor="text1"/>
        </w:rPr>
        <w:t>All your robes are fragrant</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with myrrh</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aloes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cassia;</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from palaces adorned with ivory</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the music of the strings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makes you glad.</w:t>
      </w:r>
      <w:r w:rsidRPr="5897EC05">
        <w:rPr>
          <w:rStyle w:val="text"/>
          <w:rFonts w:asciiTheme="minorHAnsi" w:eastAsiaTheme="minorEastAsia" w:hAnsiTheme="minorHAnsi" w:cstheme="minorBidi"/>
          <w:b/>
          <w:bCs/>
          <w:i/>
          <w:iCs/>
          <w:color w:val="000000" w:themeColor="text1"/>
          <w:vertAlign w:val="superscript"/>
        </w:rPr>
        <w:t>9 </w:t>
      </w:r>
      <w:r w:rsidRPr="5897EC05">
        <w:rPr>
          <w:rStyle w:val="text"/>
          <w:rFonts w:asciiTheme="minorHAnsi" w:eastAsiaTheme="minorEastAsia" w:hAnsiTheme="minorHAnsi" w:cstheme="minorBidi"/>
          <w:b/>
          <w:bCs/>
          <w:i/>
          <w:iCs/>
          <w:color w:val="000000" w:themeColor="text1"/>
        </w:rPr>
        <w:t>Daughters of kings</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are among your honored women;</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at your right hand</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is the royal bride</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in gold of Ophir.</w:t>
      </w:r>
      <w:r w:rsidRPr="5897EC05">
        <w:rPr>
          <w:rStyle w:val="text"/>
          <w:rFonts w:asciiTheme="minorHAnsi" w:eastAsiaTheme="minorEastAsia" w:hAnsiTheme="minorHAnsi" w:cstheme="minorBidi"/>
          <w:b/>
          <w:bCs/>
          <w:i/>
          <w:iCs/>
          <w:color w:val="000000" w:themeColor="text1"/>
          <w:vertAlign w:val="superscript"/>
        </w:rPr>
        <w:t>10 </w:t>
      </w:r>
      <w:r w:rsidRPr="5897EC05">
        <w:rPr>
          <w:rStyle w:val="text"/>
          <w:rFonts w:asciiTheme="minorHAnsi" w:eastAsiaTheme="minorEastAsia" w:hAnsiTheme="minorHAnsi" w:cstheme="minorBidi"/>
          <w:b/>
          <w:bCs/>
          <w:i/>
          <w:iCs/>
          <w:color w:val="000000" w:themeColor="text1"/>
        </w:rPr>
        <w:t>Listen, daughter,</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pay careful attention:</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Forget your people</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your father’s house.</w:t>
      </w:r>
      <w:r w:rsidRPr="5897EC05">
        <w:rPr>
          <w:rStyle w:val="text"/>
          <w:rFonts w:asciiTheme="minorHAnsi" w:eastAsiaTheme="minorEastAsia" w:hAnsiTheme="minorHAnsi" w:cstheme="minorBidi"/>
          <w:b/>
          <w:bCs/>
          <w:i/>
          <w:iCs/>
          <w:color w:val="000000" w:themeColor="text1"/>
          <w:vertAlign w:val="superscript"/>
        </w:rPr>
        <w:t xml:space="preserve"> 11 </w:t>
      </w:r>
      <w:r w:rsidRPr="5897EC05">
        <w:rPr>
          <w:rStyle w:val="text"/>
          <w:rFonts w:asciiTheme="minorHAnsi" w:eastAsiaTheme="minorEastAsia" w:hAnsiTheme="minorHAnsi" w:cstheme="minorBidi"/>
          <w:b/>
          <w:bCs/>
          <w:i/>
          <w:iCs/>
          <w:color w:val="000000" w:themeColor="text1"/>
        </w:rPr>
        <w:t>Let the king be enthralled by your beauty;</w:t>
      </w:r>
      <w:r w:rsidRPr="5897EC05">
        <w:rPr>
          <w:rStyle w:val="indent-1-breaks"/>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honor</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him, for he is your Lord.</w:t>
      </w:r>
      <w:r w:rsidRPr="5897EC05">
        <w:rPr>
          <w:rStyle w:val="text"/>
          <w:rFonts w:asciiTheme="minorHAnsi" w:eastAsiaTheme="minorEastAsia" w:hAnsiTheme="minorHAnsi" w:cstheme="minorBidi"/>
          <w:b/>
          <w:bCs/>
          <w:i/>
          <w:iCs/>
          <w:color w:val="000000" w:themeColor="text1"/>
          <w:vertAlign w:val="superscript"/>
        </w:rPr>
        <w:t>12 </w:t>
      </w:r>
      <w:r w:rsidRPr="5897EC05">
        <w:rPr>
          <w:rStyle w:val="text"/>
          <w:rFonts w:asciiTheme="minorHAnsi" w:eastAsiaTheme="minorEastAsia" w:hAnsiTheme="minorHAnsi" w:cstheme="minorBidi"/>
          <w:b/>
          <w:bCs/>
          <w:i/>
          <w:iCs/>
          <w:color w:val="000000" w:themeColor="text1"/>
        </w:rPr>
        <w:t>The city of Tyre</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will come with a gift, people of wealth will seek your favor.</w:t>
      </w:r>
    </w:p>
    <w:p w14:paraId="7FB3035E" w14:textId="77777777" w:rsidR="0074492F" w:rsidRPr="00620BB6" w:rsidRDefault="0074492F" w:rsidP="5897EC05">
      <w:pPr>
        <w:pStyle w:val="line"/>
        <w:shd w:val="clear" w:color="auto" w:fill="FFFFFF" w:themeFill="background1"/>
        <w:spacing w:before="0" w:beforeAutospacing="0" w:after="0" w:afterAutospacing="0" w:line="360" w:lineRule="atLeast"/>
        <w:jc w:val="center"/>
        <w:rPr>
          <w:rFonts w:asciiTheme="minorHAnsi" w:hAnsiTheme="minorHAnsi" w:cstheme="minorHAnsi"/>
          <w:b/>
          <w:i/>
          <w:color w:val="000000"/>
        </w:rPr>
      </w:pPr>
    </w:p>
    <w:p w14:paraId="081A2467" w14:textId="77777777" w:rsidR="00ED1D30" w:rsidRPr="00565092" w:rsidRDefault="00ED1D30" w:rsidP="00BD269D">
      <w:pPr>
        <w:numPr>
          <w:ilvl w:val="0"/>
          <w:numId w:val="59"/>
        </w:numPr>
        <w:tabs>
          <w:tab w:val="clear" w:pos="720"/>
          <w:tab w:val="num" w:pos="9360"/>
        </w:tabs>
        <w:spacing w:before="100" w:beforeAutospacing="1" w:after="100" w:afterAutospacing="1" w:line="240" w:lineRule="auto"/>
        <w:ind w:left="1440"/>
        <w:jc w:val="center"/>
        <w:rPr>
          <w:rFonts w:ascii="Times New Roman" w:eastAsia="Times New Roman" w:hAnsi="Times New Roman"/>
          <w:i/>
          <w:vanish/>
          <w:sz w:val="24"/>
          <w:szCs w:val="24"/>
        </w:rPr>
      </w:pPr>
    </w:p>
    <w:p w14:paraId="6DF32A4E" w14:textId="77777777" w:rsidR="00ED1D30" w:rsidRPr="00565092" w:rsidRDefault="00ED1D30" w:rsidP="00BD269D">
      <w:pPr>
        <w:numPr>
          <w:ilvl w:val="0"/>
          <w:numId w:val="59"/>
        </w:numPr>
        <w:tabs>
          <w:tab w:val="clear" w:pos="720"/>
          <w:tab w:val="num" w:pos="9360"/>
        </w:tabs>
        <w:spacing w:before="100" w:beforeAutospacing="1" w:after="100" w:afterAutospacing="1" w:line="240" w:lineRule="auto"/>
        <w:ind w:left="1440"/>
        <w:jc w:val="center"/>
        <w:rPr>
          <w:rFonts w:ascii="Times New Roman" w:eastAsia="Times New Roman" w:hAnsi="Times New Roman"/>
          <w:i/>
          <w:vanish/>
          <w:sz w:val="24"/>
          <w:szCs w:val="24"/>
        </w:rPr>
      </w:pPr>
    </w:p>
    <w:p w14:paraId="24AAD698" w14:textId="77777777" w:rsidR="00ED1D30" w:rsidRPr="0074492F" w:rsidRDefault="00CD64AB" w:rsidP="0095375D">
      <w:pPr>
        <w:spacing w:before="100" w:beforeAutospacing="1" w:after="100" w:afterAutospacing="1" w:line="240" w:lineRule="auto"/>
        <w:jc w:val="both"/>
        <w:rPr>
          <w:rFonts w:asciiTheme="minorHAnsi" w:eastAsia="Times New Roman" w:hAnsiTheme="minorHAnsi"/>
          <w:i/>
          <w:iCs/>
          <w:vanish/>
          <w:sz w:val="24"/>
          <w:szCs w:val="24"/>
        </w:rPr>
      </w:pPr>
      <w:hyperlink r:id="rId152"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Or possibly Lilies</w:t>
      </w:r>
    </w:p>
    <w:p w14:paraId="48F73A31" w14:textId="77777777" w:rsidR="00ED1D30" w:rsidRPr="0074492F" w:rsidRDefault="00CD64AB" w:rsidP="00BD269D">
      <w:pPr>
        <w:numPr>
          <w:ilvl w:val="0"/>
          <w:numId w:val="59"/>
        </w:numPr>
        <w:tabs>
          <w:tab w:val="clear" w:pos="720"/>
          <w:tab w:val="num" w:pos="7920"/>
        </w:tabs>
        <w:spacing w:before="100" w:beforeAutospacing="1" w:after="100" w:afterAutospacing="1" w:line="240" w:lineRule="auto"/>
        <w:ind w:left="0"/>
        <w:jc w:val="both"/>
        <w:rPr>
          <w:rFonts w:asciiTheme="minorHAnsi" w:eastAsia="Times New Roman" w:hAnsiTheme="minorHAnsi"/>
          <w:i/>
          <w:iCs/>
          <w:vanish/>
          <w:sz w:val="24"/>
          <w:szCs w:val="24"/>
        </w:rPr>
      </w:pPr>
      <w:hyperlink r:id="rId153"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Possibly Contemplative, or Didactic, or Skillful Psalm</w:t>
      </w:r>
    </w:p>
    <w:p w14:paraId="4F8053C0" w14:textId="77777777" w:rsidR="00ED1D30" w:rsidRPr="0074492F" w:rsidRDefault="00CD64AB" w:rsidP="00BD269D">
      <w:pPr>
        <w:numPr>
          <w:ilvl w:val="0"/>
          <w:numId w:val="59"/>
        </w:numPr>
        <w:tabs>
          <w:tab w:val="clear" w:pos="720"/>
          <w:tab w:val="num" w:pos="7200"/>
        </w:tabs>
        <w:spacing w:before="100" w:beforeAutospacing="1" w:after="100" w:afterAutospacing="1" w:line="240" w:lineRule="auto"/>
        <w:ind w:left="0"/>
        <w:jc w:val="both"/>
        <w:rPr>
          <w:rFonts w:asciiTheme="minorHAnsi" w:eastAsia="Times New Roman" w:hAnsiTheme="minorHAnsi"/>
          <w:i/>
          <w:iCs/>
          <w:vanish/>
          <w:sz w:val="24"/>
          <w:szCs w:val="24"/>
        </w:rPr>
      </w:pPr>
      <w:hyperlink r:id="rId154"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Lit is astir</w:t>
      </w:r>
    </w:p>
    <w:p w14:paraId="0919C073" w14:textId="77777777" w:rsidR="00ED1D30" w:rsidRPr="0074492F" w:rsidRDefault="00CD64AB" w:rsidP="00BD269D">
      <w:pPr>
        <w:numPr>
          <w:ilvl w:val="0"/>
          <w:numId w:val="59"/>
        </w:numPr>
        <w:tabs>
          <w:tab w:val="clear" w:pos="720"/>
          <w:tab w:val="num" w:pos="7200"/>
        </w:tabs>
        <w:spacing w:before="100" w:beforeAutospacing="1" w:after="100" w:afterAutospacing="1" w:line="240" w:lineRule="auto"/>
        <w:ind w:left="0"/>
        <w:jc w:val="both"/>
        <w:rPr>
          <w:rFonts w:asciiTheme="minorHAnsi" w:eastAsia="Times New Roman" w:hAnsiTheme="minorHAnsi"/>
          <w:i/>
          <w:iCs/>
          <w:vanish/>
          <w:sz w:val="24"/>
          <w:szCs w:val="24"/>
        </w:rPr>
      </w:pPr>
      <w:hyperlink r:id="rId155"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Lit am saying</w:t>
      </w:r>
    </w:p>
    <w:p w14:paraId="3BF8AB22" w14:textId="77777777" w:rsidR="00ED1D30" w:rsidRPr="0074492F" w:rsidRDefault="00CD64AB" w:rsidP="00BD269D">
      <w:pPr>
        <w:numPr>
          <w:ilvl w:val="0"/>
          <w:numId w:val="59"/>
        </w:numPr>
        <w:tabs>
          <w:tab w:val="clear" w:pos="720"/>
          <w:tab w:val="num" w:pos="7200"/>
        </w:tabs>
        <w:spacing w:before="100" w:beforeAutospacing="1" w:after="100" w:afterAutospacing="1" w:line="240" w:lineRule="auto"/>
        <w:ind w:left="0"/>
        <w:jc w:val="both"/>
        <w:rPr>
          <w:rFonts w:asciiTheme="minorHAnsi" w:eastAsia="Times New Roman" w:hAnsiTheme="minorHAnsi"/>
          <w:i/>
          <w:iCs/>
          <w:vanish/>
          <w:sz w:val="24"/>
          <w:szCs w:val="24"/>
        </w:rPr>
      </w:pPr>
      <w:hyperlink r:id="rId156"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Lit works</w:t>
      </w:r>
    </w:p>
    <w:p w14:paraId="4DCA0966" w14:textId="77777777" w:rsidR="00ED1D30" w:rsidRPr="0074492F" w:rsidRDefault="00CD64AB" w:rsidP="00BD269D">
      <w:pPr>
        <w:numPr>
          <w:ilvl w:val="0"/>
          <w:numId w:val="59"/>
        </w:numPr>
        <w:tabs>
          <w:tab w:val="clear" w:pos="720"/>
          <w:tab w:val="num" w:pos="6480"/>
        </w:tabs>
        <w:spacing w:before="100" w:beforeAutospacing="1" w:after="100" w:afterAutospacing="1" w:line="240" w:lineRule="auto"/>
        <w:ind w:left="0"/>
        <w:jc w:val="both"/>
        <w:rPr>
          <w:rFonts w:asciiTheme="minorHAnsi" w:eastAsia="Times New Roman" w:hAnsiTheme="minorHAnsi"/>
          <w:i/>
          <w:iCs/>
          <w:vanish/>
          <w:sz w:val="24"/>
          <w:szCs w:val="24"/>
        </w:rPr>
      </w:pPr>
      <w:hyperlink r:id="rId157"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Probably refers to Solomon as a type of Christ</w:t>
      </w:r>
    </w:p>
    <w:p w14:paraId="5AD763EC" w14:textId="77777777" w:rsidR="00ED1D30" w:rsidRPr="0074492F" w:rsidRDefault="00CD64AB" w:rsidP="00BD269D">
      <w:pPr>
        <w:numPr>
          <w:ilvl w:val="0"/>
          <w:numId w:val="59"/>
        </w:numPr>
        <w:tabs>
          <w:tab w:val="clear" w:pos="720"/>
          <w:tab w:val="num" w:pos="6480"/>
        </w:tabs>
        <w:spacing w:before="100" w:beforeAutospacing="1" w:after="100" w:afterAutospacing="1" w:line="240" w:lineRule="auto"/>
        <w:ind w:left="0"/>
        <w:jc w:val="both"/>
        <w:rPr>
          <w:rFonts w:asciiTheme="minorHAnsi" w:eastAsia="Times New Roman" w:hAnsiTheme="minorHAnsi"/>
          <w:i/>
          <w:iCs/>
          <w:vanish/>
          <w:sz w:val="24"/>
          <w:szCs w:val="24"/>
        </w:rPr>
      </w:pPr>
      <w:hyperlink r:id="rId158" w:anchor="en-NASB-14600" w:tooltip="Go to Psalm 45:2" w:history="1">
        <w:r w:rsidR="00ED1D30" w:rsidRPr="0074492F">
          <w:rPr>
            <w:rFonts w:asciiTheme="minorHAnsi" w:eastAsia="Times New Roman" w:hAnsiTheme="minorHAnsi"/>
            <w:i/>
            <w:iCs/>
            <w:vanish/>
            <w:color w:val="0000FF"/>
            <w:sz w:val="24"/>
            <w:szCs w:val="24"/>
            <w:u w:val="single"/>
          </w:rPr>
          <w:t>Psalm 45:2</w:t>
        </w:r>
      </w:hyperlink>
      <w:r w:rsidR="00ED1D30" w:rsidRPr="0074492F">
        <w:rPr>
          <w:rFonts w:asciiTheme="minorHAnsi" w:eastAsia="Times New Roman" w:hAnsiTheme="minorHAnsi"/>
          <w:i/>
          <w:iCs/>
          <w:vanish/>
          <w:sz w:val="24"/>
          <w:szCs w:val="24"/>
        </w:rPr>
        <w:t xml:space="preserve"> Or through</w:t>
      </w:r>
    </w:p>
    <w:p w14:paraId="142134B8" w14:textId="77777777" w:rsidR="00ED1D30" w:rsidRPr="0074492F" w:rsidRDefault="00CD64AB" w:rsidP="00BD269D">
      <w:pPr>
        <w:numPr>
          <w:ilvl w:val="0"/>
          <w:numId w:val="59"/>
        </w:numPr>
        <w:tabs>
          <w:tab w:val="clear" w:pos="720"/>
          <w:tab w:val="num" w:pos="6480"/>
        </w:tabs>
        <w:spacing w:before="100" w:beforeAutospacing="1" w:after="100" w:afterAutospacing="1" w:line="240" w:lineRule="auto"/>
        <w:ind w:left="0"/>
        <w:jc w:val="both"/>
        <w:rPr>
          <w:rFonts w:asciiTheme="minorHAnsi" w:eastAsia="Times New Roman" w:hAnsiTheme="minorHAnsi"/>
          <w:i/>
          <w:iCs/>
          <w:vanish/>
          <w:sz w:val="24"/>
          <w:szCs w:val="24"/>
        </w:rPr>
      </w:pPr>
      <w:hyperlink r:id="rId159" w:anchor="en-NASB-14601" w:tooltip="Go to Psalm 45:3" w:history="1">
        <w:r w:rsidR="00ED1D30" w:rsidRPr="0074492F">
          <w:rPr>
            <w:rFonts w:asciiTheme="minorHAnsi" w:eastAsia="Times New Roman" w:hAnsiTheme="minorHAnsi"/>
            <w:i/>
            <w:iCs/>
            <w:vanish/>
            <w:color w:val="0000FF"/>
            <w:sz w:val="24"/>
            <w:szCs w:val="24"/>
            <w:u w:val="single"/>
          </w:rPr>
          <w:t>Psalm 45:3</w:t>
        </w:r>
      </w:hyperlink>
      <w:r w:rsidR="00ED1D30" w:rsidRPr="0074492F">
        <w:rPr>
          <w:rFonts w:asciiTheme="minorHAnsi" w:eastAsia="Times New Roman" w:hAnsiTheme="minorHAnsi"/>
          <w:i/>
          <w:iCs/>
          <w:vanish/>
          <w:sz w:val="24"/>
          <w:szCs w:val="24"/>
        </w:rPr>
        <w:t xml:space="preserve"> Or warrior</w:t>
      </w:r>
    </w:p>
    <w:p w14:paraId="58F04478" w14:textId="77777777" w:rsidR="00ED1D30" w:rsidRPr="0074492F" w:rsidRDefault="00CD64AB" w:rsidP="00BD269D">
      <w:pPr>
        <w:numPr>
          <w:ilvl w:val="0"/>
          <w:numId w:val="59"/>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60" w:anchor="en-NASB-14602" w:tooltip="Go to Psalm 45:4" w:history="1">
        <w:r w:rsidR="00ED1D30" w:rsidRPr="0074492F">
          <w:rPr>
            <w:rFonts w:asciiTheme="minorHAnsi" w:eastAsia="Times New Roman" w:hAnsiTheme="minorHAnsi"/>
            <w:i/>
            <w:iCs/>
            <w:vanish/>
            <w:color w:val="0000FF"/>
            <w:sz w:val="24"/>
            <w:szCs w:val="24"/>
            <w:u w:val="single"/>
          </w:rPr>
          <w:t>Psalm 45:4</w:t>
        </w:r>
      </w:hyperlink>
      <w:r w:rsidR="00ED1D30" w:rsidRPr="0074492F">
        <w:rPr>
          <w:rFonts w:asciiTheme="minorHAnsi" w:eastAsia="Times New Roman" w:hAnsiTheme="minorHAnsi"/>
          <w:i/>
          <w:iCs/>
          <w:vanish/>
          <w:sz w:val="24"/>
          <w:szCs w:val="24"/>
        </w:rPr>
        <w:t xml:space="preserve"> Or fearful</w:t>
      </w:r>
    </w:p>
    <w:p w14:paraId="147F9054" w14:textId="77777777" w:rsidR="00ED1D30" w:rsidRPr="0074492F" w:rsidRDefault="00ED1D30" w:rsidP="0095375D">
      <w:pPr>
        <w:spacing w:before="100" w:beforeAutospacing="1" w:after="100" w:afterAutospacing="1" w:line="240" w:lineRule="auto"/>
        <w:jc w:val="both"/>
        <w:outlineLvl w:val="3"/>
        <w:rPr>
          <w:rFonts w:asciiTheme="minorHAnsi" w:eastAsia="Times New Roman" w:hAnsiTheme="minorHAnsi"/>
          <w:b/>
          <w:bCs/>
          <w:i/>
          <w:vanish/>
          <w:sz w:val="24"/>
          <w:szCs w:val="24"/>
        </w:rPr>
      </w:pPr>
      <w:r w:rsidRPr="0074492F">
        <w:rPr>
          <w:rFonts w:asciiTheme="minorHAnsi" w:eastAsia="Times New Roman" w:hAnsiTheme="minorHAnsi"/>
          <w:b/>
          <w:bCs/>
          <w:i/>
          <w:iCs/>
          <w:vanish/>
          <w:sz w:val="24"/>
          <w:szCs w:val="24"/>
        </w:rPr>
        <w:t>Cross references:</w:t>
      </w:r>
    </w:p>
    <w:p w14:paraId="7CD0AD18"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61" w:anchor="en-NASB-14599" w:tooltip="Go to Psalm 45:1" w:history="1">
        <w:r w:rsidR="00ED1D30" w:rsidRPr="0074492F">
          <w:rPr>
            <w:rFonts w:asciiTheme="minorHAnsi" w:eastAsia="Times New Roman" w:hAnsiTheme="minorHAnsi"/>
            <w:i/>
            <w:iCs/>
            <w:vanish/>
            <w:color w:val="0000FF"/>
            <w:sz w:val="24"/>
            <w:szCs w:val="24"/>
            <w:u w:val="single"/>
          </w:rPr>
          <w:t>Psalm 45:1</w:t>
        </w:r>
      </w:hyperlink>
      <w:r w:rsidR="00ED1D30" w:rsidRPr="0074492F">
        <w:rPr>
          <w:rFonts w:asciiTheme="minorHAnsi" w:eastAsia="Times New Roman" w:hAnsiTheme="minorHAnsi"/>
          <w:i/>
          <w:iCs/>
          <w:vanish/>
          <w:sz w:val="24"/>
          <w:szCs w:val="24"/>
        </w:rPr>
        <w:t xml:space="preserve"> : </w:t>
      </w:r>
      <w:hyperlink r:id="rId162" w:history="1">
        <w:r w:rsidR="00ED1D30" w:rsidRPr="0074492F">
          <w:rPr>
            <w:rFonts w:asciiTheme="minorHAnsi" w:eastAsia="Times New Roman" w:hAnsiTheme="minorHAnsi"/>
            <w:i/>
            <w:iCs/>
            <w:vanish/>
            <w:color w:val="0000FF"/>
            <w:sz w:val="24"/>
            <w:szCs w:val="24"/>
            <w:u w:val="single"/>
          </w:rPr>
          <w:t>Ezra 7:6</w:t>
        </w:r>
      </w:hyperlink>
    </w:p>
    <w:p w14:paraId="6C8D75F7"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63" w:anchor="en-NASB-14600" w:tooltip="Go to Psalm 45:2" w:history="1">
        <w:r w:rsidR="00ED1D30" w:rsidRPr="0074492F">
          <w:rPr>
            <w:rFonts w:asciiTheme="minorHAnsi" w:eastAsia="Times New Roman" w:hAnsiTheme="minorHAnsi"/>
            <w:i/>
            <w:iCs/>
            <w:vanish/>
            <w:color w:val="0000FF"/>
            <w:sz w:val="24"/>
            <w:szCs w:val="24"/>
            <w:u w:val="single"/>
          </w:rPr>
          <w:t>Psalm 45:2</w:t>
        </w:r>
      </w:hyperlink>
      <w:r w:rsidR="00ED1D30" w:rsidRPr="0074492F">
        <w:rPr>
          <w:rFonts w:asciiTheme="minorHAnsi" w:eastAsia="Times New Roman" w:hAnsiTheme="minorHAnsi"/>
          <w:i/>
          <w:iCs/>
          <w:vanish/>
          <w:sz w:val="24"/>
          <w:szCs w:val="24"/>
        </w:rPr>
        <w:t xml:space="preserve"> : </w:t>
      </w:r>
      <w:hyperlink r:id="rId164" w:history="1">
        <w:r w:rsidR="00ED1D30" w:rsidRPr="0074492F">
          <w:rPr>
            <w:rFonts w:asciiTheme="minorHAnsi" w:eastAsia="Times New Roman" w:hAnsiTheme="minorHAnsi"/>
            <w:i/>
            <w:iCs/>
            <w:vanish/>
            <w:color w:val="0000FF"/>
            <w:sz w:val="24"/>
            <w:szCs w:val="24"/>
            <w:u w:val="single"/>
          </w:rPr>
          <w:t>Luke 4:22</w:t>
        </w:r>
      </w:hyperlink>
    </w:p>
    <w:p w14:paraId="09F37580"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65" w:anchor="en-NASB-14600" w:tooltip="Go to Psalm 45:2" w:history="1">
        <w:r w:rsidR="00ED1D30" w:rsidRPr="0074492F">
          <w:rPr>
            <w:rFonts w:asciiTheme="minorHAnsi" w:eastAsia="Times New Roman" w:hAnsiTheme="minorHAnsi"/>
            <w:i/>
            <w:iCs/>
            <w:vanish/>
            <w:color w:val="0000FF"/>
            <w:sz w:val="24"/>
            <w:szCs w:val="24"/>
            <w:u w:val="single"/>
          </w:rPr>
          <w:t>Psalm 45:2</w:t>
        </w:r>
      </w:hyperlink>
      <w:r w:rsidR="00ED1D30" w:rsidRPr="0074492F">
        <w:rPr>
          <w:rFonts w:asciiTheme="minorHAnsi" w:eastAsia="Times New Roman" w:hAnsiTheme="minorHAnsi"/>
          <w:i/>
          <w:iCs/>
          <w:vanish/>
          <w:sz w:val="24"/>
          <w:szCs w:val="24"/>
        </w:rPr>
        <w:t xml:space="preserve"> : </w:t>
      </w:r>
      <w:hyperlink r:id="rId166" w:history="1">
        <w:r w:rsidR="00ED1D30" w:rsidRPr="0074492F">
          <w:rPr>
            <w:rFonts w:asciiTheme="minorHAnsi" w:eastAsia="Times New Roman" w:hAnsiTheme="minorHAnsi"/>
            <w:i/>
            <w:iCs/>
            <w:vanish/>
            <w:color w:val="0000FF"/>
            <w:sz w:val="24"/>
            <w:szCs w:val="24"/>
            <w:u w:val="single"/>
          </w:rPr>
          <w:t>Ps 21:6</w:t>
        </w:r>
      </w:hyperlink>
    </w:p>
    <w:p w14:paraId="5BEF7136"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67" w:anchor="en-NASB-14601" w:tooltip="Go to Psalm 45:3" w:history="1">
        <w:r w:rsidR="00ED1D30" w:rsidRPr="0074492F">
          <w:rPr>
            <w:rFonts w:asciiTheme="minorHAnsi" w:eastAsia="Times New Roman" w:hAnsiTheme="minorHAnsi"/>
            <w:i/>
            <w:iCs/>
            <w:vanish/>
            <w:color w:val="0000FF"/>
            <w:sz w:val="24"/>
            <w:szCs w:val="24"/>
            <w:u w:val="single"/>
          </w:rPr>
          <w:t>Psalm 45:3</w:t>
        </w:r>
      </w:hyperlink>
      <w:r w:rsidR="00ED1D30" w:rsidRPr="0074492F">
        <w:rPr>
          <w:rFonts w:asciiTheme="minorHAnsi" w:eastAsia="Times New Roman" w:hAnsiTheme="minorHAnsi"/>
          <w:i/>
          <w:iCs/>
          <w:vanish/>
          <w:sz w:val="24"/>
          <w:szCs w:val="24"/>
        </w:rPr>
        <w:t xml:space="preserve"> : </w:t>
      </w:r>
      <w:hyperlink r:id="rId168" w:history="1">
        <w:r w:rsidR="00ED1D30" w:rsidRPr="0074492F">
          <w:rPr>
            <w:rFonts w:asciiTheme="minorHAnsi" w:eastAsia="Times New Roman" w:hAnsiTheme="minorHAnsi"/>
            <w:i/>
            <w:iCs/>
            <w:vanish/>
            <w:color w:val="0000FF"/>
            <w:sz w:val="24"/>
            <w:szCs w:val="24"/>
            <w:u w:val="single"/>
          </w:rPr>
          <w:t>Heb 4:12; Rev 1:16</w:t>
        </w:r>
      </w:hyperlink>
    </w:p>
    <w:p w14:paraId="0BD709EC"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69" w:anchor="en-NASB-14601" w:tooltip="Go to Psalm 45:3" w:history="1">
        <w:r w:rsidR="00ED1D30" w:rsidRPr="0074492F">
          <w:rPr>
            <w:rFonts w:asciiTheme="minorHAnsi" w:eastAsia="Times New Roman" w:hAnsiTheme="minorHAnsi"/>
            <w:i/>
            <w:iCs/>
            <w:vanish/>
            <w:color w:val="0000FF"/>
            <w:sz w:val="24"/>
            <w:szCs w:val="24"/>
            <w:u w:val="single"/>
          </w:rPr>
          <w:t>Psalm 45:3</w:t>
        </w:r>
      </w:hyperlink>
      <w:r w:rsidR="00ED1D30" w:rsidRPr="0074492F">
        <w:rPr>
          <w:rFonts w:asciiTheme="minorHAnsi" w:eastAsia="Times New Roman" w:hAnsiTheme="minorHAnsi"/>
          <w:i/>
          <w:iCs/>
          <w:vanish/>
          <w:sz w:val="24"/>
          <w:szCs w:val="24"/>
        </w:rPr>
        <w:t xml:space="preserve"> : </w:t>
      </w:r>
      <w:hyperlink r:id="rId170" w:history="1">
        <w:r w:rsidR="00ED1D30" w:rsidRPr="0074492F">
          <w:rPr>
            <w:rFonts w:asciiTheme="minorHAnsi" w:eastAsia="Times New Roman" w:hAnsiTheme="minorHAnsi"/>
            <w:i/>
            <w:iCs/>
            <w:vanish/>
            <w:color w:val="0000FF"/>
            <w:sz w:val="24"/>
            <w:szCs w:val="24"/>
            <w:u w:val="single"/>
          </w:rPr>
          <w:t>Is 9:6</w:t>
        </w:r>
      </w:hyperlink>
    </w:p>
    <w:p w14:paraId="53A46C63"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71" w:anchor="en-NASB-14602" w:tooltip="Go to Psalm 45:4" w:history="1">
        <w:r w:rsidR="00ED1D30" w:rsidRPr="0074492F">
          <w:rPr>
            <w:rFonts w:asciiTheme="minorHAnsi" w:eastAsia="Times New Roman" w:hAnsiTheme="minorHAnsi"/>
            <w:i/>
            <w:iCs/>
            <w:vanish/>
            <w:color w:val="0000FF"/>
            <w:sz w:val="24"/>
            <w:szCs w:val="24"/>
            <w:u w:val="single"/>
          </w:rPr>
          <w:t>Psalm 45:4</w:t>
        </w:r>
      </w:hyperlink>
      <w:r w:rsidR="00ED1D30" w:rsidRPr="0074492F">
        <w:rPr>
          <w:rFonts w:asciiTheme="minorHAnsi" w:eastAsia="Times New Roman" w:hAnsiTheme="minorHAnsi"/>
          <w:i/>
          <w:iCs/>
          <w:vanish/>
          <w:sz w:val="24"/>
          <w:szCs w:val="24"/>
        </w:rPr>
        <w:t xml:space="preserve"> : </w:t>
      </w:r>
      <w:hyperlink r:id="rId172" w:history="1">
        <w:r w:rsidR="00ED1D30" w:rsidRPr="0074492F">
          <w:rPr>
            <w:rFonts w:asciiTheme="minorHAnsi" w:eastAsia="Times New Roman" w:hAnsiTheme="minorHAnsi"/>
            <w:i/>
            <w:iCs/>
            <w:vanish/>
            <w:color w:val="0000FF"/>
            <w:sz w:val="24"/>
            <w:szCs w:val="24"/>
            <w:u w:val="single"/>
          </w:rPr>
          <w:t>Zeph 2:3</w:t>
        </w:r>
      </w:hyperlink>
    </w:p>
    <w:p w14:paraId="65DF0102"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73" w:anchor="en-NASB-14602" w:tooltip="Go to Psalm 45:4" w:history="1">
        <w:r w:rsidR="00ED1D30" w:rsidRPr="0074492F">
          <w:rPr>
            <w:rFonts w:asciiTheme="minorHAnsi" w:eastAsia="Times New Roman" w:hAnsiTheme="minorHAnsi"/>
            <w:i/>
            <w:iCs/>
            <w:vanish/>
            <w:color w:val="0000FF"/>
            <w:sz w:val="24"/>
            <w:szCs w:val="24"/>
            <w:u w:val="single"/>
          </w:rPr>
          <w:t>Psalm 45:4</w:t>
        </w:r>
      </w:hyperlink>
      <w:r w:rsidR="00ED1D30" w:rsidRPr="0074492F">
        <w:rPr>
          <w:rFonts w:asciiTheme="minorHAnsi" w:eastAsia="Times New Roman" w:hAnsiTheme="minorHAnsi"/>
          <w:i/>
          <w:iCs/>
          <w:vanish/>
          <w:sz w:val="24"/>
          <w:szCs w:val="24"/>
        </w:rPr>
        <w:t xml:space="preserve"> : </w:t>
      </w:r>
      <w:hyperlink r:id="rId174" w:history="1">
        <w:r w:rsidR="00ED1D30" w:rsidRPr="0074492F">
          <w:rPr>
            <w:rFonts w:asciiTheme="minorHAnsi" w:eastAsia="Times New Roman" w:hAnsiTheme="minorHAnsi"/>
            <w:i/>
            <w:iCs/>
            <w:vanish/>
            <w:color w:val="0000FF"/>
            <w:sz w:val="24"/>
            <w:szCs w:val="24"/>
            <w:u w:val="single"/>
          </w:rPr>
          <w:t>Ps 21:8</w:t>
        </w:r>
      </w:hyperlink>
    </w:p>
    <w:p w14:paraId="37368AE9"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75" w:anchor="en-NASB-14603" w:tooltip="Go to Psalm 45:5" w:history="1">
        <w:r w:rsidR="00ED1D30" w:rsidRPr="0074492F">
          <w:rPr>
            <w:rFonts w:asciiTheme="minorHAnsi" w:eastAsia="Times New Roman" w:hAnsiTheme="minorHAnsi"/>
            <w:i/>
            <w:iCs/>
            <w:vanish/>
            <w:color w:val="0000FF"/>
            <w:sz w:val="24"/>
            <w:szCs w:val="24"/>
            <w:u w:val="single"/>
          </w:rPr>
          <w:t>Psalm 45:5</w:t>
        </w:r>
      </w:hyperlink>
      <w:r w:rsidR="00ED1D30" w:rsidRPr="0074492F">
        <w:rPr>
          <w:rFonts w:asciiTheme="minorHAnsi" w:eastAsia="Times New Roman" w:hAnsiTheme="minorHAnsi"/>
          <w:i/>
          <w:iCs/>
          <w:vanish/>
          <w:sz w:val="24"/>
          <w:szCs w:val="24"/>
        </w:rPr>
        <w:t xml:space="preserve"> : </w:t>
      </w:r>
      <w:hyperlink r:id="rId176" w:history="1">
        <w:r w:rsidR="00ED1D30" w:rsidRPr="0074492F">
          <w:rPr>
            <w:rFonts w:asciiTheme="minorHAnsi" w:eastAsia="Times New Roman" w:hAnsiTheme="minorHAnsi"/>
            <w:i/>
            <w:iCs/>
            <w:vanish/>
            <w:color w:val="0000FF"/>
            <w:sz w:val="24"/>
            <w:szCs w:val="24"/>
            <w:u w:val="single"/>
          </w:rPr>
          <w:t>Ps 18:14; 120:4; Is 5:28; 7:13</w:t>
        </w:r>
      </w:hyperlink>
    </w:p>
    <w:p w14:paraId="427BD6AD"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77" w:anchor="en-NASB-14603" w:tooltip="Go to Psalm 45:5" w:history="1">
        <w:r w:rsidR="00ED1D30" w:rsidRPr="0074492F">
          <w:rPr>
            <w:rFonts w:asciiTheme="minorHAnsi" w:eastAsia="Times New Roman" w:hAnsiTheme="minorHAnsi"/>
            <w:i/>
            <w:iCs/>
            <w:vanish/>
            <w:color w:val="0000FF"/>
            <w:sz w:val="24"/>
            <w:szCs w:val="24"/>
            <w:u w:val="single"/>
          </w:rPr>
          <w:t>Psalm 45:5</w:t>
        </w:r>
      </w:hyperlink>
      <w:r w:rsidR="00ED1D30" w:rsidRPr="0074492F">
        <w:rPr>
          <w:rFonts w:asciiTheme="minorHAnsi" w:eastAsia="Times New Roman" w:hAnsiTheme="minorHAnsi"/>
          <w:i/>
          <w:iCs/>
          <w:vanish/>
          <w:sz w:val="24"/>
          <w:szCs w:val="24"/>
        </w:rPr>
        <w:t xml:space="preserve"> : </w:t>
      </w:r>
      <w:hyperlink r:id="rId178" w:history="1">
        <w:r w:rsidR="00ED1D30" w:rsidRPr="0074492F">
          <w:rPr>
            <w:rFonts w:asciiTheme="minorHAnsi" w:eastAsia="Times New Roman" w:hAnsiTheme="minorHAnsi"/>
            <w:i/>
            <w:iCs/>
            <w:vanish/>
            <w:color w:val="0000FF"/>
            <w:sz w:val="24"/>
            <w:szCs w:val="24"/>
            <w:u w:val="single"/>
          </w:rPr>
          <w:t>Ps 92:9</w:t>
        </w:r>
      </w:hyperlink>
    </w:p>
    <w:p w14:paraId="23E77002"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79" w:anchor="en-NASB-14603" w:tooltip="Go to Psalm 45:5" w:history="1">
        <w:r w:rsidR="00ED1D30" w:rsidRPr="0074492F">
          <w:rPr>
            <w:rFonts w:asciiTheme="minorHAnsi" w:eastAsia="Times New Roman" w:hAnsiTheme="minorHAnsi"/>
            <w:i/>
            <w:iCs/>
            <w:vanish/>
            <w:color w:val="0000FF"/>
            <w:sz w:val="24"/>
            <w:szCs w:val="24"/>
            <w:u w:val="single"/>
          </w:rPr>
          <w:t>Psalm 45:5</w:t>
        </w:r>
      </w:hyperlink>
      <w:r w:rsidR="00ED1D30" w:rsidRPr="0074492F">
        <w:rPr>
          <w:rFonts w:asciiTheme="minorHAnsi" w:eastAsia="Times New Roman" w:hAnsiTheme="minorHAnsi"/>
          <w:i/>
          <w:iCs/>
          <w:vanish/>
          <w:sz w:val="24"/>
          <w:szCs w:val="24"/>
        </w:rPr>
        <w:t xml:space="preserve"> : </w:t>
      </w:r>
      <w:hyperlink r:id="rId180" w:history="1">
        <w:r w:rsidR="00ED1D30" w:rsidRPr="0074492F">
          <w:rPr>
            <w:rFonts w:asciiTheme="minorHAnsi" w:eastAsia="Times New Roman" w:hAnsiTheme="minorHAnsi"/>
            <w:i/>
            <w:iCs/>
            <w:vanish/>
            <w:color w:val="0000FF"/>
            <w:sz w:val="24"/>
            <w:szCs w:val="24"/>
            <w:u w:val="single"/>
          </w:rPr>
          <w:t>2 Sam 18:14</w:t>
        </w:r>
      </w:hyperlink>
    </w:p>
    <w:p w14:paraId="00C0C94F"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81" w:anchor="en-NASB-14604" w:tooltip="Go to Psalm 45:6" w:history="1">
        <w:r w:rsidR="00ED1D30" w:rsidRPr="0074492F">
          <w:rPr>
            <w:rFonts w:asciiTheme="minorHAnsi" w:eastAsia="Times New Roman" w:hAnsiTheme="minorHAnsi"/>
            <w:i/>
            <w:iCs/>
            <w:vanish/>
            <w:color w:val="0000FF"/>
            <w:sz w:val="24"/>
            <w:szCs w:val="24"/>
            <w:u w:val="single"/>
          </w:rPr>
          <w:t>Psalm 45:6</w:t>
        </w:r>
      </w:hyperlink>
      <w:r w:rsidR="00ED1D30" w:rsidRPr="0074492F">
        <w:rPr>
          <w:rFonts w:asciiTheme="minorHAnsi" w:eastAsia="Times New Roman" w:hAnsiTheme="minorHAnsi"/>
          <w:i/>
          <w:iCs/>
          <w:vanish/>
          <w:sz w:val="24"/>
          <w:szCs w:val="24"/>
        </w:rPr>
        <w:t xml:space="preserve"> : </w:t>
      </w:r>
      <w:hyperlink r:id="rId182" w:history="1">
        <w:r w:rsidR="00ED1D30" w:rsidRPr="0074492F">
          <w:rPr>
            <w:rFonts w:asciiTheme="minorHAnsi" w:eastAsia="Times New Roman" w:hAnsiTheme="minorHAnsi"/>
            <w:i/>
            <w:iCs/>
            <w:vanish/>
            <w:color w:val="0000FF"/>
            <w:sz w:val="24"/>
            <w:szCs w:val="24"/>
            <w:u w:val="single"/>
          </w:rPr>
          <w:t>Ps 93:2; Heb 1:8, 9</w:t>
        </w:r>
      </w:hyperlink>
    </w:p>
    <w:p w14:paraId="7EF7813C"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83" w:anchor="en-NASB-14604" w:tooltip="Go to Psalm 45:6" w:history="1">
        <w:r w:rsidR="00ED1D30" w:rsidRPr="0074492F">
          <w:rPr>
            <w:rFonts w:asciiTheme="minorHAnsi" w:eastAsia="Times New Roman" w:hAnsiTheme="minorHAnsi"/>
            <w:i/>
            <w:iCs/>
            <w:vanish/>
            <w:color w:val="0000FF"/>
            <w:sz w:val="24"/>
            <w:szCs w:val="24"/>
            <w:u w:val="single"/>
          </w:rPr>
          <w:t>Psalm 45:6</w:t>
        </w:r>
      </w:hyperlink>
      <w:r w:rsidR="00ED1D30" w:rsidRPr="0074492F">
        <w:rPr>
          <w:rFonts w:asciiTheme="minorHAnsi" w:eastAsia="Times New Roman" w:hAnsiTheme="minorHAnsi"/>
          <w:i/>
          <w:iCs/>
          <w:vanish/>
          <w:sz w:val="24"/>
          <w:szCs w:val="24"/>
        </w:rPr>
        <w:t xml:space="preserve"> : </w:t>
      </w:r>
      <w:hyperlink r:id="rId184" w:history="1">
        <w:r w:rsidR="00ED1D30" w:rsidRPr="0074492F">
          <w:rPr>
            <w:rFonts w:asciiTheme="minorHAnsi" w:eastAsia="Times New Roman" w:hAnsiTheme="minorHAnsi"/>
            <w:i/>
            <w:iCs/>
            <w:vanish/>
            <w:color w:val="0000FF"/>
            <w:sz w:val="24"/>
            <w:szCs w:val="24"/>
            <w:u w:val="single"/>
          </w:rPr>
          <w:t>Ps 98:9</w:t>
        </w:r>
      </w:hyperlink>
    </w:p>
    <w:p w14:paraId="7825DB12"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85" w:anchor="en-NASB-14605" w:tooltip="Go to Psalm 45:7" w:history="1">
        <w:r w:rsidR="00ED1D30" w:rsidRPr="0074492F">
          <w:rPr>
            <w:rFonts w:asciiTheme="minorHAnsi" w:eastAsia="Times New Roman" w:hAnsiTheme="minorHAnsi"/>
            <w:i/>
            <w:iCs/>
            <w:vanish/>
            <w:color w:val="0000FF"/>
            <w:sz w:val="24"/>
            <w:szCs w:val="24"/>
            <w:u w:val="single"/>
          </w:rPr>
          <w:t>Psalm 45:7</w:t>
        </w:r>
      </w:hyperlink>
      <w:r w:rsidR="00ED1D30" w:rsidRPr="0074492F">
        <w:rPr>
          <w:rFonts w:asciiTheme="minorHAnsi" w:eastAsia="Times New Roman" w:hAnsiTheme="minorHAnsi"/>
          <w:i/>
          <w:iCs/>
          <w:vanish/>
          <w:sz w:val="24"/>
          <w:szCs w:val="24"/>
        </w:rPr>
        <w:t xml:space="preserve"> : </w:t>
      </w:r>
      <w:hyperlink r:id="rId186" w:history="1">
        <w:r w:rsidR="00ED1D30" w:rsidRPr="0074492F">
          <w:rPr>
            <w:rFonts w:asciiTheme="minorHAnsi" w:eastAsia="Times New Roman" w:hAnsiTheme="minorHAnsi"/>
            <w:i/>
            <w:iCs/>
            <w:vanish/>
            <w:color w:val="0000FF"/>
            <w:sz w:val="24"/>
            <w:szCs w:val="24"/>
            <w:u w:val="single"/>
          </w:rPr>
          <w:t>Ps 11:7; 33:5</w:t>
        </w:r>
      </w:hyperlink>
    </w:p>
    <w:p w14:paraId="5F524C14"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87" w:anchor="en-NASB-14605" w:tooltip="Go to Psalm 45:7" w:history="1">
        <w:r w:rsidR="00ED1D30" w:rsidRPr="0074492F">
          <w:rPr>
            <w:rFonts w:asciiTheme="minorHAnsi" w:eastAsia="Times New Roman" w:hAnsiTheme="minorHAnsi"/>
            <w:i/>
            <w:iCs/>
            <w:vanish/>
            <w:color w:val="0000FF"/>
            <w:sz w:val="24"/>
            <w:szCs w:val="24"/>
            <w:u w:val="single"/>
          </w:rPr>
          <w:t>Psalm 45:7</w:t>
        </w:r>
      </w:hyperlink>
      <w:r w:rsidR="00ED1D30" w:rsidRPr="0074492F">
        <w:rPr>
          <w:rFonts w:asciiTheme="minorHAnsi" w:eastAsia="Times New Roman" w:hAnsiTheme="minorHAnsi"/>
          <w:i/>
          <w:iCs/>
          <w:vanish/>
          <w:sz w:val="24"/>
          <w:szCs w:val="24"/>
        </w:rPr>
        <w:t xml:space="preserve"> : </w:t>
      </w:r>
      <w:hyperlink r:id="rId188" w:history="1">
        <w:r w:rsidR="00ED1D30" w:rsidRPr="0074492F">
          <w:rPr>
            <w:rFonts w:asciiTheme="minorHAnsi" w:eastAsia="Times New Roman" w:hAnsiTheme="minorHAnsi"/>
            <w:i/>
            <w:iCs/>
            <w:vanish/>
            <w:color w:val="0000FF"/>
            <w:sz w:val="24"/>
            <w:szCs w:val="24"/>
            <w:u w:val="single"/>
          </w:rPr>
          <w:t>Ps 2:2</w:t>
        </w:r>
      </w:hyperlink>
    </w:p>
    <w:p w14:paraId="733D95EC"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89" w:anchor="en-NASB-14606" w:tooltip="Go to Psalm 45:8" w:history="1">
        <w:r w:rsidR="00ED1D30" w:rsidRPr="0074492F">
          <w:rPr>
            <w:rFonts w:asciiTheme="minorHAnsi" w:eastAsia="Times New Roman" w:hAnsiTheme="minorHAnsi"/>
            <w:i/>
            <w:iCs/>
            <w:vanish/>
            <w:color w:val="0000FF"/>
            <w:sz w:val="24"/>
            <w:szCs w:val="24"/>
            <w:u w:val="single"/>
          </w:rPr>
          <w:t>Psalm 45:8</w:t>
        </w:r>
      </w:hyperlink>
      <w:r w:rsidR="00ED1D30" w:rsidRPr="0074492F">
        <w:rPr>
          <w:rFonts w:asciiTheme="minorHAnsi" w:eastAsia="Times New Roman" w:hAnsiTheme="minorHAnsi"/>
          <w:i/>
          <w:iCs/>
          <w:vanish/>
          <w:sz w:val="24"/>
          <w:szCs w:val="24"/>
        </w:rPr>
        <w:t xml:space="preserve"> : </w:t>
      </w:r>
      <w:hyperlink r:id="rId190" w:history="1">
        <w:r w:rsidR="00ED1D30" w:rsidRPr="0074492F">
          <w:rPr>
            <w:rFonts w:asciiTheme="minorHAnsi" w:eastAsia="Times New Roman" w:hAnsiTheme="minorHAnsi"/>
            <w:i/>
            <w:iCs/>
            <w:vanish/>
            <w:color w:val="0000FF"/>
            <w:sz w:val="24"/>
            <w:szCs w:val="24"/>
            <w:u w:val="single"/>
          </w:rPr>
          <w:t>Song 4:14; John 19:39</w:t>
        </w:r>
      </w:hyperlink>
    </w:p>
    <w:p w14:paraId="1CAD65D7"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91" w:anchor="en-NASB-14606" w:tooltip="Go to Psalm 45:8" w:history="1">
        <w:r w:rsidR="00ED1D30" w:rsidRPr="0074492F">
          <w:rPr>
            <w:rFonts w:asciiTheme="minorHAnsi" w:eastAsia="Times New Roman" w:hAnsiTheme="minorHAnsi"/>
            <w:i/>
            <w:iCs/>
            <w:vanish/>
            <w:color w:val="0000FF"/>
            <w:sz w:val="24"/>
            <w:szCs w:val="24"/>
            <w:u w:val="single"/>
          </w:rPr>
          <w:t>Psalm 45:8</w:t>
        </w:r>
      </w:hyperlink>
      <w:r w:rsidR="00ED1D30" w:rsidRPr="0074492F">
        <w:rPr>
          <w:rFonts w:asciiTheme="minorHAnsi" w:eastAsia="Times New Roman" w:hAnsiTheme="minorHAnsi"/>
          <w:i/>
          <w:iCs/>
          <w:vanish/>
          <w:sz w:val="24"/>
          <w:szCs w:val="24"/>
        </w:rPr>
        <w:t xml:space="preserve"> : </w:t>
      </w:r>
      <w:hyperlink r:id="rId192" w:history="1">
        <w:r w:rsidR="00ED1D30" w:rsidRPr="0074492F">
          <w:rPr>
            <w:rFonts w:asciiTheme="minorHAnsi" w:eastAsia="Times New Roman" w:hAnsiTheme="minorHAnsi"/>
            <w:i/>
            <w:iCs/>
            <w:vanish/>
            <w:color w:val="0000FF"/>
            <w:sz w:val="24"/>
            <w:szCs w:val="24"/>
            <w:u w:val="single"/>
          </w:rPr>
          <w:t>Ps 150:4</w:t>
        </w:r>
      </w:hyperlink>
    </w:p>
    <w:p w14:paraId="43289A2F"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93" w:anchor="en-NASB-14607" w:tooltip="Go to Psalm 45:9" w:history="1">
        <w:r w:rsidR="00ED1D30" w:rsidRPr="0074492F">
          <w:rPr>
            <w:rFonts w:asciiTheme="minorHAnsi" w:eastAsia="Times New Roman" w:hAnsiTheme="minorHAnsi"/>
            <w:i/>
            <w:iCs/>
            <w:vanish/>
            <w:color w:val="0000FF"/>
            <w:sz w:val="24"/>
            <w:szCs w:val="24"/>
            <w:u w:val="single"/>
          </w:rPr>
          <w:t>Psalm 45:9</w:t>
        </w:r>
      </w:hyperlink>
      <w:r w:rsidR="00ED1D30" w:rsidRPr="0074492F">
        <w:rPr>
          <w:rFonts w:asciiTheme="minorHAnsi" w:eastAsia="Times New Roman" w:hAnsiTheme="minorHAnsi"/>
          <w:i/>
          <w:iCs/>
          <w:vanish/>
          <w:sz w:val="24"/>
          <w:szCs w:val="24"/>
        </w:rPr>
        <w:t xml:space="preserve"> : </w:t>
      </w:r>
      <w:hyperlink r:id="rId194" w:history="1">
        <w:r w:rsidR="00ED1D30" w:rsidRPr="0074492F">
          <w:rPr>
            <w:rFonts w:asciiTheme="minorHAnsi" w:eastAsia="Times New Roman" w:hAnsiTheme="minorHAnsi"/>
            <w:i/>
            <w:iCs/>
            <w:vanish/>
            <w:color w:val="0000FF"/>
            <w:sz w:val="24"/>
            <w:szCs w:val="24"/>
            <w:u w:val="single"/>
          </w:rPr>
          <w:t>Song 6:8</w:t>
        </w:r>
      </w:hyperlink>
    </w:p>
    <w:p w14:paraId="07AFD5F1"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95" w:anchor="en-NASB-14607" w:tooltip="Go to Psalm 45:9" w:history="1">
        <w:r w:rsidR="00ED1D30" w:rsidRPr="0074492F">
          <w:rPr>
            <w:rFonts w:asciiTheme="minorHAnsi" w:eastAsia="Times New Roman" w:hAnsiTheme="minorHAnsi"/>
            <w:i/>
            <w:iCs/>
            <w:vanish/>
            <w:color w:val="0000FF"/>
            <w:sz w:val="24"/>
            <w:szCs w:val="24"/>
            <w:u w:val="single"/>
          </w:rPr>
          <w:t>Psalm 45:9</w:t>
        </w:r>
      </w:hyperlink>
      <w:r w:rsidR="00ED1D30" w:rsidRPr="0074492F">
        <w:rPr>
          <w:rFonts w:asciiTheme="minorHAnsi" w:eastAsia="Times New Roman" w:hAnsiTheme="minorHAnsi"/>
          <w:i/>
          <w:iCs/>
          <w:vanish/>
          <w:sz w:val="24"/>
          <w:szCs w:val="24"/>
        </w:rPr>
        <w:t xml:space="preserve"> : </w:t>
      </w:r>
      <w:hyperlink r:id="rId196" w:history="1">
        <w:r w:rsidR="00ED1D30" w:rsidRPr="0074492F">
          <w:rPr>
            <w:rFonts w:asciiTheme="minorHAnsi" w:eastAsia="Times New Roman" w:hAnsiTheme="minorHAnsi"/>
            <w:i/>
            <w:iCs/>
            <w:vanish/>
            <w:color w:val="0000FF"/>
            <w:sz w:val="24"/>
            <w:szCs w:val="24"/>
            <w:u w:val="single"/>
          </w:rPr>
          <w:t>1 Kin 2:19</w:t>
        </w:r>
      </w:hyperlink>
    </w:p>
    <w:p w14:paraId="7FAF425B"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97" w:anchor="en-NASB-14607" w:tooltip="Go to Psalm 45:9" w:history="1">
        <w:r w:rsidR="00ED1D30" w:rsidRPr="0074492F">
          <w:rPr>
            <w:rFonts w:asciiTheme="minorHAnsi" w:eastAsia="Times New Roman" w:hAnsiTheme="minorHAnsi"/>
            <w:i/>
            <w:iCs/>
            <w:vanish/>
            <w:color w:val="0000FF"/>
            <w:sz w:val="24"/>
            <w:szCs w:val="24"/>
            <w:u w:val="single"/>
          </w:rPr>
          <w:t>Psalm 45:9</w:t>
        </w:r>
      </w:hyperlink>
      <w:r w:rsidR="00ED1D30" w:rsidRPr="0074492F">
        <w:rPr>
          <w:rFonts w:asciiTheme="minorHAnsi" w:eastAsia="Times New Roman" w:hAnsiTheme="minorHAnsi"/>
          <w:i/>
          <w:iCs/>
          <w:vanish/>
          <w:sz w:val="24"/>
          <w:szCs w:val="24"/>
        </w:rPr>
        <w:t xml:space="preserve"> : </w:t>
      </w:r>
      <w:hyperlink r:id="rId198" w:history="1">
        <w:r w:rsidR="00ED1D30" w:rsidRPr="0074492F">
          <w:rPr>
            <w:rFonts w:asciiTheme="minorHAnsi" w:eastAsia="Times New Roman" w:hAnsiTheme="minorHAnsi"/>
            <w:i/>
            <w:iCs/>
            <w:vanish/>
            <w:color w:val="0000FF"/>
            <w:sz w:val="24"/>
            <w:szCs w:val="24"/>
            <w:u w:val="single"/>
          </w:rPr>
          <w:t>1 Kin 9:28; Is 13:12</w:t>
        </w:r>
      </w:hyperlink>
    </w:p>
    <w:p w14:paraId="0191AC07"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199" w:anchor="en-NASB-14608" w:tooltip="Go to Psalm 45:10" w:history="1">
        <w:r w:rsidR="00ED1D30" w:rsidRPr="0074492F">
          <w:rPr>
            <w:rFonts w:asciiTheme="minorHAnsi" w:eastAsia="Times New Roman" w:hAnsiTheme="minorHAnsi"/>
            <w:i/>
            <w:iCs/>
            <w:vanish/>
            <w:color w:val="0000FF"/>
            <w:sz w:val="24"/>
            <w:szCs w:val="24"/>
            <w:u w:val="single"/>
          </w:rPr>
          <w:t>Psalm 45:10</w:t>
        </w:r>
      </w:hyperlink>
      <w:r w:rsidR="00ED1D30" w:rsidRPr="0074492F">
        <w:rPr>
          <w:rFonts w:asciiTheme="minorHAnsi" w:eastAsia="Times New Roman" w:hAnsiTheme="minorHAnsi"/>
          <w:i/>
          <w:iCs/>
          <w:vanish/>
          <w:sz w:val="24"/>
          <w:szCs w:val="24"/>
        </w:rPr>
        <w:t xml:space="preserve"> : </w:t>
      </w:r>
      <w:hyperlink r:id="rId200" w:history="1">
        <w:r w:rsidR="00ED1D30" w:rsidRPr="0074492F">
          <w:rPr>
            <w:rFonts w:asciiTheme="minorHAnsi" w:eastAsia="Times New Roman" w:hAnsiTheme="minorHAnsi"/>
            <w:i/>
            <w:iCs/>
            <w:vanish/>
            <w:color w:val="0000FF"/>
            <w:sz w:val="24"/>
            <w:szCs w:val="24"/>
            <w:u w:val="single"/>
          </w:rPr>
          <w:t>Deut 21:13; Ruth 1:16, 17</w:t>
        </w:r>
      </w:hyperlink>
    </w:p>
    <w:p w14:paraId="4C812B89"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201" w:anchor="en-NASB-14609" w:tooltip="Go to Psalm 45:11" w:history="1">
        <w:r w:rsidR="00ED1D30" w:rsidRPr="0074492F">
          <w:rPr>
            <w:rFonts w:asciiTheme="minorHAnsi" w:eastAsia="Times New Roman" w:hAnsiTheme="minorHAnsi"/>
            <w:i/>
            <w:iCs/>
            <w:vanish/>
            <w:color w:val="0000FF"/>
            <w:sz w:val="24"/>
            <w:szCs w:val="24"/>
            <w:u w:val="single"/>
          </w:rPr>
          <w:t>Psalm 45:11</w:t>
        </w:r>
      </w:hyperlink>
      <w:r w:rsidR="00ED1D30" w:rsidRPr="0074492F">
        <w:rPr>
          <w:rFonts w:asciiTheme="minorHAnsi" w:eastAsia="Times New Roman" w:hAnsiTheme="minorHAnsi"/>
          <w:i/>
          <w:iCs/>
          <w:vanish/>
          <w:sz w:val="24"/>
          <w:szCs w:val="24"/>
        </w:rPr>
        <w:t xml:space="preserve"> : </w:t>
      </w:r>
      <w:hyperlink r:id="rId202" w:history="1">
        <w:r w:rsidR="00ED1D30" w:rsidRPr="0074492F">
          <w:rPr>
            <w:rFonts w:asciiTheme="minorHAnsi" w:eastAsia="Times New Roman" w:hAnsiTheme="minorHAnsi"/>
            <w:i/>
            <w:iCs/>
            <w:vanish/>
            <w:color w:val="0000FF"/>
            <w:sz w:val="24"/>
            <w:szCs w:val="24"/>
            <w:u w:val="single"/>
          </w:rPr>
          <w:t>Gen 18:12; 1 Pet 3:6</w:t>
        </w:r>
      </w:hyperlink>
    </w:p>
    <w:p w14:paraId="126FF9F2"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203" w:anchor="en-NASB-14609" w:tooltip="Go to Psalm 45:11" w:history="1">
        <w:r w:rsidR="00ED1D30" w:rsidRPr="0074492F">
          <w:rPr>
            <w:rFonts w:asciiTheme="minorHAnsi" w:eastAsia="Times New Roman" w:hAnsiTheme="minorHAnsi"/>
            <w:i/>
            <w:iCs/>
            <w:vanish/>
            <w:color w:val="0000FF"/>
            <w:sz w:val="24"/>
            <w:szCs w:val="24"/>
            <w:u w:val="single"/>
          </w:rPr>
          <w:t>Psalm 45:11</w:t>
        </w:r>
      </w:hyperlink>
      <w:r w:rsidR="00ED1D30" w:rsidRPr="0074492F">
        <w:rPr>
          <w:rFonts w:asciiTheme="minorHAnsi" w:eastAsia="Times New Roman" w:hAnsiTheme="minorHAnsi"/>
          <w:i/>
          <w:iCs/>
          <w:vanish/>
          <w:sz w:val="24"/>
          <w:szCs w:val="24"/>
        </w:rPr>
        <w:t xml:space="preserve"> : </w:t>
      </w:r>
      <w:hyperlink r:id="rId204" w:history="1">
        <w:r w:rsidR="00ED1D30" w:rsidRPr="0074492F">
          <w:rPr>
            <w:rFonts w:asciiTheme="minorHAnsi" w:eastAsia="Times New Roman" w:hAnsiTheme="minorHAnsi"/>
            <w:i/>
            <w:iCs/>
            <w:vanish/>
            <w:color w:val="0000FF"/>
            <w:sz w:val="24"/>
            <w:szCs w:val="24"/>
            <w:u w:val="single"/>
          </w:rPr>
          <w:t>Eph 5:33</w:t>
        </w:r>
      </w:hyperlink>
    </w:p>
    <w:p w14:paraId="6CD46951" w14:textId="77777777" w:rsidR="00ED1D30" w:rsidRPr="0074492F" w:rsidRDefault="00CD64AB" w:rsidP="00BD269D">
      <w:pPr>
        <w:numPr>
          <w:ilvl w:val="0"/>
          <w:numId w:val="60"/>
        </w:numPr>
        <w:tabs>
          <w:tab w:val="clear" w:pos="720"/>
          <w:tab w:val="num" w:pos="5760"/>
        </w:tabs>
        <w:spacing w:before="100" w:beforeAutospacing="1" w:after="100" w:afterAutospacing="1" w:line="240" w:lineRule="auto"/>
        <w:ind w:left="0"/>
        <w:jc w:val="both"/>
        <w:rPr>
          <w:rFonts w:asciiTheme="minorHAnsi" w:eastAsia="Times New Roman" w:hAnsiTheme="minorHAnsi"/>
          <w:i/>
          <w:iCs/>
          <w:vanish/>
          <w:sz w:val="24"/>
          <w:szCs w:val="24"/>
        </w:rPr>
      </w:pPr>
      <w:hyperlink r:id="rId205" w:anchor="en-NASB-14610" w:tooltip="Go to Psalm 45:12" w:history="1">
        <w:r w:rsidR="00ED1D30" w:rsidRPr="0074492F">
          <w:rPr>
            <w:rFonts w:asciiTheme="minorHAnsi" w:eastAsia="Times New Roman" w:hAnsiTheme="minorHAnsi"/>
            <w:i/>
            <w:iCs/>
            <w:vanish/>
            <w:color w:val="0000FF"/>
            <w:sz w:val="24"/>
            <w:szCs w:val="24"/>
            <w:u w:val="single"/>
          </w:rPr>
          <w:t>Psalm 45:12</w:t>
        </w:r>
      </w:hyperlink>
      <w:r w:rsidR="00ED1D30" w:rsidRPr="0074492F">
        <w:rPr>
          <w:rFonts w:asciiTheme="minorHAnsi" w:eastAsia="Times New Roman" w:hAnsiTheme="minorHAnsi"/>
          <w:i/>
          <w:iCs/>
          <w:vanish/>
          <w:sz w:val="24"/>
          <w:szCs w:val="24"/>
        </w:rPr>
        <w:t xml:space="preserve"> : </w:t>
      </w:r>
      <w:hyperlink r:id="rId206" w:history="1">
        <w:r w:rsidR="00ED1D30" w:rsidRPr="0074492F">
          <w:rPr>
            <w:rFonts w:asciiTheme="minorHAnsi" w:eastAsia="Times New Roman" w:hAnsiTheme="minorHAnsi"/>
            <w:i/>
            <w:iCs/>
            <w:vanish/>
            <w:color w:val="0000FF"/>
            <w:sz w:val="24"/>
            <w:szCs w:val="24"/>
            <w:u w:val="single"/>
          </w:rPr>
          <w:t>Ps 87:4</w:t>
        </w:r>
      </w:hyperlink>
    </w:p>
    <w:p w14:paraId="2BD92F4E" w14:textId="77777777" w:rsidR="00ED1D30" w:rsidRPr="0074492F" w:rsidRDefault="00CD64AB" w:rsidP="00BD269D">
      <w:pPr>
        <w:numPr>
          <w:ilvl w:val="0"/>
          <w:numId w:val="60"/>
        </w:numPr>
        <w:tabs>
          <w:tab w:val="clear" w:pos="720"/>
          <w:tab w:val="num" w:pos="5040"/>
        </w:tabs>
        <w:spacing w:before="100" w:beforeAutospacing="1" w:after="100" w:afterAutospacing="1" w:line="240" w:lineRule="auto"/>
        <w:ind w:left="0"/>
        <w:jc w:val="both"/>
        <w:rPr>
          <w:rFonts w:asciiTheme="minorHAnsi" w:eastAsia="Times New Roman" w:hAnsiTheme="minorHAnsi"/>
          <w:i/>
          <w:iCs/>
          <w:vanish/>
          <w:sz w:val="24"/>
          <w:szCs w:val="24"/>
        </w:rPr>
      </w:pPr>
      <w:hyperlink r:id="rId207" w:anchor="en-NASB-14610" w:tooltip="Go to Psalm 45:12" w:history="1">
        <w:r w:rsidR="00ED1D30" w:rsidRPr="0074492F">
          <w:rPr>
            <w:rFonts w:asciiTheme="minorHAnsi" w:eastAsia="Times New Roman" w:hAnsiTheme="minorHAnsi"/>
            <w:i/>
            <w:iCs/>
            <w:vanish/>
            <w:color w:val="0000FF"/>
            <w:sz w:val="24"/>
            <w:szCs w:val="24"/>
            <w:u w:val="single"/>
          </w:rPr>
          <w:t>Psalm 45:12</w:t>
        </w:r>
      </w:hyperlink>
      <w:r w:rsidR="00ED1D30" w:rsidRPr="0074492F">
        <w:rPr>
          <w:rFonts w:asciiTheme="minorHAnsi" w:eastAsia="Times New Roman" w:hAnsiTheme="minorHAnsi"/>
          <w:i/>
          <w:iCs/>
          <w:vanish/>
          <w:sz w:val="24"/>
          <w:szCs w:val="24"/>
        </w:rPr>
        <w:t xml:space="preserve"> : </w:t>
      </w:r>
      <w:hyperlink r:id="rId208" w:history="1">
        <w:r w:rsidR="00ED1D30" w:rsidRPr="0074492F">
          <w:rPr>
            <w:rFonts w:asciiTheme="minorHAnsi" w:eastAsia="Times New Roman" w:hAnsiTheme="minorHAnsi"/>
            <w:i/>
            <w:iCs/>
            <w:vanish/>
            <w:color w:val="0000FF"/>
            <w:sz w:val="24"/>
            <w:szCs w:val="24"/>
            <w:u w:val="single"/>
          </w:rPr>
          <w:t>Ps 22:29; 68:29; 72:10, 11; Is 49:23</w:t>
        </w:r>
      </w:hyperlink>
    </w:p>
    <w:p w14:paraId="45F885F2" w14:textId="77777777" w:rsidR="00ED1D30" w:rsidRPr="0074492F" w:rsidRDefault="00CD64AB" w:rsidP="00BD269D">
      <w:pPr>
        <w:numPr>
          <w:ilvl w:val="0"/>
          <w:numId w:val="60"/>
        </w:numPr>
        <w:tabs>
          <w:tab w:val="clear" w:pos="720"/>
          <w:tab w:val="num" w:pos="4320"/>
        </w:tabs>
        <w:spacing w:before="100" w:beforeAutospacing="1" w:after="100" w:afterAutospacing="1" w:line="240" w:lineRule="auto"/>
        <w:ind w:left="0"/>
        <w:jc w:val="both"/>
        <w:rPr>
          <w:rFonts w:asciiTheme="minorHAnsi" w:eastAsia="Times New Roman" w:hAnsiTheme="minorHAnsi"/>
          <w:i/>
          <w:iCs/>
          <w:vanish/>
          <w:sz w:val="24"/>
          <w:szCs w:val="24"/>
        </w:rPr>
      </w:pPr>
      <w:hyperlink r:id="rId209" w:anchor="en-NASB-14611" w:tooltip="Go to Psalm 45:13" w:history="1">
        <w:r w:rsidR="00ED1D30" w:rsidRPr="0074492F">
          <w:rPr>
            <w:rFonts w:asciiTheme="minorHAnsi" w:eastAsia="Times New Roman" w:hAnsiTheme="minorHAnsi"/>
            <w:i/>
            <w:iCs/>
            <w:vanish/>
            <w:color w:val="0000FF"/>
            <w:sz w:val="24"/>
            <w:szCs w:val="24"/>
            <w:u w:val="single"/>
          </w:rPr>
          <w:t>Psalm 45:13</w:t>
        </w:r>
      </w:hyperlink>
      <w:r w:rsidR="00ED1D30" w:rsidRPr="0074492F">
        <w:rPr>
          <w:rFonts w:asciiTheme="minorHAnsi" w:eastAsia="Times New Roman" w:hAnsiTheme="minorHAnsi"/>
          <w:i/>
          <w:iCs/>
          <w:vanish/>
          <w:sz w:val="24"/>
          <w:szCs w:val="24"/>
        </w:rPr>
        <w:t xml:space="preserve"> : </w:t>
      </w:r>
      <w:hyperlink r:id="rId210" w:history="1">
        <w:r w:rsidR="00ED1D30" w:rsidRPr="0074492F">
          <w:rPr>
            <w:rFonts w:asciiTheme="minorHAnsi" w:eastAsia="Times New Roman" w:hAnsiTheme="minorHAnsi"/>
            <w:i/>
            <w:iCs/>
            <w:vanish/>
            <w:color w:val="0000FF"/>
            <w:sz w:val="24"/>
            <w:szCs w:val="24"/>
            <w:u w:val="single"/>
          </w:rPr>
          <w:t>Ex 39:2, 3</w:t>
        </w:r>
      </w:hyperlink>
    </w:p>
    <w:p w14:paraId="6A37811C" w14:textId="77777777" w:rsidR="00ED1D30" w:rsidRPr="0074492F" w:rsidRDefault="00CD64AB" w:rsidP="00BD269D">
      <w:pPr>
        <w:numPr>
          <w:ilvl w:val="0"/>
          <w:numId w:val="60"/>
        </w:numPr>
        <w:tabs>
          <w:tab w:val="clear" w:pos="720"/>
          <w:tab w:val="num" w:pos="3600"/>
        </w:tabs>
        <w:spacing w:before="100" w:beforeAutospacing="1" w:after="100" w:afterAutospacing="1" w:line="240" w:lineRule="auto"/>
        <w:ind w:left="0"/>
        <w:jc w:val="both"/>
        <w:rPr>
          <w:rFonts w:asciiTheme="minorHAnsi" w:eastAsia="Times New Roman" w:hAnsiTheme="minorHAnsi"/>
          <w:i/>
          <w:iCs/>
          <w:vanish/>
          <w:sz w:val="24"/>
          <w:szCs w:val="24"/>
        </w:rPr>
      </w:pPr>
      <w:hyperlink r:id="rId211" w:anchor="en-NASB-14612" w:tooltip="Go to Psalm 45:14" w:history="1">
        <w:r w:rsidR="00ED1D30" w:rsidRPr="0074492F">
          <w:rPr>
            <w:rFonts w:asciiTheme="minorHAnsi" w:eastAsia="Times New Roman" w:hAnsiTheme="minorHAnsi"/>
            <w:i/>
            <w:iCs/>
            <w:vanish/>
            <w:color w:val="0000FF"/>
            <w:sz w:val="24"/>
            <w:szCs w:val="24"/>
            <w:u w:val="single"/>
          </w:rPr>
          <w:t>Psalm 45:14</w:t>
        </w:r>
      </w:hyperlink>
      <w:r w:rsidR="00ED1D30" w:rsidRPr="0074492F">
        <w:rPr>
          <w:rFonts w:asciiTheme="minorHAnsi" w:eastAsia="Times New Roman" w:hAnsiTheme="minorHAnsi"/>
          <w:i/>
          <w:iCs/>
          <w:vanish/>
          <w:sz w:val="24"/>
          <w:szCs w:val="24"/>
        </w:rPr>
        <w:t xml:space="preserve"> : </w:t>
      </w:r>
      <w:hyperlink r:id="rId212" w:history="1">
        <w:r w:rsidR="00ED1D30" w:rsidRPr="0074492F">
          <w:rPr>
            <w:rFonts w:asciiTheme="minorHAnsi" w:eastAsia="Times New Roman" w:hAnsiTheme="minorHAnsi"/>
            <w:i/>
            <w:iCs/>
            <w:vanish/>
            <w:color w:val="0000FF"/>
            <w:sz w:val="24"/>
            <w:szCs w:val="24"/>
            <w:u w:val="single"/>
          </w:rPr>
          <w:t>Song 1:4</w:t>
        </w:r>
      </w:hyperlink>
    </w:p>
    <w:p w14:paraId="6E60F419" w14:textId="77777777" w:rsidR="00ED1D30" w:rsidRPr="0074492F" w:rsidRDefault="00CD64AB" w:rsidP="00BD269D">
      <w:pPr>
        <w:numPr>
          <w:ilvl w:val="0"/>
          <w:numId w:val="60"/>
        </w:numPr>
        <w:tabs>
          <w:tab w:val="clear" w:pos="720"/>
          <w:tab w:val="num" w:pos="2880"/>
        </w:tabs>
        <w:spacing w:before="100" w:beforeAutospacing="1" w:after="100" w:afterAutospacing="1" w:line="240" w:lineRule="auto"/>
        <w:ind w:left="0"/>
        <w:jc w:val="both"/>
        <w:rPr>
          <w:rFonts w:asciiTheme="minorHAnsi" w:eastAsia="Times New Roman" w:hAnsiTheme="minorHAnsi"/>
          <w:i/>
          <w:iCs/>
          <w:vanish/>
          <w:sz w:val="24"/>
          <w:szCs w:val="24"/>
        </w:rPr>
      </w:pPr>
      <w:hyperlink r:id="rId213" w:anchor="en-NASB-14612" w:tooltip="Go to Psalm 45:14" w:history="1">
        <w:r w:rsidR="00ED1D30" w:rsidRPr="0074492F">
          <w:rPr>
            <w:rFonts w:asciiTheme="minorHAnsi" w:eastAsia="Times New Roman" w:hAnsiTheme="minorHAnsi"/>
            <w:i/>
            <w:iCs/>
            <w:vanish/>
            <w:color w:val="0000FF"/>
            <w:sz w:val="24"/>
            <w:szCs w:val="24"/>
            <w:u w:val="single"/>
          </w:rPr>
          <w:t>Psalm 45:14</w:t>
        </w:r>
      </w:hyperlink>
      <w:r w:rsidR="00ED1D30" w:rsidRPr="0074492F">
        <w:rPr>
          <w:rFonts w:asciiTheme="minorHAnsi" w:eastAsia="Times New Roman" w:hAnsiTheme="minorHAnsi"/>
          <w:i/>
          <w:iCs/>
          <w:vanish/>
          <w:sz w:val="24"/>
          <w:szCs w:val="24"/>
        </w:rPr>
        <w:t xml:space="preserve"> : </w:t>
      </w:r>
      <w:hyperlink r:id="rId214" w:history="1">
        <w:r w:rsidR="00ED1D30" w:rsidRPr="0074492F">
          <w:rPr>
            <w:rFonts w:asciiTheme="minorHAnsi" w:eastAsia="Times New Roman" w:hAnsiTheme="minorHAnsi"/>
            <w:i/>
            <w:iCs/>
            <w:vanish/>
            <w:color w:val="0000FF"/>
            <w:sz w:val="24"/>
            <w:szCs w:val="24"/>
            <w:u w:val="single"/>
          </w:rPr>
          <w:t>Judg 5:30; Ezek 16:10</w:t>
        </w:r>
      </w:hyperlink>
    </w:p>
    <w:p w14:paraId="188156A0" w14:textId="77777777" w:rsidR="00ED1D30" w:rsidRPr="0074492F" w:rsidRDefault="00CD64AB" w:rsidP="00BD269D">
      <w:pPr>
        <w:numPr>
          <w:ilvl w:val="0"/>
          <w:numId w:val="60"/>
        </w:numPr>
        <w:tabs>
          <w:tab w:val="clear" w:pos="720"/>
          <w:tab w:val="num" w:pos="2160"/>
        </w:tabs>
        <w:spacing w:before="100" w:beforeAutospacing="1" w:after="100" w:afterAutospacing="1" w:line="240" w:lineRule="auto"/>
        <w:ind w:left="0"/>
        <w:jc w:val="both"/>
        <w:rPr>
          <w:rFonts w:asciiTheme="minorHAnsi" w:eastAsia="Times New Roman" w:hAnsiTheme="minorHAnsi"/>
          <w:i/>
          <w:iCs/>
          <w:vanish/>
          <w:sz w:val="24"/>
          <w:szCs w:val="24"/>
        </w:rPr>
      </w:pPr>
      <w:hyperlink r:id="rId215" w:anchor="en-NASB-14612" w:tooltip="Go to Psalm 45:14" w:history="1">
        <w:r w:rsidR="00ED1D30" w:rsidRPr="0074492F">
          <w:rPr>
            <w:rFonts w:asciiTheme="minorHAnsi" w:eastAsia="Times New Roman" w:hAnsiTheme="minorHAnsi"/>
            <w:i/>
            <w:iCs/>
            <w:vanish/>
            <w:color w:val="0000FF"/>
            <w:sz w:val="24"/>
            <w:szCs w:val="24"/>
            <w:u w:val="single"/>
          </w:rPr>
          <w:t>Psalm 45:14</w:t>
        </w:r>
      </w:hyperlink>
      <w:r w:rsidR="00ED1D30" w:rsidRPr="0074492F">
        <w:rPr>
          <w:rFonts w:asciiTheme="minorHAnsi" w:eastAsia="Times New Roman" w:hAnsiTheme="minorHAnsi"/>
          <w:i/>
          <w:iCs/>
          <w:vanish/>
          <w:sz w:val="24"/>
          <w:szCs w:val="24"/>
        </w:rPr>
        <w:t xml:space="preserve"> : </w:t>
      </w:r>
      <w:hyperlink r:id="rId216" w:history="1">
        <w:r w:rsidR="00ED1D30" w:rsidRPr="0074492F">
          <w:rPr>
            <w:rFonts w:asciiTheme="minorHAnsi" w:eastAsia="Times New Roman" w:hAnsiTheme="minorHAnsi"/>
            <w:i/>
            <w:iCs/>
            <w:vanish/>
            <w:color w:val="0000FF"/>
            <w:sz w:val="24"/>
            <w:szCs w:val="24"/>
            <w:u w:val="single"/>
          </w:rPr>
          <w:t>Ps 45:9</w:t>
        </w:r>
      </w:hyperlink>
    </w:p>
    <w:p w14:paraId="34E4EF33" w14:textId="77777777" w:rsidR="00ED1D30" w:rsidRPr="0074492F" w:rsidRDefault="00CD64AB" w:rsidP="00BD269D">
      <w:pPr>
        <w:numPr>
          <w:ilvl w:val="0"/>
          <w:numId w:val="60"/>
        </w:numPr>
        <w:tabs>
          <w:tab w:val="clear" w:pos="720"/>
          <w:tab w:val="num" w:pos="1440"/>
        </w:tabs>
        <w:spacing w:before="100" w:beforeAutospacing="1" w:after="100" w:afterAutospacing="1" w:line="240" w:lineRule="auto"/>
        <w:ind w:left="0"/>
        <w:jc w:val="both"/>
        <w:rPr>
          <w:rFonts w:asciiTheme="minorHAnsi" w:eastAsia="Times New Roman" w:hAnsiTheme="minorHAnsi"/>
          <w:i/>
          <w:iCs/>
          <w:vanish/>
          <w:sz w:val="24"/>
          <w:szCs w:val="24"/>
        </w:rPr>
      </w:pPr>
      <w:hyperlink r:id="rId217" w:anchor="en-NASB-14615" w:tooltip="Go to Psalm 45:17" w:history="1">
        <w:r w:rsidR="00ED1D30" w:rsidRPr="0074492F">
          <w:rPr>
            <w:rFonts w:asciiTheme="minorHAnsi" w:eastAsia="Times New Roman" w:hAnsiTheme="minorHAnsi"/>
            <w:i/>
            <w:iCs/>
            <w:vanish/>
            <w:color w:val="0000FF"/>
            <w:sz w:val="24"/>
            <w:szCs w:val="24"/>
            <w:u w:val="single"/>
          </w:rPr>
          <w:t>Psalm 45:17</w:t>
        </w:r>
      </w:hyperlink>
      <w:r w:rsidR="00ED1D30" w:rsidRPr="0074492F">
        <w:rPr>
          <w:rFonts w:asciiTheme="minorHAnsi" w:eastAsia="Times New Roman" w:hAnsiTheme="minorHAnsi"/>
          <w:i/>
          <w:iCs/>
          <w:vanish/>
          <w:sz w:val="24"/>
          <w:szCs w:val="24"/>
        </w:rPr>
        <w:t xml:space="preserve"> : </w:t>
      </w:r>
      <w:hyperlink r:id="rId218" w:history="1">
        <w:r w:rsidR="00ED1D30" w:rsidRPr="0074492F">
          <w:rPr>
            <w:rFonts w:asciiTheme="minorHAnsi" w:eastAsia="Times New Roman" w:hAnsiTheme="minorHAnsi"/>
            <w:i/>
            <w:iCs/>
            <w:vanish/>
            <w:color w:val="0000FF"/>
            <w:sz w:val="24"/>
            <w:szCs w:val="24"/>
            <w:u w:val="single"/>
          </w:rPr>
          <w:t>Mal 1:11</w:t>
        </w:r>
      </w:hyperlink>
    </w:p>
    <w:p w14:paraId="4DB93E69" w14:textId="77777777" w:rsidR="00ED1D30" w:rsidRPr="0074492F" w:rsidRDefault="00CD64AB" w:rsidP="00BD269D">
      <w:pPr>
        <w:numPr>
          <w:ilvl w:val="0"/>
          <w:numId w:val="60"/>
        </w:numPr>
        <w:spacing w:before="100" w:beforeAutospacing="1" w:after="100" w:afterAutospacing="1" w:line="240" w:lineRule="auto"/>
        <w:ind w:left="0"/>
        <w:jc w:val="both"/>
        <w:rPr>
          <w:rFonts w:asciiTheme="minorHAnsi" w:eastAsia="Times New Roman" w:hAnsiTheme="minorHAnsi"/>
          <w:i/>
          <w:iCs/>
          <w:vanish/>
          <w:sz w:val="24"/>
          <w:szCs w:val="24"/>
        </w:rPr>
      </w:pPr>
      <w:hyperlink r:id="rId219" w:anchor="en-NASB-14615" w:tooltip="Go to Psalm 45:17" w:history="1">
        <w:r w:rsidR="00ED1D30" w:rsidRPr="0074492F">
          <w:rPr>
            <w:rFonts w:asciiTheme="minorHAnsi" w:eastAsia="Times New Roman" w:hAnsiTheme="minorHAnsi"/>
            <w:i/>
            <w:iCs/>
            <w:vanish/>
            <w:color w:val="0000FF"/>
            <w:sz w:val="24"/>
            <w:szCs w:val="24"/>
            <w:u w:val="single"/>
          </w:rPr>
          <w:t>Psalm 45:17</w:t>
        </w:r>
      </w:hyperlink>
      <w:r w:rsidR="00ED1D30" w:rsidRPr="0074492F">
        <w:rPr>
          <w:rFonts w:asciiTheme="minorHAnsi" w:eastAsia="Times New Roman" w:hAnsiTheme="minorHAnsi"/>
          <w:i/>
          <w:iCs/>
          <w:vanish/>
          <w:sz w:val="24"/>
          <w:szCs w:val="24"/>
        </w:rPr>
        <w:t xml:space="preserve"> : </w:t>
      </w:r>
      <w:hyperlink r:id="rId220" w:history="1">
        <w:r w:rsidR="00ED1D30" w:rsidRPr="0074492F">
          <w:rPr>
            <w:rFonts w:asciiTheme="minorHAnsi" w:eastAsia="Times New Roman" w:hAnsiTheme="minorHAnsi"/>
            <w:i/>
            <w:iCs/>
            <w:vanish/>
            <w:color w:val="0000FF"/>
            <w:sz w:val="24"/>
            <w:szCs w:val="24"/>
            <w:u w:val="single"/>
          </w:rPr>
          <w:t>Ps 138:4</w:t>
        </w:r>
      </w:hyperlink>
    </w:p>
    <w:p w14:paraId="4227B616" w14:textId="1FBABAC5" w:rsidR="00ED1D30" w:rsidRDefault="5897EC05" w:rsidP="00ED1D30">
      <w:pPr>
        <w:ind w:firstLine="720"/>
        <w:jc w:val="both"/>
        <w:rPr>
          <w:sz w:val="24"/>
          <w:szCs w:val="24"/>
        </w:rPr>
      </w:pPr>
      <w:r w:rsidRPr="5897EC05">
        <w:rPr>
          <w:sz w:val="24"/>
          <w:szCs w:val="24"/>
        </w:rPr>
        <w:t xml:space="preserve">There is an old hymn written by Charles W. Fry in 1881 titled: </w:t>
      </w:r>
      <w:r w:rsidR="0095375D">
        <w:rPr>
          <w:sz w:val="24"/>
          <w:szCs w:val="24"/>
        </w:rPr>
        <w:t>T</w:t>
      </w:r>
      <w:r w:rsidRPr="5897EC05">
        <w:rPr>
          <w:sz w:val="24"/>
          <w:szCs w:val="24"/>
        </w:rPr>
        <w:t>he Lily of the Valley. The writer finds his lyrics, in part; from Song of Solomon 5:9 “My</w:t>
      </w:r>
      <w:r w:rsidRPr="5897EC05">
        <w:rPr>
          <w:b/>
          <w:bCs/>
          <w:i/>
          <w:iCs/>
          <w:sz w:val="24"/>
          <w:szCs w:val="24"/>
        </w:rPr>
        <w:t xml:space="preserve"> Beloved is dazzling and ruddy, outstanding among ten thousand”. </w:t>
      </w:r>
      <w:r w:rsidR="0095375D">
        <w:rPr>
          <w:sz w:val="24"/>
          <w:szCs w:val="24"/>
        </w:rPr>
        <w:t>The songs refrain is,</w:t>
      </w:r>
      <w:r w:rsidRPr="5897EC05">
        <w:rPr>
          <w:b/>
          <w:bCs/>
          <w:i/>
          <w:iCs/>
          <w:sz w:val="24"/>
          <w:szCs w:val="24"/>
        </w:rPr>
        <w:t xml:space="preserve"> </w:t>
      </w:r>
      <w:r w:rsidRPr="5897EC05">
        <w:rPr>
          <w:sz w:val="24"/>
          <w:szCs w:val="24"/>
        </w:rPr>
        <w:t>“He is the Lilly of the Valley, the Bright and Morning, Star; He’s the fairest of ten thousand to my soul.”  Another hymn of praise, written by Charles Wesley, states the frustration of his soul as he tries to describe the object of his affections. Wesley’s song begins with: “O, for A Thousand Tongues to sing...</w:t>
      </w:r>
      <w:r w:rsidR="0095375D">
        <w:rPr>
          <w:sz w:val="24"/>
          <w:szCs w:val="24"/>
        </w:rPr>
        <w:t xml:space="preserve"> </w:t>
      </w:r>
      <w:r w:rsidRPr="5897EC05">
        <w:rPr>
          <w:sz w:val="24"/>
          <w:szCs w:val="24"/>
        </w:rPr>
        <w:t>My great Redeemer’s praise, the glories of my God and King, the triumphs of His grace!” Is Jesus the fairest of ten thousand to your soul? Is He the indescribable object of your affections</w:t>
      </w:r>
      <w:r w:rsidR="00CF0D9B">
        <w:rPr>
          <w:sz w:val="24"/>
          <w:szCs w:val="24"/>
        </w:rPr>
        <w:t>, or is He just a “foot note” added to the end of your to-do list</w:t>
      </w:r>
      <w:r w:rsidRPr="5897EC05">
        <w:rPr>
          <w:sz w:val="24"/>
          <w:szCs w:val="24"/>
        </w:rPr>
        <w:t>?</w:t>
      </w:r>
    </w:p>
    <w:p w14:paraId="6C7CB2B8" w14:textId="77777777" w:rsidR="001661BE" w:rsidRDefault="001661BE" w:rsidP="001661BE">
      <w:pPr>
        <w:ind w:firstLine="720"/>
        <w:jc w:val="both"/>
        <w:rPr>
          <w:sz w:val="24"/>
          <w:szCs w:val="24"/>
        </w:rPr>
      </w:pPr>
      <w:r w:rsidRPr="5897EC05">
        <w:rPr>
          <w:sz w:val="24"/>
          <w:szCs w:val="24"/>
        </w:rPr>
        <w:t xml:space="preserve">Try as we might, it is just not possible to communicate how great He is. Even the apostle John ended his gospel with these words: “Jesus did many other things as well. If every one of them were written down, I suppose that even the whole world would not have room for the books that would be written.” (John 21:24-25) There are simply not enough words, in any language, to describe Him. Yet if we could write a thousand songs or placed ten thousand mighty men beside Him, none would compare to the </w:t>
      </w:r>
      <w:r w:rsidRPr="5897EC05">
        <w:rPr>
          <w:i/>
          <w:iCs/>
          <w:sz w:val="24"/>
          <w:szCs w:val="24"/>
        </w:rPr>
        <w:t>LORD JESUS</w:t>
      </w:r>
      <w:r w:rsidRPr="5897EC05">
        <w:rPr>
          <w:sz w:val="24"/>
          <w:szCs w:val="24"/>
        </w:rPr>
        <w:t xml:space="preserve">. </w:t>
      </w:r>
    </w:p>
    <w:p w14:paraId="599BD6A8" w14:textId="77777777" w:rsidR="001661BE" w:rsidRDefault="001661BE" w:rsidP="00ED1D30">
      <w:pPr>
        <w:ind w:firstLine="720"/>
        <w:jc w:val="both"/>
        <w:rPr>
          <w:sz w:val="24"/>
          <w:szCs w:val="24"/>
        </w:rPr>
      </w:pPr>
    </w:p>
    <w:p w14:paraId="64A3100A" w14:textId="0E1C24FA" w:rsidR="00B526CB" w:rsidRDefault="5897EC05" w:rsidP="00ED1D30">
      <w:pPr>
        <w:ind w:firstLine="720"/>
        <w:jc w:val="both"/>
        <w:rPr>
          <w:sz w:val="24"/>
          <w:szCs w:val="24"/>
        </w:rPr>
      </w:pPr>
      <w:r w:rsidRPr="5897EC05">
        <w:rPr>
          <w:sz w:val="24"/>
          <w:szCs w:val="24"/>
        </w:rPr>
        <w:t xml:space="preserve">  If we could write a thousand songs, or placed ten thousand mighty men beside Him, none would compare to the </w:t>
      </w:r>
      <w:r w:rsidRPr="5897EC05">
        <w:rPr>
          <w:b/>
          <w:bCs/>
          <w:i/>
          <w:iCs/>
          <w:sz w:val="24"/>
          <w:szCs w:val="24"/>
        </w:rPr>
        <w:t xml:space="preserve">LORD JESUS.  </w:t>
      </w:r>
      <w:r w:rsidRPr="5897EC05">
        <w:rPr>
          <w:sz w:val="24"/>
          <w:szCs w:val="24"/>
        </w:rPr>
        <w:t xml:space="preserve">Oh for the ability to grasp that we, </w:t>
      </w:r>
      <w:r w:rsidR="00447342">
        <w:rPr>
          <w:sz w:val="24"/>
          <w:szCs w:val="24"/>
        </w:rPr>
        <w:t>t</w:t>
      </w:r>
      <w:r w:rsidRPr="5897EC05">
        <w:rPr>
          <w:sz w:val="24"/>
          <w:szCs w:val="24"/>
        </w:rPr>
        <w:t>he Bride</w:t>
      </w:r>
      <w:r w:rsidR="00B526CB">
        <w:rPr>
          <w:sz w:val="24"/>
          <w:szCs w:val="24"/>
        </w:rPr>
        <w:t xml:space="preserve"> of Christ</w:t>
      </w:r>
      <w:r w:rsidRPr="5897EC05">
        <w:rPr>
          <w:sz w:val="24"/>
          <w:szCs w:val="24"/>
        </w:rPr>
        <w:t xml:space="preserve">, have been placed in </w:t>
      </w:r>
      <w:r w:rsidR="00B526CB">
        <w:rPr>
          <w:sz w:val="24"/>
          <w:szCs w:val="24"/>
        </w:rPr>
        <w:t>God</w:t>
      </w:r>
      <w:r w:rsidRPr="5897EC05">
        <w:rPr>
          <w:sz w:val="24"/>
          <w:szCs w:val="24"/>
        </w:rPr>
        <w:t>…</w:t>
      </w:r>
      <w:r w:rsidR="00B526CB">
        <w:rPr>
          <w:sz w:val="24"/>
          <w:szCs w:val="24"/>
        </w:rPr>
        <w:t xml:space="preserve"> </w:t>
      </w:r>
      <w:r w:rsidRPr="5897EC05">
        <w:rPr>
          <w:sz w:val="24"/>
          <w:szCs w:val="24"/>
        </w:rPr>
        <w:t xml:space="preserve">eternally! What an incomprehensible honor! Nothing in this world can compare to the matchless, magnificent, unfailing love of God be found in Christ Jesus our Lord. </w:t>
      </w:r>
      <w:r w:rsidR="00B526CB">
        <w:rPr>
          <w:sz w:val="24"/>
          <w:szCs w:val="24"/>
        </w:rPr>
        <w:t xml:space="preserve">There are simply not enough adjectives in any language to describe Him. We cannot </w:t>
      </w:r>
      <w:r w:rsidRPr="5897EC05">
        <w:rPr>
          <w:sz w:val="24"/>
          <w:szCs w:val="24"/>
        </w:rPr>
        <w:t>sing His praises enough</w:t>
      </w:r>
      <w:r w:rsidR="00B526CB">
        <w:rPr>
          <w:sz w:val="24"/>
          <w:szCs w:val="24"/>
        </w:rPr>
        <w:t>, nor t</w:t>
      </w:r>
      <w:r w:rsidRPr="5897EC05">
        <w:rPr>
          <w:sz w:val="24"/>
          <w:szCs w:val="24"/>
        </w:rPr>
        <w:t>hank Him enough</w:t>
      </w:r>
      <w:r w:rsidR="00B526CB">
        <w:rPr>
          <w:sz w:val="24"/>
          <w:szCs w:val="24"/>
        </w:rPr>
        <w:t xml:space="preserve"> or ever </w:t>
      </w:r>
      <w:r w:rsidR="00F85412">
        <w:rPr>
          <w:sz w:val="24"/>
          <w:szCs w:val="24"/>
        </w:rPr>
        <w:t xml:space="preserve">possibly </w:t>
      </w:r>
      <w:r w:rsidR="00B526CB">
        <w:rPr>
          <w:sz w:val="24"/>
          <w:szCs w:val="24"/>
        </w:rPr>
        <w:t>love Him enough!</w:t>
      </w:r>
    </w:p>
    <w:p w14:paraId="2D3BCB72" w14:textId="651868F6" w:rsidR="00ED1D30" w:rsidRDefault="5897EC05" w:rsidP="00ED1D30">
      <w:pPr>
        <w:ind w:firstLine="720"/>
        <w:jc w:val="both"/>
        <w:rPr>
          <w:sz w:val="24"/>
          <w:szCs w:val="24"/>
        </w:rPr>
      </w:pPr>
      <w:r w:rsidRPr="5897EC05">
        <w:rPr>
          <w:sz w:val="24"/>
          <w:szCs w:val="24"/>
        </w:rPr>
        <w:t xml:space="preserve">I only pray, that I have magnified Him, make much of Him, and </w:t>
      </w:r>
      <w:r w:rsidR="003A5F78">
        <w:rPr>
          <w:sz w:val="24"/>
          <w:szCs w:val="24"/>
        </w:rPr>
        <w:t xml:space="preserve">helped you in some way to know Him better. </w:t>
      </w:r>
      <w:r w:rsidRPr="5897EC05">
        <w:rPr>
          <w:sz w:val="24"/>
          <w:szCs w:val="24"/>
        </w:rPr>
        <w:t xml:space="preserve"> </w:t>
      </w:r>
      <w:r w:rsidR="003A5F78">
        <w:rPr>
          <w:sz w:val="24"/>
          <w:szCs w:val="24"/>
        </w:rPr>
        <w:t xml:space="preserve">I plead with you, don’t keep these riches to yourself find someone to share the wealth with! </w:t>
      </w:r>
    </w:p>
    <w:p w14:paraId="69F8AD94" w14:textId="0BDE634E" w:rsidR="00ED1D30" w:rsidRDefault="5897EC05" w:rsidP="00ED1D30">
      <w:pPr>
        <w:ind w:firstLine="720"/>
        <w:jc w:val="both"/>
        <w:rPr>
          <w:sz w:val="24"/>
          <w:szCs w:val="24"/>
        </w:rPr>
      </w:pPr>
      <w:r w:rsidRPr="5897EC05">
        <w:rPr>
          <w:sz w:val="24"/>
          <w:szCs w:val="24"/>
        </w:rPr>
        <w:t>Th</w:t>
      </w:r>
      <w:r w:rsidR="003A5F78">
        <w:rPr>
          <w:sz w:val="24"/>
          <w:szCs w:val="24"/>
        </w:rPr>
        <w:t>e</w:t>
      </w:r>
      <w:r w:rsidRPr="5897EC05">
        <w:rPr>
          <w:sz w:val="24"/>
          <w:szCs w:val="24"/>
        </w:rPr>
        <w:t xml:space="preserve"> ultimate goal of obe</w:t>
      </w:r>
      <w:r w:rsidR="003A5F78">
        <w:rPr>
          <w:sz w:val="24"/>
          <w:szCs w:val="24"/>
        </w:rPr>
        <w:t xml:space="preserve">dience to the Great Commission is </w:t>
      </w:r>
      <w:r w:rsidRPr="5897EC05">
        <w:rPr>
          <w:sz w:val="24"/>
          <w:szCs w:val="24"/>
        </w:rPr>
        <w:t>to spread the knowledge of Him, so that His name and fame would be known to the ends of the earth, till His kingdom comes.</w:t>
      </w:r>
    </w:p>
    <w:p w14:paraId="0427E674" w14:textId="63BCA872" w:rsidR="00ED1D30" w:rsidRPr="009C2DD2" w:rsidRDefault="5897EC05" w:rsidP="009C2DD2">
      <w:pPr>
        <w:pStyle w:val="line"/>
        <w:jc w:val="center"/>
        <w:rPr>
          <w:rFonts w:asciiTheme="minorHAnsi" w:eastAsiaTheme="minorEastAsia" w:hAnsiTheme="minorHAnsi" w:cstheme="minorBidi"/>
          <w:b/>
          <w:bCs/>
          <w:i/>
          <w:iCs/>
        </w:rPr>
      </w:pPr>
      <w:r w:rsidRPr="009C2DD2">
        <w:rPr>
          <w:rFonts w:asciiTheme="minorHAnsi" w:eastAsiaTheme="minorEastAsia" w:hAnsiTheme="minorHAnsi" w:cstheme="minorBidi"/>
          <w:b/>
          <w:bCs/>
          <w:i/>
          <w:iCs/>
        </w:rPr>
        <w:t>Revelation 5:</w:t>
      </w:r>
      <w:r w:rsidR="009C2DD2" w:rsidRPr="009C2DD2">
        <w:rPr>
          <w:rFonts w:asciiTheme="minorHAnsi" w:eastAsiaTheme="minorEastAsia" w:hAnsiTheme="minorHAnsi" w:cstheme="minorBidi"/>
          <w:b/>
          <w:bCs/>
          <w:i/>
          <w:iCs/>
        </w:rPr>
        <w:t>6-14 (ESV)</w:t>
      </w:r>
    </w:p>
    <w:p w14:paraId="342C8A38" w14:textId="34AEB9F5" w:rsidR="009C2DD2" w:rsidRPr="009C2DD2" w:rsidRDefault="009C2DD2" w:rsidP="009C2DD2">
      <w:pPr>
        <w:pStyle w:val="regular"/>
        <w:jc w:val="center"/>
        <w:rPr>
          <w:rFonts w:asciiTheme="minorHAnsi" w:hAnsiTheme="minorHAnsi"/>
          <w:b/>
          <w:i/>
        </w:rPr>
      </w:pPr>
      <w:r w:rsidRPr="009C2DD2">
        <w:rPr>
          <w:rFonts w:asciiTheme="minorHAnsi" w:hAnsiTheme="minorHAnsi"/>
          <w:b/>
          <w:i/>
        </w:rPr>
        <w:t>And between the throne and the four living creatures and among the elders I saw a Lamb standing, as though it had been slain, with seven horns and with seven eyes, which are the seven spirits of God sent out into all the earth. And he went and took the scroll from the right hand of him who was seated on the throne. And when he had taken the scroll, the four living creatures and the twenty-four elders fell down before the Lamb, each holding a harp, and golden bowls full of incense, which are the prayers of the saints. And they sang a new song, saying,</w:t>
      </w:r>
    </w:p>
    <w:p w14:paraId="2BBF534C" w14:textId="492B6F8E" w:rsidR="009C2DD2" w:rsidRPr="009C2DD2" w:rsidRDefault="009C2DD2" w:rsidP="009C2DD2">
      <w:pPr>
        <w:pStyle w:val="line-group"/>
        <w:jc w:val="center"/>
        <w:rPr>
          <w:rFonts w:asciiTheme="minorHAnsi" w:hAnsiTheme="minorHAnsi"/>
          <w:b/>
          <w:i/>
        </w:rPr>
      </w:pPr>
      <w:r w:rsidRPr="009C2DD2">
        <w:rPr>
          <w:rStyle w:val="ln-group"/>
          <w:rFonts w:asciiTheme="minorHAnsi" w:hAnsiTheme="minorHAnsi"/>
          <w:b/>
          <w:i/>
        </w:rPr>
        <w:t>“Worthy are you to take the scroll</w:t>
      </w:r>
      <w:r w:rsidRPr="009C2DD2">
        <w:rPr>
          <w:rFonts w:asciiTheme="minorHAnsi" w:hAnsiTheme="minorHAnsi"/>
          <w:b/>
          <w:i/>
        </w:rPr>
        <w:br/>
      </w:r>
      <w:r w:rsidRPr="009C2DD2">
        <w:rPr>
          <w:rStyle w:val="indent"/>
          <w:rFonts w:asciiTheme="minorHAnsi" w:hAnsiTheme="minorHAnsi"/>
          <w:b/>
          <w:i/>
        </w:rPr>
        <w:t>and to open its seals,</w:t>
      </w:r>
      <w:r w:rsidRPr="009C2DD2">
        <w:rPr>
          <w:rFonts w:asciiTheme="minorHAnsi" w:hAnsiTheme="minorHAnsi"/>
          <w:b/>
          <w:i/>
        </w:rPr>
        <w:br/>
      </w:r>
      <w:r w:rsidRPr="009C2DD2">
        <w:rPr>
          <w:rStyle w:val="br-ln-group"/>
          <w:rFonts w:asciiTheme="minorHAnsi" w:hAnsiTheme="minorHAnsi"/>
          <w:b/>
          <w:i/>
        </w:rPr>
        <w:t>for you were slain, and by your blood you ransomed people for God</w:t>
      </w:r>
      <w:r w:rsidRPr="009C2DD2">
        <w:rPr>
          <w:rFonts w:asciiTheme="minorHAnsi" w:hAnsiTheme="minorHAnsi"/>
          <w:b/>
          <w:i/>
        </w:rPr>
        <w:br/>
      </w:r>
      <w:r w:rsidRPr="009C2DD2">
        <w:rPr>
          <w:rStyle w:val="indent"/>
          <w:rFonts w:asciiTheme="minorHAnsi" w:hAnsiTheme="minorHAnsi"/>
          <w:b/>
          <w:i/>
        </w:rPr>
        <w:t>from every tribe and language and people and nation,</w:t>
      </w:r>
      <w:r w:rsidRPr="009C2DD2">
        <w:rPr>
          <w:rFonts w:asciiTheme="minorHAnsi" w:hAnsiTheme="minorHAnsi"/>
          <w:b/>
          <w:i/>
        </w:rPr>
        <w:br/>
      </w:r>
      <w:r w:rsidRPr="009C2DD2">
        <w:rPr>
          <w:rStyle w:val="ln-group"/>
          <w:rFonts w:asciiTheme="minorHAnsi" w:hAnsiTheme="minorHAnsi"/>
          <w:b/>
          <w:i/>
        </w:rPr>
        <w:t>and you have made them a kingdom and priests to our God,</w:t>
      </w:r>
      <w:r w:rsidRPr="009C2DD2">
        <w:rPr>
          <w:rFonts w:asciiTheme="minorHAnsi" w:hAnsiTheme="minorHAnsi"/>
          <w:b/>
          <w:i/>
        </w:rPr>
        <w:br/>
      </w:r>
      <w:r w:rsidRPr="009C2DD2">
        <w:rPr>
          <w:rStyle w:val="indent"/>
          <w:rFonts w:asciiTheme="minorHAnsi" w:hAnsiTheme="minorHAnsi"/>
          <w:b/>
          <w:i/>
        </w:rPr>
        <w:t>and they shall reign on the earth.”</w:t>
      </w:r>
    </w:p>
    <w:p w14:paraId="65EB52FD" w14:textId="4538C25E" w:rsidR="009C2DD2" w:rsidRPr="009C2DD2" w:rsidRDefault="009C2DD2" w:rsidP="009C2DD2">
      <w:pPr>
        <w:pStyle w:val="same-paragraph"/>
        <w:jc w:val="center"/>
        <w:rPr>
          <w:rFonts w:asciiTheme="minorHAnsi" w:hAnsiTheme="minorHAnsi"/>
          <w:b/>
          <w:i/>
        </w:rPr>
      </w:pPr>
      <w:r w:rsidRPr="009C2DD2">
        <w:rPr>
          <w:rFonts w:asciiTheme="minorHAnsi" w:hAnsiTheme="minorHAnsi"/>
          <w:b/>
          <w:i/>
        </w:rPr>
        <w:t>Then I looked, and I heard around the throne and the living creatures and the elders the voice of many angels, numbering myriads of myriads and thousands of thousands, saying with a loud voice,</w:t>
      </w:r>
    </w:p>
    <w:p w14:paraId="0FDB9F96" w14:textId="77777777" w:rsidR="009C2DD2" w:rsidRPr="009C2DD2" w:rsidRDefault="009C2DD2" w:rsidP="009C2DD2">
      <w:pPr>
        <w:pStyle w:val="line-group"/>
        <w:jc w:val="center"/>
        <w:rPr>
          <w:rFonts w:asciiTheme="minorHAnsi" w:hAnsiTheme="minorHAnsi"/>
          <w:b/>
          <w:i/>
        </w:rPr>
      </w:pPr>
      <w:r w:rsidRPr="009C2DD2">
        <w:rPr>
          <w:rStyle w:val="ln-group"/>
          <w:rFonts w:asciiTheme="minorHAnsi" w:hAnsiTheme="minorHAnsi"/>
          <w:b/>
          <w:i/>
        </w:rPr>
        <w:t>“Worthy is the Lamb who was slain,</w:t>
      </w:r>
      <w:r w:rsidRPr="009C2DD2">
        <w:rPr>
          <w:rFonts w:asciiTheme="minorHAnsi" w:hAnsiTheme="minorHAnsi"/>
          <w:b/>
          <w:i/>
        </w:rPr>
        <w:br/>
      </w:r>
      <w:r w:rsidRPr="009C2DD2">
        <w:rPr>
          <w:rStyle w:val="br-ln-group-10"/>
          <w:rFonts w:asciiTheme="minorHAnsi" w:hAnsiTheme="minorHAnsi"/>
          <w:b/>
          <w:i/>
        </w:rPr>
        <w:t>to receive power and wealth and wisdom and might</w:t>
      </w:r>
      <w:r w:rsidRPr="009C2DD2">
        <w:rPr>
          <w:rFonts w:asciiTheme="minorHAnsi" w:hAnsiTheme="minorHAnsi"/>
          <w:b/>
          <w:i/>
        </w:rPr>
        <w:br/>
      </w:r>
      <w:r w:rsidRPr="009C2DD2">
        <w:rPr>
          <w:rStyle w:val="br-ln-group-10"/>
          <w:rFonts w:asciiTheme="minorHAnsi" w:hAnsiTheme="minorHAnsi"/>
          <w:b/>
          <w:i/>
        </w:rPr>
        <w:t>and honor and glory and blessing!”</w:t>
      </w:r>
    </w:p>
    <w:p w14:paraId="7785F1A4" w14:textId="78822B9F" w:rsidR="009C2DD2" w:rsidRPr="009C2DD2" w:rsidRDefault="009C2DD2" w:rsidP="009C2DD2">
      <w:pPr>
        <w:pStyle w:val="same-paragraph"/>
        <w:jc w:val="center"/>
        <w:rPr>
          <w:rFonts w:asciiTheme="minorHAnsi" w:hAnsiTheme="minorHAnsi"/>
          <w:b/>
          <w:i/>
        </w:rPr>
      </w:pPr>
      <w:r w:rsidRPr="009C2DD2">
        <w:rPr>
          <w:rFonts w:asciiTheme="minorHAnsi" w:hAnsiTheme="minorHAnsi"/>
          <w:b/>
          <w:i/>
        </w:rPr>
        <w:t>And I heard every creature in heaven and on earth and under the earth and in the sea, and all that is in them, saying,</w:t>
      </w:r>
    </w:p>
    <w:p w14:paraId="68940A99" w14:textId="77777777" w:rsidR="009C2DD2" w:rsidRPr="009C2DD2" w:rsidRDefault="009C2DD2" w:rsidP="009C2DD2">
      <w:pPr>
        <w:pStyle w:val="line-group"/>
        <w:jc w:val="center"/>
        <w:rPr>
          <w:rFonts w:asciiTheme="minorHAnsi" w:hAnsiTheme="minorHAnsi"/>
          <w:b/>
          <w:i/>
        </w:rPr>
      </w:pPr>
      <w:r w:rsidRPr="009C2DD2">
        <w:rPr>
          <w:rStyle w:val="ln-group"/>
          <w:rFonts w:asciiTheme="minorHAnsi" w:hAnsiTheme="minorHAnsi"/>
          <w:b/>
          <w:i/>
        </w:rPr>
        <w:t>“To him who sits on the throne and to the Lamb</w:t>
      </w:r>
      <w:r w:rsidRPr="009C2DD2">
        <w:rPr>
          <w:rFonts w:asciiTheme="minorHAnsi" w:hAnsiTheme="minorHAnsi"/>
          <w:b/>
          <w:i/>
        </w:rPr>
        <w:br/>
      </w:r>
      <w:r w:rsidRPr="009C2DD2">
        <w:rPr>
          <w:rStyle w:val="br-ln-group-10"/>
          <w:rFonts w:asciiTheme="minorHAnsi" w:hAnsiTheme="minorHAnsi"/>
          <w:b/>
          <w:i/>
        </w:rPr>
        <w:t>be blessing and honor and glory and might forever and ever!”</w:t>
      </w:r>
    </w:p>
    <w:p w14:paraId="7A280B01" w14:textId="5A90151A" w:rsidR="009C2DD2" w:rsidRPr="009C2DD2" w:rsidRDefault="009C2DD2" w:rsidP="009C2DD2">
      <w:pPr>
        <w:pStyle w:val="line"/>
        <w:jc w:val="center"/>
        <w:rPr>
          <w:rFonts w:asciiTheme="minorHAnsi" w:hAnsiTheme="minorHAnsi" w:cstheme="minorHAnsi"/>
          <w:b/>
          <w:i/>
        </w:rPr>
      </w:pPr>
      <w:r w:rsidRPr="009C2DD2">
        <w:rPr>
          <w:rFonts w:asciiTheme="minorHAnsi" w:hAnsiTheme="minorHAnsi"/>
          <w:b/>
          <w:i/>
        </w:rPr>
        <w:t>And the four living creatures said, “Amen!” and the elders fell down and worshiped.</w:t>
      </w:r>
    </w:p>
    <w:p w14:paraId="09C0A1E6" w14:textId="77777777" w:rsidR="00ED1D30" w:rsidRDefault="5897EC05" w:rsidP="5897EC05">
      <w:pPr>
        <w:spacing w:before="100" w:beforeAutospacing="1" w:after="100" w:afterAutospacing="1" w:line="240" w:lineRule="auto"/>
        <w:jc w:val="center"/>
        <w:rPr>
          <w:rFonts w:eastAsia="Times New Roman" w:cstheme="minorHAnsi"/>
          <w:b/>
          <w:i/>
          <w:sz w:val="24"/>
          <w:szCs w:val="24"/>
        </w:rPr>
      </w:pPr>
      <w:r w:rsidRPr="5897EC05">
        <w:rPr>
          <w:rFonts w:asciiTheme="minorHAnsi" w:eastAsiaTheme="minorEastAsia" w:hAnsiTheme="minorHAnsi" w:cstheme="minorBidi"/>
          <w:b/>
          <w:bCs/>
          <w:i/>
          <w:iCs/>
          <w:sz w:val="24"/>
          <w:szCs w:val="24"/>
        </w:rPr>
        <w:t xml:space="preserve">In a loud voice they were saying: “Worthy is the Lamb, who was slain, to receive power and wealth and wisdom and strength and honor and glory and praise!” </w:t>
      </w:r>
      <w:r w:rsidRPr="5897EC05">
        <w:rPr>
          <w:rFonts w:asciiTheme="minorHAnsi" w:eastAsiaTheme="minorEastAsia" w:hAnsiTheme="minorHAnsi" w:cstheme="minorBidi"/>
          <w:b/>
          <w:bCs/>
          <w:i/>
          <w:iCs/>
          <w:sz w:val="24"/>
          <w:szCs w:val="24"/>
          <w:vertAlign w:val="superscript"/>
        </w:rPr>
        <w:t>13 </w:t>
      </w:r>
      <w:r w:rsidRPr="5897EC05">
        <w:rPr>
          <w:rFonts w:asciiTheme="minorHAnsi" w:eastAsiaTheme="minorEastAsia" w:hAnsiTheme="minorHAnsi" w:cstheme="minorBidi"/>
          <w:b/>
          <w:bCs/>
          <w:i/>
          <w:iCs/>
          <w:sz w:val="24"/>
          <w:szCs w:val="24"/>
        </w:rPr>
        <w:t>Then I heard every creature in heaven and on earth and under the earth and on the sea, and all that is in them, saying: “To him who sits on the throne and to the Lamb be praise and honor and glory and power, for ever and ever!”</w:t>
      </w:r>
    </w:p>
    <w:p w14:paraId="3E0F990C" w14:textId="77777777" w:rsidR="00ED1D30" w:rsidRPr="001B631C" w:rsidRDefault="5897EC05" w:rsidP="00ED1D30">
      <w:pPr>
        <w:jc w:val="center"/>
        <w:rPr>
          <w:b/>
          <w:sz w:val="28"/>
          <w:szCs w:val="28"/>
        </w:rPr>
      </w:pPr>
      <w:r w:rsidRPr="5897EC05">
        <w:rPr>
          <w:b/>
          <w:bCs/>
          <w:sz w:val="28"/>
          <w:szCs w:val="28"/>
        </w:rPr>
        <w:t>A Happy Ending</w:t>
      </w:r>
    </w:p>
    <w:p w14:paraId="1831D4E7" w14:textId="2B4E9794" w:rsidR="00534B70" w:rsidRDefault="00CD4D75" w:rsidP="001E6A0A">
      <w:pPr>
        <w:ind w:firstLine="720"/>
        <w:jc w:val="both"/>
        <w:rPr>
          <w:sz w:val="24"/>
          <w:szCs w:val="24"/>
        </w:rPr>
      </w:pPr>
      <w:r>
        <w:rPr>
          <w:sz w:val="24"/>
          <w:szCs w:val="24"/>
        </w:rPr>
        <w:t xml:space="preserve">In his message, “A Complete Christmas”, Herb Hodges said: “With Jesus, the rest of the story is the best of the story.” And so we will end with the best part of the story. </w:t>
      </w:r>
      <w:r w:rsidR="00DD1B88">
        <w:rPr>
          <w:sz w:val="24"/>
          <w:szCs w:val="24"/>
        </w:rPr>
        <w:t xml:space="preserve">As we rap-up our study of Ephesians, let’s return to the story of its history. </w:t>
      </w:r>
      <w:r w:rsidR="008C647A">
        <w:rPr>
          <w:sz w:val="24"/>
          <w:szCs w:val="24"/>
        </w:rPr>
        <w:t xml:space="preserve">According to tradition, Saint John the Apostle </w:t>
      </w:r>
      <w:r w:rsidR="00C23E09">
        <w:rPr>
          <w:sz w:val="24"/>
          <w:szCs w:val="24"/>
        </w:rPr>
        <w:t>spent his last years</w:t>
      </w:r>
      <w:r w:rsidR="008C647A">
        <w:rPr>
          <w:sz w:val="24"/>
          <w:szCs w:val="24"/>
        </w:rPr>
        <w:t xml:space="preserve"> in Ephesus</w:t>
      </w:r>
      <w:r w:rsidR="00C23E09">
        <w:rPr>
          <w:sz w:val="24"/>
          <w:szCs w:val="24"/>
        </w:rPr>
        <w:t>.</w:t>
      </w:r>
      <w:r w:rsidR="00EE5F42" w:rsidRPr="00EE5F42">
        <w:rPr>
          <w:sz w:val="24"/>
          <w:szCs w:val="24"/>
        </w:rPr>
        <w:t xml:space="preserve"> </w:t>
      </w:r>
      <w:r w:rsidR="00EE5F42">
        <w:rPr>
          <w:sz w:val="24"/>
          <w:szCs w:val="24"/>
        </w:rPr>
        <w:t>B</w:t>
      </w:r>
      <w:r w:rsidR="00C23E09">
        <w:rPr>
          <w:sz w:val="24"/>
          <w:szCs w:val="24"/>
        </w:rPr>
        <w:t>el</w:t>
      </w:r>
      <w:r w:rsidR="00137057">
        <w:rPr>
          <w:sz w:val="24"/>
          <w:szCs w:val="24"/>
        </w:rPr>
        <w:t>ief</w:t>
      </w:r>
      <w:r w:rsidR="00C23E09">
        <w:rPr>
          <w:sz w:val="24"/>
          <w:szCs w:val="24"/>
        </w:rPr>
        <w:t xml:space="preserve"> </w:t>
      </w:r>
      <w:r w:rsidR="00EE5F42">
        <w:rPr>
          <w:sz w:val="24"/>
          <w:szCs w:val="24"/>
        </w:rPr>
        <w:t>is,</w:t>
      </w:r>
      <w:r w:rsidR="00C23E09">
        <w:rPr>
          <w:sz w:val="24"/>
          <w:szCs w:val="24"/>
        </w:rPr>
        <w:t xml:space="preserve"> he died and was buried there around AD 98. </w:t>
      </w:r>
      <w:r w:rsidR="00EB645D">
        <w:rPr>
          <w:sz w:val="24"/>
          <w:szCs w:val="24"/>
        </w:rPr>
        <w:t>Again, this brings to light the significance of the church at Ephesus.</w:t>
      </w:r>
      <w:r w:rsidR="008C647A">
        <w:rPr>
          <w:sz w:val="24"/>
          <w:szCs w:val="24"/>
        </w:rPr>
        <w:t xml:space="preserve"> </w:t>
      </w:r>
      <w:r w:rsidR="00C23E09">
        <w:rPr>
          <w:sz w:val="24"/>
          <w:szCs w:val="24"/>
        </w:rPr>
        <w:t>Most of the historical information we have on John was recorded and passed along</w:t>
      </w:r>
      <w:r w:rsidR="001E6A0A">
        <w:rPr>
          <w:sz w:val="24"/>
          <w:szCs w:val="24"/>
        </w:rPr>
        <w:t xml:space="preserve"> through </w:t>
      </w:r>
      <w:r w:rsidR="000F77A8">
        <w:rPr>
          <w:sz w:val="24"/>
          <w:szCs w:val="24"/>
        </w:rPr>
        <w:t>John’s disciple</w:t>
      </w:r>
      <w:r w:rsidR="00C23E09">
        <w:rPr>
          <w:sz w:val="24"/>
          <w:szCs w:val="24"/>
        </w:rPr>
        <w:t xml:space="preserve"> Polycarp</w:t>
      </w:r>
      <w:r w:rsidR="001E6A0A">
        <w:rPr>
          <w:sz w:val="24"/>
          <w:szCs w:val="24"/>
        </w:rPr>
        <w:t xml:space="preserve">, </w:t>
      </w:r>
      <w:r w:rsidR="000F77A8">
        <w:rPr>
          <w:sz w:val="24"/>
          <w:szCs w:val="24"/>
        </w:rPr>
        <w:t xml:space="preserve">and his </w:t>
      </w:r>
      <w:r w:rsidR="001E6A0A">
        <w:rPr>
          <w:sz w:val="24"/>
          <w:szCs w:val="24"/>
        </w:rPr>
        <w:t>disciple</w:t>
      </w:r>
      <w:r w:rsidR="00EE5F42">
        <w:rPr>
          <w:sz w:val="24"/>
          <w:szCs w:val="24"/>
        </w:rPr>
        <w:t xml:space="preserve"> </w:t>
      </w:r>
      <w:r w:rsidR="00C23E09">
        <w:rPr>
          <w:sz w:val="24"/>
          <w:szCs w:val="24"/>
        </w:rPr>
        <w:t>Irenaeus</w:t>
      </w:r>
      <w:r w:rsidR="001E6A0A">
        <w:rPr>
          <w:sz w:val="24"/>
          <w:szCs w:val="24"/>
        </w:rPr>
        <w:t xml:space="preserve"> -</w:t>
      </w:r>
      <w:r w:rsidR="00EE5F42">
        <w:rPr>
          <w:sz w:val="24"/>
          <w:szCs w:val="24"/>
        </w:rPr>
        <w:t xml:space="preserve"> an important early church father</w:t>
      </w:r>
      <w:r w:rsidR="00C23E09">
        <w:rPr>
          <w:sz w:val="24"/>
          <w:szCs w:val="24"/>
        </w:rPr>
        <w:t xml:space="preserve">. </w:t>
      </w:r>
    </w:p>
    <w:p w14:paraId="1F6EE7B0" w14:textId="27F85FCE" w:rsidR="001E6A0A" w:rsidRDefault="00534B70" w:rsidP="001E6A0A">
      <w:pPr>
        <w:ind w:firstLine="720"/>
        <w:jc w:val="both"/>
        <w:rPr>
          <w:sz w:val="24"/>
          <w:szCs w:val="24"/>
        </w:rPr>
      </w:pPr>
      <w:r>
        <w:rPr>
          <w:sz w:val="24"/>
          <w:szCs w:val="24"/>
        </w:rPr>
        <w:t>It was during Johns residency in Ephe</w:t>
      </w:r>
      <w:r w:rsidR="001E6A0A">
        <w:rPr>
          <w:sz w:val="24"/>
          <w:szCs w:val="24"/>
        </w:rPr>
        <w:t>sus</w:t>
      </w:r>
      <w:r>
        <w:rPr>
          <w:sz w:val="24"/>
          <w:szCs w:val="24"/>
        </w:rPr>
        <w:t xml:space="preserve"> that he wrote </w:t>
      </w:r>
      <w:r w:rsidR="00EB645D">
        <w:rPr>
          <w:sz w:val="24"/>
          <w:szCs w:val="24"/>
        </w:rPr>
        <w:t>the gospel of John and his three other epistles. As the “Disciple Whom Jesus Loved,” it’s not surprising that the love of God was the central theme of his writing.</w:t>
      </w:r>
      <w:r w:rsidR="001E6A0A">
        <w:rPr>
          <w:sz w:val="24"/>
          <w:szCs w:val="24"/>
        </w:rPr>
        <w:t xml:space="preserve"> (John 3:16</w:t>
      </w:r>
      <w:r w:rsidR="00EB645D">
        <w:rPr>
          <w:sz w:val="24"/>
          <w:szCs w:val="24"/>
        </w:rPr>
        <w:t>, 21-24</w:t>
      </w:r>
      <w:r w:rsidR="001E6A0A">
        <w:rPr>
          <w:sz w:val="24"/>
          <w:szCs w:val="24"/>
        </w:rPr>
        <w:t xml:space="preserve">; 1, 2, 3 John) </w:t>
      </w:r>
    </w:p>
    <w:p w14:paraId="4C918D52" w14:textId="37B83404" w:rsidR="00DA4FFC" w:rsidRDefault="000F77A8" w:rsidP="00ED1D30">
      <w:pPr>
        <w:ind w:firstLine="720"/>
        <w:jc w:val="both"/>
        <w:rPr>
          <w:sz w:val="24"/>
          <w:szCs w:val="24"/>
        </w:rPr>
      </w:pPr>
      <w:r>
        <w:rPr>
          <w:sz w:val="24"/>
          <w:szCs w:val="24"/>
        </w:rPr>
        <w:t xml:space="preserve">I would like to point out </w:t>
      </w:r>
      <w:r w:rsidR="00137057">
        <w:rPr>
          <w:sz w:val="24"/>
          <w:szCs w:val="24"/>
        </w:rPr>
        <w:t xml:space="preserve">that </w:t>
      </w:r>
      <w:r>
        <w:rPr>
          <w:sz w:val="24"/>
          <w:szCs w:val="24"/>
        </w:rPr>
        <w:t>Paul and saint John</w:t>
      </w:r>
      <w:r w:rsidR="00F76235">
        <w:rPr>
          <w:sz w:val="24"/>
          <w:szCs w:val="24"/>
        </w:rPr>
        <w:t xml:space="preserve"> had at least two significant things in common. </w:t>
      </w:r>
      <w:r>
        <w:rPr>
          <w:sz w:val="24"/>
          <w:szCs w:val="24"/>
        </w:rPr>
        <w:t xml:space="preserve"> </w:t>
      </w:r>
      <w:r w:rsidR="001A43CA">
        <w:rPr>
          <w:sz w:val="24"/>
          <w:szCs w:val="24"/>
        </w:rPr>
        <w:t xml:space="preserve">In addition to the fact that they both personally ministered to the saints at Ephesus, </w:t>
      </w:r>
      <w:r w:rsidR="00067D54">
        <w:rPr>
          <w:sz w:val="24"/>
          <w:szCs w:val="24"/>
        </w:rPr>
        <w:t xml:space="preserve">they </w:t>
      </w:r>
      <w:r w:rsidR="00F76235">
        <w:rPr>
          <w:sz w:val="24"/>
          <w:szCs w:val="24"/>
        </w:rPr>
        <w:t>received revelation and interpretation of several divine mysteries. These mysteries had only been alluded to in the writings of the Old Testament prophets such as</w:t>
      </w:r>
      <w:r w:rsidR="00067D54">
        <w:rPr>
          <w:sz w:val="24"/>
          <w:szCs w:val="24"/>
        </w:rPr>
        <w:t xml:space="preserve"> Isaiah and Hosea.</w:t>
      </w:r>
      <w:r w:rsidR="001A43CA">
        <w:rPr>
          <w:sz w:val="24"/>
          <w:szCs w:val="24"/>
        </w:rPr>
        <w:t xml:space="preserve"> (Isaiah 54:5-17; Hosea 2:14-23, 3:15)</w:t>
      </w:r>
      <w:r w:rsidR="00067D54">
        <w:rPr>
          <w:sz w:val="24"/>
          <w:szCs w:val="24"/>
        </w:rPr>
        <w:t xml:space="preserve"> Paul and John </w:t>
      </w:r>
      <w:r w:rsidR="00F76235">
        <w:rPr>
          <w:sz w:val="24"/>
          <w:szCs w:val="24"/>
        </w:rPr>
        <w:t xml:space="preserve">were the </w:t>
      </w:r>
      <w:r w:rsidR="00F81F34">
        <w:rPr>
          <w:sz w:val="24"/>
          <w:szCs w:val="24"/>
        </w:rPr>
        <w:t>recipients</w:t>
      </w:r>
      <w:r w:rsidR="00F76235">
        <w:rPr>
          <w:sz w:val="24"/>
          <w:szCs w:val="24"/>
        </w:rPr>
        <w:t xml:space="preserve"> of </w:t>
      </w:r>
      <w:r w:rsidR="00067D54">
        <w:rPr>
          <w:sz w:val="24"/>
          <w:szCs w:val="24"/>
        </w:rPr>
        <w:t xml:space="preserve">the divine mystery that the Church is the blood bought Bride of Christ. </w:t>
      </w:r>
      <w:r w:rsidR="00DA4FFC">
        <w:rPr>
          <w:sz w:val="24"/>
          <w:szCs w:val="24"/>
        </w:rPr>
        <w:t xml:space="preserve">Let’s not forget that both Paul and John were flesh and blood men, just like us. However, they both record for us the Revelation of the glory of God in the face of Christ Jesus. </w:t>
      </w:r>
    </w:p>
    <w:p w14:paraId="77D3BA3D" w14:textId="77777777" w:rsidR="00E37520" w:rsidRDefault="00A41695" w:rsidP="00E37520">
      <w:pPr>
        <w:rPr>
          <w:b/>
          <w:bCs/>
          <w:sz w:val="28"/>
          <w:szCs w:val="28"/>
        </w:rPr>
      </w:pPr>
      <w:r>
        <w:rPr>
          <w:b/>
          <w:bCs/>
          <w:sz w:val="28"/>
          <w:szCs w:val="28"/>
        </w:rPr>
        <w:t>DIGGING DEEPER</w:t>
      </w:r>
      <w:r w:rsidR="00E37520">
        <w:rPr>
          <w:b/>
          <w:bCs/>
          <w:sz w:val="28"/>
          <w:szCs w:val="28"/>
        </w:rPr>
        <w:t xml:space="preserve">: Read the following passages and make notes of any insights and personal applications. </w:t>
      </w:r>
    </w:p>
    <w:p w14:paraId="13510B16" w14:textId="16DEAE5C" w:rsidR="00874440" w:rsidRPr="00E37520" w:rsidRDefault="00874440" w:rsidP="00BD269D">
      <w:pPr>
        <w:pStyle w:val="ListParagraph"/>
        <w:numPr>
          <w:ilvl w:val="0"/>
          <w:numId w:val="80"/>
        </w:numPr>
        <w:rPr>
          <w:rFonts w:asciiTheme="minorHAnsi" w:eastAsiaTheme="minorEastAsia" w:hAnsiTheme="minorHAnsi" w:cstheme="minorBidi"/>
          <w:bCs/>
          <w:i/>
          <w:color w:val="000000"/>
          <w:sz w:val="24"/>
          <w:szCs w:val="24"/>
          <w:shd w:val="clear" w:color="auto" w:fill="FFFFFF"/>
        </w:rPr>
      </w:pPr>
      <w:r w:rsidRPr="00E37520">
        <w:rPr>
          <w:sz w:val="24"/>
          <w:szCs w:val="24"/>
        </w:rPr>
        <w:t xml:space="preserve">Acts 8:1-7; </w:t>
      </w:r>
      <w:r w:rsidR="00DA4FFC" w:rsidRPr="00E37520">
        <w:rPr>
          <w:sz w:val="24"/>
          <w:szCs w:val="24"/>
        </w:rPr>
        <w:t>1 Corinthians 4:</w:t>
      </w:r>
      <w:r w:rsidRPr="00E37520">
        <w:rPr>
          <w:sz w:val="24"/>
          <w:szCs w:val="24"/>
        </w:rPr>
        <w:t>1-3; 2 Corinthians 1-6; John 1:14-18, 2:1-11; 1 John 1:1-4, 4:2; 2 John 7; Revelation 1:1-</w:t>
      </w:r>
      <w:r w:rsidR="0079771E" w:rsidRPr="00E37520">
        <w:rPr>
          <w:sz w:val="24"/>
          <w:szCs w:val="24"/>
        </w:rPr>
        <w:t>20</w:t>
      </w:r>
      <w:r w:rsidRPr="00E37520">
        <w:rPr>
          <w:sz w:val="24"/>
          <w:szCs w:val="24"/>
        </w:rPr>
        <w:t>, 19:11-18</w:t>
      </w:r>
    </w:p>
    <w:p w14:paraId="2F216E79" w14:textId="77777777" w:rsidR="00874440" w:rsidRPr="00874440" w:rsidRDefault="00874440" w:rsidP="00874440">
      <w:pPr>
        <w:pStyle w:val="ListParagraph"/>
        <w:jc w:val="both"/>
        <w:rPr>
          <w:rFonts w:asciiTheme="minorHAnsi" w:eastAsiaTheme="minorEastAsia" w:hAnsiTheme="minorHAnsi" w:cstheme="minorBidi"/>
          <w:bCs/>
          <w:i/>
          <w:color w:val="000000"/>
          <w:sz w:val="24"/>
          <w:szCs w:val="24"/>
          <w:shd w:val="clear" w:color="auto" w:fill="FFFFFF"/>
        </w:rPr>
      </w:pPr>
    </w:p>
    <w:p w14:paraId="65E59E14" w14:textId="77777777" w:rsidR="005303A4" w:rsidRDefault="00ED1D30" w:rsidP="00874440">
      <w:pPr>
        <w:ind w:firstLine="720"/>
        <w:jc w:val="both"/>
        <w:rPr>
          <w:sz w:val="24"/>
          <w:szCs w:val="24"/>
        </w:rPr>
      </w:pPr>
      <w:r w:rsidRPr="00874440">
        <w:rPr>
          <w:sz w:val="24"/>
          <w:szCs w:val="24"/>
        </w:rPr>
        <w:t xml:space="preserve">John </w:t>
      </w:r>
      <w:r w:rsidR="00874440">
        <w:rPr>
          <w:sz w:val="24"/>
          <w:szCs w:val="24"/>
        </w:rPr>
        <w:t>was the youngest of the disciples. He was there when</w:t>
      </w:r>
      <w:r w:rsidRPr="00874440">
        <w:rPr>
          <w:sz w:val="24"/>
          <w:szCs w:val="24"/>
        </w:rPr>
        <w:t xml:space="preserve"> Jesus</w:t>
      </w:r>
      <w:r w:rsidR="00874440">
        <w:rPr>
          <w:sz w:val="24"/>
          <w:szCs w:val="24"/>
        </w:rPr>
        <w:t xml:space="preserve"> performed His</w:t>
      </w:r>
      <w:r w:rsidRPr="00874440">
        <w:rPr>
          <w:sz w:val="24"/>
          <w:szCs w:val="24"/>
        </w:rPr>
        <w:t xml:space="preserve"> first miraculous sign</w:t>
      </w:r>
      <w:r w:rsidR="00874440">
        <w:rPr>
          <w:sz w:val="24"/>
          <w:szCs w:val="24"/>
        </w:rPr>
        <w:t xml:space="preserve"> -</w:t>
      </w:r>
      <w:r w:rsidRPr="00874440">
        <w:rPr>
          <w:sz w:val="24"/>
          <w:szCs w:val="24"/>
        </w:rPr>
        <w:t xml:space="preserve"> the changing of water into wine at the Wedding in Cana. </w:t>
      </w:r>
    </w:p>
    <w:p w14:paraId="2F1D9D9B" w14:textId="06ECF175" w:rsidR="009C2DD2" w:rsidRPr="00874440" w:rsidRDefault="00ED1D30" w:rsidP="00874440">
      <w:pPr>
        <w:ind w:firstLine="720"/>
        <w:jc w:val="both"/>
        <w:rPr>
          <w:rStyle w:val="text"/>
          <w:rFonts w:asciiTheme="minorHAnsi" w:eastAsiaTheme="minorEastAsia" w:hAnsiTheme="minorHAnsi" w:cstheme="minorBidi"/>
          <w:bCs/>
          <w:i/>
          <w:color w:val="000000"/>
          <w:sz w:val="24"/>
          <w:szCs w:val="24"/>
          <w:shd w:val="clear" w:color="auto" w:fill="FFFFFF"/>
        </w:rPr>
      </w:pPr>
      <w:r w:rsidRPr="00874440">
        <w:rPr>
          <w:sz w:val="24"/>
          <w:szCs w:val="24"/>
        </w:rPr>
        <w:t>And it must have made an indelible impression on him</w:t>
      </w:r>
      <w:r w:rsidR="005303A4">
        <w:rPr>
          <w:sz w:val="24"/>
          <w:szCs w:val="24"/>
        </w:rPr>
        <w:t xml:space="preserve">. Because he testifies that </w:t>
      </w:r>
      <w:r w:rsidRPr="00874440">
        <w:rPr>
          <w:sz w:val="24"/>
          <w:szCs w:val="24"/>
        </w:rPr>
        <w:t>this was the hour He first believed</w:t>
      </w:r>
      <w:r w:rsidR="005303A4">
        <w:rPr>
          <w:sz w:val="24"/>
          <w:szCs w:val="24"/>
        </w:rPr>
        <w:t xml:space="preserve">. </w:t>
      </w:r>
      <w:r w:rsidRPr="00874440">
        <w:rPr>
          <w:sz w:val="24"/>
          <w:szCs w:val="24"/>
        </w:rPr>
        <w:t xml:space="preserve">John said, “He thus revealed His glory, and His disciples put their faith in Him.”  John </w:t>
      </w:r>
      <w:r w:rsidR="005303A4">
        <w:rPr>
          <w:sz w:val="24"/>
          <w:szCs w:val="24"/>
        </w:rPr>
        <w:t xml:space="preserve">saw </w:t>
      </w:r>
      <w:r w:rsidRPr="00874440">
        <w:rPr>
          <w:sz w:val="24"/>
          <w:szCs w:val="24"/>
        </w:rPr>
        <w:t>Jesus glory on another occasion</w:t>
      </w:r>
      <w:r w:rsidR="005303A4">
        <w:rPr>
          <w:sz w:val="24"/>
          <w:szCs w:val="24"/>
        </w:rPr>
        <w:t>. He, his brother James and Peter were</w:t>
      </w:r>
      <w:r w:rsidRPr="00874440">
        <w:rPr>
          <w:sz w:val="24"/>
          <w:szCs w:val="24"/>
        </w:rPr>
        <w:t xml:space="preserve"> </w:t>
      </w:r>
      <w:r w:rsidR="005303A4">
        <w:rPr>
          <w:sz w:val="24"/>
          <w:szCs w:val="24"/>
        </w:rPr>
        <w:t>on the top of a mountain alone with Jesus when suddenly Jesus face shone with the glory of God and He was transfigured before their very eyes.</w:t>
      </w:r>
      <w:r w:rsidRPr="00874440">
        <w:rPr>
          <w:sz w:val="24"/>
          <w:szCs w:val="24"/>
        </w:rPr>
        <w:t xml:space="preserve"> “</w:t>
      </w:r>
      <w:r w:rsidRPr="00874440">
        <w:rPr>
          <w:rStyle w:val="text"/>
          <w:rFonts w:asciiTheme="minorHAnsi" w:eastAsiaTheme="minorEastAsia" w:hAnsiTheme="minorHAnsi" w:cstheme="minorBidi"/>
          <w:bCs/>
          <w:i/>
          <w:color w:val="000000"/>
          <w:sz w:val="24"/>
          <w:szCs w:val="24"/>
          <w:shd w:val="clear" w:color="auto" w:fill="FFFFFF"/>
        </w:rPr>
        <w:t>Six days later Jesus took with Him</w:t>
      </w:r>
      <w:r w:rsidRPr="00874440">
        <w:rPr>
          <w:rStyle w:val="apple-converted-space"/>
          <w:rFonts w:asciiTheme="minorHAnsi" w:eastAsiaTheme="minorEastAsia" w:hAnsiTheme="minorHAnsi" w:cstheme="minorBidi"/>
          <w:bCs/>
          <w:i/>
          <w:color w:val="000000"/>
          <w:sz w:val="24"/>
          <w:szCs w:val="24"/>
          <w:shd w:val="clear" w:color="auto" w:fill="FFFFFF"/>
        </w:rPr>
        <w:t> </w:t>
      </w:r>
      <w:r w:rsidRPr="00874440">
        <w:rPr>
          <w:rStyle w:val="text"/>
          <w:rFonts w:asciiTheme="minorHAnsi" w:eastAsiaTheme="minorEastAsia" w:hAnsiTheme="minorHAnsi" w:cstheme="minorBidi"/>
          <w:bCs/>
          <w:i/>
          <w:color w:val="000000"/>
          <w:sz w:val="24"/>
          <w:szCs w:val="24"/>
          <w:shd w:val="clear" w:color="auto" w:fill="FFFFFF"/>
        </w:rPr>
        <w:t>Peter and</w:t>
      </w:r>
      <w:r w:rsidRPr="00874440">
        <w:rPr>
          <w:rStyle w:val="apple-converted-space"/>
          <w:rFonts w:asciiTheme="minorHAnsi" w:eastAsiaTheme="minorEastAsia" w:hAnsiTheme="minorHAnsi" w:cstheme="minorBidi"/>
          <w:bCs/>
          <w:i/>
          <w:color w:val="000000"/>
          <w:sz w:val="24"/>
          <w:szCs w:val="24"/>
          <w:shd w:val="clear" w:color="auto" w:fill="FFFFFF"/>
        </w:rPr>
        <w:t> </w:t>
      </w:r>
      <w:r w:rsidRPr="00874440">
        <w:rPr>
          <w:rStyle w:val="text"/>
          <w:rFonts w:asciiTheme="minorHAnsi" w:eastAsiaTheme="minorEastAsia" w:hAnsiTheme="minorHAnsi" w:cstheme="minorBidi"/>
          <w:bCs/>
          <w:i/>
          <w:color w:val="000000"/>
          <w:sz w:val="24"/>
          <w:szCs w:val="24"/>
          <w:shd w:val="clear" w:color="auto" w:fill="FFFFFF"/>
        </w:rPr>
        <w:t>James and John his brother, and led them up on a high mountain by themselves.</w:t>
      </w:r>
      <w:r w:rsidRPr="00874440">
        <w:rPr>
          <w:rStyle w:val="apple-converted-space"/>
          <w:rFonts w:asciiTheme="minorHAnsi" w:eastAsiaTheme="minorEastAsia" w:hAnsiTheme="minorHAnsi" w:cstheme="minorBidi"/>
          <w:bCs/>
          <w:i/>
          <w:color w:val="000000"/>
          <w:sz w:val="24"/>
          <w:szCs w:val="24"/>
          <w:shd w:val="clear" w:color="auto" w:fill="FFFFFF"/>
        </w:rPr>
        <w:t> </w:t>
      </w:r>
      <w:r w:rsidRPr="00874440">
        <w:rPr>
          <w:rStyle w:val="text"/>
          <w:rFonts w:asciiTheme="minorHAnsi" w:eastAsiaTheme="minorEastAsia" w:hAnsiTheme="minorHAnsi" w:cstheme="minorBidi"/>
          <w:bCs/>
          <w:i/>
          <w:color w:val="000000"/>
          <w:sz w:val="24"/>
          <w:szCs w:val="24"/>
          <w:shd w:val="clear" w:color="auto" w:fill="FFFFFF"/>
          <w:vertAlign w:val="superscript"/>
        </w:rPr>
        <w:t> </w:t>
      </w:r>
      <w:r w:rsidRPr="00874440">
        <w:rPr>
          <w:rStyle w:val="text"/>
          <w:rFonts w:asciiTheme="minorHAnsi" w:eastAsiaTheme="minorEastAsia" w:hAnsiTheme="minorHAnsi" w:cstheme="minorBidi"/>
          <w:bCs/>
          <w:i/>
          <w:color w:val="000000"/>
          <w:sz w:val="24"/>
          <w:szCs w:val="24"/>
          <w:shd w:val="clear" w:color="auto" w:fill="FFFFFF"/>
        </w:rPr>
        <w:t>And He was transfigured before them; and His face shone like the sun, and His garments became as white as light.”</w:t>
      </w:r>
      <w:r w:rsidR="005303A4" w:rsidRPr="005303A4">
        <w:rPr>
          <w:sz w:val="24"/>
          <w:szCs w:val="24"/>
        </w:rPr>
        <w:t xml:space="preserve"> </w:t>
      </w:r>
      <w:r w:rsidR="005303A4">
        <w:rPr>
          <w:sz w:val="24"/>
          <w:szCs w:val="24"/>
        </w:rPr>
        <w:t>(</w:t>
      </w:r>
      <w:r w:rsidR="005303A4" w:rsidRPr="00874440">
        <w:rPr>
          <w:sz w:val="24"/>
          <w:szCs w:val="24"/>
        </w:rPr>
        <w:t>Matthew 17:1-2</w:t>
      </w:r>
      <w:r w:rsidR="005303A4">
        <w:rPr>
          <w:sz w:val="24"/>
          <w:szCs w:val="24"/>
        </w:rPr>
        <w:t>)</w:t>
      </w:r>
      <w:r w:rsidR="005303A4" w:rsidRPr="00874440">
        <w:rPr>
          <w:sz w:val="24"/>
          <w:szCs w:val="24"/>
        </w:rPr>
        <w:t xml:space="preserve"> (NASB</w:t>
      </w:r>
      <w:r w:rsidR="005303A4">
        <w:rPr>
          <w:sz w:val="24"/>
          <w:szCs w:val="24"/>
        </w:rPr>
        <w:t>)</w:t>
      </w:r>
    </w:p>
    <w:p w14:paraId="776F2671" w14:textId="75083EBB" w:rsidR="00ED1D30" w:rsidRPr="00ED5E2D" w:rsidRDefault="000F77A8" w:rsidP="00ED1D30">
      <w:pPr>
        <w:ind w:firstLine="720"/>
        <w:jc w:val="both"/>
        <w:rPr>
          <w:sz w:val="24"/>
          <w:szCs w:val="24"/>
        </w:rPr>
      </w:pPr>
      <w:r>
        <w:rPr>
          <w:sz w:val="24"/>
          <w:szCs w:val="24"/>
        </w:rPr>
        <w:t xml:space="preserve">  </w:t>
      </w:r>
      <w:r w:rsidR="00ED1D30" w:rsidRPr="009C2DD2">
        <w:rPr>
          <w:rFonts w:asciiTheme="minorHAnsi" w:eastAsiaTheme="minorEastAsia" w:hAnsiTheme="minorHAnsi" w:cstheme="minorBidi"/>
          <w:bCs/>
          <w:i/>
          <w:sz w:val="24"/>
          <w:szCs w:val="24"/>
        </w:rPr>
        <w:t xml:space="preserve"> </w:t>
      </w:r>
      <w:r w:rsidR="0079771E">
        <w:rPr>
          <w:rFonts w:asciiTheme="minorHAnsi" w:eastAsiaTheme="minorEastAsia" w:hAnsiTheme="minorHAnsi" w:cstheme="minorBidi"/>
          <w:sz w:val="24"/>
          <w:szCs w:val="24"/>
        </w:rPr>
        <w:t>Many years later, John</w:t>
      </w:r>
      <w:r w:rsidR="00ED1D30" w:rsidRPr="5897EC05">
        <w:rPr>
          <w:rFonts w:asciiTheme="minorHAnsi" w:eastAsiaTheme="minorEastAsia" w:hAnsiTheme="minorHAnsi" w:cstheme="minorBidi"/>
          <w:sz w:val="24"/>
          <w:szCs w:val="24"/>
        </w:rPr>
        <w:t xml:space="preserve"> was eighty years </w:t>
      </w:r>
      <w:r w:rsidR="0079771E">
        <w:rPr>
          <w:rFonts w:asciiTheme="minorHAnsi" w:eastAsiaTheme="minorEastAsia" w:hAnsiTheme="minorHAnsi" w:cstheme="minorBidi"/>
          <w:sz w:val="24"/>
          <w:szCs w:val="24"/>
        </w:rPr>
        <w:t>old when he was</w:t>
      </w:r>
      <w:r w:rsidR="00ED1D30" w:rsidRPr="5897EC05">
        <w:rPr>
          <w:rFonts w:asciiTheme="minorHAnsi" w:eastAsiaTheme="minorEastAsia" w:hAnsiTheme="minorHAnsi" w:cstheme="minorBidi"/>
          <w:sz w:val="24"/>
          <w:szCs w:val="24"/>
        </w:rPr>
        <w:t xml:space="preserve"> im</w:t>
      </w:r>
      <w:r w:rsidR="0079771E">
        <w:rPr>
          <w:rFonts w:asciiTheme="minorHAnsi" w:eastAsiaTheme="minorEastAsia" w:hAnsiTheme="minorHAnsi" w:cstheme="minorBidi"/>
          <w:sz w:val="24"/>
          <w:szCs w:val="24"/>
        </w:rPr>
        <w:t xml:space="preserve">prisoned on an island in Greece. The Lord Jesus </w:t>
      </w:r>
      <w:r w:rsidR="00ED1D30" w:rsidRPr="5897EC05">
        <w:rPr>
          <w:rFonts w:asciiTheme="minorHAnsi" w:eastAsiaTheme="minorEastAsia" w:hAnsiTheme="minorHAnsi" w:cstheme="minorBidi"/>
          <w:sz w:val="24"/>
          <w:szCs w:val="24"/>
        </w:rPr>
        <w:t xml:space="preserve">visited </w:t>
      </w:r>
      <w:r w:rsidR="0079771E">
        <w:rPr>
          <w:rFonts w:asciiTheme="minorHAnsi" w:eastAsiaTheme="minorEastAsia" w:hAnsiTheme="minorHAnsi" w:cstheme="minorBidi"/>
          <w:sz w:val="24"/>
          <w:szCs w:val="24"/>
        </w:rPr>
        <w:t>His beloved disciple. Once again,</w:t>
      </w:r>
      <w:r w:rsidR="00ED1D30" w:rsidRPr="5897EC05">
        <w:rPr>
          <w:rFonts w:asciiTheme="minorHAnsi" w:eastAsiaTheme="minorEastAsia" w:hAnsiTheme="minorHAnsi" w:cstheme="minorBidi"/>
          <w:sz w:val="24"/>
          <w:szCs w:val="24"/>
        </w:rPr>
        <w:t xml:space="preserve"> </w:t>
      </w:r>
      <w:r w:rsidR="0079771E">
        <w:rPr>
          <w:rFonts w:asciiTheme="minorHAnsi" w:eastAsiaTheme="minorEastAsia" w:hAnsiTheme="minorHAnsi" w:cstheme="minorBidi"/>
          <w:sz w:val="24"/>
          <w:szCs w:val="24"/>
        </w:rPr>
        <w:t>John saw the glory of God in Jesus. His face, said John, was</w:t>
      </w:r>
      <w:r w:rsidR="00ED1D30" w:rsidRPr="5897EC05">
        <w:rPr>
          <w:rFonts w:asciiTheme="minorHAnsi" w:eastAsiaTheme="minorEastAsia" w:hAnsiTheme="minorHAnsi" w:cstheme="minorBidi"/>
          <w:sz w:val="24"/>
          <w:szCs w:val="24"/>
        </w:rPr>
        <w:t xml:space="preserve"> </w:t>
      </w:r>
      <w:r w:rsidR="0079771E">
        <w:rPr>
          <w:rFonts w:asciiTheme="minorHAnsi" w:eastAsiaTheme="minorEastAsia" w:hAnsiTheme="minorHAnsi" w:cstheme="minorBidi"/>
          <w:sz w:val="24"/>
          <w:szCs w:val="24"/>
        </w:rPr>
        <w:t>“</w:t>
      </w:r>
      <w:r w:rsidR="00ED1D30" w:rsidRPr="5897EC05">
        <w:rPr>
          <w:rFonts w:asciiTheme="minorHAnsi" w:eastAsiaTheme="minorEastAsia" w:hAnsiTheme="minorHAnsi" w:cstheme="minorBidi"/>
          <w:sz w:val="24"/>
          <w:szCs w:val="24"/>
        </w:rPr>
        <w:t>shinning like the sun</w:t>
      </w:r>
      <w:r w:rsidR="0079771E">
        <w:rPr>
          <w:rFonts w:asciiTheme="minorHAnsi" w:eastAsiaTheme="minorEastAsia" w:hAnsiTheme="minorHAnsi" w:cstheme="minorBidi"/>
          <w:sz w:val="24"/>
          <w:szCs w:val="24"/>
        </w:rPr>
        <w:t>.”</w:t>
      </w:r>
      <w:r w:rsidR="00ED1D30" w:rsidRPr="5897EC05">
        <w:rPr>
          <w:rFonts w:asciiTheme="minorHAnsi" w:eastAsiaTheme="minorEastAsia" w:hAnsiTheme="minorHAnsi" w:cstheme="minorBidi"/>
          <w:sz w:val="24"/>
          <w:szCs w:val="24"/>
        </w:rPr>
        <w:t xml:space="preserve"> It was almost too much for John to bear. John’s aged eyes were about to see the final vision of Christ Jesus in all of His glory.  And John wrote what heard and saw: </w:t>
      </w:r>
    </w:p>
    <w:p w14:paraId="7E22A905" w14:textId="77777777" w:rsidR="00ED1D30" w:rsidRPr="00E93EC3" w:rsidRDefault="5897EC05" w:rsidP="00ED1D30">
      <w:pPr>
        <w:jc w:val="center"/>
        <w:rPr>
          <w:rFonts w:cstheme="minorHAnsi"/>
          <w:b/>
          <w:i/>
          <w:sz w:val="24"/>
          <w:szCs w:val="24"/>
        </w:rPr>
      </w:pPr>
      <w:r w:rsidRPr="5897EC05">
        <w:rPr>
          <w:rFonts w:asciiTheme="minorHAnsi" w:eastAsiaTheme="minorEastAsia" w:hAnsiTheme="minorHAnsi" w:cstheme="minorBidi"/>
          <w:b/>
          <w:bCs/>
          <w:i/>
          <w:iCs/>
          <w:sz w:val="24"/>
          <w:szCs w:val="24"/>
        </w:rPr>
        <w:t>Revelation 1:17-19 (NASB)</w:t>
      </w:r>
    </w:p>
    <w:p w14:paraId="12BB1B48" w14:textId="46D529E3" w:rsidR="00ED1D30" w:rsidRPr="00E93EC3" w:rsidRDefault="00ED1D30" w:rsidP="00ED1D30">
      <w:pPr>
        <w:ind w:firstLine="720"/>
        <w:jc w:val="center"/>
        <w:rPr>
          <w:rStyle w:val="woj"/>
          <w:rFonts w:cstheme="minorHAnsi"/>
          <w:b/>
          <w:i/>
          <w:color w:val="000000"/>
          <w:sz w:val="24"/>
          <w:szCs w:val="24"/>
          <w:shd w:val="clear" w:color="auto" w:fill="FFFFFF"/>
        </w:rPr>
      </w:pPr>
      <w:r w:rsidRPr="5897EC05">
        <w:rPr>
          <w:rStyle w:val="text"/>
          <w:rFonts w:asciiTheme="minorHAnsi" w:eastAsiaTheme="minorEastAsia" w:hAnsiTheme="minorHAnsi" w:cstheme="minorBidi"/>
          <w:b/>
          <w:bCs/>
          <w:i/>
          <w:iCs/>
          <w:color w:val="000000"/>
          <w:sz w:val="24"/>
          <w:szCs w:val="24"/>
          <w:shd w:val="clear" w:color="auto" w:fill="FFFFFF"/>
        </w:rPr>
        <w:t>When I saw Him, I</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fell at His feet like a dead man. And He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placed His right hand on me, saying,</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rPr>
        <w:t>“Do not be afraid;</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rPr>
        <w:t>I am the first and the last,</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vertAlign w:val="superscript"/>
        </w:rPr>
        <w:t>18 </w:t>
      </w:r>
      <w:r w:rsidRPr="5897EC05">
        <w:rPr>
          <w:rStyle w:val="woj"/>
          <w:rFonts w:asciiTheme="minorHAnsi" w:eastAsiaTheme="minorEastAsia" w:hAnsiTheme="minorHAnsi" w:cstheme="minorBidi"/>
          <w:b/>
          <w:bCs/>
          <w:i/>
          <w:iCs/>
          <w:color w:val="000000"/>
          <w:sz w:val="24"/>
          <w:szCs w:val="24"/>
          <w:shd w:val="clear" w:color="auto" w:fill="FFFFFF"/>
        </w:rPr>
        <w:t>and the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001F38F9" w:rsidRPr="5897EC05">
        <w:rPr>
          <w:rStyle w:val="woj"/>
          <w:rFonts w:asciiTheme="minorHAnsi" w:eastAsiaTheme="minorEastAsia" w:hAnsiTheme="minorHAnsi" w:cstheme="minorBidi"/>
          <w:b/>
          <w:bCs/>
          <w:i/>
          <w:iCs/>
          <w:color w:val="000000"/>
          <w:sz w:val="24"/>
          <w:szCs w:val="24"/>
          <w:shd w:val="clear" w:color="auto" w:fill="FFFFFF"/>
        </w:rPr>
        <w:t xml:space="preserve">living One; and I </w:t>
      </w:r>
      <w:r w:rsidRPr="5897EC05">
        <w:rPr>
          <w:rStyle w:val="woj"/>
          <w:rFonts w:asciiTheme="minorHAnsi" w:eastAsiaTheme="minorEastAsia" w:hAnsiTheme="minorHAnsi" w:cstheme="minorBidi"/>
          <w:b/>
          <w:bCs/>
          <w:i/>
          <w:iCs/>
          <w:color w:val="000000"/>
          <w:sz w:val="24"/>
          <w:szCs w:val="24"/>
          <w:shd w:val="clear" w:color="auto" w:fill="FFFFFF"/>
        </w:rPr>
        <w:t>was dead, and behold, I am alive forevermore, and I have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rPr>
        <w:t>the keys of death and of Hades.</w:t>
      </w:r>
      <w:r w:rsidRPr="5897EC05">
        <w:rPr>
          <w:rStyle w:val="woj"/>
          <w:rFonts w:asciiTheme="minorHAnsi" w:eastAsiaTheme="minorEastAsia" w:hAnsiTheme="minorHAnsi" w:cstheme="minorBidi"/>
          <w:b/>
          <w:bCs/>
          <w:i/>
          <w:iCs/>
          <w:color w:val="000000"/>
          <w:sz w:val="24"/>
          <w:szCs w:val="24"/>
          <w:shd w:val="clear" w:color="auto" w:fill="FFFFFF"/>
          <w:vertAlign w:val="superscript"/>
        </w:rPr>
        <w:t>19 </w:t>
      </w:r>
      <w:r w:rsidRPr="5897EC05">
        <w:rPr>
          <w:rStyle w:val="woj"/>
          <w:rFonts w:asciiTheme="minorHAnsi" w:eastAsiaTheme="minorEastAsia" w:hAnsiTheme="minorHAnsi" w:cstheme="minorBidi"/>
          <w:b/>
          <w:bCs/>
          <w:i/>
          <w:iCs/>
          <w:color w:val="000000"/>
          <w:sz w:val="24"/>
          <w:szCs w:val="24"/>
          <w:shd w:val="clear" w:color="auto" w:fill="FFFFFF"/>
        </w:rPr>
        <w:t>Therefore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rPr>
        <w:t>write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rPr>
        <w:t>the things which you have seen, and the things which are, and the things which will take place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woj"/>
          <w:rFonts w:asciiTheme="minorHAnsi" w:eastAsiaTheme="minorEastAsia" w:hAnsiTheme="minorHAnsi" w:cstheme="minorBidi"/>
          <w:b/>
          <w:bCs/>
          <w:i/>
          <w:iCs/>
          <w:color w:val="000000"/>
          <w:sz w:val="24"/>
          <w:szCs w:val="24"/>
          <w:shd w:val="clear" w:color="auto" w:fill="FFFFFF"/>
        </w:rPr>
        <w:t>after these things.</w:t>
      </w:r>
    </w:p>
    <w:p w14:paraId="2F125360" w14:textId="77777777" w:rsidR="00ED1D30" w:rsidRDefault="5897EC05" w:rsidP="00ED1D30">
      <w:pPr>
        <w:ind w:firstLine="720"/>
        <w:jc w:val="both"/>
        <w:rPr>
          <w:sz w:val="24"/>
          <w:szCs w:val="24"/>
        </w:rPr>
      </w:pPr>
      <w:r w:rsidRPr="5897EC05">
        <w:rPr>
          <w:sz w:val="24"/>
          <w:szCs w:val="24"/>
        </w:rPr>
        <w:t>The Holy Spirit took, the Beloved Disciple, by the heart and showed Him the final chapter of God’s Book. I wonder if John was thinking to him-self, the same thing the servants said at the wedding in Cana, when his spiritual eyes first received sight, “</w:t>
      </w:r>
      <w:r w:rsidRPr="5897EC05">
        <w:rPr>
          <w:b/>
          <w:bCs/>
          <w:i/>
          <w:iCs/>
          <w:sz w:val="24"/>
          <w:szCs w:val="24"/>
        </w:rPr>
        <w:t>You have saved the best for last!</w:t>
      </w:r>
      <w:r w:rsidRPr="5897EC05">
        <w:rPr>
          <w:sz w:val="24"/>
          <w:szCs w:val="24"/>
        </w:rPr>
        <w:t xml:space="preserve">”  I picture John as he took out his scroll and began, with the trembling hands of a skillful writer, he recorded for us the vision of The Bridegroom…the Lamb of God who took away our sins…The Lord-God-Almighty…King-of-Kings…and Lord-of-Lords.  </w:t>
      </w:r>
    </w:p>
    <w:p w14:paraId="6D1568E2" w14:textId="77777777" w:rsidR="00ED1D30" w:rsidRDefault="00ED1D30" w:rsidP="00ED1D30">
      <w:pPr>
        <w:ind w:firstLine="720"/>
        <w:jc w:val="both"/>
        <w:rPr>
          <w:sz w:val="24"/>
          <w:szCs w:val="24"/>
        </w:rPr>
      </w:pPr>
    </w:p>
    <w:p w14:paraId="69658C3A" w14:textId="77777777" w:rsidR="00ED1D30" w:rsidRPr="00A56B66" w:rsidRDefault="5897EC05" w:rsidP="00ED1D30">
      <w:pPr>
        <w:jc w:val="center"/>
        <w:rPr>
          <w:rFonts w:cstheme="minorHAnsi"/>
          <w:b/>
          <w:i/>
          <w:sz w:val="24"/>
          <w:szCs w:val="24"/>
        </w:rPr>
      </w:pPr>
      <w:r w:rsidRPr="5897EC05">
        <w:rPr>
          <w:rFonts w:asciiTheme="minorHAnsi" w:eastAsiaTheme="minorEastAsia" w:hAnsiTheme="minorHAnsi" w:cstheme="minorBidi"/>
          <w:b/>
          <w:bCs/>
          <w:i/>
          <w:iCs/>
          <w:sz w:val="24"/>
          <w:szCs w:val="24"/>
        </w:rPr>
        <w:t>Revelation 21:1-12 (NIV)</w:t>
      </w:r>
    </w:p>
    <w:p w14:paraId="77C17D16" w14:textId="77777777" w:rsidR="00ED1D30" w:rsidRPr="00A56B66" w:rsidRDefault="5897EC05" w:rsidP="00ED1D30">
      <w:pPr>
        <w:pStyle w:val="chapter-2"/>
        <w:jc w:val="center"/>
        <w:rPr>
          <w:rFonts w:asciiTheme="minorHAnsi" w:hAnsiTheme="minorHAnsi" w:cstheme="minorHAnsi"/>
          <w:b/>
          <w:i/>
        </w:rPr>
      </w:pPr>
      <w:r w:rsidRPr="5897EC05">
        <w:rPr>
          <w:rStyle w:val="text"/>
          <w:rFonts w:asciiTheme="minorHAnsi" w:eastAsiaTheme="minorEastAsia" w:hAnsiTheme="minorHAnsi" w:cstheme="minorBidi"/>
          <w:b/>
          <w:bCs/>
          <w:i/>
          <w:iCs/>
        </w:rPr>
        <w:t>Then I saw “a new heaven and a new earth,” for the first heaven and the first earth had passed away, and there was no longer any sea.</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2 </w:t>
      </w:r>
      <w:r w:rsidRPr="5897EC05">
        <w:rPr>
          <w:rStyle w:val="text"/>
          <w:rFonts w:asciiTheme="minorHAnsi" w:eastAsiaTheme="minorEastAsia" w:hAnsiTheme="minorHAnsi" w:cstheme="minorBidi"/>
          <w:b/>
          <w:bCs/>
          <w:i/>
          <w:iCs/>
        </w:rPr>
        <w:t>I saw the Holy City, the new Jerusalem, coming down out of heaven from God, prepared as a bride beautifully dressed for her husband.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3 </w:t>
      </w:r>
      <w:r w:rsidRPr="5897EC05">
        <w:rPr>
          <w:rStyle w:val="text"/>
          <w:rFonts w:asciiTheme="minorHAnsi" w:eastAsiaTheme="minorEastAsia" w:hAnsiTheme="minorHAnsi" w:cstheme="minorBidi"/>
          <w:b/>
          <w:bCs/>
          <w:i/>
          <w:iCs/>
        </w:rPr>
        <w:t>And I heard a loud voice from the throne saying, “Look! God’s dwelling place is now among the people, and he will dwell with them. They will be his people, and God himself will be with them and be their God.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4 </w:t>
      </w:r>
      <w:r w:rsidRPr="5897EC05">
        <w:rPr>
          <w:rStyle w:val="text"/>
          <w:rFonts w:asciiTheme="minorHAnsi" w:eastAsiaTheme="minorEastAsia" w:hAnsiTheme="minorHAnsi" w:cstheme="minorBidi"/>
          <w:b/>
          <w:bCs/>
          <w:i/>
          <w:iCs/>
        </w:rPr>
        <w:t>‘He will wipe every tear from their eyes. There will be no more death’ or mourning or crying or pain, for the old order of things has passed away.”</w:t>
      </w:r>
    </w:p>
    <w:p w14:paraId="54E8A409" w14:textId="77777777" w:rsidR="00ED1D30" w:rsidRPr="00A56B66" w:rsidRDefault="5897EC05" w:rsidP="00ED1D30">
      <w:pPr>
        <w:pStyle w:val="NormalWeb"/>
        <w:jc w:val="center"/>
        <w:rPr>
          <w:rFonts w:asciiTheme="minorHAnsi" w:hAnsiTheme="minorHAnsi" w:cstheme="minorHAnsi"/>
          <w:b/>
          <w:i/>
        </w:rPr>
      </w:pPr>
      <w:r w:rsidRPr="5897EC05">
        <w:rPr>
          <w:rStyle w:val="text"/>
          <w:rFonts w:asciiTheme="minorHAnsi" w:eastAsiaTheme="minorEastAsia" w:hAnsiTheme="minorHAnsi" w:cstheme="minorBidi"/>
          <w:b/>
          <w:bCs/>
          <w:i/>
          <w:iCs/>
          <w:vertAlign w:val="superscript"/>
        </w:rPr>
        <w:t>5 </w:t>
      </w:r>
      <w:r w:rsidRPr="5897EC05">
        <w:rPr>
          <w:rStyle w:val="text"/>
          <w:rFonts w:asciiTheme="minorHAnsi" w:eastAsiaTheme="minorEastAsia" w:hAnsiTheme="minorHAnsi" w:cstheme="minorBidi"/>
          <w:b/>
          <w:bCs/>
          <w:i/>
          <w:iCs/>
        </w:rPr>
        <w:t>He who was seated on the throne said, “I am making everything new!” Then he said, “Write this down, for these words are trustworthy and true.”</w:t>
      </w:r>
    </w:p>
    <w:p w14:paraId="7BE9CE99" w14:textId="77777777" w:rsidR="00ED1D30" w:rsidRPr="00A56B66" w:rsidRDefault="5897EC05" w:rsidP="00ED1D30">
      <w:pPr>
        <w:pStyle w:val="NormalWeb"/>
        <w:jc w:val="center"/>
        <w:rPr>
          <w:rFonts w:asciiTheme="minorHAnsi" w:hAnsiTheme="minorHAnsi" w:cstheme="minorHAnsi"/>
          <w:b/>
          <w:i/>
        </w:rPr>
      </w:pPr>
      <w:r w:rsidRPr="5897EC05">
        <w:rPr>
          <w:rStyle w:val="text"/>
          <w:rFonts w:asciiTheme="minorHAnsi" w:eastAsiaTheme="minorEastAsia" w:hAnsiTheme="minorHAnsi" w:cstheme="minorBidi"/>
          <w:b/>
          <w:bCs/>
          <w:i/>
          <w:iCs/>
          <w:vertAlign w:val="superscript"/>
        </w:rPr>
        <w:t>6 </w:t>
      </w:r>
      <w:r w:rsidRPr="5897EC05">
        <w:rPr>
          <w:rStyle w:val="text"/>
          <w:rFonts w:asciiTheme="minorHAnsi" w:eastAsiaTheme="minorEastAsia" w:hAnsiTheme="minorHAnsi" w:cstheme="minorBidi"/>
          <w:b/>
          <w:bCs/>
          <w:i/>
          <w:iCs/>
        </w:rPr>
        <w:t>He said to me: “It is done. I am the Alpha and the Omega, the Beginning and the End. To the thirsty I will give water without cost from the spring of the water of life.</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7 </w:t>
      </w:r>
      <w:r w:rsidRPr="5897EC05">
        <w:rPr>
          <w:rStyle w:val="text"/>
          <w:rFonts w:asciiTheme="minorHAnsi" w:eastAsiaTheme="minorEastAsia" w:hAnsiTheme="minorHAnsi" w:cstheme="minorBidi"/>
          <w:b/>
          <w:bCs/>
          <w:i/>
          <w:iCs/>
        </w:rPr>
        <w:t>Those who are victorious will inherit all this, and I will be their God and they will be my children.</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8 </w:t>
      </w:r>
      <w:r w:rsidRPr="5897EC05">
        <w:rPr>
          <w:rStyle w:val="text"/>
          <w:rFonts w:asciiTheme="minorHAnsi" w:eastAsiaTheme="minorEastAsia" w:hAnsiTheme="minorHAnsi" w:cstheme="minorBidi"/>
          <w:b/>
          <w:bCs/>
          <w:i/>
          <w:iCs/>
        </w:rPr>
        <w:t>But the cowardly, the unbelieving, the vile, the murderers, the sexually immoral, those who practice magic arts, the idolaters and all liars—they will be consigned to the fiery lake of burning sulfur. This is the second death.”</w:t>
      </w:r>
    </w:p>
    <w:p w14:paraId="53A7C1E9" w14:textId="77777777" w:rsidR="00ED1D30" w:rsidRDefault="5897EC05" w:rsidP="00ED1D30">
      <w:pPr>
        <w:pStyle w:val="NormalWeb"/>
        <w:jc w:val="center"/>
        <w:rPr>
          <w:rStyle w:val="text"/>
          <w:rFonts w:asciiTheme="minorHAnsi" w:hAnsiTheme="minorHAnsi" w:cstheme="minorHAnsi"/>
          <w:b/>
          <w:i/>
        </w:rPr>
      </w:pPr>
      <w:r w:rsidRPr="5897EC05">
        <w:rPr>
          <w:rStyle w:val="text"/>
          <w:rFonts w:asciiTheme="minorHAnsi" w:eastAsiaTheme="minorEastAsia" w:hAnsiTheme="minorHAnsi" w:cstheme="minorBidi"/>
          <w:b/>
          <w:bCs/>
          <w:i/>
          <w:iCs/>
          <w:vertAlign w:val="superscript"/>
        </w:rPr>
        <w:t>9 </w:t>
      </w:r>
      <w:r w:rsidRPr="5897EC05">
        <w:rPr>
          <w:rStyle w:val="text"/>
          <w:rFonts w:asciiTheme="minorHAnsi" w:eastAsiaTheme="minorEastAsia" w:hAnsiTheme="minorHAnsi" w:cstheme="minorBidi"/>
          <w:b/>
          <w:bCs/>
          <w:i/>
          <w:iCs/>
        </w:rPr>
        <w:t>One of the seven angels who had the seven bowls full of the seven last plagues came and said to me, “Come, I will show you the bride, the wife of the Lamb.”</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10 </w:t>
      </w:r>
      <w:r w:rsidRPr="5897EC05">
        <w:rPr>
          <w:rStyle w:val="text"/>
          <w:rFonts w:asciiTheme="minorHAnsi" w:eastAsiaTheme="minorEastAsia" w:hAnsiTheme="minorHAnsi" w:cstheme="minorBidi"/>
          <w:b/>
          <w:bCs/>
          <w:i/>
          <w:iCs/>
        </w:rPr>
        <w:t>And he carried me away in the Spirit to a mountain great and high, and showed me the Holy City, Jerusalem, coming down out of heaven from God.</w:t>
      </w:r>
      <w:r w:rsidRPr="5897EC05">
        <w:rPr>
          <w:rFonts w:asciiTheme="minorHAnsi" w:eastAsiaTheme="minorEastAsia" w:hAnsiTheme="minorHAnsi" w:cstheme="minorBidi"/>
          <w:b/>
          <w:bCs/>
          <w:i/>
          <w:iCs/>
        </w:rPr>
        <w:t xml:space="preserve"> </w:t>
      </w:r>
      <w:r w:rsidRPr="5897EC05">
        <w:rPr>
          <w:rStyle w:val="text"/>
          <w:rFonts w:asciiTheme="minorHAnsi" w:eastAsiaTheme="minorEastAsia" w:hAnsiTheme="minorHAnsi" w:cstheme="minorBidi"/>
          <w:b/>
          <w:bCs/>
          <w:i/>
          <w:iCs/>
          <w:vertAlign w:val="superscript"/>
        </w:rPr>
        <w:t>11 </w:t>
      </w:r>
      <w:r w:rsidRPr="5897EC05">
        <w:rPr>
          <w:rStyle w:val="text"/>
          <w:rFonts w:asciiTheme="minorHAnsi" w:eastAsiaTheme="minorEastAsia" w:hAnsiTheme="minorHAnsi" w:cstheme="minorBidi"/>
          <w:b/>
          <w:bCs/>
          <w:i/>
          <w:iCs/>
        </w:rPr>
        <w:t>It shone with the glory of God, and its brilliance was like that of a very precious jewel, like a jasper, clear as crystal.</w:t>
      </w:r>
    </w:p>
    <w:p w14:paraId="65C6EB13" w14:textId="77777777" w:rsidR="00ED1D30" w:rsidRPr="00AA079C" w:rsidRDefault="5897EC05" w:rsidP="00ED1D30">
      <w:pPr>
        <w:pStyle w:val="NormalWeb"/>
        <w:jc w:val="center"/>
        <w:rPr>
          <w:rStyle w:val="text"/>
          <w:rFonts w:asciiTheme="minorHAnsi" w:hAnsiTheme="minorHAnsi" w:cstheme="minorHAnsi"/>
          <w:b/>
          <w:sz w:val="28"/>
          <w:szCs w:val="28"/>
        </w:rPr>
      </w:pPr>
      <w:r w:rsidRPr="5897EC05">
        <w:rPr>
          <w:rStyle w:val="text"/>
          <w:rFonts w:asciiTheme="minorHAnsi" w:eastAsiaTheme="minorEastAsia" w:hAnsiTheme="minorHAnsi" w:cstheme="minorBidi"/>
          <w:b/>
          <w:bCs/>
          <w:sz w:val="28"/>
          <w:szCs w:val="28"/>
        </w:rPr>
        <w:t>The King Is Coming</w:t>
      </w:r>
    </w:p>
    <w:p w14:paraId="1B35132B" w14:textId="77777777" w:rsidR="00ED1D30" w:rsidRDefault="5897EC05" w:rsidP="01417191">
      <w:pPr>
        <w:pStyle w:val="Heading1"/>
        <w:shd w:val="clear" w:color="auto" w:fill="FFFFFF" w:themeFill="background1"/>
        <w:spacing w:before="0"/>
        <w:ind w:firstLine="720"/>
        <w:jc w:val="both"/>
        <w:rPr>
          <w:rFonts w:asciiTheme="minorHAnsi" w:hAnsiTheme="minorHAnsi" w:cstheme="minorHAnsi"/>
          <w:b w:val="0"/>
          <w:color w:val="auto"/>
          <w:sz w:val="24"/>
          <w:szCs w:val="24"/>
        </w:rPr>
      </w:pPr>
      <w:r w:rsidRPr="5897EC05">
        <w:rPr>
          <w:rFonts w:asciiTheme="minorHAnsi" w:eastAsiaTheme="minorEastAsia" w:hAnsiTheme="minorHAnsi" w:cstheme="minorBidi"/>
          <w:b w:val="0"/>
          <w:bCs w:val="0"/>
          <w:color w:val="auto"/>
          <w:sz w:val="24"/>
          <w:szCs w:val="24"/>
        </w:rPr>
        <w:t xml:space="preserve">Our God and King will come, in all His majesty, riding on a white horse, and His Bride will see Him as He is, face to face in all His glory. (Rev. 19:7-16) I personally believe that when the trumpet sounds, and He comes to get his Bride in the clouds, the words we will hear are the words King Solomon spoke to his bride in Song of Solomon. </w:t>
      </w:r>
    </w:p>
    <w:p w14:paraId="5E2D153D" w14:textId="77777777" w:rsidR="00ED1D30" w:rsidRDefault="00ED1D30" w:rsidP="00ED1D30">
      <w:pPr>
        <w:pStyle w:val="Heading1"/>
        <w:shd w:val="clear" w:color="auto" w:fill="FFFFFF"/>
        <w:spacing w:before="0"/>
        <w:jc w:val="center"/>
        <w:rPr>
          <w:rStyle w:val="passage-display-bcv"/>
          <w:rFonts w:asciiTheme="minorHAnsi" w:hAnsiTheme="minorHAnsi" w:cstheme="minorHAnsi"/>
          <w:bCs w:val="0"/>
          <w:i/>
          <w:color w:val="000000"/>
          <w:sz w:val="24"/>
          <w:szCs w:val="24"/>
        </w:rPr>
      </w:pPr>
    </w:p>
    <w:p w14:paraId="02949CFB" w14:textId="77777777" w:rsidR="00ED1D30" w:rsidRDefault="5897EC05" w:rsidP="01417191">
      <w:pPr>
        <w:pStyle w:val="Heading1"/>
        <w:shd w:val="clear" w:color="auto" w:fill="FFFFFF" w:themeFill="background1"/>
        <w:spacing w:before="0"/>
        <w:jc w:val="center"/>
        <w:rPr>
          <w:rStyle w:val="passage-display-version"/>
          <w:rFonts w:asciiTheme="minorHAnsi" w:hAnsiTheme="minorHAnsi" w:cstheme="minorHAnsi"/>
          <w:bCs w:val="0"/>
          <w:i/>
          <w:color w:val="000000"/>
          <w:sz w:val="24"/>
          <w:szCs w:val="24"/>
        </w:rPr>
      </w:pPr>
      <w:r w:rsidRPr="5897EC05">
        <w:rPr>
          <w:rStyle w:val="passage-display-bcv"/>
          <w:rFonts w:asciiTheme="minorHAnsi" w:eastAsiaTheme="minorEastAsia" w:hAnsiTheme="minorHAnsi" w:cstheme="minorBidi"/>
          <w:i/>
          <w:iCs/>
          <w:color w:val="000000" w:themeColor="text1"/>
          <w:sz w:val="24"/>
          <w:szCs w:val="24"/>
        </w:rPr>
        <w:t>Song of Solomon 2:8-10</w:t>
      </w:r>
      <w:r w:rsidRPr="5897EC05">
        <w:rPr>
          <w:rStyle w:val="passage-display-version"/>
          <w:rFonts w:asciiTheme="minorHAnsi" w:eastAsiaTheme="minorEastAsia" w:hAnsiTheme="minorHAnsi" w:cstheme="minorBidi"/>
          <w:i/>
          <w:iCs/>
          <w:color w:val="000000" w:themeColor="text1"/>
          <w:sz w:val="24"/>
          <w:szCs w:val="24"/>
        </w:rPr>
        <w:t xml:space="preserve"> (NIV)</w:t>
      </w:r>
    </w:p>
    <w:p w14:paraId="1A56F82B" w14:textId="77777777" w:rsidR="00ED1D30" w:rsidRPr="00ED5E2D" w:rsidRDefault="00ED1D30" w:rsidP="00ED1D30">
      <w:pPr>
        <w:jc w:val="center"/>
        <w:rPr>
          <w:rFonts w:cstheme="minorHAnsi"/>
          <w:b/>
          <w:i/>
          <w:sz w:val="24"/>
          <w:szCs w:val="24"/>
        </w:rPr>
      </w:pPr>
      <w:r w:rsidRPr="5897EC05">
        <w:rPr>
          <w:rStyle w:val="text"/>
          <w:rFonts w:asciiTheme="minorHAnsi" w:eastAsiaTheme="minorEastAsia" w:hAnsiTheme="minorHAnsi" w:cstheme="minorBidi"/>
          <w:b/>
          <w:bCs/>
          <w:i/>
          <w:iCs/>
          <w:color w:val="000000"/>
          <w:sz w:val="24"/>
          <w:szCs w:val="24"/>
          <w:shd w:val="clear" w:color="auto" w:fill="FFFFFF"/>
        </w:rPr>
        <w:t>Listen! My beloved!</w:t>
      </w:r>
      <w:r w:rsidRPr="00ED5E2D">
        <w:rPr>
          <w:rFonts w:cstheme="minorHAnsi"/>
          <w:b/>
          <w:i/>
          <w:color w:val="000000"/>
          <w:sz w:val="24"/>
          <w:szCs w:val="24"/>
        </w:rPr>
        <w:br/>
      </w:r>
      <w:r w:rsidRPr="5897EC05">
        <w:rPr>
          <w:rStyle w:val="indent-1-breaks"/>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Look! Here he comes,</w:t>
      </w:r>
      <w:r w:rsidRPr="00ED5E2D">
        <w:rPr>
          <w:rFonts w:cstheme="minorHAnsi"/>
          <w:b/>
          <w:i/>
          <w:color w:val="000000"/>
          <w:sz w:val="24"/>
          <w:szCs w:val="24"/>
        </w:rPr>
        <w:br/>
      </w:r>
      <w:r w:rsidRPr="5897EC05">
        <w:rPr>
          <w:rStyle w:val="text"/>
          <w:rFonts w:asciiTheme="minorHAnsi" w:eastAsiaTheme="minorEastAsia" w:hAnsiTheme="minorHAnsi" w:cstheme="minorBidi"/>
          <w:b/>
          <w:bCs/>
          <w:i/>
          <w:iCs/>
          <w:color w:val="000000"/>
          <w:sz w:val="24"/>
          <w:szCs w:val="24"/>
          <w:shd w:val="clear" w:color="auto" w:fill="FFFFFF"/>
        </w:rPr>
        <w:t>leaping across the mountains,</w:t>
      </w:r>
      <w:r w:rsidRPr="00ED5E2D">
        <w:rPr>
          <w:rFonts w:cstheme="minorHAnsi"/>
          <w:b/>
          <w:i/>
          <w:color w:val="000000"/>
          <w:sz w:val="24"/>
          <w:szCs w:val="24"/>
        </w:rPr>
        <w:br/>
      </w:r>
      <w:r w:rsidRPr="5897EC05">
        <w:rPr>
          <w:rStyle w:val="indent-1-breaks"/>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bounding over the hills.</w:t>
      </w:r>
      <w:r w:rsidRPr="00ED5E2D">
        <w:rPr>
          <w:rFonts w:cstheme="minorHAnsi"/>
          <w:b/>
          <w:i/>
          <w:color w:val="000000"/>
          <w:sz w:val="24"/>
          <w:szCs w:val="24"/>
        </w:rPr>
        <w:br/>
      </w:r>
      <w:r w:rsidRPr="5897EC05">
        <w:rPr>
          <w:rStyle w:val="text"/>
          <w:rFonts w:asciiTheme="minorHAnsi" w:eastAsiaTheme="minorEastAsia" w:hAnsiTheme="minorHAnsi" w:cstheme="minorBidi"/>
          <w:b/>
          <w:bCs/>
          <w:i/>
          <w:iCs/>
          <w:color w:val="000000"/>
          <w:sz w:val="24"/>
          <w:szCs w:val="24"/>
          <w:shd w:val="clear" w:color="auto" w:fill="FFFFFF"/>
          <w:vertAlign w:val="superscript"/>
        </w:rPr>
        <w:t>9 </w:t>
      </w:r>
      <w:r w:rsidRPr="5897EC05">
        <w:rPr>
          <w:rStyle w:val="text"/>
          <w:rFonts w:asciiTheme="minorHAnsi" w:eastAsiaTheme="minorEastAsia" w:hAnsiTheme="minorHAnsi" w:cstheme="minorBidi"/>
          <w:b/>
          <w:bCs/>
          <w:i/>
          <w:iCs/>
          <w:color w:val="000000"/>
          <w:sz w:val="24"/>
          <w:szCs w:val="24"/>
          <w:shd w:val="clear" w:color="auto" w:fill="FFFFFF"/>
        </w:rPr>
        <w:t>My beloved is like a gazelle</w:t>
      </w:r>
      <w:r w:rsidRPr="5897EC05">
        <w:rPr>
          <w:rStyle w:val="apple-converted-space"/>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or a young stag.</w:t>
      </w:r>
      <w:r w:rsidRPr="00ED5E2D">
        <w:rPr>
          <w:rFonts w:cstheme="minorHAnsi"/>
          <w:b/>
          <w:i/>
          <w:color w:val="000000"/>
          <w:sz w:val="24"/>
          <w:szCs w:val="24"/>
        </w:rPr>
        <w:br/>
      </w:r>
      <w:r w:rsidRPr="5897EC05">
        <w:rPr>
          <w:rStyle w:val="indent-1-breaks"/>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Look! There he stands behind our wall,</w:t>
      </w:r>
      <w:r w:rsidRPr="00ED5E2D">
        <w:rPr>
          <w:rFonts w:cstheme="minorHAnsi"/>
          <w:b/>
          <w:i/>
          <w:color w:val="000000"/>
          <w:sz w:val="24"/>
          <w:szCs w:val="24"/>
        </w:rPr>
        <w:br/>
      </w:r>
      <w:r w:rsidRPr="5897EC05">
        <w:rPr>
          <w:rStyle w:val="text"/>
          <w:rFonts w:asciiTheme="minorHAnsi" w:eastAsiaTheme="minorEastAsia" w:hAnsiTheme="minorHAnsi" w:cstheme="minorBidi"/>
          <w:b/>
          <w:bCs/>
          <w:i/>
          <w:iCs/>
          <w:color w:val="000000"/>
          <w:sz w:val="24"/>
          <w:szCs w:val="24"/>
          <w:shd w:val="clear" w:color="auto" w:fill="FFFFFF"/>
        </w:rPr>
        <w:t>gazing through the windows,</w:t>
      </w:r>
      <w:r w:rsidRPr="00ED5E2D">
        <w:rPr>
          <w:rFonts w:cstheme="minorHAnsi"/>
          <w:b/>
          <w:i/>
          <w:color w:val="000000"/>
          <w:sz w:val="24"/>
          <w:szCs w:val="24"/>
        </w:rPr>
        <w:br/>
      </w:r>
      <w:r w:rsidRPr="5897EC05">
        <w:rPr>
          <w:rStyle w:val="indent-1-breaks"/>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peering through the lattice.</w:t>
      </w:r>
      <w:r w:rsidRPr="00ED5E2D">
        <w:rPr>
          <w:rFonts w:cstheme="minorHAnsi"/>
          <w:b/>
          <w:i/>
          <w:color w:val="000000"/>
          <w:sz w:val="24"/>
          <w:szCs w:val="24"/>
        </w:rPr>
        <w:br/>
      </w:r>
      <w:r w:rsidRPr="5897EC05">
        <w:rPr>
          <w:rStyle w:val="text"/>
          <w:rFonts w:asciiTheme="minorHAnsi" w:eastAsiaTheme="minorEastAsia" w:hAnsiTheme="minorHAnsi" w:cstheme="minorBidi"/>
          <w:b/>
          <w:bCs/>
          <w:i/>
          <w:iCs/>
          <w:color w:val="000000"/>
          <w:sz w:val="24"/>
          <w:szCs w:val="24"/>
          <w:shd w:val="clear" w:color="auto" w:fill="FFFFFF"/>
          <w:vertAlign w:val="superscript"/>
        </w:rPr>
        <w:t>10 </w:t>
      </w:r>
      <w:r w:rsidRPr="5897EC05">
        <w:rPr>
          <w:rStyle w:val="text"/>
          <w:rFonts w:asciiTheme="minorHAnsi" w:eastAsiaTheme="minorEastAsia" w:hAnsiTheme="minorHAnsi" w:cstheme="minorBidi"/>
          <w:b/>
          <w:bCs/>
          <w:i/>
          <w:iCs/>
          <w:color w:val="000000"/>
          <w:sz w:val="24"/>
          <w:szCs w:val="24"/>
          <w:shd w:val="clear" w:color="auto" w:fill="FFFFFF"/>
        </w:rPr>
        <w:t>My beloved spoke and said to me,</w:t>
      </w:r>
      <w:r w:rsidRPr="00ED5E2D">
        <w:rPr>
          <w:rFonts w:cstheme="minorHAnsi"/>
          <w:b/>
          <w:i/>
          <w:color w:val="000000"/>
          <w:sz w:val="24"/>
          <w:szCs w:val="24"/>
        </w:rPr>
        <w:br/>
      </w:r>
      <w:r w:rsidRPr="5897EC05">
        <w:rPr>
          <w:rStyle w:val="indent-1-breaks"/>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“Arise, my darling,</w:t>
      </w:r>
      <w:r w:rsidRPr="00ED5E2D">
        <w:rPr>
          <w:rFonts w:cstheme="minorHAnsi"/>
          <w:b/>
          <w:i/>
          <w:color w:val="000000"/>
          <w:sz w:val="24"/>
          <w:szCs w:val="24"/>
        </w:rPr>
        <w:br/>
      </w:r>
      <w:r w:rsidRPr="5897EC05">
        <w:rPr>
          <w:rStyle w:val="indent-1-breaks"/>
          <w:rFonts w:asciiTheme="minorHAnsi" w:eastAsiaTheme="minorEastAsia" w:hAnsiTheme="minorHAnsi" w:cstheme="minorBidi"/>
          <w:b/>
          <w:bCs/>
          <w:i/>
          <w:iCs/>
          <w:color w:val="000000"/>
          <w:sz w:val="24"/>
          <w:szCs w:val="24"/>
          <w:shd w:val="clear" w:color="auto" w:fill="FFFFFF"/>
        </w:rPr>
        <w:t>    </w:t>
      </w:r>
      <w:r w:rsidRPr="5897EC05">
        <w:rPr>
          <w:rStyle w:val="text"/>
          <w:rFonts w:asciiTheme="minorHAnsi" w:eastAsiaTheme="minorEastAsia" w:hAnsiTheme="minorHAnsi" w:cstheme="minorBidi"/>
          <w:b/>
          <w:bCs/>
          <w:i/>
          <w:iCs/>
          <w:color w:val="000000"/>
          <w:sz w:val="24"/>
          <w:szCs w:val="24"/>
          <w:shd w:val="clear" w:color="auto" w:fill="FFFFFF"/>
        </w:rPr>
        <w:t>my beautiful one, come with me.</w:t>
      </w:r>
    </w:p>
    <w:p w14:paraId="157B38D5" w14:textId="77777777" w:rsidR="00ED1D30" w:rsidRDefault="5897EC05" w:rsidP="00ED1D30">
      <w:pPr>
        <w:ind w:firstLine="720"/>
        <w:jc w:val="both"/>
        <w:rPr>
          <w:sz w:val="24"/>
          <w:szCs w:val="24"/>
        </w:rPr>
      </w:pPr>
      <w:r w:rsidRPr="5897EC05">
        <w:rPr>
          <w:sz w:val="24"/>
          <w:szCs w:val="24"/>
        </w:rPr>
        <w:t xml:space="preserve"> Just the thought of it makes the heart beat faster with anticipation.  I imagine Handel’s Messiah is the melody we hear as the Pearly gates swing open and we are ushered into the presence of the Bridegroom-the King of Glory!</w:t>
      </w:r>
    </w:p>
    <w:p w14:paraId="333FF821" w14:textId="281F0E9D" w:rsidR="00ED1D30" w:rsidRDefault="5897EC05" w:rsidP="00ED1D30">
      <w:pPr>
        <w:ind w:firstLine="720"/>
        <w:jc w:val="both"/>
        <w:rPr>
          <w:sz w:val="24"/>
          <w:szCs w:val="24"/>
        </w:rPr>
      </w:pPr>
      <w:r w:rsidRPr="5897EC05">
        <w:rPr>
          <w:sz w:val="24"/>
          <w:szCs w:val="24"/>
        </w:rPr>
        <w:t xml:space="preserve">For the Bride of Christ, the author of our story has already written the last line…And they lived forever and ever… </w:t>
      </w:r>
      <w:r w:rsidR="00B526CB" w:rsidRPr="5897EC05">
        <w:rPr>
          <w:sz w:val="24"/>
          <w:szCs w:val="24"/>
        </w:rPr>
        <w:t>Happily</w:t>
      </w:r>
      <w:r w:rsidRPr="5897EC05">
        <w:rPr>
          <w:sz w:val="24"/>
          <w:szCs w:val="24"/>
        </w:rPr>
        <w:t xml:space="preserve">-Ever-After! </w:t>
      </w:r>
    </w:p>
    <w:p w14:paraId="381EDF08" w14:textId="77777777" w:rsidR="00951185" w:rsidRPr="00387186" w:rsidRDefault="00951185" w:rsidP="00CE1984">
      <w:pPr>
        <w:jc w:val="center"/>
        <w:rPr>
          <w:b/>
          <w:sz w:val="32"/>
          <w:szCs w:val="32"/>
          <w:u w:val="single"/>
        </w:rPr>
      </w:pPr>
    </w:p>
    <w:p w14:paraId="4DE752E7" w14:textId="77777777" w:rsidR="00E37520" w:rsidRDefault="00E37520" w:rsidP="00E37520">
      <w:pPr>
        <w:jc w:val="center"/>
        <w:rPr>
          <w:b/>
          <w:bCs/>
          <w:sz w:val="28"/>
          <w:szCs w:val="28"/>
        </w:rPr>
      </w:pPr>
      <w:r w:rsidRPr="5897EC05">
        <w:rPr>
          <w:b/>
          <w:bCs/>
          <w:sz w:val="28"/>
          <w:szCs w:val="28"/>
        </w:rPr>
        <w:t>Think About These Things</w:t>
      </w:r>
    </w:p>
    <w:p w14:paraId="3E64552A"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Did you learn something new?</w:t>
      </w:r>
    </w:p>
    <w:p w14:paraId="2A23FFA8"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What did the Lord say to you from this Chapter?</w:t>
      </w:r>
    </w:p>
    <w:p w14:paraId="421389E0"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Rewrite in your own words what the Lord spoke to your heart.</w:t>
      </w:r>
    </w:p>
    <w:p w14:paraId="029D38E9"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new promise to claim as your own?</w:t>
      </w:r>
    </w:p>
    <w:p w14:paraId="649CF0A6" w14:textId="77777777" w:rsidR="00E37520" w:rsidRPr="006B0D64" w:rsidRDefault="00E37520" w:rsidP="00244EAB">
      <w:pPr>
        <w:pStyle w:val="ListParagraph"/>
        <w:numPr>
          <w:ilvl w:val="0"/>
          <w:numId w:val="6"/>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Is there a sin to confess or avoid?</w:t>
      </w:r>
    </w:p>
    <w:p w14:paraId="73C8FE60" w14:textId="5099AD2B" w:rsidR="00E37520" w:rsidRDefault="00E37520" w:rsidP="00244EAB">
      <w:pPr>
        <w:pStyle w:val="ListParagraph"/>
        <w:numPr>
          <w:ilvl w:val="0"/>
          <w:numId w:val="6"/>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Did you find a command to obey or a passage you could pray?</w:t>
      </w:r>
    </w:p>
    <w:p w14:paraId="32953B04" w14:textId="3DE352B2" w:rsidR="00F57495" w:rsidRDefault="00F57495" w:rsidP="00F57495">
      <w:pPr>
        <w:pStyle w:val="ListParagraph"/>
        <w:ind w:left="900"/>
        <w:rPr>
          <w:rFonts w:asciiTheme="minorHAnsi" w:eastAsiaTheme="minorEastAsia" w:hAnsiTheme="minorHAnsi" w:cstheme="minorBidi"/>
          <w:sz w:val="24"/>
          <w:szCs w:val="24"/>
        </w:rPr>
      </w:pPr>
    </w:p>
    <w:p w14:paraId="54E84ACF" w14:textId="77777777" w:rsidR="00F57495" w:rsidRDefault="00F57495" w:rsidP="00F57495">
      <w:pPr>
        <w:pStyle w:val="ListParagraph"/>
        <w:ind w:left="900"/>
        <w:rPr>
          <w:rFonts w:asciiTheme="minorHAnsi" w:eastAsiaTheme="minorEastAsia" w:hAnsiTheme="minorHAnsi" w:cstheme="minorBidi"/>
          <w:sz w:val="24"/>
          <w:szCs w:val="24"/>
        </w:rPr>
      </w:pPr>
    </w:p>
    <w:p w14:paraId="1FE1F983" w14:textId="02C158D5" w:rsidR="00F57495" w:rsidRDefault="00F57495" w:rsidP="00F57495">
      <w:pPr>
        <w:ind w:left="540"/>
        <w:jc w:val="center"/>
        <w:rPr>
          <w:rFonts w:asciiTheme="minorHAnsi" w:eastAsiaTheme="minorEastAsia" w:hAnsiTheme="minorHAnsi" w:cstheme="minorBidi"/>
          <w:b/>
          <w:sz w:val="28"/>
          <w:szCs w:val="28"/>
        </w:rPr>
      </w:pPr>
      <w:r w:rsidRPr="00F57495">
        <w:rPr>
          <w:rFonts w:asciiTheme="minorHAnsi" w:eastAsiaTheme="minorEastAsia" w:hAnsiTheme="minorHAnsi" w:cstheme="minorBidi"/>
          <w:b/>
          <w:sz w:val="28"/>
          <w:szCs w:val="28"/>
        </w:rPr>
        <w:t>Memory Verses</w:t>
      </w:r>
    </w:p>
    <w:p w14:paraId="13346875" w14:textId="77777777" w:rsidR="00F57495" w:rsidRPr="00F414A2" w:rsidRDefault="00F57495" w:rsidP="00F57495">
      <w:pPr>
        <w:pStyle w:val="Heading1"/>
        <w:shd w:val="clear" w:color="auto" w:fill="FFFFFF" w:themeFill="background1"/>
        <w:spacing w:before="0"/>
        <w:jc w:val="center"/>
        <w:rPr>
          <w:rFonts w:asciiTheme="minorHAnsi" w:hAnsiTheme="minorHAnsi" w:cstheme="minorHAnsi"/>
          <w:bCs w:val="0"/>
          <w:i/>
          <w:color w:val="auto"/>
          <w:sz w:val="24"/>
          <w:szCs w:val="24"/>
        </w:rPr>
      </w:pPr>
      <w:r w:rsidRPr="5897EC05">
        <w:rPr>
          <w:rStyle w:val="passage-display-bcv"/>
          <w:rFonts w:asciiTheme="minorHAnsi" w:eastAsiaTheme="minorEastAsia" w:hAnsiTheme="minorHAnsi" w:cstheme="minorBidi"/>
          <w:i/>
          <w:iCs/>
          <w:color w:val="auto"/>
          <w:sz w:val="24"/>
          <w:szCs w:val="24"/>
        </w:rPr>
        <w:t>Revelation 22:16-17</w:t>
      </w:r>
      <w:r w:rsidRPr="5897EC05">
        <w:rPr>
          <w:rStyle w:val="passage-display-version"/>
          <w:rFonts w:asciiTheme="minorHAnsi" w:eastAsiaTheme="minorEastAsia" w:hAnsiTheme="minorHAnsi" w:cstheme="minorBidi"/>
          <w:i/>
          <w:iCs/>
          <w:color w:val="auto"/>
          <w:sz w:val="24"/>
          <w:szCs w:val="24"/>
        </w:rPr>
        <w:t xml:space="preserve"> (NIV)</w:t>
      </w:r>
    </w:p>
    <w:p w14:paraId="5C98022E" w14:textId="77777777" w:rsidR="00F57495" w:rsidRDefault="00F57495" w:rsidP="00F57495">
      <w:pPr>
        <w:pStyle w:val="NormalWeb"/>
        <w:shd w:val="clear" w:color="auto" w:fill="FFFFFF" w:themeFill="background1"/>
        <w:spacing w:before="0" w:beforeAutospacing="0" w:after="150" w:afterAutospacing="0" w:line="360" w:lineRule="atLeast"/>
        <w:jc w:val="center"/>
        <w:rPr>
          <w:rStyle w:val="text"/>
          <w:rFonts w:asciiTheme="minorHAnsi" w:hAnsiTheme="minorHAnsi" w:cstheme="minorHAnsi"/>
          <w:b/>
          <w:i/>
          <w:color w:val="000000"/>
        </w:rPr>
      </w:pPr>
      <w:r w:rsidRPr="5897EC05">
        <w:rPr>
          <w:rStyle w:val="woj"/>
          <w:rFonts w:asciiTheme="minorHAnsi" w:eastAsiaTheme="minorEastAsia" w:hAnsiTheme="minorHAnsi" w:cstheme="minorBidi"/>
          <w:b/>
          <w:bCs/>
          <w:i/>
          <w:iCs/>
          <w:color w:val="000000" w:themeColor="text1"/>
        </w:rPr>
        <w:t>I, Jesus,</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have sent my angel</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to give you</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this testimony for the churches.</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I am the Root</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and the Offspring of David,</w:t>
      </w:r>
      <w:r w:rsidRPr="5897EC05">
        <w:rPr>
          <w:rStyle w:val="apple-converted-space"/>
          <w:rFonts w:asciiTheme="minorHAnsi" w:eastAsiaTheme="minorEastAsia" w:hAnsiTheme="minorHAnsi" w:cstheme="minorBidi"/>
          <w:b/>
          <w:bCs/>
          <w:i/>
          <w:iCs/>
          <w:color w:val="000000" w:themeColor="text1"/>
        </w:rPr>
        <w:t> </w:t>
      </w:r>
      <w:r w:rsidRPr="5897EC05">
        <w:rPr>
          <w:rStyle w:val="woj"/>
          <w:rFonts w:asciiTheme="minorHAnsi" w:eastAsiaTheme="minorEastAsia" w:hAnsiTheme="minorHAnsi" w:cstheme="minorBidi"/>
          <w:b/>
          <w:bCs/>
          <w:i/>
          <w:iCs/>
          <w:color w:val="000000" w:themeColor="text1"/>
        </w:rPr>
        <w:t xml:space="preserve">and the bright Morning Star.” </w:t>
      </w:r>
      <w:r w:rsidRPr="5897EC05">
        <w:rPr>
          <w:rStyle w:val="text"/>
          <w:rFonts w:asciiTheme="minorHAnsi" w:eastAsiaTheme="minorEastAsia" w:hAnsiTheme="minorHAnsi" w:cstheme="minorBidi"/>
          <w:b/>
          <w:bCs/>
          <w:i/>
          <w:iCs/>
          <w:color w:val="000000" w:themeColor="text1"/>
          <w:vertAlign w:val="superscript"/>
        </w:rPr>
        <w:t> </w:t>
      </w:r>
      <w:r w:rsidRPr="5897EC05">
        <w:rPr>
          <w:rStyle w:val="text"/>
          <w:rFonts w:asciiTheme="minorHAnsi" w:eastAsiaTheme="minorEastAsia" w:hAnsiTheme="minorHAnsi" w:cstheme="minorBidi"/>
          <w:b/>
          <w:bCs/>
          <w:i/>
          <w:iCs/>
          <w:color w:val="000000" w:themeColor="text1"/>
        </w:rPr>
        <w:t>The Spirit</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and the bride</w:t>
      </w:r>
      <w:r w:rsidRPr="5897EC05">
        <w:rPr>
          <w:rStyle w:val="apple-converted-space"/>
          <w:rFonts w:asciiTheme="minorHAnsi" w:eastAsiaTheme="minorEastAsia" w:hAnsiTheme="minorHAnsi" w:cstheme="minorBidi"/>
          <w:b/>
          <w:bCs/>
          <w:i/>
          <w:iCs/>
          <w:color w:val="000000" w:themeColor="text1"/>
        </w:rPr>
        <w:t> </w:t>
      </w:r>
      <w:r w:rsidRPr="5897EC05">
        <w:rPr>
          <w:rStyle w:val="text"/>
          <w:rFonts w:asciiTheme="minorHAnsi" w:eastAsiaTheme="minorEastAsia" w:hAnsiTheme="minorHAnsi" w:cstheme="minorBidi"/>
          <w:b/>
          <w:bCs/>
          <w:i/>
          <w:iCs/>
          <w:color w:val="000000" w:themeColor="text1"/>
        </w:rPr>
        <w:t>say, “Come!” And let the one who hears say, “Come!” Let the one who is thirsty come; and let the one who wishes take the free gift of the water of life.</w:t>
      </w:r>
    </w:p>
    <w:p w14:paraId="6BDD9F6A" w14:textId="13BE760D" w:rsidR="00380878" w:rsidRDefault="00380878">
      <w:pPr>
        <w:rPr>
          <w:rFonts w:asciiTheme="minorHAnsi" w:eastAsiaTheme="minorEastAsia" w:hAnsiTheme="minorHAnsi" w:cstheme="minorBidi"/>
          <w:b/>
          <w:sz w:val="28"/>
          <w:szCs w:val="28"/>
        </w:rPr>
      </w:pPr>
    </w:p>
    <w:p w14:paraId="0CC39A9B" w14:textId="1996EF28" w:rsidR="00CB1CF1" w:rsidRDefault="00CB1CF1">
      <w:pPr>
        <w:rPr>
          <w:rFonts w:asciiTheme="minorHAnsi" w:eastAsiaTheme="minorEastAsia" w:hAnsiTheme="minorHAnsi" w:cstheme="minorBidi"/>
          <w:b/>
          <w:sz w:val="28"/>
          <w:szCs w:val="28"/>
        </w:rPr>
      </w:pPr>
    </w:p>
    <w:sectPr w:rsidR="00CB1CF1" w:rsidSect="00444B88">
      <w:type w:val="continuous"/>
      <w:pgSz w:w="12240" w:h="15840"/>
      <w:pgMar w:top="720" w:right="1440" w:bottom="720" w:left="1440" w:header="720" w:footer="720" w:gutter="0"/>
      <w:pgBorders w:offsetFrom="page">
        <w:top w:val="dashDotStroked" w:sz="24" w:space="24" w:color="632423" w:themeColor="accent2" w:themeShade="80"/>
        <w:left w:val="dashDotStroked" w:sz="24" w:space="24" w:color="632423" w:themeColor="accent2" w:themeShade="80"/>
        <w:bottom w:val="dashDotStroked" w:sz="24" w:space="24" w:color="632423" w:themeColor="accent2" w:themeShade="80"/>
        <w:right w:val="dashDotStroked" w:sz="24" w:space="24" w:color="632423" w:themeColor="accent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A8621" w14:textId="77777777" w:rsidR="00CD64AB" w:rsidRDefault="00CD64AB">
      <w:pPr>
        <w:spacing w:after="0" w:line="240" w:lineRule="auto"/>
      </w:pPr>
      <w:r>
        <w:separator/>
      </w:r>
    </w:p>
  </w:endnote>
  <w:endnote w:type="continuationSeparator" w:id="0">
    <w:p w14:paraId="15B8D88D" w14:textId="77777777" w:rsidR="00CD64AB" w:rsidRDefault="00CD64AB">
      <w:pPr>
        <w:spacing w:after="0" w:line="240" w:lineRule="auto"/>
      </w:pPr>
      <w:r>
        <w:continuationSeparator/>
      </w:r>
    </w:p>
  </w:endnote>
  <w:endnote w:type="continuationNotice" w:id="1">
    <w:p w14:paraId="2D23B6EE" w14:textId="77777777" w:rsidR="00CD64AB" w:rsidRDefault="00CD64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dwardian Script ITC">
    <w:altName w:val="Pristina"/>
    <w:charset w:val="00"/>
    <w:family w:val="script"/>
    <w:pitch w:val="variable"/>
    <w:sig w:usb0="00000003" w:usb1="00000000" w:usb2="00000000" w:usb3="00000000" w:csb0="00000001" w:csb1="00000000"/>
  </w:font>
  <w:font w:name="Vijaya">
    <w:altName w:val="Arial"/>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Times New Roman">
    <w:altName w:val="Times New Roman"/>
    <w:panose1 w:val="00000000000000000000"/>
    <w:charset w:val="00"/>
    <w:family w:val="roman"/>
    <w:notTrueType/>
    <w:pitch w:val="default"/>
  </w:font>
  <w:font w:name="Signika">
    <w:altName w:val="Times New Roman"/>
    <w:charset w:val="00"/>
    <w:family w:val="auto"/>
    <w:pitch w:val="default"/>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825364"/>
      <w:docPartObj>
        <w:docPartGallery w:val="Page Numbers (Bottom of Page)"/>
        <w:docPartUnique/>
      </w:docPartObj>
    </w:sdtPr>
    <w:sdtEndPr>
      <w:rPr>
        <w:noProof/>
      </w:rPr>
    </w:sdtEndPr>
    <w:sdtContent>
      <w:p w14:paraId="10D7640A" w14:textId="7FD85301" w:rsidR="00E4062C" w:rsidRDefault="00E4062C">
        <w:pPr>
          <w:pStyle w:val="Footer"/>
          <w:jc w:val="right"/>
        </w:pPr>
        <w:r>
          <w:fldChar w:fldCharType="begin"/>
        </w:r>
        <w:r>
          <w:instrText xml:space="preserve"> PAGE   \* MERGEFORMAT </w:instrText>
        </w:r>
        <w:r>
          <w:fldChar w:fldCharType="separate"/>
        </w:r>
        <w:r w:rsidR="00C35077">
          <w:rPr>
            <w:noProof/>
          </w:rPr>
          <w:t>1</w:t>
        </w:r>
        <w:r>
          <w:rPr>
            <w:noProof/>
          </w:rPr>
          <w:fldChar w:fldCharType="end"/>
        </w:r>
      </w:p>
    </w:sdtContent>
  </w:sdt>
  <w:p w14:paraId="32257B32" w14:textId="77777777" w:rsidR="00E4062C" w:rsidRDefault="00E40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94F709" w14:textId="77777777" w:rsidR="00CD64AB" w:rsidRDefault="00CD64AB">
      <w:pPr>
        <w:spacing w:after="0" w:line="240" w:lineRule="auto"/>
      </w:pPr>
      <w:r>
        <w:separator/>
      </w:r>
    </w:p>
  </w:footnote>
  <w:footnote w:type="continuationSeparator" w:id="0">
    <w:p w14:paraId="172AADB1" w14:textId="77777777" w:rsidR="00CD64AB" w:rsidRDefault="00CD64AB">
      <w:pPr>
        <w:spacing w:after="0" w:line="240" w:lineRule="auto"/>
      </w:pPr>
      <w:r>
        <w:continuationSeparator/>
      </w:r>
    </w:p>
  </w:footnote>
  <w:footnote w:type="continuationNotice" w:id="1">
    <w:p w14:paraId="0F7A3536" w14:textId="77777777" w:rsidR="00CD64AB" w:rsidRDefault="00CD64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1689" w14:textId="77777777" w:rsidR="00E4062C" w:rsidRDefault="00E4062C">
    <w:pPr>
      <w:pStyle w:val="Header"/>
      <w:jc w:val="center"/>
    </w:pPr>
  </w:p>
  <w:p w14:paraId="5A4D4888" w14:textId="77777777" w:rsidR="00E4062C" w:rsidRDefault="00E40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43.5pt;height:5in" o:bullet="t">
        <v:imagedata r:id="rId1" o:title="MP900438801[1]"/>
      </v:shape>
    </w:pict>
  </w:numPicBullet>
  <w:numPicBullet w:numPicBulletId="1">
    <w:pict>
      <v:shape id="_x0000_i1034" type="#_x0000_t75" style="width:135pt;height:135pt" o:bullet="t">
        <v:imagedata r:id="rId2" o:title="MC900431629[1]"/>
      </v:shape>
    </w:pict>
  </w:numPicBullet>
  <w:numPicBullet w:numPicBulletId="2">
    <w:pict>
      <v:shape id="_x0000_i1035" type="#_x0000_t75" style="width:66.75pt;height:24.75pt;visibility:visible" o:bullet="t">
        <v:imagedata r:id="rId3" o:title=""/>
      </v:shape>
    </w:pict>
  </w:numPicBullet>
  <w:abstractNum w:abstractNumId="0" w15:restartNumberingAfterBreak="0">
    <w:nsid w:val="000621C5"/>
    <w:multiLevelType w:val="hybridMultilevel"/>
    <w:tmpl w:val="19227E92"/>
    <w:lvl w:ilvl="0" w:tplc="0409000F">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8A447A"/>
    <w:multiLevelType w:val="hybridMultilevel"/>
    <w:tmpl w:val="7B84E9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85322"/>
    <w:multiLevelType w:val="hybridMultilevel"/>
    <w:tmpl w:val="3B3E0FE2"/>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5A8C"/>
    <w:multiLevelType w:val="hybridMultilevel"/>
    <w:tmpl w:val="FEC0B1F0"/>
    <w:lvl w:ilvl="0" w:tplc="7D8E1D3C">
      <w:start w:val="1"/>
      <w:numFmt w:val="bullet"/>
      <w:lvlText w:val=""/>
      <w:lvlJc w:val="left"/>
      <w:pPr>
        <w:ind w:left="720" w:hanging="360"/>
      </w:pPr>
      <w:rPr>
        <w:rFonts w:ascii="Wingdings" w:hAnsi="Wingdings" w:hint="default"/>
        <w:color w:val="auto"/>
        <w:sz w:val="40"/>
        <w:szCs w:val="40"/>
      </w:rPr>
    </w:lvl>
    <w:lvl w:ilvl="1" w:tplc="6114D6B6">
      <w:start w:val="1"/>
      <w:numFmt w:val="bullet"/>
      <w:lvlText w:val="o"/>
      <w:lvlJc w:val="left"/>
      <w:pPr>
        <w:ind w:left="1440" w:hanging="360"/>
      </w:pPr>
      <w:rPr>
        <w:rFonts w:ascii="Courier New" w:hAnsi="Courier New" w:hint="default"/>
      </w:rPr>
    </w:lvl>
    <w:lvl w:ilvl="2" w:tplc="8EF6E4BC">
      <w:start w:val="1"/>
      <w:numFmt w:val="bullet"/>
      <w:lvlText w:val=""/>
      <w:lvlJc w:val="left"/>
      <w:pPr>
        <w:ind w:left="2160" w:hanging="360"/>
      </w:pPr>
      <w:rPr>
        <w:rFonts w:ascii="Wingdings" w:hAnsi="Wingdings" w:hint="default"/>
      </w:rPr>
    </w:lvl>
    <w:lvl w:ilvl="3" w:tplc="BF34E168">
      <w:start w:val="1"/>
      <w:numFmt w:val="bullet"/>
      <w:lvlText w:val=""/>
      <w:lvlJc w:val="left"/>
      <w:pPr>
        <w:ind w:left="2880" w:hanging="360"/>
      </w:pPr>
      <w:rPr>
        <w:rFonts w:ascii="Symbol" w:hAnsi="Symbol" w:hint="default"/>
      </w:rPr>
    </w:lvl>
    <w:lvl w:ilvl="4" w:tplc="D69A782E">
      <w:start w:val="1"/>
      <w:numFmt w:val="bullet"/>
      <w:lvlText w:val="o"/>
      <w:lvlJc w:val="left"/>
      <w:pPr>
        <w:ind w:left="3600" w:hanging="360"/>
      </w:pPr>
      <w:rPr>
        <w:rFonts w:ascii="Courier New" w:hAnsi="Courier New" w:hint="default"/>
      </w:rPr>
    </w:lvl>
    <w:lvl w:ilvl="5" w:tplc="DA488014">
      <w:start w:val="1"/>
      <w:numFmt w:val="bullet"/>
      <w:lvlText w:val=""/>
      <w:lvlJc w:val="left"/>
      <w:pPr>
        <w:ind w:left="4320" w:hanging="360"/>
      </w:pPr>
      <w:rPr>
        <w:rFonts w:ascii="Wingdings" w:hAnsi="Wingdings" w:hint="default"/>
      </w:rPr>
    </w:lvl>
    <w:lvl w:ilvl="6" w:tplc="0C5A4012">
      <w:start w:val="1"/>
      <w:numFmt w:val="bullet"/>
      <w:lvlText w:val=""/>
      <w:lvlJc w:val="left"/>
      <w:pPr>
        <w:ind w:left="5040" w:hanging="360"/>
      </w:pPr>
      <w:rPr>
        <w:rFonts w:ascii="Symbol" w:hAnsi="Symbol" w:hint="default"/>
      </w:rPr>
    </w:lvl>
    <w:lvl w:ilvl="7" w:tplc="63E81BBE">
      <w:start w:val="1"/>
      <w:numFmt w:val="bullet"/>
      <w:lvlText w:val="o"/>
      <w:lvlJc w:val="left"/>
      <w:pPr>
        <w:ind w:left="5760" w:hanging="360"/>
      </w:pPr>
      <w:rPr>
        <w:rFonts w:ascii="Courier New" w:hAnsi="Courier New" w:hint="default"/>
      </w:rPr>
    </w:lvl>
    <w:lvl w:ilvl="8" w:tplc="A53452D0">
      <w:start w:val="1"/>
      <w:numFmt w:val="bullet"/>
      <w:lvlText w:val=""/>
      <w:lvlJc w:val="left"/>
      <w:pPr>
        <w:ind w:left="6480" w:hanging="360"/>
      </w:pPr>
      <w:rPr>
        <w:rFonts w:ascii="Wingdings" w:hAnsi="Wingdings" w:hint="default"/>
      </w:rPr>
    </w:lvl>
  </w:abstractNum>
  <w:abstractNum w:abstractNumId="4" w15:restartNumberingAfterBreak="0">
    <w:nsid w:val="037B335E"/>
    <w:multiLevelType w:val="hybridMultilevel"/>
    <w:tmpl w:val="80E44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E1203"/>
    <w:multiLevelType w:val="hybridMultilevel"/>
    <w:tmpl w:val="F3441724"/>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08165F"/>
    <w:multiLevelType w:val="hybridMultilevel"/>
    <w:tmpl w:val="D5DE459A"/>
    <w:lvl w:ilvl="0" w:tplc="7D8E1D3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D35530"/>
    <w:multiLevelType w:val="hybridMultilevel"/>
    <w:tmpl w:val="43244ABC"/>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2C1743"/>
    <w:multiLevelType w:val="hybridMultilevel"/>
    <w:tmpl w:val="4F0E1F1E"/>
    <w:lvl w:ilvl="0" w:tplc="7AD0F1A4">
      <w:start w:val="1"/>
      <w:numFmt w:val="bullet"/>
      <w:lvlText w:val=""/>
      <w:lvlPicBulletId w:val="0"/>
      <w:lvlJc w:val="left"/>
      <w:pPr>
        <w:ind w:left="720" w:hanging="360"/>
      </w:pPr>
      <w:rPr>
        <w:rFonts w:ascii="Symbol" w:hAnsi="Symbol" w:hint="default"/>
        <w:color w:val="auto"/>
        <w:sz w:val="72"/>
        <w:szCs w:val="72"/>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900" w:hanging="360"/>
      </w:pPr>
      <w:rPr>
        <w:rFonts w:ascii="Wingdings" w:hAnsi="Wingdings" w:hint="default"/>
      </w:rPr>
    </w:lvl>
    <w:lvl w:ilvl="3" w:tplc="04090001">
      <w:start w:val="1"/>
      <w:numFmt w:val="bullet"/>
      <w:lvlText w:val=""/>
      <w:lvlJc w:val="left"/>
      <w:pPr>
        <w:ind w:left="-180" w:hanging="360"/>
      </w:pPr>
      <w:rPr>
        <w:rFonts w:ascii="Symbol" w:hAnsi="Symbol" w:hint="default"/>
      </w:rPr>
    </w:lvl>
    <w:lvl w:ilvl="4" w:tplc="04090003">
      <w:start w:val="1"/>
      <w:numFmt w:val="bullet"/>
      <w:lvlText w:val="o"/>
      <w:lvlJc w:val="left"/>
      <w:pPr>
        <w:ind w:left="540" w:hanging="360"/>
      </w:pPr>
      <w:rPr>
        <w:rFonts w:ascii="Courier New" w:hAnsi="Courier New" w:cs="Courier New" w:hint="default"/>
      </w:rPr>
    </w:lvl>
    <w:lvl w:ilvl="5" w:tplc="04090005">
      <w:start w:val="1"/>
      <w:numFmt w:val="bullet"/>
      <w:lvlText w:val=""/>
      <w:lvlJc w:val="left"/>
      <w:pPr>
        <w:ind w:left="1260" w:hanging="360"/>
      </w:pPr>
      <w:rPr>
        <w:rFonts w:ascii="Wingdings" w:hAnsi="Wingdings" w:hint="default"/>
      </w:rPr>
    </w:lvl>
    <w:lvl w:ilvl="6" w:tplc="04090001">
      <w:start w:val="1"/>
      <w:numFmt w:val="bullet"/>
      <w:lvlText w:val=""/>
      <w:lvlJc w:val="left"/>
      <w:pPr>
        <w:ind w:left="1980" w:hanging="360"/>
      </w:pPr>
      <w:rPr>
        <w:rFonts w:ascii="Symbol" w:hAnsi="Symbol" w:hint="default"/>
      </w:rPr>
    </w:lvl>
    <w:lvl w:ilvl="7" w:tplc="04090003">
      <w:start w:val="1"/>
      <w:numFmt w:val="bullet"/>
      <w:lvlText w:val="o"/>
      <w:lvlJc w:val="left"/>
      <w:pPr>
        <w:ind w:left="2700" w:hanging="360"/>
      </w:pPr>
      <w:rPr>
        <w:rFonts w:ascii="Courier New" w:hAnsi="Courier New" w:cs="Courier New" w:hint="default"/>
      </w:rPr>
    </w:lvl>
    <w:lvl w:ilvl="8" w:tplc="04090005">
      <w:start w:val="1"/>
      <w:numFmt w:val="bullet"/>
      <w:lvlText w:val=""/>
      <w:lvlJc w:val="left"/>
      <w:pPr>
        <w:ind w:left="3420" w:hanging="360"/>
      </w:pPr>
      <w:rPr>
        <w:rFonts w:ascii="Wingdings" w:hAnsi="Wingdings" w:hint="default"/>
      </w:rPr>
    </w:lvl>
  </w:abstractNum>
  <w:abstractNum w:abstractNumId="9" w15:restartNumberingAfterBreak="0">
    <w:nsid w:val="0C4B4B85"/>
    <w:multiLevelType w:val="hybridMultilevel"/>
    <w:tmpl w:val="9EFA58EA"/>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5F1E7B"/>
    <w:multiLevelType w:val="hybridMultilevel"/>
    <w:tmpl w:val="B44669F2"/>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F65572E"/>
    <w:multiLevelType w:val="hybridMultilevel"/>
    <w:tmpl w:val="A0C87F26"/>
    <w:lvl w:ilvl="0" w:tplc="04090001">
      <w:start w:val="1"/>
      <w:numFmt w:val="bullet"/>
      <w:lvlText w:val=""/>
      <w:lvlJc w:val="left"/>
      <w:pPr>
        <w:ind w:left="720" w:hanging="360"/>
      </w:pPr>
      <w:rPr>
        <w:rFonts w:ascii="Symbol" w:hAnsi="Symbol" w:hint="default"/>
        <w:color w:val="auto"/>
        <w:sz w:val="40"/>
        <w:szCs w:val="4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6950E8"/>
    <w:multiLevelType w:val="hybridMultilevel"/>
    <w:tmpl w:val="90D476CE"/>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753DB2"/>
    <w:multiLevelType w:val="hybridMultilevel"/>
    <w:tmpl w:val="00A8A9BA"/>
    <w:lvl w:ilvl="0" w:tplc="39829EBC">
      <w:start w:val="1"/>
      <w:numFmt w:val="bullet"/>
      <w:lvlText w:val=""/>
      <w:lvlPicBulletId w:val="1"/>
      <w:lvlJc w:val="left"/>
      <w:pPr>
        <w:ind w:left="1080" w:hanging="360"/>
      </w:pPr>
      <w:rPr>
        <w:rFonts w:ascii="Symbol" w:hAnsi="Symbol" w:hint="default"/>
        <w:color w:val="auto"/>
        <w:sz w:val="40"/>
        <w:szCs w:val="4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4" w15:restartNumberingAfterBreak="0">
    <w:nsid w:val="10F06C70"/>
    <w:multiLevelType w:val="hybridMultilevel"/>
    <w:tmpl w:val="0B14814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617AC2"/>
    <w:multiLevelType w:val="hybridMultilevel"/>
    <w:tmpl w:val="8AE4D0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9062A9"/>
    <w:multiLevelType w:val="hybridMultilevel"/>
    <w:tmpl w:val="F63614E6"/>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E105BD"/>
    <w:multiLevelType w:val="hybridMultilevel"/>
    <w:tmpl w:val="C8EA4C66"/>
    <w:lvl w:ilvl="0" w:tplc="6F46355E">
      <w:start w:val="1"/>
      <w:numFmt w:val="bullet"/>
      <w:lvlText w:val=""/>
      <w:lvlPicBulletId w:val="2"/>
      <w:lvlJc w:val="left"/>
      <w:pPr>
        <w:tabs>
          <w:tab w:val="num" w:pos="720"/>
        </w:tabs>
        <w:ind w:left="720" w:hanging="360"/>
      </w:pPr>
      <w:rPr>
        <w:rFonts w:ascii="Symbol" w:hAnsi="Symbol" w:hint="default"/>
      </w:rPr>
    </w:lvl>
    <w:lvl w:ilvl="1" w:tplc="AB5ED24E" w:tentative="1">
      <w:start w:val="1"/>
      <w:numFmt w:val="bullet"/>
      <w:lvlText w:val=""/>
      <w:lvlJc w:val="left"/>
      <w:pPr>
        <w:tabs>
          <w:tab w:val="num" w:pos="1440"/>
        </w:tabs>
        <w:ind w:left="1440" w:hanging="360"/>
      </w:pPr>
      <w:rPr>
        <w:rFonts w:ascii="Symbol" w:hAnsi="Symbol" w:hint="default"/>
      </w:rPr>
    </w:lvl>
    <w:lvl w:ilvl="2" w:tplc="79E6E452" w:tentative="1">
      <w:start w:val="1"/>
      <w:numFmt w:val="bullet"/>
      <w:lvlText w:val=""/>
      <w:lvlJc w:val="left"/>
      <w:pPr>
        <w:tabs>
          <w:tab w:val="num" w:pos="2160"/>
        </w:tabs>
        <w:ind w:left="2160" w:hanging="360"/>
      </w:pPr>
      <w:rPr>
        <w:rFonts w:ascii="Symbol" w:hAnsi="Symbol" w:hint="default"/>
      </w:rPr>
    </w:lvl>
    <w:lvl w:ilvl="3" w:tplc="D85A6F42" w:tentative="1">
      <w:start w:val="1"/>
      <w:numFmt w:val="bullet"/>
      <w:lvlText w:val=""/>
      <w:lvlJc w:val="left"/>
      <w:pPr>
        <w:tabs>
          <w:tab w:val="num" w:pos="2880"/>
        </w:tabs>
        <w:ind w:left="2880" w:hanging="360"/>
      </w:pPr>
      <w:rPr>
        <w:rFonts w:ascii="Symbol" w:hAnsi="Symbol" w:hint="default"/>
      </w:rPr>
    </w:lvl>
    <w:lvl w:ilvl="4" w:tplc="A28ECBC4" w:tentative="1">
      <w:start w:val="1"/>
      <w:numFmt w:val="bullet"/>
      <w:lvlText w:val=""/>
      <w:lvlJc w:val="left"/>
      <w:pPr>
        <w:tabs>
          <w:tab w:val="num" w:pos="3600"/>
        </w:tabs>
        <w:ind w:left="3600" w:hanging="360"/>
      </w:pPr>
      <w:rPr>
        <w:rFonts w:ascii="Symbol" w:hAnsi="Symbol" w:hint="default"/>
      </w:rPr>
    </w:lvl>
    <w:lvl w:ilvl="5" w:tplc="A5E6F044" w:tentative="1">
      <w:start w:val="1"/>
      <w:numFmt w:val="bullet"/>
      <w:lvlText w:val=""/>
      <w:lvlJc w:val="left"/>
      <w:pPr>
        <w:tabs>
          <w:tab w:val="num" w:pos="4320"/>
        </w:tabs>
        <w:ind w:left="4320" w:hanging="360"/>
      </w:pPr>
      <w:rPr>
        <w:rFonts w:ascii="Symbol" w:hAnsi="Symbol" w:hint="default"/>
      </w:rPr>
    </w:lvl>
    <w:lvl w:ilvl="6" w:tplc="1BAAB88C" w:tentative="1">
      <w:start w:val="1"/>
      <w:numFmt w:val="bullet"/>
      <w:lvlText w:val=""/>
      <w:lvlJc w:val="left"/>
      <w:pPr>
        <w:tabs>
          <w:tab w:val="num" w:pos="5040"/>
        </w:tabs>
        <w:ind w:left="5040" w:hanging="360"/>
      </w:pPr>
      <w:rPr>
        <w:rFonts w:ascii="Symbol" w:hAnsi="Symbol" w:hint="default"/>
      </w:rPr>
    </w:lvl>
    <w:lvl w:ilvl="7" w:tplc="58AC2056" w:tentative="1">
      <w:start w:val="1"/>
      <w:numFmt w:val="bullet"/>
      <w:lvlText w:val=""/>
      <w:lvlJc w:val="left"/>
      <w:pPr>
        <w:tabs>
          <w:tab w:val="num" w:pos="5760"/>
        </w:tabs>
        <w:ind w:left="5760" w:hanging="360"/>
      </w:pPr>
      <w:rPr>
        <w:rFonts w:ascii="Symbol" w:hAnsi="Symbol" w:hint="default"/>
      </w:rPr>
    </w:lvl>
    <w:lvl w:ilvl="8" w:tplc="D9D2FAF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6F03499"/>
    <w:multiLevelType w:val="hybridMultilevel"/>
    <w:tmpl w:val="293EA8B2"/>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7FB3895"/>
    <w:multiLevelType w:val="multilevel"/>
    <w:tmpl w:val="538A3D06"/>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190D32E9"/>
    <w:multiLevelType w:val="hybridMultilevel"/>
    <w:tmpl w:val="F4D429EC"/>
    <w:lvl w:ilvl="0" w:tplc="FFFFFFFF">
      <w:start w:val="1"/>
      <w:numFmt w:val="bullet"/>
      <w:lvlText w:val=""/>
      <w:lvlJc w:val="left"/>
      <w:pPr>
        <w:ind w:left="-1380" w:hanging="360"/>
      </w:pPr>
      <w:rPr>
        <w:rFonts w:ascii="Symbol" w:hAnsi="Symbol" w:hint="default"/>
      </w:rPr>
    </w:lvl>
    <w:lvl w:ilvl="1" w:tplc="7D8E1D3C">
      <w:start w:val="1"/>
      <w:numFmt w:val="bullet"/>
      <w:lvlText w:val=""/>
      <w:lvlJc w:val="left"/>
      <w:pPr>
        <w:ind w:left="-660" w:hanging="360"/>
      </w:pPr>
      <w:rPr>
        <w:rFonts w:ascii="Wingdings" w:hAnsi="Wingdings" w:hint="default"/>
      </w:rPr>
    </w:lvl>
    <w:lvl w:ilvl="2" w:tplc="7D8E1D3C">
      <w:start w:val="1"/>
      <w:numFmt w:val="bullet"/>
      <w:lvlText w:val=""/>
      <w:lvlJc w:val="left"/>
      <w:pPr>
        <w:ind w:left="60" w:hanging="360"/>
      </w:pPr>
      <w:rPr>
        <w:rFonts w:ascii="Wingdings" w:hAnsi="Wingdings" w:hint="default"/>
        <w:color w:val="auto"/>
        <w:sz w:val="40"/>
        <w:szCs w:val="40"/>
      </w:rPr>
    </w:lvl>
    <w:lvl w:ilvl="3" w:tplc="7D8E1D3C">
      <w:start w:val="1"/>
      <w:numFmt w:val="bullet"/>
      <w:lvlText w:val=""/>
      <w:lvlJc w:val="left"/>
      <w:pPr>
        <w:ind w:left="780" w:hanging="360"/>
      </w:pPr>
      <w:rPr>
        <w:rFonts w:ascii="Wingdings" w:hAnsi="Wingdings" w:hint="default"/>
        <w:color w:val="auto"/>
        <w:sz w:val="40"/>
        <w:szCs w:val="40"/>
      </w:rPr>
    </w:lvl>
    <w:lvl w:ilvl="4" w:tplc="04090003" w:tentative="1">
      <w:start w:val="1"/>
      <w:numFmt w:val="bullet"/>
      <w:lvlText w:val="o"/>
      <w:lvlJc w:val="left"/>
      <w:pPr>
        <w:ind w:left="1500" w:hanging="360"/>
      </w:pPr>
      <w:rPr>
        <w:rFonts w:ascii="Courier New" w:hAnsi="Courier New" w:cs="Courier New" w:hint="default"/>
      </w:rPr>
    </w:lvl>
    <w:lvl w:ilvl="5" w:tplc="04090005" w:tentative="1">
      <w:start w:val="1"/>
      <w:numFmt w:val="bullet"/>
      <w:lvlText w:val=""/>
      <w:lvlJc w:val="left"/>
      <w:pPr>
        <w:ind w:left="2220" w:hanging="360"/>
      </w:pPr>
      <w:rPr>
        <w:rFonts w:ascii="Wingdings" w:hAnsi="Wingdings" w:hint="default"/>
      </w:rPr>
    </w:lvl>
    <w:lvl w:ilvl="6" w:tplc="04090001" w:tentative="1">
      <w:start w:val="1"/>
      <w:numFmt w:val="bullet"/>
      <w:lvlText w:val=""/>
      <w:lvlJc w:val="left"/>
      <w:pPr>
        <w:ind w:left="2940" w:hanging="360"/>
      </w:pPr>
      <w:rPr>
        <w:rFonts w:ascii="Symbol" w:hAnsi="Symbol" w:hint="default"/>
      </w:rPr>
    </w:lvl>
    <w:lvl w:ilvl="7" w:tplc="04090003" w:tentative="1">
      <w:start w:val="1"/>
      <w:numFmt w:val="bullet"/>
      <w:lvlText w:val="o"/>
      <w:lvlJc w:val="left"/>
      <w:pPr>
        <w:ind w:left="3660" w:hanging="360"/>
      </w:pPr>
      <w:rPr>
        <w:rFonts w:ascii="Courier New" w:hAnsi="Courier New" w:cs="Courier New" w:hint="default"/>
      </w:rPr>
    </w:lvl>
    <w:lvl w:ilvl="8" w:tplc="04090005" w:tentative="1">
      <w:start w:val="1"/>
      <w:numFmt w:val="bullet"/>
      <w:lvlText w:val=""/>
      <w:lvlJc w:val="left"/>
      <w:pPr>
        <w:ind w:left="4380" w:hanging="360"/>
      </w:pPr>
      <w:rPr>
        <w:rFonts w:ascii="Wingdings" w:hAnsi="Wingdings" w:hint="default"/>
      </w:rPr>
    </w:lvl>
  </w:abstractNum>
  <w:abstractNum w:abstractNumId="21" w15:restartNumberingAfterBreak="0">
    <w:nsid w:val="19713E76"/>
    <w:multiLevelType w:val="hybridMultilevel"/>
    <w:tmpl w:val="C9B49F5A"/>
    <w:lvl w:ilvl="0" w:tplc="FFFFFFFF">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1972686C"/>
    <w:multiLevelType w:val="multilevel"/>
    <w:tmpl w:val="9D5C6F3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19D36042"/>
    <w:multiLevelType w:val="hybridMultilevel"/>
    <w:tmpl w:val="7B8297E4"/>
    <w:lvl w:ilvl="0" w:tplc="FFFFFFFF">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C313976"/>
    <w:multiLevelType w:val="hybridMultilevel"/>
    <w:tmpl w:val="1FDE112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156E28"/>
    <w:multiLevelType w:val="hybridMultilevel"/>
    <w:tmpl w:val="9FD4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DB31C19"/>
    <w:multiLevelType w:val="hybridMultilevel"/>
    <w:tmpl w:val="B622ADEC"/>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DE7D9E"/>
    <w:multiLevelType w:val="hybridMultilevel"/>
    <w:tmpl w:val="F6F23AA6"/>
    <w:lvl w:ilvl="0" w:tplc="FFFFFFFF">
      <w:start w:val="1"/>
      <w:numFmt w:val="bullet"/>
      <w:lvlText w:val=""/>
      <w:lvlJc w:val="left"/>
      <w:pPr>
        <w:ind w:left="144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F8140D8"/>
    <w:multiLevelType w:val="hybridMultilevel"/>
    <w:tmpl w:val="EC3A0BD8"/>
    <w:lvl w:ilvl="0" w:tplc="FFFFFFFF">
      <w:start w:val="1"/>
      <w:numFmt w:val="bullet"/>
      <w:lvlText w:val=""/>
      <w:lvlJc w:val="left"/>
      <w:pPr>
        <w:ind w:left="1260" w:hanging="360"/>
      </w:pPr>
      <w:rPr>
        <w:rFonts w:ascii="Symbol" w:hAnsi="Symbol" w:hint="default"/>
        <w:color w:val="auto"/>
        <w:sz w:val="40"/>
        <w:szCs w:val="40"/>
      </w:rPr>
    </w:lvl>
    <w:lvl w:ilvl="1" w:tplc="04090003">
      <w:start w:val="1"/>
      <w:numFmt w:val="bullet"/>
      <w:lvlText w:val="o"/>
      <w:lvlJc w:val="left"/>
      <w:pPr>
        <w:ind w:left="1980" w:hanging="360"/>
      </w:pPr>
      <w:rPr>
        <w:rFonts w:ascii="Courier New" w:hAnsi="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1FB81467"/>
    <w:multiLevelType w:val="hybridMultilevel"/>
    <w:tmpl w:val="B33EC60A"/>
    <w:lvl w:ilvl="0" w:tplc="FFFFFFFF">
      <w:start w:val="1"/>
      <w:numFmt w:val="decimal"/>
      <w:lvlText w:val="%1."/>
      <w:lvlJc w:val="left"/>
      <w:pPr>
        <w:ind w:left="720" w:hanging="360"/>
      </w:pPr>
    </w:lvl>
    <w:lvl w:ilvl="1" w:tplc="46E883F6">
      <w:start w:val="1"/>
      <w:numFmt w:val="lowerLetter"/>
      <w:lvlText w:val="%2."/>
      <w:lvlJc w:val="left"/>
      <w:pPr>
        <w:ind w:left="1440" w:hanging="360"/>
      </w:pPr>
    </w:lvl>
    <w:lvl w:ilvl="2" w:tplc="EEE0853E">
      <w:start w:val="1"/>
      <w:numFmt w:val="lowerRoman"/>
      <w:lvlText w:val="%3."/>
      <w:lvlJc w:val="right"/>
      <w:pPr>
        <w:ind w:left="2160" w:hanging="180"/>
      </w:pPr>
    </w:lvl>
    <w:lvl w:ilvl="3" w:tplc="193C665A">
      <w:start w:val="1"/>
      <w:numFmt w:val="decimal"/>
      <w:lvlText w:val="%4."/>
      <w:lvlJc w:val="left"/>
      <w:pPr>
        <w:ind w:left="2880" w:hanging="360"/>
      </w:pPr>
    </w:lvl>
    <w:lvl w:ilvl="4" w:tplc="0BC49810">
      <w:start w:val="1"/>
      <w:numFmt w:val="lowerLetter"/>
      <w:lvlText w:val="%5."/>
      <w:lvlJc w:val="left"/>
      <w:pPr>
        <w:ind w:left="3600" w:hanging="360"/>
      </w:pPr>
    </w:lvl>
    <w:lvl w:ilvl="5" w:tplc="2A648E6A">
      <w:start w:val="1"/>
      <w:numFmt w:val="lowerRoman"/>
      <w:lvlText w:val="%6."/>
      <w:lvlJc w:val="right"/>
      <w:pPr>
        <w:ind w:left="4320" w:hanging="180"/>
      </w:pPr>
    </w:lvl>
    <w:lvl w:ilvl="6" w:tplc="FA402F40">
      <w:start w:val="1"/>
      <w:numFmt w:val="decimal"/>
      <w:lvlText w:val="%7."/>
      <w:lvlJc w:val="left"/>
      <w:pPr>
        <w:ind w:left="5040" w:hanging="360"/>
      </w:pPr>
    </w:lvl>
    <w:lvl w:ilvl="7" w:tplc="30105F4C">
      <w:start w:val="1"/>
      <w:numFmt w:val="lowerLetter"/>
      <w:lvlText w:val="%8."/>
      <w:lvlJc w:val="left"/>
      <w:pPr>
        <w:ind w:left="5760" w:hanging="360"/>
      </w:pPr>
    </w:lvl>
    <w:lvl w:ilvl="8" w:tplc="6248CA30">
      <w:start w:val="1"/>
      <w:numFmt w:val="lowerRoman"/>
      <w:lvlText w:val="%9."/>
      <w:lvlJc w:val="right"/>
      <w:pPr>
        <w:ind w:left="6480" w:hanging="180"/>
      </w:pPr>
    </w:lvl>
  </w:abstractNum>
  <w:abstractNum w:abstractNumId="30" w15:restartNumberingAfterBreak="0">
    <w:nsid w:val="237331DC"/>
    <w:multiLevelType w:val="hybridMultilevel"/>
    <w:tmpl w:val="70260456"/>
    <w:lvl w:ilvl="0" w:tplc="A88207E0">
      <w:start w:val="1"/>
      <w:numFmt w:val="decimal"/>
      <w:lvlText w:val="%1."/>
      <w:lvlJc w:val="left"/>
      <w:pPr>
        <w:ind w:left="1080" w:hanging="360"/>
      </w:pPr>
      <w:rPr>
        <w:rFonts w:ascii="Calibri" w:hAnsi="Calibr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5F31D7B"/>
    <w:multiLevelType w:val="hybridMultilevel"/>
    <w:tmpl w:val="FF3A1422"/>
    <w:lvl w:ilvl="0" w:tplc="FFFFFFFF">
      <w:start w:val="1"/>
      <w:numFmt w:val="bullet"/>
      <w:lvlText w:val=""/>
      <w:lvlJc w:val="left"/>
      <w:pPr>
        <w:ind w:left="144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6D563A0"/>
    <w:multiLevelType w:val="hybridMultilevel"/>
    <w:tmpl w:val="08CE2C5C"/>
    <w:lvl w:ilvl="0" w:tplc="1A129E76">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D460A4"/>
    <w:multiLevelType w:val="hybridMultilevel"/>
    <w:tmpl w:val="19B48778"/>
    <w:lvl w:ilvl="0" w:tplc="A72CECE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2B58E7"/>
    <w:multiLevelType w:val="hybridMultilevel"/>
    <w:tmpl w:val="51E89DEE"/>
    <w:lvl w:ilvl="0" w:tplc="FFFFFFFF">
      <w:start w:val="1"/>
      <w:numFmt w:val="decimal"/>
      <w:lvlText w:val="%1."/>
      <w:lvlJc w:val="left"/>
      <w:pPr>
        <w:ind w:left="360" w:hanging="360"/>
      </w:pPr>
    </w:lvl>
    <w:lvl w:ilvl="1" w:tplc="04090019">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35" w15:restartNumberingAfterBreak="0">
    <w:nsid w:val="2B422F0B"/>
    <w:multiLevelType w:val="hybridMultilevel"/>
    <w:tmpl w:val="E9CE1F82"/>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30405B"/>
    <w:multiLevelType w:val="hybridMultilevel"/>
    <w:tmpl w:val="6B565F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8B476E"/>
    <w:multiLevelType w:val="multilevel"/>
    <w:tmpl w:val="0E228D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2FEF1C8B"/>
    <w:multiLevelType w:val="hybridMultilevel"/>
    <w:tmpl w:val="7A080A60"/>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B364F4"/>
    <w:multiLevelType w:val="hybridMultilevel"/>
    <w:tmpl w:val="316434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1F427AC"/>
    <w:multiLevelType w:val="hybridMultilevel"/>
    <w:tmpl w:val="D50E1448"/>
    <w:lvl w:ilvl="0" w:tplc="FFFFFFFF">
      <w:start w:val="1"/>
      <w:numFmt w:val="bullet"/>
      <w:lvlText w:val=""/>
      <w:lvlJc w:val="left"/>
      <w:pPr>
        <w:ind w:left="360" w:hanging="360"/>
      </w:pPr>
      <w:rPr>
        <w:rFonts w:ascii="Symbol" w:hAnsi="Symbol" w:hint="default"/>
        <w:color w:val="auto"/>
        <w:sz w:val="40"/>
        <w:szCs w:val="4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4654D64"/>
    <w:multiLevelType w:val="hybridMultilevel"/>
    <w:tmpl w:val="87E61836"/>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8629FD"/>
    <w:multiLevelType w:val="hybridMultilevel"/>
    <w:tmpl w:val="FCA2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7D2B70"/>
    <w:multiLevelType w:val="hybridMultilevel"/>
    <w:tmpl w:val="7660AABC"/>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87A570F"/>
    <w:multiLevelType w:val="hybridMultilevel"/>
    <w:tmpl w:val="6BC6E654"/>
    <w:lvl w:ilvl="0" w:tplc="7AD0F1A4">
      <w:start w:val="1"/>
      <w:numFmt w:val="bullet"/>
      <w:lvlText w:val=""/>
      <w:lvlPicBulletId w:val="0"/>
      <w:lvlJc w:val="left"/>
      <w:pPr>
        <w:ind w:left="720" w:hanging="360"/>
      </w:pPr>
      <w:rPr>
        <w:rFonts w:ascii="Symbol" w:hAnsi="Symbol" w:hint="default"/>
        <w:color w:val="auto"/>
        <w:sz w:val="72"/>
        <w:szCs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D21615"/>
    <w:multiLevelType w:val="hybridMultilevel"/>
    <w:tmpl w:val="4A5639F6"/>
    <w:lvl w:ilvl="0" w:tplc="7D8E1D3C">
      <w:start w:val="1"/>
      <w:numFmt w:val="bullet"/>
      <w:lvlText w:val=""/>
      <w:lvlJc w:val="left"/>
      <w:pPr>
        <w:ind w:left="1170" w:hanging="360"/>
      </w:pPr>
      <w:rPr>
        <w:rFonts w:ascii="Wingdings" w:hAnsi="Wingdings" w:hint="default"/>
      </w:rPr>
    </w:lvl>
    <w:lvl w:ilvl="1" w:tplc="7D8E1D3C">
      <w:start w:val="1"/>
      <w:numFmt w:val="bullet"/>
      <w:lvlText w:val=""/>
      <w:lvlJc w:val="left"/>
      <w:pPr>
        <w:ind w:left="1890" w:hanging="360"/>
      </w:pPr>
      <w:rPr>
        <w:rFonts w:ascii="Wingdings" w:hAnsi="Wingdings"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38F601B0"/>
    <w:multiLevelType w:val="hybridMultilevel"/>
    <w:tmpl w:val="C220D984"/>
    <w:lvl w:ilvl="0" w:tplc="FFFFFFFF">
      <w:start w:val="1"/>
      <w:numFmt w:val="bullet"/>
      <w:lvlText w:val=""/>
      <w:lvlJc w:val="left"/>
      <w:pPr>
        <w:ind w:left="1080" w:hanging="360"/>
      </w:pPr>
      <w:rPr>
        <w:rFonts w:ascii="Symbol" w:hAnsi="Symbol" w:hint="default"/>
        <w:color w:val="auto"/>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95126ED"/>
    <w:multiLevelType w:val="hybridMultilevel"/>
    <w:tmpl w:val="2306E7E2"/>
    <w:lvl w:ilvl="0" w:tplc="7D8E1D3C">
      <w:start w:val="1"/>
      <w:numFmt w:val="bullet"/>
      <w:lvlText w:val=""/>
      <w:lvlJc w:val="left"/>
      <w:pPr>
        <w:ind w:left="780" w:hanging="360"/>
      </w:pPr>
      <w:rPr>
        <w:rFonts w:ascii="Wingdings" w:hAnsi="Wingdings" w:hint="default"/>
        <w:color w:val="auto"/>
        <w:sz w:val="40"/>
        <w:szCs w:val="40"/>
      </w:rPr>
    </w:lvl>
    <w:lvl w:ilvl="1" w:tplc="7D8E1D3C">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15:restartNumberingAfterBreak="0">
    <w:nsid w:val="398F50C0"/>
    <w:multiLevelType w:val="hybridMultilevel"/>
    <w:tmpl w:val="DD98C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CF3A63"/>
    <w:multiLevelType w:val="hybridMultilevel"/>
    <w:tmpl w:val="3566EAFC"/>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C65295C"/>
    <w:multiLevelType w:val="hybridMultilevel"/>
    <w:tmpl w:val="2C82C096"/>
    <w:lvl w:ilvl="0" w:tplc="7AD0F1A4">
      <w:start w:val="1"/>
      <w:numFmt w:val="bullet"/>
      <w:lvlText w:val=""/>
      <w:lvlPicBulletId w:val="0"/>
      <w:lvlJc w:val="left"/>
      <w:pPr>
        <w:ind w:left="360" w:hanging="360"/>
      </w:pPr>
      <w:rPr>
        <w:rFonts w:ascii="Symbol" w:hAnsi="Symbol" w:hint="default"/>
        <w:color w:val="auto"/>
        <w:sz w:val="72"/>
        <w:szCs w:val="72"/>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720" w:hanging="360"/>
      </w:pPr>
      <w:rPr>
        <w:rFonts w:ascii="Courier New" w:hAnsi="Courier New" w:cs="Courier New" w:hint="default"/>
      </w:rPr>
    </w:lvl>
    <w:lvl w:ilvl="5" w:tplc="04090005">
      <w:start w:val="1"/>
      <w:numFmt w:val="bullet"/>
      <w:lvlText w:val=""/>
      <w:lvlJc w:val="left"/>
      <w:pPr>
        <w:ind w:left="0" w:hanging="360"/>
      </w:pPr>
      <w:rPr>
        <w:rFonts w:ascii="Wingdings" w:hAnsi="Wingdings" w:hint="default"/>
      </w:rPr>
    </w:lvl>
    <w:lvl w:ilvl="6" w:tplc="7AD0F1A4">
      <w:start w:val="1"/>
      <w:numFmt w:val="bullet"/>
      <w:lvlText w:val=""/>
      <w:lvlPicBulletId w:val="0"/>
      <w:lvlJc w:val="left"/>
      <w:pPr>
        <w:ind w:left="720" w:hanging="360"/>
      </w:pPr>
      <w:rPr>
        <w:rFonts w:ascii="Symbol" w:hAnsi="Symbol" w:hint="default"/>
        <w:color w:val="auto"/>
        <w:sz w:val="72"/>
        <w:szCs w:val="72"/>
      </w:rPr>
    </w:lvl>
    <w:lvl w:ilvl="7" w:tplc="04090003" w:tentative="1">
      <w:start w:val="1"/>
      <w:numFmt w:val="bullet"/>
      <w:lvlText w:val="o"/>
      <w:lvlJc w:val="left"/>
      <w:pPr>
        <w:ind w:left="1440" w:hanging="360"/>
      </w:pPr>
      <w:rPr>
        <w:rFonts w:ascii="Courier New" w:hAnsi="Courier New" w:cs="Courier New" w:hint="default"/>
      </w:rPr>
    </w:lvl>
    <w:lvl w:ilvl="8" w:tplc="04090005" w:tentative="1">
      <w:start w:val="1"/>
      <w:numFmt w:val="bullet"/>
      <w:lvlText w:val=""/>
      <w:lvlJc w:val="left"/>
      <w:pPr>
        <w:ind w:left="2160" w:hanging="360"/>
      </w:pPr>
      <w:rPr>
        <w:rFonts w:ascii="Wingdings" w:hAnsi="Wingdings" w:hint="default"/>
      </w:rPr>
    </w:lvl>
  </w:abstractNum>
  <w:abstractNum w:abstractNumId="52" w15:restartNumberingAfterBreak="0">
    <w:nsid w:val="3CA3064A"/>
    <w:multiLevelType w:val="hybridMultilevel"/>
    <w:tmpl w:val="77E87BA0"/>
    <w:lvl w:ilvl="0" w:tplc="7D8E1D3C">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3" w15:restartNumberingAfterBreak="0">
    <w:nsid w:val="3F5737BD"/>
    <w:multiLevelType w:val="hybridMultilevel"/>
    <w:tmpl w:val="7BD4D0DE"/>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277541"/>
    <w:multiLevelType w:val="hybridMultilevel"/>
    <w:tmpl w:val="0C42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D619DD"/>
    <w:multiLevelType w:val="hybridMultilevel"/>
    <w:tmpl w:val="3FBEEC7E"/>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56454E"/>
    <w:multiLevelType w:val="hybridMultilevel"/>
    <w:tmpl w:val="2362F32E"/>
    <w:lvl w:ilvl="0" w:tplc="7D8E1D3C">
      <w:start w:val="1"/>
      <w:numFmt w:val="bullet"/>
      <w:lvlText w:val=""/>
      <w:lvlJc w:val="left"/>
      <w:pPr>
        <w:ind w:left="780" w:hanging="360"/>
      </w:pPr>
      <w:rPr>
        <w:rFonts w:ascii="Wingdings" w:hAnsi="Wingdings" w:hint="default"/>
        <w:color w:val="auto"/>
        <w:sz w:val="40"/>
        <w:szCs w:val="40"/>
      </w:rPr>
    </w:lvl>
    <w:lvl w:ilvl="1" w:tplc="7D8E1D3C">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7" w15:restartNumberingAfterBreak="0">
    <w:nsid w:val="468D4E03"/>
    <w:multiLevelType w:val="multilevel"/>
    <w:tmpl w:val="79AC2750"/>
    <w:lvl w:ilvl="0">
      <w:start w:val="1"/>
      <w:numFmt w:val="lowerLetter"/>
      <w:lvlText w:val="%1."/>
      <w:lvlJc w:val="left"/>
      <w:pPr>
        <w:tabs>
          <w:tab w:val="num" w:pos="720"/>
        </w:tabs>
        <w:ind w:left="720" w:hanging="360"/>
      </w:pPr>
      <w:rPr>
        <w:sz w:val="28"/>
        <w:szCs w:val="28"/>
      </w:r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47670E93"/>
    <w:multiLevelType w:val="hybridMultilevel"/>
    <w:tmpl w:val="7A6C1CD8"/>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285963"/>
    <w:multiLevelType w:val="hybridMultilevel"/>
    <w:tmpl w:val="E42E55DC"/>
    <w:lvl w:ilvl="0" w:tplc="FFFFFFFF">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0" w15:restartNumberingAfterBreak="0">
    <w:nsid w:val="4B397E81"/>
    <w:multiLevelType w:val="hybridMultilevel"/>
    <w:tmpl w:val="AD0AF81E"/>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BA71CCD"/>
    <w:multiLevelType w:val="hybridMultilevel"/>
    <w:tmpl w:val="3EB4D3F0"/>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E0443E1"/>
    <w:multiLevelType w:val="hybridMultilevel"/>
    <w:tmpl w:val="8F52DA6C"/>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BB2979"/>
    <w:multiLevelType w:val="hybridMultilevel"/>
    <w:tmpl w:val="5A8654FC"/>
    <w:lvl w:ilvl="0" w:tplc="FFFFFFFF">
      <w:start w:val="1"/>
      <w:numFmt w:val="decimal"/>
      <w:lvlText w:val="%1."/>
      <w:lvlJc w:val="left"/>
      <w:pPr>
        <w:ind w:left="990" w:hanging="360"/>
      </w:p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5" w15:restartNumberingAfterBreak="0">
    <w:nsid w:val="52541650"/>
    <w:multiLevelType w:val="hybridMultilevel"/>
    <w:tmpl w:val="820EE5F4"/>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C70041"/>
    <w:multiLevelType w:val="hybridMultilevel"/>
    <w:tmpl w:val="8EC46336"/>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033CCE"/>
    <w:multiLevelType w:val="hybridMultilevel"/>
    <w:tmpl w:val="0D26B754"/>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596BAB"/>
    <w:multiLevelType w:val="hybridMultilevel"/>
    <w:tmpl w:val="9D20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CF32ECE"/>
    <w:multiLevelType w:val="hybridMultilevel"/>
    <w:tmpl w:val="327C3322"/>
    <w:lvl w:ilvl="0" w:tplc="04090001">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E76184C"/>
    <w:multiLevelType w:val="hybridMultilevel"/>
    <w:tmpl w:val="ED6CFEFC"/>
    <w:lvl w:ilvl="0" w:tplc="FFFFFFF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F81D6A"/>
    <w:multiLevelType w:val="multilevel"/>
    <w:tmpl w:val="4A0E8B90"/>
    <w:lvl w:ilvl="0">
      <w:start w:val="1"/>
      <w:numFmt w:val="upperLetter"/>
      <w:lvlText w:val="%1."/>
      <w:lvlJc w:val="left"/>
      <w:pPr>
        <w:tabs>
          <w:tab w:val="num" w:pos="720"/>
        </w:tabs>
        <w:ind w:left="720" w:hanging="360"/>
      </w:pPr>
    </w:lvl>
    <w:lvl w:ilvl="1">
      <w:start w:val="18"/>
      <w:numFmt w:val="decimal"/>
      <w:lvlText w:val="%2"/>
      <w:lvlJc w:val="left"/>
      <w:pPr>
        <w:ind w:left="1440" w:hanging="360"/>
      </w:pPr>
      <w:rPr>
        <w:rFonts w:hint="default"/>
        <w:i w:val="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2" w15:restartNumberingAfterBreak="0">
    <w:nsid w:val="5FD35D3E"/>
    <w:multiLevelType w:val="hybridMultilevel"/>
    <w:tmpl w:val="F18E8730"/>
    <w:lvl w:ilvl="0" w:tplc="FFFFFFFF">
      <w:start w:val="1"/>
      <w:numFmt w:val="bullet"/>
      <w:lvlText w:val=""/>
      <w:lvlJc w:val="left"/>
      <w:pPr>
        <w:ind w:left="720" w:hanging="360"/>
      </w:pPr>
      <w:rPr>
        <w:rFonts w:ascii="Symbol" w:hAnsi="Symbol" w:hint="default"/>
        <w:color w:val="auto"/>
        <w:sz w:val="44"/>
        <w:szCs w:val="4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60600C40"/>
    <w:multiLevelType w:val="hybridMultilevel"/>
    <w:tmpl w:val="16622FFA"/>
    <w:lvl w:ilvl="0" w:tplc="7D8E1D3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0F85E56"/>
    <w:multiLevelType w:val="hybridMultilevel"/>
    <w:tmpl w:val="3276349C"/>
    <w:lvl w:ilvl="0" w:tplc="7D8E1D3C">
      <w:start w:val="1"/>
      <w:numFmt w:val="bullet"/>
      <w:lvlText w:val=""/>
      <w:lvlJc w:val="left"/>
      <w:pPr>
        <w:ind w:left="720" w:hanging="360"/>
      </w:pPr>
      <w:rPr>
        <w:rFonts w:ascii="Wingdings" w:hAnsi="Wingdings"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B24756"/>
    <w:multiLevelType w:val="hybridMultilevel"/>
    <w:tmpl w:val="40904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26C10CE"/>
    <w:multiLevelType w:val="hybridMultilevel"/>
    <w:tmpl w:val="0494073E"/>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62D26AF8"/>
    <w:multiLevelType w:val="hybridMultilevel"/>
    <w:tmpl w:val="326E16EE"/>
    <w:lvl w:ilvl="0" w:tplc="FFFFFFFF">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32D7A3D"/>
    <w:multiLevelType w:val="hybridMultilevel"/>
    <w:tmpl w:val="1AF0A9FC"/>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39C3680"/>
    <w:multiLevelType w:val="hybridMultilevel"/>
    <w:tmpl w:val="F3F6C7EC"/>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3AD1FDC"/>
    <w:multiLevelType w:val="multilevel"/>
    <w:tmpl w:val="E1DA0DA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1" w15:restartNumberingAfterBreak="0">
    <w:nsid w:val="67627125"/>
    <w:multiLevelType w:val="hybridMultilevel"/>
    <w:tmpl w:val="F454C8CC"/>
    <w:lvl w:ilvl="0" w:tplc="FFFFFFFF">
      <w:start w:val="1"/>
      <w:numFmt w:val="bullet"/>
      <w:lvlText w:val=""/>
      <w:lvlJc w:val="left"/>
      <w:pPr>
        <w:ind w:left="720" w:hanging="360"/>
      </w:pPr>
      <w:rPr>
        <w:rFonts w:ascii="Symbol" w:hAnsi="Symbol" w:hint="default"/>
        <w:color w:val="auto"/>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974663"/>
    <w:multiLevelType w:val="hybridMultilevel"/>
    <w:tmpl w:val="FF78388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3" w15:restartNumberingAfterBreak="0">
    <w:nsid w:val="695773D9"/>
    <w:multiLevelType w:val="hybridMultilevel"/>
    <w:tmpl w:val="50C29B3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1B5B9E"/>
    <w:multiLevelType w:val="hybridMultilevel"/>
    <w:tmpl w:val="03041916"/>
    <w:lvl w:ilvl="0" w:tplc="FFFFFFFF">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A14FA7"/>
    <w:multiLevelType w:val="hybridMultilevel"/>
    <w:tmpl w:val="19120C28"/>
    <w:lvl w:ilvl="0" w:tplc="04090001">
      <w:start w:val="1"/>
      <w:numFmt w:val="bullet"/>
      <w:lvlText w:val=""/>
      <w:lvlJc w:val="left"/>
      <w:pPr>
        <w:ind w:left="1350" w:hanging="360"/>
      </w:pPr>
      <w:rPr>
        <w:rFonts w:ascii="Symbol" w:hAnsi="Symbol" w:hint="default"/>
        <w:color w:val="auto"/>
        <w:sz w:val="40"/>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E40510A"/>
    <w:multiLevelType w:val="hybridMultilevel"/>
    <w:tmpl w:val="27C63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E9B7474"/>
    <w:multiLevelType w:val="hybridMultilevel"/>
    <w:tmpl w:val="6AF81B80"/>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F795680"/>
    <w:multiLevelType w:val="hybridMultilevel"/>
    <w:tmpl w:val="884A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834580"/>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9D22D1"/>
    <w:multiLevelType w:val="hybridMultilevel"/>
    <w:tmpl w:val="B672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04B2C9B"/>
    <w:multiLevelType w:val="hybridMultilevel"/>
    <w:tmpl w:val="56B24A40"/>
    <w:lvl w:ilvl="0" w:tplc="7D8E1D3C">
      <w:start w:val="1"/>
      <w:numFmt w:val="bullet"/>
      <w:lvlText w:val=""/>
      <w:lvlJc w:val="left"/>
      <w:pPr>
        <w:ind w:left="720" w:hanging="360"/>
      </w:pPr>
      <w:rPr>
        <w:rFonts w:ascii="Wingdings" w:hAnsi="Wingdings"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142485B"/>
    <w:multiLevelType w:val="hybridMultilevel"/>
    <w:tmpl w:val="5412BC1C"/>
    <w:lvl w:ilvl="0" w:tplc="FFFFFFFF">
      <w:start w:val="1"/>
      <w:numFmt w:val="bullet"/>
      <w:lvlText w:val=""/>
      <w:lvlJc w:val="left"/>
      <w:pPr>
        <w:ind w:left="900" w:hanging="360"/>
      </w:pPr>
      <w:rPr>
        <w:rFonts w:ascii="Symbol" w:hAnsi="Symbol" w:hint="default"/>
        <w:color w:val="auto"/>
        <w:sz w:val="44"/>
        <w:szCs w:val="4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1656E53"/>
    <w:multiLevelType w:val="hybridMultilevel"/>
    <w:tmpl w:val="5F967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1E28D0"/>
    <w:multiLevelType w:val="hybridMultilevel"/>
    <w:tmpl w:val="837497FC"/>
    <w:lvl w:ilvl="0" w:tplc="FFFFFFFF">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3C64E8C"/>
    <w:multiLevelType w:val="hybridMultilevel"/>
    <w:tmpl w:val="52F640FC"/>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5D9687E"/>
    <w:multiLevelType w:val="hybridMultilevel"/>
    <w:tmpl w:val="09C8851C"/>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DA3E04"/>
    <w:multiLevelType w:val="hybridMultilevel"/>
    <w:tmpl w:val="A746CD98"/>
    <w:lvl w:ilvl="0" w:tplc="FFFFFFF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8"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7B6F53"/>
    <w:multiLevelType w:val="hybridMultilevel"/>
    <w:tmpl w:val="1B1AF9C2"/>
    <w:lvl w:ilvl="0" w:tplc="FFFFFFFF">
      <w:start w:val="1"/>
      <w:numFmt w:val="bullet"/>
      <w:lvlText w:val=""/>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E7D43E1"/>
    <w:multiLevelType w:val="hybridMultilevel"/>
    <w:tmpl w:val="503470D0"/>
    <w:lvl w:ilvl="0" w:tplc="FFFFFFFF">
      <w:start w:val="1"/>
      <w:numFmt w:val="bullet"/>
      <w:lvlText w:val=""/>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EE3133B"/>
    <w:multiLevelType w:val="hybridMultilevel"/>
    <w:tmpl w:val="B5FE6934"/>
    <w:lvl w:ilvl="0" w:tplc="FFFFFFFF">
      <w:start w:val="1"/>
      <w:numFmt w:val="bullet"/>
      <w:lvlText w:val=""/>
      <w:lvlJc w:val="left"/>
      <w:pPr>
        <w:ind w:left="1080" w:hanging="360"/>
      </w:pPr>
      <w:rPr>
        <w:rFonts w:ascii="Symbol" w:hAnsi="Symbol" w:hint="default"/>
        <w:color w:val="auto"/>
        <w:sz w:val="40"/>
        <w:szCs w:val="40"/>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29"/>
  </w:num>
  <w:num w:numId="2">
    <w:abstractNumId w:val="3"/>
  </w:num>
  <w:num w:numId="3">
    <w:abstractNumId w:val="28"/>
  </w:num>
  <w:num w:numId="4">
    <w:abstractNumId w:val="42"/>
  </w:num>
  <w:num w:numId="5">
    <w:abstractNumId w:val="97"/>
  </w:num>
  <w:num w:numId="6">
    <w:abstractNumId w:val="92"/>
  </w:num>
  <w:num w:numId="7">
    <w:abstractNumId w:val="20"/>
  </w:num>
  <w:num w:numId="8">
    <w:abstractNumId w:val="48"/>
  </w:num>
  <w:num w:numId="9">
    <w:abstractNumId w:val="39"/>
  </w:num>
  <w:num w:numId="10">
    <w:abstractNumId w:val="44"/>
  </w:num>
  <w:num w:numId="11">
    <w:abstractNumId w:val="12"/>
  </w:num>
  <w:num w:numId="12">
    <w:abstractNumId w:val="24"/>
  </w:num>
  <w:num w:numId="13">
    <w:abstractNumId w:val="15"/>
  </w:num>
  <w:num w:numId="14">
    <w:abstractNumId w:val="27"/>
  </w:num>
  <w:num w:numId="15">
    <w:abstractNumId w:val="47"/>
  </w:num>
  <w:num w:numId="16">
    <w:abstractNumId w:val="23"/>
  </w:num>
  <w:num w:numId="17">
    <w:abstractNumId w:val="46"/>
  </w:num>
  <w:num w:numId="18">
    <w:abstractNumId w:val="91"/>
  </w:num>
  <w:num w:numId="19">
    <w:abstractNumId w:val="6"/>
  </w:num>
  <w:num w:numId="20">
    <w:abstractNumId w:val="9"/>
  </w:num>
  <w:num w:numId="21">
    <w:abstractNumId w:val="66"/>
  </w:num>
  <w:num w:numId="22">
    <w:abstractNumId w:val="34"/>
  </w:num>
  <w:num w:numId="23">
    <w:abstractNumId w:val="26"/>
  </w:num>
  <w:num w:numId="24">
    <w:abstractNumId w:val="65"/>
  </w:num>
  <w:num w:numId="25">
    <w:abstractNumId w:val="36"/>
  </w:num>
  <w:num w:numId="26">
    <w:abstractNumId w:val="37"/>
  </w:num>
  <w:num w:numId="27">
    <w:abstractNumId w:val="71"/>
  </w:num>
  <w:num w:numId="28">
    <w:abstractNumId w:val="19"/>
  </w:num>
  <w:num w:numId="29">
    <w:abstractNumId w:val="77"/>
  </w:num>
  <w:num w:numId="30">
    <w:abstractNumId w:val="69"/>
  </w:num>
  <w:num w:numId="31">
    <w:abstractNumId w:val="62"/>
  </w:num>
  <w:num w:numId="32">
    <w:abstractNumId w:val="22"/>
  </w:num>
  <w:num w:numId="33">
    <w:abstractNumId w:val="74"/>
  </w:num>
  <w:num w:numId="34">
    <w:abstractNumId w:val="0"/>
  </w:num>
  <w:num w:numId="35">
    <w:abstractNumId w:val="67"/>
  </w:num>
  <w:num w:numId="36">
    <w:abstractNumId w:val="76"/>
  </w:num>
  <w:num w:numId="37">
    <w:abstractNumId w:val="101"/>
  </w:num>
  <w:num w:numId="38">
    <w:abstractNumId w:val="21"/>
  </w:num>
  <w:num w:numId="39">
    <w:abstractNumId w:val="2"/>
  </w:num>
  <w:num w:numId="40">
    <w:abstractNumId w:val="33"/>
  </w:num>
  <w:num w:numId="41">
    <w:abstractNumId w:val="85"/>
  </w:num>
  <w:num w:numId="42">
    <w:abstractNumId w:val="87"/>
  </w:num>
  <w:num w:numId="43">
    <w:abstractNumId w:val="70"/>
  </w:num>
  <w:num w:numId="44">
    <w:abstractNumId w:val="63"/>
  </w:num>
  <w:num w:numId="45">
    <w:abstractNumId w:val="8"/>
  </w:num>
  <w:num w:numId="46">
    <w:abstractNumId w:val="1"/>
  </w:num>
  <w:num w:numId="47">
    <w:abstractNumId w:val="51"/>
  </w:num>
  <w:num w:numId="48">
    <w:abstractNumId w:val="61"/>
  </w:num>
  <w:num w:numId="49">
    <w:abstractNumId w:val="81"/>
  </w:num>
  <w:num w:numId="50">
    <w:abstractNumId w:val="83"/>
  </w:num>
  <w:num w:numId="51">
    <w:abstractNumId w:val="50"/>
  </w:num>
  <w:num w:numId="52">
    <w:abstractNumId w:val="100"/>
  </w:num>
  <w:num w:numId="53">
    <w:abstractNumId w:val="7"/>
  </w:num>
  <w:num w:numId="54">
    <w:abstractNumId w:val="59"/>
  </w:num>
  <w:num w:numId="55">
    <w:abstractNumId w:val="60"/>
  </w:num>
  <w:num w:numId="56">
    <w:abstractNumId w:val="79"/>
  </w:num>
  <w:num w:numId="57">
    <w:abstractNumId w:val="18"/>
  </w:num>
  <w:num w:numId="58">
    <w:abstractNumId w:val="14"/>
  </w:num>
  <w:num w:numId="59">
    <w:abstractNumId w:val="57"/>
  </w:num>
  <w:num w:numId="60">
    <w:abstractNumId w:val="80"/>
  </w:num>
  <w:num w:numId="61">
    <w:abstractNumId w:val="89"/>
  </w:num>
  <w:num w:numId="62">
    <w:abstractNumId w:val="32"/>
  </w:num>
  <w:num w:numId="63">
    <w:abstractNumId w:val="41"/>
  </w:num>
  <w:num w:numId="64">
    <w:abstractNumId w:val="16"/>
  </w:num>
  <w:num w:numId="65">
    <w:abstractNumId w:val="84"/>
  </w:num>
  <w:num w:numId="66">
    <w:abstractNumId w:val="55"/>
  </w:num>
  <w:num w:numId="67">
    <w:abstractNumId w:val="53"/>
  </w:num>
  <w:num w:numId="68">
    <w:abstractNumId w:val="78"/>
  </w:num>
  <w:num w:numId="69">
    <w:abstractNumId w:val="95"/>
  </w:num>
  <w:num w:numId="70">
    <w:abstractNumId w:val="10"/>
  </w:num>
  <w:num w:numId="71">
    <w:abstractNumId w:val="5"/>
  </w:num>
  <w:num w:numId="72">
    <w:abstractNumId w:val="94"/>
  </w:num>
  <w:num w:numId="73">
    <w:abstractNumId w:val="99"/>
  </w:num>
  <w:num w:numId="74">
    <w:abstractNumId w:val="64"/>
  </w:num>
  <w:num w:numId="75">
    <w:abstractNumId w:val="38"/>
  </w:num>
  <w:num w:numId="76">
    <w:abstractNumId w:val="11"/>
  </w:num>
  <w:num w:numId="77">
    <w:abstractNumId w:val="58"/>
  </w:num>
  <w:num w:numId="78">
    <w:abstractNumId w:val="54"/>
  </w:num>
  <w:num w:numId="79">
    <w:abstractNumId w:val="30"/>
  </w:num>
  <w:num w:numId="80">
    <w:abstractNumId w:val="96"/>
  </w:num>
  <w:num w:numId="81">
    <w:abstractNumId w:val="52"/>
  </w:num>
  <w:num w:numId="82">
    <w:abstractNumId w:val="73"/>
  </w:num>
  <w:num w:numId="83">
    <w:abstractNumId w:val="93"/>
  </w:num>
  <w:num w:numId="84">
    <w:abstractNumId w:val="75"/>
  </w:num>
  <w:num w:numId="85">
    <w:abstractNumId w:val="49"/>
  </w:num>
  <w:num w:numId="86">
    <w:abstractNumId w:val="40"/>
  </w:num>
  <w:num w:numId="87">
    <w:abstractNumId w:val="25"/>
  </w:num>
  <w:num w:numId="88">
    <w:abstractNumId w:val="82"/>
  </w:num>
  <w:num w:numId="89">
    <w:abstractNumId w:val="72"/>
  </w:num>
  <w:num w:numId="90">
    <w:abstractNumId w:val="45"/>
  </w:num>
  <w:num w:numId="91">
    <w:abstractNumId w:val="86"/>
  </w:num>
  <w:num w:numId="92">
    <w:abstractNumId w:val="56"/>
  </w:num>
  <w:num w:numId="93">
    <w:abstractNumId w:val="35"/>
  </w:num>
  <w:num w:numId="94">
    <w:abstractNumId w:val="43"/>
  </w:num>
  <w:num w:numId="95">
    <w:abstractNumId w:val="4"/>
  </w:num>
  <w:num w:numId="96">
    <w:abstractNumId w:val="88"/>
  </w:num>
  <w:num w:numId="97">
    <w:abstractNumId w:val="90"/>
  </w:num>
  <w:num w:numId="98">
    <w:abstractNumId w:val="68"/>
  </w:num>
  <w:num w:numId="99">
    <w:abstractNumId w:val="13"/>
  </w:num>
  <w:num w:numId="100">
    <w:abstractNumId w:val="31"/>
  </w:num>
  <w:num w:numId="101">
    <w:abstractNumId w:val="17"/>
  </w:num>
  <w:num w:numId="102">
    <w:abstractNumId w:val="9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5F2"/>
    <w:rsid w:val="0000013F"/>
    <w:rsid w:val="0000130D"/>
    <w:rsid w:val="00001A45"/>
    <w:rsid w:val="000021E0"/>
    <w:rsid w:val="00002644"/>
    <w:rsid w:val="00003A2C"/>
    <w:rsid w:val="00003DF9"/>
    <w:rsid w:val="0000490B"/>
    <w:rsid w:val="00005591"/>
    <w:rsid w:val="00005952"/>
    <w:rsid w:val="00005B43"/>
    <w:rsid w:val="00005FB6"/>
    <w:rsid w:val="00007EE6"/>
    <w:rsid w:val="00007F35"/>
    <w:rsid w:val="00007F8D"/>
    <w:rsid w:val="00010751"/>
    <w:rsid w:val="000107C3"/>
    <w:rsid w:val="00010F9F"/>
    <w:rsid w:val="0001163E"/>
    <w:rsid w:val="00012A73"/>
    <w:rsid w:val="00012CCE"/>
    <w:rsid w:val="000135A3"/>
    <w:rsid w:val="0001412A"/>
    <w:rsid w:val="00014192"/>
    <w:rsid w:val="00014249"/>
    <w:rsid w:val="000146CF"/>
    <w:rsid w:val="00014857"/>
    <w:rsid w:val="00014B0B"/>
    <w:rsid w:val="00015BE6"/>
    <w:rsid w:val="00016426"/>
    <w:rsid w:val="00016F1E"/>
    <w:rsid w:val="0001768D"/>
    <w:rsid w:val="000201CA"/>
    <w:rsid w:val="000213CC"/>
    <w:rsid w:val="0002149D"/>
    <w:rsid w:val="000230CA"/>
    <w:rsid w:val="00023D1D"/>
    <w:rsid w:val="00023FDE"/>
    <w:rsid w:val="00024227"/>
    <w:rsid w:val="000247DD"/>
    <w:rsid w:val="00024B8E"/>
    <w:rsid w:val="00024BA5"/>
    <w:rsid w:val="00024E50"/>
    <w:rsid w:val="00025775"/>
    <w:rsid w:val="00025A03"/>
    <w:rsid w:val="00025ABB"/>
    <w:rsid w:val="00025C56"/>
    <w:rsid w:val="00026881"/>
    <w:rsid w:val="00026DF1"/>
    <w:rsid w:val="00027034"/>
    <w:rsid w:val="0002788B"/>
    <w:rsid w:val="00027902"/>
    <w:rsid w:val="00027BFE"/>
    <w:rsid w:val="000302F0"/>
    <w:rsid w:val="000303CC"/>
    <w:rsid w:val="00030777"/>
    <w:rsid w:val="00030D6F"/>
    <w:rsid w:val="00030DD4"/>
    <w:rsid w:val="000313B0"/>
    <w:rsid w:val="0003254C"/>
    <w:rsid w:val="00032A39"/>
    <w:rsid w:val="00033162"/>
    <w:rsid w:val="00033485"/>
    <w:rsid w:val="00033E4E"/>
    <w:rsid w:val="00034427"/>
    <w:rsid w:val="00034BC1"/>
    <w:rsid w:val="000351BE"/>
    <w:rsid w:val="0003525E"/>
    <w:rsid w:val="000352E0"/>
    <w:rsid w:val="000354D5"/>
    <w:rsid w:val="00035863"/>
    <w:rsid w:val="00035965"/>
    <w:rsid w:val="00035B96"/>
    <w:rsid w:val="00035CA5"/>
    <w:rsid w:val="00036244"/>
    <w:rsid w:val="000369D1"/>
    <w:rsid w:val="00036CAD"/>
    <w:rsid w:val="000371B0"/>
    <w:rsid w:val="0003760D"/>
    <w:rsid w:val="00037E18"/>
    <w:rsid w:val="00040B19"/>
    <w:rsid w:val="00040C17"/>
    <w:rsid w:val="00040E48"/>
    <w:rsid w:val="00041BD0"/>
    <w:rsid w:val="0004239D"/>
    <w:rsid w:val="0004244D"/>
    <w:rsid w:val="00044772"/>
    <w:rsid w:val="00045F66"/>
    <w:rsid w:val="00046E96"/>
    <w:rsid w:val="0004705F"/>
    <w:rsid w:val="0004727A"/>
    <w:rsid w:val="000479A8"/>
    <w:rsid w:val="0005023D"/>
    <w:rsid w:val="00050A76"/>
    <w:rsid w:val="00051004"/>
    <w:rsid w:val="00052AEC"/>
    <w:rsid w:val="000541C1"/>
    <w:rsid w:val="00054D19"/>
    <w:rsid w:val="00055327"/>
    <w:rsid w:val="0005586B"/>
    <w:rsid w:val="0005645B"/>
    <w:rsid w:val="0005695E"/>
    <w:rsid w:val="00060911"/>
    <w:rsid w:val="00061F34"/>
    <w:rsid w:val="00062531"/>
    <w:rsid w:val="0006311C"/>
    <w:rsid w:val="00063370"/>
    <w:rsid w:val="000637C7"/>
    <w:rsid w:val="00063FB2"/>
    <w:rsid w:val="00064068"/>
    <w:rsid w:val="00064074"/>
    <w:rsid w:val="0006534A"/>
    <w:rsid w:val="000657A8"/>
    <w:rsid w:val="00065DDC"/>
    <w:rsid w:val="00065FDC"/>
    <w:rsid w:val="000665CC"/>
    <w:rsid w:val="000666CE"/>
    <w:rsid w:val="00066728"/>
    <w:rsid w:val="00066927"/>
    <w:rsid w:val="00066D90"/>
    <w:rsid w:val="00066FA5"/>
    <w:rsid w:val="0006787F"/>
    <w:rsid w:val="00067D54"/>
    <w:rsid w:val="0007014E"/>
    <w:rsid w:val="000708A3"/>
    <w:rsid w:val="00070AFE"/>
    <w:rsid w:val="00070BDD"/>
    <w:rsid w:val="00071C4D"/>
    <w:rsid w:val="00073472"/>
    <w:rsid w:val="00074472"/>
    <w:rsid w:val="00074F38"/>
    <w:rsid w:val="00075610"/>
    <w:rsid w:val="00075658"/>
    <w:rsid w:val="000758C0"/>
    <w:rsid w:val="00075B4C"/>
    <w:rsid w:val="00075DA7"/>
    <w:rsid w:val="00076496"/>
    <w:rsid w:val="0007654D"/>
    <w:rsid w:val="00076ADA"/>
    <w:rsid w:val="000770E7"/>
    <w:rsid w:val="000807F2"/>
    <w:rsid w:val="00081266"/>
    <w:rsid w:val="00081296"/>
    <w:rsid w:val="00081754"/>
    <w:rsid w:val="00081A0F"/>
    <w:rsid w:val="00081E70"/>
    <w:rsid w:val="00082162"/>
    <w:rsid w:val="00082AEE"/>
    <w:rsid w:val="00082B45"/>
    <w:rsid w:val="00082B9A"/>
    <w:rsid w:val="000831EC"/>
    <w:rsid w:val="00083761"/>
    <w:rsid w:val="0008384B"/>
    <w:rsid w:val="00083A29"/>
    <w:rsid w:val="00083A97"/>
    <w:rsid w:val="0008403F"/>
    <w:rsid w:val="00084621"/>
    <w:rsid w:val="00084686"/>
    <w:rsid w:val="000849F6"/>
    <w:rsid w:val="00084D6A"/>
    <w:rsid w:val="00085635"/>
    <w:rsid w:val="0008585D"/>
    <w:rsid w:val="00085B8E"/>
    <w:rsid w:val="00086D0F"/>
    <w:rsid w:val="00087721"/>
    <w:rsid w:val="000879CA"/>
    <w:rsid w:val="00087C64"/>
    <w:rsid w:val="00087F35"/>
    <w:rsid w:val="00090011"/>
    <w:rsid w:val="0009020A"/>
    <w:rsid w:val="00090C86"/>
    <w:rsid w:val="00091294"/>
    <w:rsid w:val="000919F7"/>
    <w:rsid w:val="00091F98"/>
    <w:rsid w:val="000924C5"/>
    <w:rsid w:val="00092E4E"/>
    <w:rsid w:val="00095012"/>
    <w:rsid w:val="0009543D"/>
    <w:rsid w:val="000954BF"/>
    <w:rsid w:val="00097C51"/>
    <w:rsid w:val="000A0592"/>
    <w:rsid w:val="000A0F8A"/>
    <w:rsid w:val="000A13F4"/>
    <w:rsid w:val="000A17C4"/>
    <w:rsid w:val="000A4292"/>
    <w:rsid w:val="000A44E0"/>
    <w:rsid w:val="000A4D0C"/>
    <w:rsid w:val="000A4E00"/>
    <w:rsid w:val="000A591B"/>
    <w:rsid w:val="000A5DAD"/>
    <w:rsid w:val="000A6B49"/>
    <w:rsid w:val="000A6C07"/>
    <w:rsid w:val="000A7890"/>
    <w:rsid w:val="000A78C7"/>
    <w:rsid w:val="000B00BD"/>
    <w:rsid w:val="000B0D00"/>
    <w:rsid w:val="000B14CC"/>
    <w:rsid w:val="000B1A1C"/>
    <w:rsid w:val="000B2149"/>
    <w:rsid w:val="000B249F"/>
    <w:rsid w:val="000B254F"/>
    <w:rsid w:val="000B33E7"/>
    <w:rsid w:val="000B3573"/>
    <w:rsid w:val="000B37A3"/>
    <w:rsid w:val="000B3C7A"/>
    <w:rsid w:val="000B411C"/>
    <w:rsid w:val="000B45E5"/>
    <w:rsid w:val="000B4830"/>
    <w:rsid w:val="000B4C05"/>
    <w:rsid w:val="000B4C8E"/>
    <w:rsid w:val="000B5AEF"/>
    <w:rsid w:val="000B6855"/>
    <w:rsid w:val="000B6C7C"/>
    <w:rsid w:val="000B6EDB"/>
    <w:rsid w:val="000B6F05"/>
    <w:rsid w:val="000C016A"/>
    <w:rsid w:val="000C0688"/>
    <w:rsid w:val="000C0D21"/>
    <w:rsid w:val="000C2355"/>
    <w:rsid w:val="000C2C3D"/>
    <w:rsid w:val="000C3B5A"/>
    <w:rsid w:val="000C3BB7"/>
    <w:rsid w:val="000C5504"/>
    <w:rsid w:val="000C7200"/>
    <w:rsid w:val="000C723B"/>
    <w:rsid w:val="000C7D72"/>
    <w:rsid w:val="000D00F1"/>
    <w:rsid w:val="000D2434"/>
    <w:rsid w:val="000D2947"/>
    <w:rsid w:val="000D3308"/>
    <w:rsid w:val="000D6340"/>
    <w:rsid w:val="000D6C0E"/>
    <w:rsid w:val="000E06A5"/>
    <w:rsid w:val="000E06B3"/>
    <w:rsid w:val="000E10CB"/>
    <w:rsid w:val="000E13B2"/>
    <w:rsid w:val="000E15AC"/>
    <w:rsid w:val="000E2A83"/>
    <w:rsid w:val="000E36BE"/>
    <w:rsid w:val="000E49DD"/>
    <w:rsid w:val="000E4B64"/>
    <w:rsid w:val="000E5C27"/>
    <w:rsid w:val="000E5C2D"/>
    <w:rsid w:val="000E622C"/>
    <w:rsid w:val="000E630A"/>
    <w:rsid w:val="000E6348"/>
    <w:rsid w:val="000E6C96"/>
    <w:rsid w:val="000E6DA1"/>
    <w:rsid w:val="000E72D2"/>
    <w:rsid w:val="000E7483"/>
    <w:rsid w:val="000E760F"/>
    <w:rsid w:val="000E7D1A"/>
    <w:rsid w:val="000F0012"/>
    <w:rsid w:val="000F0185"/>
    <w:rsid w:val="000F07C7"/>
    <w:rsid w:val="000F0D61"/>
    <w:rsid w:val="000F1905"/>
    <w:rsid w:val="000F236D"/>
    <w:rsid w:val="000F2423"/>
    <w:rsid w:val="000F378A"/>
    <w:rsid w:val="000F394E"/>
    <w:rsid w:val="000F3A64"/>
    <w:rsid w:val="000F3E69"/>
    <w:rsid w:val="000F6570"/>
    <w:rsid w:val="000F6A68"/>
    <w:rsid w:val="000F6C3D"/>
    <w:rsid w:val="000F6D0D"/>
    <w:rsid w:val="000F76EF"/>
    <w:rsid w:val="000F77A8"/>
    <w:rsid w:val="000F7FE2"/>
    <w:rsid w:val="000F7FEB"/>
    <w:rsid w:val="00100708"/>
    <w:rsid w:val="00100CD8"/>
    <w:rsid w:val="0010175C"/>
    <w:rsid w:val="0010191E"/>
    <w:rsid w:val="00102289"/>
    <w:rsid w:val="0010233A"/>
    <w:rsid w:val="001025EA"/>
    <w:rsid w:val="001028A8"/>
    <w:rsid w:val="00103139"/>
    <w:rsid w:val="001034C2"/>
    <w:rsid w:val="0010361A"/>
    <w:rsid w:val="00103CCA"/>
    <w:rsid w:val="00104522"/>
    <w:rsid w:val="00104FD0"/>
    <w:rsid w:val="0010676D"/>
    <w:rsid w:val="00106DC8"/>
    <w:rsid w:val="0010733E"/>
    <w:rsid w:val="001073B4"/>
    <w:rsid w:val="001074D7"/>
    <w:rsid w:val="00107DB9"/>
    <w:rsid w:val="001108EB"/>
    <w:rsid w:val="00110C11"/>
    <w:rsid w:val="00110EE1"/>
    <w:rsid w:val="00111A4C"/>
    <w:rsid w:val="00112F2C"/>
    <w:rsid w:val="00113CDE"/>
    <w:rsid w:val="00115396"/>
    <w:rsid w:val="00115D3F"/>
    <w:rsid w:val="00116F40"/>
    <w:rsid w:val="001173DC"/>
    <w:rsid w:val="001174DF"/>
    <w:rsid w:val="00117B7F"/>
    <w:rsid w:val="00117D7F"/>
    <w:rsid w:val="00120540"/>
    <w:rsid w:val="001206BF"/>
    <w:rsid w:val="0012148F"/>
    <w:rsid w:val="001214A6"/>
    <w:rsid w:val="00121C3F"/>
    <w:rsid w:val="0012271F"/>
    <w:rsid w:val="001229BC"/>
    <w:rsid w:val="00122F20"/>
    <w:rsid w:val="00123174"/>
    <w:rsid w:val="0012347B"/>
    <w:rsid w:val="00123C72"/>
    <w:rsid w:val="00123CA5"/>
    <w:rsid w:val="00124677"/>
    <w:rsid w:val="0012474C"/>
    <w:rsid w:val="00124852"/>
    <w:rsid w:val="001251CC"/>
    <w:rsid w:val="0012532A"/>
    <w:rsid w:val="00125E1F"/>
    <w:rsid w:val="00125FC7"/>
    <w:rsid w:val="00126A50"/>
    <w:rsid w:val="00126E2C"/>
    <w:rsid w:val="00126EE8"/>
    <w:rsid w:val="001271D0"/>
    <w:rsid w:val="00127E69"/>
    <w:rsid w:val="00130124"/>
    <w:rsid w:val="00130340"/>
    <w:rsid w:val="00130367"/>
    <w:rsid w:val="001303C7"/>
    <w:rsid w:val="00130B48"/>
    <w:rsid w:val="001318C9"/>
    <w:rsid w:val="00131C51"/>
    <w:rsid w:val="00132817"/>
    <w:rsid w:val="00132D5C"/>
    <w:rsid w:val="00132EC8"/>
    <w:rsid w:val="0013309D"/>
    <w:rsid w:val="00134147"/>
    <w:rsid w:val="00134374"/>
    <w:rsid w:val="001350B4"/>
    <w:rsid w:val="001351A9"/>
    <w:rsid w:val="001355B7"/>
    <w:rsid w:val="00135AFF"/>
    <w:rsid w:val="001365DD"/>
    <w:rsid w:val="0013689C"/>
    <w:rsid w:val="00136C2A"/>
    <w:rsid w:val="00137057"/>
    <w:rsid w:val="001404B8"/>
    <w:rsid w:val="00140581"/>
    <w:rsid w:val="001408FC"/>
    <w:rsid w:val="00140922"/>
    <w:rsid w:val="00141342"/>
    <w:rsid w:val="0014162F"/>
    <w:rsid w:val="00141983"/>
    <w:rsid w:val="00141BE8"/>
    <w:rsid w:val="00141E7B"/>
    <w:rsid w:val="001420A9"/>
    <w:rsid w:val="00142BC4"/>
    <w:rsid w:val="00142FE9"/>
    <w:rsid w:val="00143402"/>
    <w:rsid w:val="00143AA6"/>
    <w:rsid w:val="00144055"/>
    <w:rsid w:val="00144562"/>
    <w:rsid w:val="00145E52"/>
    <w:rsid w:val="00146661"/>
    <w:rsid w:val="00146C75"/>
    <w:rsid w:val="00146E3D"/>
    <w:rsid w:val="00147394"/>
    <w:rsid w:val="00147D57"/>
    <w:rsid w:val="00150A80"/>
    <w:rsid w:val="001521FD"/>
    <w:rsid w:val="0015268B"/>
    <w:rsid w:val="00153243"/>
    <w:rsid w:val="00153764"/>
    <w:rsid w:val="001537A8"/>
    <w:rsid w:val="00154069"/>
    <w:rsid w:val="001541FB"/>
    <w:rsid w:val="00154791"/>
    <w:rsid w:val="00154A35"/>
    <w:rsid w:val="00154B8C"/>
    <w:rsid w:val="001554F0"/>
    <w:rsid w:val="0015550D"/>
    <w:rsid w:val="00155A22"/>
    <w:rsid w:val="001565CE"/>
    <w:rsid w:val="0015666B"/>
    <w:rsid w:val="00156A85"/>
    <w:rsid w:val="00157A25"/>
    <w:rsid w:val="00157A6D"/>
    <w:rsid w:val="001602EC"/>
    <w:rsid w:val="0016181B"/>
    <w:rsid w:val="001622EF"/>
    <w:rsid w:val="001646EE"/>
    <w:rsid w:val="001648FE"/>
    <w:rsid w:val="00164BED"/>
    <w:rsid w:val="001658B4"/>
    <w:rsid w:val="001661BE"/>
    <w:rsid w:val="00166D6F"/>
    <w:rsid w:val="001674BE"/>
    <w:rsid w:val="00167DA1"/>
    <w:rsid w:val="0017097F"/>
    <w:rsid w:val="001715E9"/>
    <w:rsid w:val="00171AC3"/>
    <w:rsid w:val="00171BFC"/>
    <w:rsid w:val="001720C9"/>
    <w:rsid w:val="00173291"/>
    <w:rsid w:val="00174256"/>
    <w:rsid w:val="0017537A"/>
    <w:rsid w:val="00175DEE"/>
    <w:rsid w:val="00176477"/>
    <w:rsid w:val="0017699E"/>
    <w:rsid w:val="00180962"/>
    <w:rsid w:val="00180BF5"/>
    <w:rsid w:val="001824F2"/>
    <w:rsid w:val="0018308C"/>
    <w:rsid w:val="00183526"/>
    <w:rsid w:val="001840B5"/>
    <w:rsid w:val="0018429B"/>
    <w:rsid w:val="0018458F"/>
    <w:rsid w:val="00184669"/>
    <w:rsid w:val="001847E4"/>
    <w:rsid w:val="00184DBD"/>
    <w:rsid w:val="0018504D"/>
    <w:rsid w:val="001860AB"/>
    <w:rsid w:val="00187026"/>
    <w:rsid w:val="0018738F"/>
    <w:rsid w:val="00187547"/>
    <w:rsid w:val="001901F1"/>
    <w:rsid w:val="001910B0"/>
    <w:rsid w:val="001927C8"/>
    <w:rsid w:val="00192A2C"/>
    <w:rsid w:val="00192F15"/>
    <w:rsid w:val="0019372B"/>
    <w:rsid w:val="00193A39"/>
    <w:rsid w:val="00193CF4"/>
    <w:rsid w:val="00194557"/>
    <w:rsid w:val="00195220"/>
    <w:rsid w:val="00196400"/>
    <w:rsid w:val="001978CF"/>
    <w:rsid w:val="001A01ED"/>
    <w:rsid w:val="001A0FE1"/>
    <w:rsid w:val="001A1032"/>
    <w:rsid w:val="001A12D7"/>
    <w:rsid w:val="001A1309"/>
    <w:rsid w:val="001A2469"/>
    <w:rsid w:val="001A2C72"/>
    <w:rsid w:val="001A311D"/>
    <w:rsid w:val="001A3A09"/>
    <w:rsid w:val="001A3A98"/>
    <w:rsid w:val="001A400F"/>
    <w:rsid w:val="001A43CA"/>
    <w:rsid w:val="001A4436"/>
    <w:rsid w:val="001A4C8E"/>
    <w:rsid w:val="001A4FD3"/>
    <w:rsid w:val="001A5233"/>
    <w:rsid w:val="001A5592"/>
    <w:rsid w:val="001A597F"/>
    <w:rsid w:val="001A5B41"/>
    <w:rsid w:val="001A6E09"/>
    <w:rsid w:val="001A7C0C"/>
    <w:rsid w:val="001B0A5D"/>
    <w:rsid w:val="001B19A0"/>
    <w:rsid w:val="001B2258"/>
    <w:rsid w:val="001B2338"/>
    <w:rsid w:val="001B2EE3"/>
    <w:rsid w:val="001B338F"/>
    <w:rsid w:val="001B34F3"/>
    <w:rsid w:val="001B43AB"/>
    <w:rsid w:val="001B462D"/>
    <w:rsid w:val="001B5453"/>
    <w:rsid w:val="001B565B"/>
    <w:rsid w:val="001B6FAD"/>
    <w:rsid w:val="001B726F"/>
    <w:rsid w:val="001B76E2"/>
    <w:rsid w:val="001B76FF"/>
    <w:rsid w:val="001B7746"/>
    <w:rsid w:val="001B7749"/>
    <w:rsid w:val="001B7EE0"/>
    <w:rsid w:val="001C0AE1"/>
    <w:rsid w:val="001C0F82"/>
    <w:rsid w:val="001C1990"/>
    <w:rsid w:val="001C20C5"/>
    <w:rsid w:val="001C22C6"/>
    <w:rsid w:val="001C25D4"/>
    <w:rsid w:val="001C28DC"/>
    <w:rsid w:val="001C2D1E"/>
    <w:rsid w:val="001C3197"/>
    <w:rsid w:val="001C5248"/>
    <w:rsid w:val="001C5CA9"/>
    <w:rsid w:val="001C649A"/>
    <w:rsid w:val="001C6689"/>
    <w:rsid w:val="001C6766"/>
    <w:rsid w:val="001C6ADD"/>
    <w:rsid w:val="001C6F6A"/>
    <w:rsid w:val="001C737A"/>
    <w:rsid w:val="001C776E"/>
    <w:rsid w:val="001C7905"/>
    <w:rsid w:val="001D0C70"/>
    <w:rsid w:val="001D1966"/>
    <w:rsid w:val="001D2E32"/>
    <w:rsid w:val="001D3127"/>
    <w:rsid w:val="001D3D02"/>
    <w:rsid w:val="001D4151"/>
    <w:rsid w:val="001E0E5E"/>
    <w:rsid w:val="001E0F0A"/>
    <w:rsid w:val="001E125A"/>
    <w:rsid w:val="001E18A5"/>
    <w:rsid w:val="001E2722"/>
    <w:rsid w:val="001E29B4"/>
    <w:rsid w:val="001E3FE3"/>
    <w:rsid w:val="001E4005"/>
    <w:rsid w:val="001E4167"/>
    <w:rsid w:val="001E4C61"/>
    <w:rsid w:val="001E5F61"/>
    <w:rsid w:val="001E6841"/>
    <w:rsid w:val="001E6A0A"/>
    <w:rsid w:val="001E7386"/>
    <w:rsid w:val="001E7B90"/>
    <w:rsid w:val="001E7E00"/>
    <w:rsid w:val="001F040C"/>
    <w:rsid w:val="001F0E47"/>
    <w:rsid w:val="001F1120"/>
    <w:rsid w:val="001F1859"/>
    <w:rsid w:val="001F1C4A"/>
    <w:rsid w:val="001F1E80"/>
    <w:rsid w:val="001F24A2"/>
    <w:rsid w:val="001F25F2"/>
    <w:rsid w:val="001F2A57"/>
    <w:rsid w:val="001F370A"/>
    <w:rsid w:val="001F38F9"/>
    <w:rsid w:val="001F40CD"/>
    <w:rsid w:val="001F4268"/>
    <w:rsid w:val="001F43AE"/>
    <w:rsid w:val="001F4CC6"/>
    <w:rsid w:val="001F51E8"/>
    <w:rsid w:val="001F542B"/>
    <w:rsid w:val="001F5D5A"/>
    <w:rsid w:val="001F6D8C"/>
    <w:rsid w:val="001F6F7A"/>
    <w:rsid w:val="001F7720"/>
    <w:rsid w:val="001F7A5E"/>
    <w:rsid w:val="00200223"/>
    <w:rsid w:val="0020033E"/>
    <w:rsid w:val="002008D1"/>
    <w:rsid w:val="002008E6"/>
    <w:rsid w:val="0020092B"/>
    <w:rsid w:val="00200F24"/>
    <w:rsid w:val="002015DD"/>
    <w:rsid w:val="0020163A"/>
    <w:rsid w:val="00201665"/>
    <w:rsid w:val="002019F6"/>
    <w:rsid w:val="002026A4"/>
    <w:rsid w:val="002029D9"/>
    <w:rsid w:val="002032E3"/>
    <w:rsid w:val="00203644"/>
    <w:rsid w:val="002045A9"/>
    <w:rsid w:val="00204857"/>
    <w:rsid w:val="002056BD"/>
    <w:rsid w:val="00205F98"/>
    <w:rsid w:val="00206A19"/>
    <w:rsid w:val="00206C65"/>
    <w:rsid w:val="00206CF0"/>
    <w:rsid w:val="00207C43"/>
    <w:rsid w:val="0021086A"/>
    <w:rsid w:val="00211618"/>
    <w:rsid w:val="002123FB"/>
    <w:rsid w:val="00212E5E"/>
    <w:rsid w:val="00214682"/>
    <w:rsid w:val="00214A2B"/>
    <w:rsid w:val="00215396"/>
    <w:rsid w:val="00215ABC"/>
    <w:rsid w:val="00215D0D"/>
    <w:rsid w:val="00216F52"/>
    <w:rsid w:val="00217544"/>
    <w:rsid w:val="002203E3"/>
    <w:rsid w:val="00220A7F"/>
    <w:rsid w:val="00221F47"/>
    <w:rsid w:val="00222B50"/>
    <w:rsid w:val="00222B89"/>
    <w:rsid w:val="00223033"/>
    <w:rsid w:val="00224319"/>
    <w:rsid w:val="0022459B"/>
    <w:rsid w:val="00224BE3"/>
    <w:rsid w:val="002250C2"/>
    <w:rsid w:val="002258F2"/>
    <w:rsid w:val="002277AD"/>
    <w:rsid w:val="00227B19"/>
    <w:rsid w:val="00227CC8"/>
    <w:rsid w:val="00227F59"/>
    <w:rsid w:val="002305AB"/>
    <w:rsid w:val="002306C8"/>
    <w:rsid w:val="0023463F"/>
    <w:rsid w:val="00235211"/>
    <w:rsid w:val="00235DB3"/>
    <w:rsid w:val="00235ED3"/>
    <w:rsid w:val="00236628"/>
    <w:rsid w:val="0023750F"/>
    <w:rsid w:val="002378CF"/>
    <w:rsid w:val="00237CF3"/>
    <w:rsid w:val="00240055"/>
    <w:rsid w:val="002400B5"/>
    <w:rsid w:val="00240D29"/>
    <w:rsid w:val="002410F7"/>
    <w:rsid w:val="00242E45"/>
    <w:rsid w:val="0024311F"/>
    <w:rsid w:val="002439AA"/>
    <w:rsid w:val="00243ECB"/>
    <w:rsid w:val="002449AF"/>
    <w:rsid w:val="00244DB9"/>
    <w:rsid w:val="00244EAB"/>
    <w:rsid w:val="00246851"/>
    <w:rsid w:val="00246A0A"/>
    <w:rsid w:val="00247E28"/>
    <w:rsid w:val="0025046B"/>
    <w:rsid w:val="00251765"/>
    <w:rsid w:val="002530C9"/>
    <w:rsid w:val="0025311E"/>
    <w:rsid w:val="00253347"/>
    <w:rsid w:val="0025344A"/>
    <w:rsid w:val="00254B48"/>
    <w:rsid w:val="00254D40"/>
    <w:rsid w:val="00254E5A"/>
    <w:rsid w:val="00254F51"/>
    <w:rsid w:val="002550FA"/>
    <w:rsid w:val="002557A5"/>
    <w:rsid w:val="00255B16"/>
    <w:rsid w:val="002562F8"/>
    <w:rsid w:val="0025635A"/>
    <w:rsid w:val="00256CBD"/>
    <w:rsid w:val="00256F53"/>
    <w:rsid w:val="002576F7"/>
    <w:rsid w:val="0025779B"/>
    <w:rsid w:val="00257D31"/>
    <w:rsid w:val="0026096E"/>
    <w:rsid w:val="00261601"/>
    <w:rsid w:val="002617B9"/>
    <w:rsid w:val="0026180B"/>
    <w:rsid w:val="00261810"/>
    <w:rsid w:val="00262394"/>
    <w:rsid w:val="0026248C"/>
    <w:rsid w:val="00262931"/>
    <w:rsid w:val="00262E9E"/>
    <w:rsid w:val="00262ED4"/>
    <w:rsid w:val="00262F40"/>
    <w:rsid w:val="00263122"/>
    <w:rsid w:val="00263B8F"/>
    <w:rsid w:val="00263E47"/>
    <w:rsid w:val="0026461A"/>
    <w:rsid w:val="0026490E"/>
    <w:rsid w:val="00264912"/>
    <w:rsid w:val="00264D5A"/>
    <w:rsid w:val="0026538A"/>
    <w:rsid w:val="002663EA"/>
    <w:rsid w:val="00266D1E"/>
    <w:rsid w:val="00267FF3"/>
    <w:rsid w:val="0027181C"/>
    <w:rsid w:val="0027238F"/>
    <w:rsid w:val="0027364B"/>
    <w:rsid w:val="00273DB8"/>
    <w:rsid w:val="002745F9"/>
    <w:rsid w:val="002752BA"/>
    <w:rsid w:val="00275339"/>
    <w:rsid w:val="0027590E"/>
    <w:rsid w:val="00276993"/>
    <w:rsid w:val="00277564"/>
    <w:rsid w:val="00280951"/>
    <w:rsid w:val="0028100D"/>
    <w:rsid w:val="00281CE2"/>
    <w:rsid w:val="0028201C"/>
    <w:rsid w:val="00282054"/>
    <w:rsid w:val="0028232E"/>
    <w:rsid w:val="00282D4A"/>
    <w:rsid w:val="00283AB6"/>
    <w:rsid w:val="00284C2F"/>
    <w:rsid w:val="002855A4"/>
    <w:rsid w:val="002857FF"/>
    <w:rsid w:val="00286484"/>
    <w:rsid w:val="00286548"/>
    <w:rsid w:val="002865A1"/>
    <w:rsid w:val="00286603"/>
    <w:rsid w:val="00287524"/>
    <w:rsid w:val="00287669"/>
    <w:rsid w:val="00290085"/>
    <w:rsid w:val="00290228"/>
    <w:rsid w:val="00290CA5"/>
    <w:rsid w:val="00290E36"/>
    <w:rsid w:val="00291605"/>
    <w:rsid w:val="00291719"/>
    <w:rsid w:val="00291A12"/>
    <w:rsid w:val="00293DA8"/>
    <w:rsid w:val="0029440C"/>
    <w:rsid w:val="0029471F"/>
    <w:rsid w:val="00294C3A"/>
    <w:rsid w:val="00295263"/>
    <w:rsid w:val="00295BD0"/>
    <w:rsid w:val="00295BF5"/>
    <w:rsid w:val="00295D53"/>
    <w:rsid w:val="0029647F"/>
    <w:rsid w:val="0029699B"/>
    <w:rsid w:val="00296A7B"/>
    <w:rsid w:val="00296B0C"/>
    <w:rsid w:val="0029710B"/>
    <w:rsid w:val="002973B3"/>
    <w:rsid w:val="002976CE"/>
    <w:rsid w:val="00297B5A"/>
    <w:rsid w:val="002A0DED"/>
    <w:rsid w:val="002A1211"/>
    <w:rsid w:val="002A39CC"/>
    <w:rsid w:val="002A3DD0"/>
    <w:rsid w:val="002A3E4B"/>
    <w:rsid w:val="002A3EDD"/>
    <w:rsid w:val="002A432D"/>
    <w:rsid w:val="002A5FDE"/>
    <w:rsid w:val="002A6026"/>
    <w:rsid w:val="002A6263"/>
    <w:rsid w:val="002A6373"/>
    <w:rsid w:val="002A68FF"/>
    <w:rsid w:val="002A74FF"/>
    <w:rsid w:val="002B03AB"/>
    <w:rsid w:val="002B1B6C"/>
    <w:rsid w:val="002B2EEB"/>
    <w:rsid w:val="002B55DF"/>
    <w:rsid w:val="002B5BAB"/>
    <w:rsid w:val="002B6B00"/>
    <w:rsid w:val="002B6C74"/>
    <w:rsid w:val="002B6D21"/>
    <w:rsid w:val="002B72EE"/>
    <w:rsid w:val="002B7791"/>
    <w:rsid w:val="002C01A3"/>
    <w:rsid w:val="002C069E"/>
    <w:rsid w:val="002C1740"/>
    <w:rsid w:val="002C2A0C"/>
    <w:rsid w:val="002C3187"/>
    <w:rsid w:val="002C3EB9"/>
    <w:rsid w:val="002C40FB"/>
    <w:rsid w:val="002C43B8"/>
    <w:rsid w:val="002C4478"/>
    <w:rsid w:val="002C4706"/>
    <w:rsid w:val="002C4C16"/>
    <w:rsid w:val="002C4EE2"/>
    <w:rsid w:val="002C50EA"/>
    <w:rsid w:val="002C5319"/>
    <w:rsid w:val="002C594E"/>
    <w:rsid w:val="002C6997"/>
    <w:rsid w:val="002C6A99"/>
    <w:rsid w:val="002C7E99"/>
    <w:rsid w:val="002D22C7"/>
    <w:rsid w:val="002D28F3"/>
    <w:rsid w:val="002D2B65"/>
    <w:rsid w:val="002D307C"/>
    <w:rsid w:val="002D3211"/>
    <w:rsid w:val="002D3DFF"/>
    <w:rsid w:val="002D4AE9"/>
    <w:rsid w:val="002D4C9D"/>
    <w:rsid w:val="002D56FA"/>
    <w:rsid w:val="002D58A2"/>
    <w:rsid w:val="002D5D66"/>
    <w:rsid w:val="002D7852"/>
    <w:rsid w:val="002E0D72"/>
    <w:rsid w:val="002E0EEC"/>
    <w:rsid w:val="002E113C"/>
    <w:rsid w:val="002E2015"/>
    <w:rsid w:val="002E2061"/>
    <w:rsid w:val="002E2249"/>
    <w:rsid w:val="002E25B1"/>
    <w:rsid w:val="002E2B44"/>
    <w:rsid w:val="002E330A"/>
    <w:rsid w:val="002E3882"/>
    <w:rsid w:val="002E3BB2"/>
    <w:rsid w:val="002E4006"/>
    <w:rsid w:val="002E41DA"/>
    <w:rsid w:val="002E486D"/>
    <w:rsid w:val="002E4F83"/>
    <w:rsid w:val="002E526D"/>
    <w:rsid w:val="002E548B"/>
    <w:rsid w:val="002E575E"/>
    <w:rsid w:val="002E5863"/>
    <w:rsid w:val="002E64D1"/>
    <w:rsid w:val="002E656D"/>
    <w:rsid w:val="002E65F4"/>
    <w:rsid w:val="002E6914"/>
    <w:rsid w:val="002E73EB"/>
    <w:rsid w:val="002E784F"/>
    <w:rsid w:val="002F022F"/>
    <w:rsid w:val="002F0F39"/>
    <w:rsid w:val="002F0FA8"/>
    <w:rsid w:val="002F11D2"/>
    <w:rsid w:val="002F130D"/>
    <w:rsid w:val="002F1906"/>
    <w:rsid w:val="002F3124"/>
    <w:rsid w:val="002F3359"/>
    <w:rsid w:val="002F3448"/>
    <w:rsid w:val="002F6887"/>
    <w:rsid w:val="002F6EAF"/>
    <w:rsid w:val="003003A5"/>
    <w:rsid w:val="00300765"/>
    <w:rsid w:val="003029AD"/>
    <w:rsid w:val="00302DE1"/>
    <w:rsid w:val="0030324B"/>
    <w:rsid w:val="00303FED"/>
    <w:rsid w:val="00304188"/>
    <w:rsid w:val="00304DE8"/>
    <w:rsid w:val="00304E3D"/>
    <w:rsid w:val="00304F06"/>
    <w:rsid w:val="00306735"/>
    <w:rsid w:val="003067AF"/>
    <w:rsid w:val="0031024B"/>
    <w:rsid w:val="00311747"/>
    <w:rsid w:val="00311CE0"/>
    <w:rsid w:val="00312CDC"/>
    <w:rsid w:val="0031308D"/>
    <w:rsid w:val="00313C9C"/>
    <w:rsid w:val="00314F86"/>
    <w:rsid w:val="003152D9"/>
    <w:rsid w:val="0031567D"/>
    <w:rsid w:val="00315784"/>
    <w:rsid w:val="00315D8D"/>
    <w:rsid w:val="003167CE"/>
    <w:rsid w:val="00316ACE"/>
    <w:rsid w:val="00317233"/>
    <w:rsid w:val="0031794F"/>
    <w:rsid w:val="00320C47"/>
    <w:rsid w:val="003211E4"/>
    <w:rsid w:val="00321360"/>
    <w:rsid w:val="00321CFB"/>
    <w:rsid w:val="00322553"/>
    <w:rsid w:val="00322A8D"/>
    <w:rsid w:val="00322C2D"/>
    <w:rsid w:val="00323D98"/>
    <w:rsid w:val="00324182"/>
    <w:rsid w:val="0032505D"/>
    <w:rsid w:val="003250D7"/>
    <w:rsid w:val="00325BFA"/>
    <w:rsid w:val="003264C3"/>
    <w:rsid w:val="00326637"/>
    <w:rsid w:val="00326946"/>
    <w:rsid w:val="00326B7F"/>
    <w:rsid w:val="00326EA4"/>
    <w:rsid w:val="003279A3"/>
    <w:rsid w:val="00330837"/>
    <w:rsid w:val="00331070"/>
    <w:rsid w:val="003311C0"/>
    <w:rsid w:val="00331D6E"/>
    <w:rsid w:val="003338CB"/>
    <w:rsid w:val="003344CC"/>
    <w:rsid w:val="00334CA3"/>
    <w:rsid w:val="00335302"/>
    <w:rsid w:val="00336146"/>
    <w:rsid w:val="00336CE2"/>
    <w:rsid w:val="00337099"/>
    <w:rsid w:val="00337503"/>
    <w:rsid w:val="00337558"/>
    <w:rsid w:val="00340444"/>
    <w:rsid w:val="00340847"/>
    <w:rsid w:val="00340DBB"/>
    <w:rsid w:val="00341205"/>
    <w:rsid w:val="0034140C"/>
    <w:rsid w:val="003419CB"/>
    <w:rsid w:val="0034201B"/>
    <w:rsid w:val="00342879"/>
    <w:rsid w:val="00342BEE"/>
    <w:rsid w:val="00343BD7"/>
    <w:rsid w:val="00343FD0"/>
    <w:rsid w:val="003440E9"/>
    <w:rsid w:val="003441F6"/>
    <w:rsid w:val="003442EC"/>
    <w:rsid w:val="003453E0"/>
    <w:rsid w:val="0034569E"/>
    <w:rsid w:val="003466AF"/>
    <w:rsid w:val="003467A4"/>
    <w:rsid w:val="0034699D"/>
    <w:rsid w:val="0034709B"/>
    <w:rsid w:val="003471FC"/>
    <w:rsid w:val="003472F1"/>
    <w:rsid w:val="00347C90"/>
    <w:rsid w:val="00350791"/>
    <w:rsid w:val="003509FC"/>
    <w:rsid w:val="00351022"/>
    <w:rsid w:val="00351159"/>
    <w:rsid w:val="0035152C"/>
    <w:rsid w:val="00352778"/>
    <w:rsid w:val="00352B84"/>
    <w:rsid w:val="00353669"/>
    <w:rsid w:val="003537F2"/>
    <w:rsid w:val="00353985"/>
    <w:rsid w:val="00353DBC"/>
    <w:rsid w:val="0035416B"/>
    <w:rsid w:val="00355B29"/>
    <w:rsid w:val="00355FC2"/>
    <w:rsid w:val="003569C3"/>
    <w:rsid w:val="00356FD5"/>
    <w:rsid w:val="003570B5"/>
    <w:rsid w:val="0035749B"/>
    <w:rsid w:val="00357C93"/>
    <w:rsid w:val="00357E07"/>
    <w:rsid w:val="00360A80"/>
    <w:rsid w:val="00361058"/>
    <w:rsid w:val="00361A9B"/>
    <w:rsid w:val="0036298D"/>
    <w:rsid w:val="00362F5B"/>
    <w:rsid w:val="00363378"/>
    <w:rsid w:val="00363D04"/>
    <w:rsid w:val="0036420F"/>
    <w:rsid w:val="00364368"/>
    <w:rsid w:val="00364B67"/>
    <w:rsid w:val="00364C8B"/>
    <w:rsid w:val="00364E7B"/>
    <w:rsid w:val="00365DCA"/>
    <w:rsid w:val="00365E86"/>
    <w:rsid w:val="00366BAD"/>
    <w:rsid w:val="003673B3"/>
    <w:rsid w:val="003703FF"/>
    <w:rsid w:val="003707E9"/>
    <w:rsid w:val="0037083C"/>
    <w:rsid w:val="00370B27"/>
    <w:rsid w:val="00371A65"/>
    <w:rsid w:val="00371B82"/>
    <w:rsid w:val="00371D49"/>
    <w:rsid w:val="0037278C"/>
    <w:rsid w:val="00372E4E"/>
    <w:rsid w:val="00373502"/>
    <w:rsid w:val="00373858"/>
    <w:rsid w:val="00373CA7"/>
    <w:rsid w:val="00373D95"/>
    <w:rsid w:val="003766C6"/>
    <w:rsid w:val="00376B45"/>
    <w:rsid w:val="00376D4A"/>
    <w:rsid w:val="003772A3"/>
    <w:rsid w:val="00380878"/>
    <w:rsid w:val="00380906"/>
    <w:rsid w:val="00380D7A"/>
    <w:rsid w:val="00380E92"/>
    <w:rsid w:val="00380F16"/>
    <w:rsid w:val="00380FD5"/>
    <w:rsid w:val="0038137A"/>
    <w:rsid w:val="003814EA"/>
    <w:rsid w:val="003815CA"/>
    <w:rsid w:val="0038217E"/>
    <w:rsid w:val="00382344"/>
    <w:rsid w:val="003824C2"/>
    <w:rsid w:val="00382A01"/>
    <w:rsid w:val="00383A1C"/>
    <w:rsid w:val="00384D06"/>
    <w:rsid w:val="00384EA1"/>
    <w:rsid w:val="003851BB"/>
    <w:rsid w:val="003857AB"/>
    <w:rsid w:val="003857F6"/>
    <w:rsid w:val="00385A42"/>
    <w:rsid w:val="00386376"/>
    <w:rsid w:val="003865F9"/>
    <w:rsid w:val="00387186"/>
    <w:rsid w:val="003875B1"/>
    <w:rsid w:val="00387C20"/>
    <w:rsid w:val="00387F13"/>
    <w:rsid w:val="00390D21"/>
    <w:rsid w:val="003927B8"/>
    <w:rsid w:val="0039428F"/>
    <w:rsid w:val="003943D6"/>
    <w:rsid w:val="003947C5"/>
    <w:rsid w:val="00394D80"/>
    <w:rsid w:val="00395171"/>
    <w:rsid w:val="00396A5A"/>
    <w:rsid w:val="003973B9"/>
    <w:rsid w:val="00397B72"/>
    <w:rsid w:val="00397DCD"/>
    <w:rsid w:val="003A0C92"/>
    <w:rsid w:val="003A10E6"/>
    <w:rsid w:val="003A1CCC"/>
    <w:rsid w:val="003A30BA"/>
    <w:rsid w:val="003A3E84"/>
    <w:rsid w:val="003A525B"/>
    <w:rsid w:val="003A5638"/>
    <w:rsid w:val="003A5F78"/>
    <w:rsid w:val="003A7938"/>
    <w:rsid w:val="003B088C"/>
    <w:rsid w:val="003B10CC"/>
    <w:rsid w:val="003B142E"/>
    <w:rsid w:val="003B1A81"/>
    <w:rsid w:val="003B271B"/>
    <w:rsid w:val="003B3648"/>
    <w:rsid w:val="003B476C"/>
    <w:rsid w:val="003B524E"/>
    <w:rsid w:val="003B526C"/>
    <w:rsid w:val="003B559D"/>
    <w:rsid w:val="003B5911"/>
    <w:rsid w:val="003B5C35"/>
    <w:rsid w:val="003B5EBA"/>
    <w:rsid w:val="003B6283"/>
    <w:rsid w:val="003B6B21"/>
    <w:rsid w:val="003B731F"/>
    <w:rsid w:val="003B74A5"/>
    <w:rsid w:val="003B7B2C"/>
    <w:rsid w:val="003B7E5A"/>
    <w:rsid w:val="003C12DF"/>
    <w:rsid w:val="003C130A"/>
    <w:rsid w:val="003C226A"/>
    <w:rsid w:val="003C381D"/>
    <w:rsid w:val="003C5E34"/>
    <w:rsid w:val="003C681B"/>
    <w:rsid w:val="003C6F0A"/>
    <w:rsid w:val="003C724D"/>
    <w:rsid w:val="003C7BEE"/>
    <w:rsid w:val="003D0354"/>
    <w:rsid w:val="003D1092"/>
    <w:rsid w:val="003D150C"/>
    <w:rsid w:val="003D1622"/>
    <w:rsid w:val="003D1652"/>
    <w:rsid w:val="003D1C46"/>
    <w:rsid w:val="003D209B"/>
    <w:rsid w:val="003D220A"/>
    <w:rsid w:val="003D233F"/>
    <w:rsid w:val="003D3413"/>
    <w:rsid w:val="003D3BCB"/>
    <w:rsid w:val="003D3F3C"/>
    <w:rsid w:val="003D46FD"/>
    <w:rsid w:val="003D4989"/>
    <w:rsid w:val="003D5352"/>
    <w:rsid w:val="003D5AD4"/>
    <w:rsid w:val="003D666E"/>
    <w:rsid w:val="003D770A"/>
    <w:rsid w:val="003E0241"/>
    <w:rsid w:val="003E0894"/>
    <w:rsid w:val="003E1887"/>
    <w:rsid w:val="003E2469"/>
    <w:rsid w:val="003E2A9A"/>
    <w:rsid w:val="003E2DE9"/>
    <w:rsid w:val="003E2FD5"/>
    <w:rsid w:val="003E34D8"/>
    <w:rsid w:val="003E4367"/>
    <w:rsid w:val="003E45A6"/>
    <w:rsid w:val="003E4CB9"/>
    <w:rsid w:val="003E4F05"/>
    <w:rsid w:val="003E6790"/>
    <w:rsid w:val="003E7521"/>
    <w:rsid w:val="003E7D3B"/>
    <w:rsid w:val="003F0770"/>
    <w:rsid w:val="003F13EC"/>
    <w:rsid w:val="003F2A17"/>
    <w:rsid w:val="003F2E13"/>
    <w:rsid w:val="003F2F35"/>
    <w:rsid w:val="003F31BD"/>
    <w:rsid w:val="003F41BE"/>
    <w:rsid w:val="003F45F7"/>
    <w:rsid w:val="003F47F4"/>
    <w:rsid w:val="003F4852"/>
    <w:rsid w:val="003F4B74"/>
    <w:rsid w:val="003F5440"/>
    <w:rsid w:val="003F58F5"/>
    <w:rsid w:val="003F67F9"/>
    <w:rsid w:val="003F6924"/>
    <w:rsid w:val="003F6986"/>
    <w:rsid w:val="003F6C7A"/>
    <w:rsid w:val="003F7AAF"/>
    <w:rsid w:val="003F7D14"/>
    <w:rsid w:val="00400ECF"/>
    <w:rsid w:val="00401775"/>
    <w:rsid w:val="004031A3"/>
    <w:rsid w:val="00404606"/>
    <w:rsid w:val="00404CEA"/>
    <w:rsid w:val="00405BC2"/>
    <w:rsid w:val="00406759"/>
    <w:rsid w:val="004076DA"/>
    <w:rsid w:val="00407F3E"/>
    <w:rsid w:val="004101F9"/>
    <w:rsid w:val="004108B1"/>
    <w:rsid w:val="004108E2"/>
    <w:rsid w:val="00411A6C"/>
    <w:rsid w:val="0041211C"/>
    <w:rsid w:val="004129C0"/>
    <w:rsid w:val="0041351D"/>
    <w:rsid w:val="00413A4B"/>
    <w:rsid w:val="00414FDE"/>
    <w:rsid w:val="004153B5"/>
    <w:rsid w:val="00415FD4"/>
    <w:rsid w:val="004177C8"/>
    <w:rsid w:val="00421EB1"/>
    <w:rsid w:val="00422007"/>
    <w:rsid w:val="0042208E"/>
    <w:rsid w:val="00422460"/>
    <w:rsid w:val="0042262E"/>
    <w:rsid w:val="00422CDF"/>
    <w:rsid w:val="00423B3A"/>
    <w:rsid w:val="00423B71"/>
    <w:rsid w:val="00423E21"/>
    <w:rsid w:val="004246CE"/>
    <w:rsid w:val="00424967"/>
    <w:rsid w:val="00425002"/>
    <w:rsid w:val="0042522C"/>
    <w:rsid w:val="00425D5F"/>
    <w:rsid w:val="00425F2F"/>
    <w:rsid w:val="004260F3"/>
    <w:rsid w:val="00426318"/>
    <w:rsid w:val="004276F1"/>
    <w:rsid w:val="0042782B"/>
    <w:rsid w:val="00427F40"/>
    <w:rsid w:val="00430424"/>
    <w:rsid w:val="00430B47"/>
    <w:rsid w:val="0043126C"/>
    <w:rsid w:val="0043156C"/>
    <w:rsid w:val="0043199B"/>
    <w:rsid w:val="00431D67"/>
    <w:rsid w:val="00431E28"/>
    <w:rsid w:val="004323DF"/>
    <w:rsid w:val="00432800"/>
    <w:rsid w:val="00432A9F"/>
    <w:rsid w:val="0043368D"/>
    <w:rsid w:val="004343CF"/>
    <w:rsid w:val="00435493"/>
    <w:rsid w:val="00435C63"/>
    <w:rsid w:val="00435E26"/>
    <w:rsid w:val="00436041"/>
    <w:rsid w:val="004363F9"/>
    <w:rsid w:val="00436716"/>
    <w:rsid w:val="0043691E"/>
    <w:rsid w:val="004379AA"/>
    <w:rsid w:val="004403F1"/>
    <w:rsid w:val="00440E80"/>
    <w:rsid w:val="004428B0"/>
    <w:rsid w:val="00442936"/>
    <w:rsid w:val="00443364"/>
    <w:rsid w:val="00443EA5"/>
    <w:rsid w:val="00444B88"/>
    <w:rsid w:val="00444DB1"/>
    <w:rsid w:val="0044526F"/>
    <w:rsid w:val="00445322"/>
    <w:rsid w:val="00446126"/>
    <w:rsid w:val="004467F7"/>
    <w:rsid w:val="00447150"/>
    <w:rsid w:val="00447342"/>
    <w:rsid w:val="004504A1"/>
    <w:rsid w:val="0045138E"/>
    <w:rsid w:val="004520C6"/>
    <w:rsid w:val="004521EC"/>
    <w:rsid w:val="00452319"/>
    <w:rsid w:val="00452E52"/>
    <w:rsid w:val="00453729"/>
    <w:rsid w:val="0045443C"/>
    <w:rsid w:val="00454649"/>
    <w:rsid w:val="00455981"/>
    <w:rsid w:val="0045644B"/>
    <w:rsid w:val="004564B8"/>
    <w:rsid w:val="004567E9"/>
    <w:rsid w:val="00456AAE"/>
    <w:rsid w:val="00456E39"/>
    <w:rsid w:val="0045709E"/>
    <w:rsid w:val="0045729C"/>
    <w:rsid w:val="0045739A"/>
    <w:rsid w:val="00457BDC"/>
    <w:rsid w:val="00457DF6"/>
    <w:rsid w:val="004600A3"/>
    <w:rsid w:val="004607B4"/>
    <w:rsid w:val="00460A02"/>
    <w:rsid w:val="00460CDF"/>
    <w:rsid w:val="00461F66"/>
    <w:rsid w:val="004624D6"/>
    <w:rsid w:val="00462B48"/>
    <w:rsid w:val="00462E98"/>
    <w:rsid w:val="00464C05"/>
    <w:rsid w:val="0046588E"/>
    <w:rsid w:val="00465D81"/>
    <w:rsid w:val="00465E2A"/>
    <w:rsid w:val="00466371"/>
    <w:rsid w:val="004663D3"/>
    <w:rsid w:val="00466F8C"/>
    <w:rsid w:val="004670B1"/>
    <w:rsid w:val="004675B9"/>
    <w:rsid w:val="0046767E"/>
    <w:rsid w:val="00467D68"/>
    <w:rsid w:val="00470180"/>
    <w:rsid w:val="00470285"/>
    <w:rsid w:val="004709B3"/>
    <w:rsid w:val="00470C98"/>
    <w:rsid w:val="004716BD"/>
    <w:rsid w:val="00471C04"/>
    <w:rsid w:val="00471C0A"/>
    <w:rsid w:val="00472677"/>
    <w:rsid w:val="00473BC6"/>
    <w:rsid w:val="0047435E"/>
    <w:rsid w:val="004743B6"/>
    <w:rsid w:val="004747C8"/>
    <w:rsid w:val="004749EC"/>
    <w:rsid w:val="00475945"/>
    <w:rsid w:val="00475950"/>
    <w:rsid w:val="00475D0F"/>
    <w:rsid w:val="00476148"/>
    <w:rsid w:val="004772A5"/>
    <w:rsid w:val="0047766A"/>
    <w:rsid w:val="00477B42"/>
    <w:rsid w:val="004813FA"/>
    <w:rsid w:val="00481873"/>
    <w:rsid w:val="00481EC1"/>
    <w:rsid w:val="00482094"/>
    <w:rsid w:val="00483F98"/>
    <w:rsid w:val="0048439F"/>
    <w:rsid w:val="0048457D"/>
    <w:rsid w:val="004846A6"/>
    <w:rsid w:val="004854BA"/>
    <w:rsid w:val="00486A95"/>
    <w:rsid w:val="0048710D"/>
    <w:rsid w:val="004873AA"/>
    <w:rsid w:val="0048792D"/>
    <w:rsid w:val="00487A25"/>
    <w:rsid w:val="00490493"/>
    <w:rsid w:val="004906B0"/>
    <w:rsid w:val="00490D88"/>
    <w:rsid w:val="004917D1"/>
    <w:rsid w:val="00491D7C"/>
    <w:rsid w:val="00491E3C"/>
    <w:rsid w:val="004920B2"/>
    <w:rsid w:val="004920B6"/>
    <w:rsid w:val="00492181"/>
    <w:rsid w:val="00492513"/>
    <w:rsid w:val="00492D65"/>
    <w:rsid w:val="0049355F"/>
    <w:rsid w:val="00493C41"/>
    <w:rsid w:val="004941A2"/>
    <w:rsid w:val="004947F8"/>
    <w:rsid w:val="004950BE"/>
    <w:rsid w:val="004954A7"/>
    <w:rsid w:val="00495B76"/>
    <w:rsid w:val="00496FF8"/>
    <w:rsid w:val="004975D3"/>
    <w:rsid w:val="00497BA8"/>
    <w:rsid w:val="004A031C"/>
    <w:rsid w:val="004A1182"/>
    <w:rsid w:val="004A164C"/>
    <w:rsid w:val="004A3052"/>
    <w:rsid w:val="004A31EA"/>
    <w:rsid w:val="004A3242"/>
    <w:rsid w:val="004A3AE1"/>
    <w:rsid w:val="004A3BA4"/>
    <w:rsid w:val="004A42A4"/>
    <w:rsid w:val="004A43A6"/>
    <w:rsid w:val="004A4BC9"/>
    <w:rsid w:val="004A4D98"/>
    <w:rsid w:val="004A61BE"/>
    <w:rsid w:val="004A625C"/>
    <w:rsid w:val="004A63BD"/>
    <w:rsid w:val="004A6AEB"/>
    <w:rsid w:val="004A6E8E"/>
    <w:rsid w:val="004A7542"/>
    <w:rsid w:val="004A78FA"/>
    <w:rsid w:val="004A7E4F"/>
    <w:rsid w:val="004A7EE7"/>
    <w:rsid w:val="004B0589"/>
    <w:rsid w:val="004B0898"/>
    <w:rsid w:val="004B0E0D"/>
    <w:rsid w:val="004B20B2"/>
    <w:rsid w:val="004B2FEE"/>
    <w:rsid w:val="004B3A07"/>
    <w:rsid w:val="004B48BE"/>
    <w:rsid w:val="004B4A07"/>
    <w:rsid w:val="004B5106"/>
    <w:rsid w:val="004B6108"/>
    <w:rsid w:val="004B61D2"/>
    <w:rsid w:val="004B63CF"/>
    <w:rsid w:val="004B654B"/>
    <w:rsid w:val="004B6570"/>
    <w:rsid w:val="004B78F4"/>
    <w:rsid w:val="004B7A37"/>
    <w:rsid w:val="004B7E56"/>
    <w:rsid w:val="004C01AF"/>
    <w:rsid w:val="004C0E3D"/>
    <w:rsid w:val="004C10C4"/>
    <w:rsid w:val="004C24B3"/>
    <w:rsid w:val="004C296B"/>
    <w:rsid w:val="004C41AE"/>
    <w:rsid w:val="004C49C4"/>
    <w:rsid w:val="004C4A59"/>
    <w:rsid w:val="004C4B6E"/>
    <w:rsid w:val="004C5076"/>
    <w:rsid w:val="004C5648"/>
    <w:rsid w:val="004C5841"/>
    <w:rsid w:val="004C5966"/>
    <w:rsid w:val="004C5CB9"/>
    <w:rsid w:val="004C5EF6"/>
    <w:rsid w:val="004C6216"/>
    <w:rsid w:val="004C7461"/>
    <w:rsid w:val="004C7682"/>
    <w:rsid w:val="004C78BE"/>
    <w:rsid w:val="004D0134"/>
    <w:rsid w:val="004D12A9"/>
    <w:rsid w:val="004D1936"/>
    <w:rsid w:val="004D2E6F"/>
    <w:rsid w:val="004D3FE8"/>
    <w:rsid w:val="004D4DAF"/>
    <w:rsid w:val="004D4E23"/>
    <w:rsid w:val="004D598F"/>
    <w:rsid w:val="004D645B"/>
    <w:rsid w:val="004D6D36"/>
    <w:rsid w:val="004D6DD0"/>
    <w:rsid w:val="004D738A"/>
    <w:rsid w:val="004D799F"/>
    <w:rsid w:val="004E0696"/>
    <w:rsid w:val="004E085C"/>
    <w:rsid w:val="004E0E7A"/>
    <w:rsid w:val="004E13FE"/>
    <w:rsid w:val="004E2935"/>
    <w:rsid w:val="004E2E91"/>
    <w:rsid w:val="004E302A"/>
    <w:rsid w:val="004E3D9B"/>
    <w:rsid w:val="004E4372"/>
    <w:rsid w:val="004E4F7D"/>
    <w:rsid w:val="004E606D"/>
    <w:rsid w:val="004E7A6B"/>
    <w:rsid w:val="004F0312"/>
    <w:rsid w:val="004F0813"/>
    <w:rsid w:val="004F0B22"/>
    <w:rsid w:val="004F0CD0"/>
    <w:rsid w:val="004F0DDB"/>
    <w:rsid w:val="004F0EA3"/>
    <w:rsid w:val="004F1303"/>
    <w:rsid w:val="004F17AC"/>
    <w:rsid w:val="004F1C89"/>
    <w:rsid w:val="004F2474"/>
    <w:rsid w:val="004F28C2"/>
    <w:rsid w:val="004F36A9"/>
    <w:rsid w:val="004F3E2E"/>
    <w:rsid w:val="004F4322"/>
    <w:rsid w:val="004F5B89"/>
    <w:rsid w:val="004F73F9"/>
    <w:rsid w:val="0050074C"/>
    <w:rsid w:val="005021B3"/>
    <w:rsid w:val="005027BE"/>
    <w:rsid w:val="005035BE"/>
    <w:rsid w:val="00503E20"/>
    <w:rsid w:val="0050401A"/>
    <w:rsid w:val="00504AF7"/>
    <w:rsid w:val="00504BDC"/>
    <w:rsid w:val="00505DC7"/>
    <w:rsid w:val="0050644E"/>
    <w:rsid w:val="005065C3"/>
    <w:rsid w:val="005069F2"/>
    <w:rsid w:val="00507046"/>
    <w:rsid w:val="005075CB"/>
    <w:rsid w:val="00507811"/>
    <w:rsid w:val="00507A5B"/>
    <w:rsid w:val="00507F41"/>
    <w:rsid w:val="0051067C"/>
    <w:rsid w:val="005110BE"/>
    <w:rsid w:val="005110FB"/>
    <w:rsid w:val="005113E8"/>
    <w:rsid w:val="00511B7B"/>
    <w:rsid w:val="00511EED"/>
    <w:rsid w:val="00511F15"/>
    <w:rsid w:val="005121D5"/>
    <w:rsid w:val="00512C6E"/>
    <w:rsid w:val="00513A3F"/>
    <w:rsid w:val="00513A85"/>
    <w:rsid w:val="005141B6"/>
    <w:rsid w:val="005145AF"/>
    <w:rsid w:val="00514E3A"/>
    <w:rsid w:val="0051543A"/>
    <w:rsid w:val="005154DA"/>
    <w:rsid w:val="00515C89"/>
    <w:rsid w:val="00516705"/>
    <w:rsid w:val="00517805"/>
    <w:rsid w:val="00520414"/>
    <w:rsid w:val="00520426"/>
    <w:rsid w:val="00521928"/>
    <w:rsid w:val="00521F14"/>
    <w:rsid w:val="0052218B"/>
    <w:rsid w:val="00522565"/>
    <w:rsid w:val="005228E3"/>
    <w:rsid w:val="005247DB"/>
    <w:rsid w:val="00525609"/>
    <w:rsid w:val="00525834"/>
    <w:rsid w:val="00525904"/>
    <w:rsid w:val="00525B1A"/>
    <w:rsid w:val="00525F3E"/>
    <w:rsid w:val="005264C1"/>
    <w:rsid w:val="0052667F"/>
    <w:rsid w:val="00526DFD"/>
    <w:rsid w:val="00526E30"/>
    <w:rsid w:val="00527A07"/>
    <w:rsid w:val="00527E54"/>
    <w:rsid w:val="005300AF"/>
    <w:rsid w:val="005303A4"/>
    <w:rsid w:val="00530B44"/>
    <w:rsid w:val="0053127E"/>
    <w:rsid w:val="00531C92"/>
    <w:rsid w:val="00531E08"/>
    <w:rsid w:val="0053265B"/>
    <w:rsid w:val="00532FB7"/>
    <w:rsid w:val="00534B70"/>
    <w:rsid w:val="00534C99"/>
    <w:rsid w:val="00534FAC"/>
    <w:rsid w:val="00535448"/>
    <w:rsid w:val="0053599A"/>
    <w:rsid w:val="00535D2D"/>
    <w:rsid w:val="0053667B"/>
    <w:rsid w:val="00536C98"/>
    <w:rsid w:val="005377EF"/>
    <w:rsid w:val="00537B34"/>
    <w:rsid w:val="0054046A"/>
    <w:rsid w:val="005408EB"/>
    <w:rsid w:val="00540BF9"/>
    <w:rsid w:val="005411D4"/>
    <w:rsid w:val="0054122F"/>
    <w:rsid w:val="00542174"/>
    <w:rsid w:val="00542348"/>
    <w:rsid w:val="00542D46"/>
    <w:rsid w:val="00542FD3"/>
    <w:rsid w:val="00543636"/>
    <w:rsid w:val="005448B6"/>
    <w:rsid w:val="00544B34"/>
    <w:rsid w:val="005451A6"/>
    <w:rsid w:val="00545EA7"/>
    <w:rsid w:val="00546309"/>
    <w:rsid w:val="005464E2"/>
    <w:rsid w:val="00546607"/>
    <w:rsid w:val="00546AC7"/>
    <w:rsid w:val="00546B92"/>
    <w:rsid w:val="00546E8E"/>
    <w:rsid w:val="005503C7"/>
    <w:rsid w:val="005529A2"/>
    <w:rsid w:val="00552C4B"/>
    <w:rsid w:val="00553010"/>
    <w:rsid w:val="00553181"/>
    <w:rsid w:val="005538DB"/>
    <w:rsid w:val="00553A2B"/>
    <w:rsid w:val="00554BC1"/>
    <w:rsid w:val="00554DE7"/>
    <w:rsid w:val="00555FFB"/>
    <w:rsid w:val="00556D68"/>
    <w:rsid w:val="00556E77"/>
    <w:rsid w:val="00556E96"/>
    <w:rsid w:val="00556F5C"/>
    <w:rsid w:val="00557355"/>
    <w:rsid w:val="00557669"/>
    <w:rsid w:val="00557B3E"/>
    <w:rsid w:val="00557EA6"/>
    <w:rsid w:val="00557EE4"/>
    <w:rsid w:val="005609DD"/>
    <w:rsid w:val="005610B5"/>
    <w:rsid w:val="0056200A"/>
    <w:rsid w:val="005620BC"/>
    <w:rsid w:val="005622B2"/>
    <w:rsid w:val="00562980"/>
    <w:rsid w:val="00563849"/>
    <w:rsid w:val="00563A59"/>
    <w:rsid w:val="00564F4D"/>
    <w:rsid w:val="0056510A"/>
    <w:rsid w:val="00565F7C"/>
    <w:rsid w:val="005662D2"/>
    <w:rsid w:val="005668D8"/>
    <w:rsid w:val="00567B23"/>
    <w:rsid w:val="00567D73"/>
    <w:rsid w:val="00570470"/>
    <w:rsid w:val="005704B9"/>
    <w:rsid w:val="00570C12"/>
    <w:rsid w:val="005714E4"/>
    <w:rsid w:val="00571548"/>
    <w:rsid w:val="005718E2"/>
    <w:rsid w:val="00571B16"/>
    <w:rsid w:val="00571C56"/>
    <w:rsid w:val="005726F6"/>
    <w:rsid w:val="00572895"/>
    <w:rsid w:val="00572A6C"/>
    <w:rsid w:val="00572B01"/>
    <w:rsid w:val="00573DB3"/>
    <w:rsid w:val="005741E4"/>
    <w:rsid w:val="00574456"/>
    <w:rsid w:val="00574DA3"/>
    <w:rsid w:val="00575104"/>
    <w:rsid w:val="00575FE6"/>
    <w:rsid w:val="00576DA8"/>
    <w:rsid w:val="00576F4C"/>
    <w:rsid w:val="00577BC3"/>
    <w:rsid w:val="00577BC8"/>
    <w:rsid w:val="00580165"/>
    <w:rsid w:val="005802DF"/>
    <w:rsid w:val="00581BDE"/>
    <w:rsid w:val="0058213C"/>
    <w:rsid w:val="005823C8"/>
    <w:rsid w:val="00583006"/>
    <w:rsid w:val="00583308"/>
    <w:rsid w:val="00583ACC"/>
    <w:rsid w:val="0058416D"/>
    <w:rsid w:val="00584C73"/>
    <w:rsid w:val="00585868"/>
    <w:rsid w:val="00585F9C"/>
    <w:rsid w:val="00586237"/>
    <w:rsid w:val="00587301"/>
    <w:rsid w:val="0058749F"/>
    <w:rsid w:val="005874E8"/>
    <w:rsid w:val="00587996"/>
    <w:rsid w:val="005879B9"/>
    <w:rsid w:val="0059006F"/>
    <w:rsid w:val="00590855"/>
    <w:rsid w:val="0059120A"/>
    <w:rsid w:val="00592AD0"/>
    <w:rsid w:val="005930AA"/>
    <w:rsid w:val="005935D0"/>
    <w:rsid w:val="00593F88"/>
    <w:rsid w:val="00594056"/>
    <w:rsid w:val="005949A5"/>
    <w:rsid w:val="00594BFE"/>
    <w:rsid w:val="00594FCD"/>
    <w:rsid w:val="00595AEA"/>
    <w:rsid w:val="00595C24"/>
    <w:rsid w:val="00596840"/>
    <w:rsid w:val="00597346"/>
    <w:rsid w:val="005973A7"/>
    <w:rsid w:val="005A0A98"/>
    <w:rsid w:val="005A0C1A"/>
    <w:rsid w:val="005A16F2"/>
    <w:rsid w:val="005A186E"/>
    <w:rsid w:val="005A26F7"/>
    <w:rsid w:val="005A2C39"/>
    <w:rsid w:val="005A37C4"/>
    <w:rsid w:val="005A398C"/>
    <w:rsid w:val="005A4296"/>
    <w:rsid w:val="005A4A5E"/>
    <w:rsid w:val="005A4B48"/>
    <w:rsid w:val="005A4DB9"/>
    <w:rsid w:val="005A6FB2"/>
    <w:rsid w:val="005A737F"/>
    <w:rsid w:val="005A7692"/>
    <w:rsid w:val="005B02F2"/>
    <w:rsid w:val="005B079A"/>
    <w:rsid w:val="005B13B0"/>
    <w:rsid w:val="005B14EA"/>
    <w:rsid w:val="005B1870"/>
    <w:rsid w:val="005B1CB4"/>
    <w:rsid w:val="005B2314"/>
    <w:rsid w:val="005B249B"/>
    <w:rsid w:val="005B2940"/>
    <w:rsid w:val="005B2C9F"/>
    <w:rsid w:val="005B4027"/>
    <w:rsid w:val="005B49A6"/>
    <w:rsid w:val="005B522C"/>
    <w:rsid w:val="005B5497"/>
    <w:rsid w:val="005B5774"/>
    <w:rsid w:val="005B68F4"/>
    <w:rsid w:val="005B6BE9"/>
    <w:rsid w:val="005B6F46"/>
    <w:rsid w:val="005B7628"/>
    <w:rsid w:val="005B774F"/>
    <w:rsid w:val="005B7E76"/>
    <w:rsid w:val="005B7FC6"/>
    <w:rsid w:val="005C047C"/>
    <w:rsid w:val="005C0F27"/>
    <w:rsid w:val="005C121A"/>
    <w:rsid w:val="005C23C9"/>
    <w:rsid w:val="005C3004"/>
    <w:rsid w:val="005C3790"/>
    <w:rsid w:val="005C3A30"/>
    <w:rsid w:val="005C49DF"/>
    <w:rsid w:val="005C4B0A"/>
    <w:rsid w:val="005C5114"/>
    <w:rsid w:val="005C565A"/>
    <w:rsid w:val="005C5EEE"/>
    <w:rsid w:val="005C665E"/>
    <w:rsid w:val="005C754D"/>
    <w:rsid w:val="005D14A3"/>
    <w:rsid w:val="005D2A09"/>
    <w:rsid w:val="005D2DC3"/>
    <w:rsid w:val="005D2F0E"/>
    <w:rsid w:val="005D3AC2"/>
    <w:rsid w:val="005D3C98"/>
    <w:rsid w:val="005D3E29"/>
    <w:rsid w:val="005D5E65"/>
    <w:rsid w:val="005D647B"/>
    <w:rsid w:val="005D670B"/>
    <w:rsid w:val="005D693F"/>
    <w:rsid w:val="005D6C89"/>
    <w:rsid w:val="005D7FE3"/>
    <w:rsid w:val="005E078E"/>
    <w:rsid w:val="005E12A1"/>
    <w:rsid w:val="005E13CF"/>
    <w:rsid w:val="005E17A6"/>
    <w:rsid w:val="005E2A5E"/>
    <w:rsid w:val="005E2C1E"/>
    <w:rsid w:val="005E2C7C"/>
    <w:rsid w:val="005E2DA1"/>
    <w:rsid w:val="005E31AA"/>
    <w:rsid w:val="005E3663"/>
    <w:rsid w:val="005E3F03"/>
    <w:rsid w:val="005E4560"/>
    <w:rsid w:val="005E471D"/>
    <w:rsid w:val="005E4B4A"/>
    <w:rsid w:val="005E4D3C"/>
    <w:rsid w:val="005E51DC"/>
    <w:rsid w:val="005E53A3"/>
    <w:rsid w:val="005E5472"/>
    <w:rsid w:val="005E5B8B"/>
    <w:rsid w:val="005E5E61"/>
    <w:rsid w:val="005E6069"/>
    <w:rsid w:val="005E7374"/>
    <w:rsid w:val="005E76A4"/>
    <w:rsid w:val="005E76C1"/>
    <w:rsid w:val="005F197E"/>
    <w:rsid w:val="005F1AF1"/>
    <w:rsid w:val="005F1B86"/>
    <w:rsid w:val="005F1C92"/>
    <w:rsid w:val="005F2283"/>
    <w:rsid w:val="005F267B"/>
    <w:rsid w:val="005F361F"/>
    <w:rsid w:val="005F366F"/>
    <w:rsid w:val="005F51BB"/>
    <w:rsid w:val="005F62DA"/>
    <w:rsid w:val="005F6B8D"/>
    <w:rsid w:val="005F6D17"/>
    <w:rsid w:val="006002E1"/>
    <w:rsid w:val="00600B09"/>
    <w:rsid w:val="00600F82"/>
    <w:rsid w:val="00600FF3"/>
    <w:rsid w:val="00601134"/>
    <w:rsid w:val="0060179A"/>
    <w:rsid w:val="00601EB0"/>
    <w:rsid w:val="00602264"/>
    <w:rsid w:val="006029E1"/>
    <w:rsid w:val="0060303F"/>
    <w:rsid w:val="0060315C"/>
    <w:rsid w:val="0060325B"/>
    <w:rsid w:val="00603B0F"/>
    <w:rsid w:val="0060415B"/>
    <w:rsid w:val="006046DC"/>
    <w:rsid w:val="00605618"/>
    <w:rsid w:val="00605BB0"/>
    <w:rsid w:val="00605D44"/>
    <w:rsid w:val="00606B6D"/>
    <w:rsid w:val="00607728"/>
    <w:rsid w:val="0060796C"/>
    <w:rsid w:val="006102FB"/>
    <w:rsid w:val="00610657"/>
    <w:rsid w:val="00611653"/>
    <w:rsid w:val="00611C51"/>
    <w:rsid w:val="006122C9"/>
    <w:rsid w:val="00612831"/>
    <w:rsid w:val="00613746"/>
    <w:rsid w:val="00613C02"/>
    <w:rsid w:val="00614518"/>
    <w:rsid w:val="00614ED5"/>
    <w:rsid w:val="006150E7"/>
    <w:rsid w:val="00615908"/>
    <w:rsid w:val="006159C6"/>
    <w:rsid w:val="00617160"/>
    <w:rsid w:val="006178B5"/>
    <w:rsid w:val="00617BCB"/>
    <w:rsid w:val="00617EE2"/>
    <w:rsid w:val="0062040F"/>
    <w:rsid w:val="00620E5A"/>
    <w:rsid w:val="0062111F"/>
    <w:rsid w:val="00621966"/>
    <w:rsid w:val="00622D0D"/>
    <w:rsid w:val="0062306F"/>
    <w:rsid w:val="006233A5"/>
    <w:rsid w:val="00623DEA"/>
    <w:rsid w:val="00623FB2"/>
    <w:rsid w:val="00624242"/>
    <w:rsid w:val="00624474"/>
    <w:rsid w:val="0062511E"/>
    <w:rsid w:val="00625C3E"/>
    <w:rsid w:val="00625C68"/>
    <w:rsid w:val="00625E6D"/>
    <w:rsid w:val="006261B3"/>
    <w:rsid w:val="00626214"/>
    <w:rsid w:val="0062629F"/>
    <w:rsid w:val="00626310"/>
    <w:rsid w:val="00626C17"/>
    <w:rsid w:val="00626F4D"/>
    <w:rsid w:val="0062780E"/>
    <w:rsid w:val="0063027B"/>
    <w:rsid w:val="006322CC"/>
    <w:rsid w:val="006329DF"/>
    <w:rsid w:val="00633859"/>
    <w:rsid w:val="0063519C"/>
    <w:rsid w:val="006351B0"/>
    <w:rsid w:val="006352FB"/>
    <w:rsid w:val="00635ED4"/>
    <w:rsid w:val="006362E1"/>
    <w:rsid w:val="006365FF"/>
    <w:rsid w:val="0063684D"/>
    <w:rsid w:val="0063713F"/>
    <w:rsid w:val="00637E50"/>
    <w:rsid w:val="0064095B"/>
    <w:rsid w:val="00640C10"/>
    <w:rsid w:val="00641077"/>
    <w:rsid w:val="0064146A"/>
    <w:rsid w:val="0064148A"/>
    <w:rsid w:val="0064180F"/>
    <w:rsid w:val="00642765"/>
    <w:rsid w:val="00642D86"/>
    <w:rsid w:val="00643F43"/>
    <w:rsid w:val="00644997"/>
    <w:rsid w:val="00644C84"/>
    <w:rsid w:val="00644DB7"/>
    <w:rsid w:val="00645520"/>
    <w:rsid w:val="00645E23"/>
    <w:rsid w:val="006478A9"/>
    <w:rsid w:val="006507E1"/>
    <w:rsid w:val="00650B75"/>
    <w:rsid w:val="00650EEF"/>
    <w:rsid w:val="00651437"/>
    <w:rsid w:val="00651AAF"/>
    <w:rsid w:val="00651CC9"/>
    <w:rsid w:val="0065257D"/>
    <w:rsid w:val="0065400A"/>
    <w:rsid w:val="00654B1B"/>
    <w:rsid w:val="00654D74"/>
    <w:rsid w:val="0065534C"/>
    <w:rsid w:val="00655C1C"/>
    <w:rsid w:val="006575D1"/>
    <w:rsid w:val="00657C6F"/>
    <w:rsid w:val="006602CF"/>
    <w:rsid w:val="006605AD"/>
    <w:rsid w:val="00661268"/>
    <w:rsid w:val="00661D4D"/>
    <w:rsid w:val="00662C63"/>
    <w:rsid w:val="00663050"/>
    <w:rsid w:val="006630F1"/>
    <w:rsid w:val="00663669"/>
    <w:rsid w:val="006639F7"/>
    <w:rsid w:val="00664D65"/>
    <w:rsid w:val="00665C88"/>
    <w:rsid w:val="006666A6"/>
    <w:rsid w:val="00666EE2"/>
    <w:rsid w:val="006679AB"/>
    <w:rsid w:val="00670386"/>
    <w:rsid w:val="00670485"/>
    <w:rsid w:val="0067078A"/>
    <w:rsid w:val="00670BA8"/>
    <w:rsid w:val="00670EB5"/>
    <w:rsid w:val="00671149"/>
    <w:rsid w:val="006719FB"/>
    <w:rsid w:val="00672371"/>
    <w:rsid w:val="006725CE"/>
    <w:rsid w:val="0067265C"/>
    <w:rsid w:val="006727C1"/>
    <w:rsid w:val="0067518E"/>
    <w:rsid w:val="00675339"/>
    <w:rsid w:val="00675CE0"/>
    <w:rsid w:val="0067654F"/>
    <w:rsid w:val="006767CB"/>
    <w:rsid w:val="00677025"/>
    <w:rsid w:val="0068018F"/>
    <w:rsid w:val="006807B0"/>
    <w:rsid w:val="00680E16"/>
    <w:rsid w:val="00681475"/>
    <w:rsid w:val="00681526"/>
    <w:rsid w:val="006815A0"/>
    <w:rsid w:val="00681CCE"/>
    <w:rsid w:val="00682261"/>
    <w:rsid w:val="00682B9F"/>
    <w:rsid w:val="00683496"/>
    <w:rsid w:val="00683A80"/>
    <w:rsid w:val="00683C85"/>
    <w:rsid w:val="00683F00"/>
    <w:rsid w:val="00684652"/>
    <w:rsid w:val="00684F5E"/>
    <w:rsid w:val="006859AB"/>
    <w:rsid w:val="00685C94"/>
    <w:rsid w:val="00685E8A"/>
    <w:rsid w:val="00686A0F"/>
    <w:rsid w:val="00687419"/>
    <w:rsid w:val="00687BFE"/>
    <w:rsid w:val="00690F37"/>
    <w:rsid w:val="00691061"/>
    <w:rsid w:val="0069106A"/>
    <w:rsid w:val="0069110C"/>
    <w:rsid w:val="006913C3"/>
    <w:rsid w:val="00691C77"/>
    <w:rsid w:val="00692028"/>
    <w:rsid w:val="00692704"/>
    <w:rsid w:val="00692EB6"/>
    <w:rsid w:val="006936E0"/>
    <w:rsid w:val="00694200"/>
    <w:rsid w:val="00694A93"/>
    <w:rsid w:val="006959A2"/>
    <w:rsid w:val="00696088"/>
    <w:rsid w:val="006969CB"/>
    <w:rsid w:val="00697A18"/>
    <w:rsid w:val="006A039D"/>
    <w:rsid w:val="006A095B"/>
    <w:rsid w:val="006A16CE"/>
    <w:rsid w:val="006A1903"/>
    <w:rsid w:val="006A1CC7"/>
    <w:rsid w:val="006A2787"/>
    <w:rsid w:val="006A27F3"/>
    <w:rsid w:val="006A393B"/>
    <w:rsid w:val="006A4FD0"/>
    <w:rsid w:val="006A5769"/>
    <w:rsid w:val="006A59C2"/>
    <w:rsid w:val="006A5A88"/>
    <w:rsid w:val="006A6B67"/>
    <w:rsid w:val="006A7B4E"/>
    <w:rsid w:val="006A7B82"/>
    <w:rsid w:val="006A7D5C"/>
    <w:rsid w:val="006B0356"/>
    <w:rsid w:val="006B0570"/>
    <w:rsid w:val="006B0F5B"/>
    <w:rsid w:val="006B0F92"/>
    <w:rsid w:val="006B126A"/>
    <w:rsid w:val="006B13E7"/>
    <w:rsid w:val="006B16EB"/>
    <w:rsid w:val="006B1FA7"/>
    <w:rsid w:val="006B2308"/>
    <w:rsid w:val="006B3F92"/>
    <w:rsid w:val="006B4244"/>
    <w:rsid w:val="006B48F7"/>
    <w:rsid w:val="006B4F98"/>
    <w:rsid w:val="006B52E7"/>
    <w:rsid w:val="006B5E27"/>
    <w:rsid w:val="006B6143"/>
    <w:rsid w:val="006B6E76"/>
    <w:rsid w:val="006B6EC6"/>
    <w:rsid w:val="006B6F61"/>
    <w:rsid w:val="006B70EC"/>
    <w:rsid w:val="006B78BE"/>
    <w:rsid w:val="006B7925"/>
    <w:rsid w:val="006B7D60"/>
    <w:rsid w:val="006B7DCB"/>
    <w:rsid w:val="006C0497"/>
    <w:rsid w:val="006C069D"/>
    <w:rsid w:val="006C1F67"/>
    <w:rsid w:val="006C2060"/>
    <w:rsid w:val="006C36A7"/>
    <w:rsid w:val="006C3D1E"/>
    <w:rsid w:val="006C40BC"/>
    <w:rsid w:val="006C457D"/>
    <w:rsid w:val="006C466A"/>
    <w:rsid w:val="006C49CA"/>
    <w:rsid w:val="006C4F6B"/>
    <w:rsid w:val="006C5060"/>
    <w:rsid w:val="006C533D"/>
    <w:rsid w:val="006C5953"/>
    <w:rsid w:val="006C5AA0"/>
    <w:rsid w:val="006C5FB5"/>
    <w:rsid w:val="006C6B86"/>
    <w:rsid w:val="006C7FCF"/>
    <w:rsid w:val="006D02E5"/>
    <w:rsid w:val="006D12FB"/>
    <w:rsid w:val="006D1A7F"/>
    <w:rsid w:val="006D3463"/>
    <w:rsid w:val="006D430C"/>
    <w:rsid w:val="006D4C9D"/>
    <w:rsid w:val="006D4F19"/>
    <w:rsid w:val="006D5401"/>
    <w:rsid w:val="006D561D"/>
    <w:rsid w:val="006D5783"/>
    <w:rsid w:val="006D59A8"/>
    <w:rsid w:val="006D60D8"/>
    <w:rsid w:val="006D728C"/>
    <w:rsid w:val="006D77B1"/>
    <w:rsid w:val="006D7A53"/>
    <w:rsid w:val="006E024F"/>
    <w:rsid w:val="006E026B"/>
    <w:rsid w:val="006E0FF6"/>
    <w:rsid w:val="006E11AF"/>
    <w:rsid w:val="006E14B7"/>
    <w:rsid w:val="006E1786"/>
    <w:rsid w:val="006E19FF"/>
    <w:rsid w:val="006E211E"/>
    <w:rsid w:val="006E29C2"/>
    <w:rsid w:val="006E3582"/>
    <w:rsid w:val="006E3962"/>
    <w:rsid w:val="006E3F0B"/>
    <w:rsid w:val="006E3F3F"/>
    <w:rsid w:val="006E3FA6"/>
    <w:rsid w:val="006E459A"/>
    <w:rsid w:val="006E4BE2"/>
    <w:rsid w:val="006E5067"/>
    <w:rsid w:val="006E5239"/>
    <w:rsid w:val="006E59BF"/>
    <w:rsid w:val="006E5C40"/>
    <w:rsid w:val="006E621C"/>
    <w:rsid w:val="006E663D"/>
    <w:rsid w:val="006E68FE"/>
    <w:rsid w:val="006E691A"/>
    <w:rsid w:val="006E7A7D"/>
    <w:rsid w:val="006F08A4"/>
    <w:rsid w:val="006F0FB3"/>
    <w:rsid w:val="006F173F"/>
    <w:rsid w:val="006F2EDF"/>
    <w:rsid w:val="006F353A"/>
    <w:rsid w:val="006F4253"/>
    <w:rsid w:val="006F4DF4"/>
    <w:rsid w:val="006F6959"/>
    <w:rsid w:val="006F70EA"/>
    <w:rsid w:val="006F73C6"/>
    <w:rsid w:val="006F73E8"/>
    <w:rsid w:val="006F76D3"/>
    <w:rsid w:val="006F79B6"/>
    <w:rsid w:val="0070083D"/>
    <w:rsid w:val="00700DDF"/>
    <w:rsid w:val="007012FF"/>
    <w:rsid w:val="00701C76"/>
    <w:rsid w:val="0070228A"/>
    <w:rsid w:val="00702527"/>
    <w:rsid w:val="00702AF1"/>
    <w:rsid w:val="00703573"/>
    <w:rsid w:val="00703593"/>
    <w:rsid w:val="0070367D"/>
    <w:rsid w:val="00703A32"/>
    <w:rsid w:val="00704A49"/>
    <w:rsid w:val="007062FD"/>
    <w:rsid w:val="0070666D"/>
    <w:rsid w:val="00706FE3"/>
    <w:rsid w:val="007109E1"/>
    <w:rsid w:val="00710FDA"/>
    <w:rsid w:val="00711C5B"/>
    <w:rsid w:val="007146AC"/>
    <w:rsid w:val="00714C14"/>
    <w:rsid w:val="00716014"/>
    <w:rsid w:val="0071622E"/>
    <w:rsid w:val="007166F6"/>
    <w:rsid w:val="007178DC"/>
    <w:rsid w:val="00717EA9"/>
    <w:rsid w:val="00720D67"/>
    <w:rsid w:val="00721234"/>
    <w:rsid w:val="007212FD"/>
    <w:rsid w:val="007218CA"/>
    <w:rsid w:val="00721F0C"/>
    <w:rsid w:val="007226B5"/>
    <w:rsid w:val="00722852"/>
    <w:rsid w:val="00722995"/>
    <w:rsid w:val="00722E88"/>
    <w:rsid w:val="007234B6"/>
    <w:rsid w:val="00723933"/>
    <w:rsid w:val="00723937"/>
    <w:rsid w:val="00723A18"/>
    <w:rsid w:val="007247A2"/>
    <w:rsid w:val="00724E0E"/>
    <w:rsid w:val="007251AC"/>
    <w:rsid w:val="00726B4F"/>
    <w:rsid w:val="0072716C"/>
    <w:rsid w:val="007273D6"/>
    <w:rsid w:val="0072791F"/>
    <w:rsid w:val="00727E9F"/>
    <w:rsid w:val="007301FA"/>
    <w:rsid w:val="0073083B"/>
    <w:rsid w:val="00730A31"/>
    <w:rsid w:val="00731894"/>
    <w:rsid w:val="0073209C"/>
    <w:rsid w:val="0073229E"/>
    <w:rsid w:val="00733344"/>
    <w:rsid w:val="0073390E"/>
    <w:rsid w:val="00733A32"/>
    <w:rsid w:val="00735BD1"/>
    <w:rsid w:val="00735F0D"/>
    <w:rsid w:val="00736062"/>
    <w:rsid w:val="00736769"/>
    <w:rsid w:val="00736A5B"/>
    <w:rsid w:val="00736CFA"/>
    <w:rsid w:val="00736D4A"/>
    <w:rsid w:val="00736F1D"/>
    <w:rsid w:val="00737C9F"/>
    <w:rsid w:val="00737E76"/>
    <w:rsid w:val="00740385"/>
    <w:rsid w:val="0074100B"/>
    <w:rsid w:val="00741988"/>
    <w:rsid w:val="00741A8C"/>
    <w:rsid w:val="00742666"/>
    <w:rsid w:val="00742B60"/>
    <w:rsid w:val="00742D65"/>
    <w:rsid w:val="00743171"/>
    <w:rsid w:val="007432E6"/>
    <w:rsid w:val="0074335D"/>
    <w:rsid w:val="007434C3"/>
    <w:rsid w:val="007437F9"/>
    <w:rsid w:val="00743897"/>
    <w:rsid w:val="00743C2B"/>
    <w:rsid w:val="0074456B"/>
    <w:rsid w:val="0074492F"/>
    <w:rsid w:val="00744E28"/>
    <w:rsid w:val="00745442"/>
    <w:rsid w:val="0074570C"/>
    <w:rsid w:val="00746196"/>
    <w:rsid w:val="00746E51"/>
    <w:rsid w:val="007478E6"/>
    <w:rsid w:val="00747938"/>
    <w:rsid w:val="00750172"/>
    <w:rsid w:val="0075041A"/>
    <w:rsid w:val="00750D1A"/>
    <w:rsid w:val="0075277A"/>
    <w:rsid w:val="00752A2C"/>
    <w:rsid w:val="00752E5A"/>
    <w:rsid w:val="00753B07"/>
    <w:rsid w:val="007546F4"/>
    <w:rsid w:val="007553D2"/>
    <w:rsid w:val="00755448"/>
    <w:rsid w:val="0075570D"/>
    <w:rsid w:val="007557D1"/>
    <w:rsid w:val="007557D6"/>
    <w:rsid w:val="007562BB"/>
    <w:rsid w:val="00756639"/>
    <w:rsid w:val="007569A4"/>
    <w:rsid w:val="00757294"/>
    <w:rsid w:val="00760126"/>
    <w:rsid w:val="00760CC1"/>
    <w:rsid w:val="00760E29"/>
    <w:rsid w:val="007613AD"/>
    <w:rsid w:val="00761932"/>
    <w:rsid w:val="00761FF4"/>
    <w:rsid w:val="007630E7"/>
    <w:rsid w:val="00763B9B"/>
    <w:rsid w:val="00764363"/>
    <w:rsid w:val="00764AD4"/>
    <w:rsid w:val="00764CDC"/>
    <w:rsid w:val="00765758"/>
    <w:rsid w:val="00766023"/>
    <w:rsid w:val="0076638E"/>
    <w:rsid w:val="00766F4C"/>
    <w:rsid w:val="0076736D"/>
    <w:rsid w:val="0076788C"/>
    <w:rsid w:val="00767EF2"/>
    <w:rsid w:val="007707B2"/>
    <w:rsid w:val="00770CCB"/>
    <w:rsid w:val="007717A3"/>
    <w:rsid w:val="00771A65"/>
    <w:rsid w:val="00771C88"/>
    <w:rsid w:val="00771E95"/>
    <w:rsid w:val="00772393"/>
    <w:rsid w:val="007723CA"/>
    <w:rsid w:val="007728A9"/>
    <w:rsid w:val="00772D2C"/>
    <w:rsid w:val="00773545"/>
    <w:rsid w:val="007735BD"/>
    <w:rsid w:val="00773797"/>
    <w:rsid w:val="00773843"/>
    <w:rsid w:val="00773D59"/>
    <w:rsid w:val="0077412D"/>
    <w:rsid w:val="007748DE"/>
    <w:rsid w:val="007753C8"/>
    <w:rsid w:val="007755E9"/>
    <w:rsid w:val="00775708"/>
    <w:rsid w:val="00775941"/>
    <w:rsid w:val="007767DD"/>
    <w:rsid w:val="00776DDC"/>
    <w:rsid w:val="00777A68"/>
    <w:rsid w:val="00777D66"/>
    <w:rsid w:val="00780A75"/>
    <w:rsid w:val="00780C08"/>
    <w:rsid w:val="00781094"/>
    <w:rsid w:val="007815F8"/>
    <w:rsid w:val="00781BC9"/>
    <w:rsid w:val="00781E75"/>
    <w:rsid w:val="00782D41"/>
    <w:rsid w:val="0078307A"/>
    <w:rsid w:val="00783E47"/>
    <w:rsid w:val="00784AE5"/>
    <w:rsid w:val="007851E6"/>
    <w:rsid w:val="00785EE3"/>
    <w:rsid w:val="00786399"/>
    <w:rsid w:val="007869FC"/>
    <w:rsid w:val="00786F21"/>
    <w:rsid w:val="0079035E"/>
    <w:rsid w:val="00790E75"/>
    <w:rsid w:val="0079182E"/>
    <w:rsid w:val="00791D59"/>
    <w:rsid w:val="00792DA4"/>
    <w:rsid w:val="00793122"/>
    <w:rsid w:val="00793479"/>
    <w:rsid w:val="007936C5"/>
    <w:rsid w:val="00794197"/>
    <w:rsid w:val="00794259"/>
    <w:rsid w:val="0079474C"/>
    <w:rsid w:val="0079496D"/>
    <w:rsid w:val="00794C3A"/>
    <w:rsid w:val="00795CEC"/>
    <w:rsid w:val="00795F17"/>
    <w:rsid w:val="007964B1"/>
    <w:rsid w:val="00797610"/>
    <w:rsid w:val="0079771E"/>
    <w:rsid w:val="007A0216"/>
    <w:rsid w:val="007A0BE6"/>
    <w:rsid w:val="007A213E"/>
    <w:rsid w:val="007A3211"/>
    <w:rsid w:val="007A33F3"/>
    <w:rsid w:val="007A434A"/>
    <w:rsid w:val="007A52BD"/>
    <w:rsid w:val="007A59E7"/>
    <w:rsid w:val="007A5BC9"/>
    <w:rsid w:val="007A5D61"/>
    <w:rsid w:val="007A5FE7"/>
    <w:rsid w:val="007A60D5"/>
    <w:rsid w:val="007A63DE"/>
    <w:rsid w:val="007A6F89"/>
    <w:rsid w:val="007A7809"/>
    <w:rsid w:val="007A7B58"/>
    <w:rsid w:val="007B1101"/>
    <w:rsid w:val="007B250C"/>
    <w:rsid w:val="007B2E44"/>
    <w:rsid w:val="007B349D"/>
    <w:rsid w:val="007B3FE8"/>
    <w:rsid w:val="007B4D55"/>
    <w:rsid w:val="007B57B4"/>
    <w:rsid w:val="007B5F27"/>
    <w:rsid w:val="007B68F1"/>
    <w:rsid w:val="007B7078"/>
    <w:rsid w:val="007B7095"/>
    <w:rsid w:val="007B7853"/>
    <w:rsid w:val="007B7866"/>
    <w:rsid w:val="007C0092"/>
    <w:rsid w:val="007C1456"/>
    <w:rsid w:val="007C1504"/>
    <w:rsid w:val="007C1DD3"/>
    <w:rsid w:val="007C25F5"/>
    <w:rsid w:val="007C25FF"/>
    <w:rsid w:val="007C2796"/>
    <w:rsid w:val="007C2CF0"/>
    <w:rsid w:val="007C34D7"/>
    <w:rsid w:val="007C3C02"/>
    <w:rsid w:val="007C47AB"/>
    <w:rsid w:val="007C4B3C"/>
    <w:rsid w:val="007C4C97"/>
    <w:rsid w:val="007C5229"/>
    <w:rsid w:val="007C5E20"/>
    <w:rsid w:val="007C62D2"/>
    <w:rsid w:val="007D0491"/>
    <w:rsid w:val="007D0A75"/>
    <w:rsid w:val="007D0C23"/>
    <w:rsid w:val="007D1DB5"/>
    <w:rsid w:val="007D2094"/>
    <w:rsid w:val="007D20D3"/>
    <w:rsid w:val="007D22E5"/>
    <w:rsid w:val="007D24F2"/>
    <w:rsid w:val="007D38D1"/>
    <w:rsid w:val="007D4BC2"/>
    <w:rsid w:val="007D59CB"/>
    <w:rsid w:val="007D5A7C"/>
    <w:rsid w:val="007D5FB9"/>
    <w:rsid w:val="007D653C"/>
    <w:rsid w:val="007D65C0"/>
    <w:rsid w:val="007D6960"/>
    <w:rsid w:val="007D7D50"/>
    <w:rsid w:val="007E04FC"/>
    <w:rsid w:val="007E0592"/>
    <w:rsid w:val="007E087D"/>
    <w:rsid w:val="007E0BEF"/>
    <w:rsid w:val="007E0CE7"/>
    <w:rsid w:val="007E0F3F"/>
    <w:rsid w:val="007E1B12"/>
    <w:rsid w:val="007E20B7"/>
    <w:rsid w:val="007E34FE"/>
    <w:rsid w:val="007E3D1B"/>
    <w:rsid w:val="007E43E0"/>
    <w:rsid w:val="007E5462"/>
    <w:rsid w:val="007E551E"/>
    <w:rsid w:val="007E6947"/>
    <w:rsid w:val="007E6E5C"/>
    <w:rsid w:val="007E7D8D"/>
    <w:rsid w:val="007F11CC"/>
    <w:rsid w:val="007F1B18"/>
    <w:rsid w:val="007F1C00"/>
    <w:rsid w:val="007F3ADE"/>
    <w:rsid w:val="007F3F5B"/>
    <w:rsid w:val="007F4A8C"/>
    <w:rsid w:val="007F4BD3"/>
    <w:rsid w:val="007F522E"/>
    <w:rsid w:val="007F6072"/>
    <w:rsid w:val="007F6632"/>
    <w:rsid w:val="007F6AB7"/>
    <w:rsid w:val="007F6DC6"/>
    <w:rsid w:val="007F6E49"/>
    <w:rsid w:val="007F7068"/>
    <w:rsid w:val="007F7319"/>
    <w:rsid w:val="007F7D6F"/>
    <w:rsid w:val="007F7F29"/>
    <w:rsid w:val="00800158"/>
    <w:rsid w:val="0080020D"/>
    <w:rsid w:val="008003D3"/>
    <w:rsid w:val="00800414"/>
    <w:rsid w:val="00801AA6"/>
    <w:rsid w:val="00801EF8"/>
    <w:rsid w:val="008022D6"/>
    <w:rsid w:val="008029FB"/>
    <w:rsid w:val="00803574"/>
    <w:rsid w:val="0080398A"/>
    <w:rsid w:val="00803A0F"/>
    <w:rsid w:val="00803D30"/>
    <w:rsid w:val="00804487"/>
    <w:rsid w:val="0080476A"/>
    <w:rsid w:val="0080578F"/>
    <w:rsid w:val="00806273"/>
    <w:rsid w:val="00806745"/>
    <w:rsid w:val="00807488"/>
    <w:rsid w:val="00807894"/>
    <w:rsid w:val="008107CF"/>
    <w:rsid w:val="00810B06"/>
    <w:rsid w:val="00810C3E"/>
    <w:rsid w:val="00810E15"/>
    <w:rsid w:val="00811353"/>
    <w:rsid w:val="008124C2"/>
    <w:rsid w:val="008144B1"/>
    <w:rsid w:val="008148F0"/>
    <w:rsid w:val="00814914"/>
    <w:rsid w:val="00814C7D"/>
    <w:rsid w:val="00815734"/>
    <w:rsid w:val="00815CB0"/>
    <w:rsid w:val="00815E38"/>
    <w:rsid w:val="00816B21"/>
    <w:rsid w:val="00817139"/>
    <w:rsid w:val="00817173"/>
    <w:rsid w:val="00817515"/>
    <w:rsid w:val="00817631"/>
    <w:rsid w:val="00820C31"/>
    <w:rsid w:val="00820C7C"/>
    <w:rsid w:val="00822263"/>
    <w:rsid w:val="00822B61"/>
    <w:rsid w:val="008247D9"/>
    <w:rsid w:val="008259FD"/>
    <w:rsid w:val="00825F3A"/>
    <w:rsid w:val="008260B6"/>
    <w:rsid w:val="00826248"/>
    <w:rsid w:val="008262E3"/>
    <w:rsid w:val="008264D9"/>
    <w:rsid w:val="008270A6"/>
    <w:rsid w:val="008273B7"/>
    <w:rsid w:val="008311C4"/>
    <w:rsid w:val="00831A44"/>
    <w:rsid w:val="00831CE4"/>
    <w:rsid w:val="0083234B"/>
    <w:rsid w:val="00832A72"/>
    <w:rsid w:val="00832D25"/>
    <w:rsid w:val="00833186"/>
    <w:rsid w:val="00833871"/>
    <w:rsid w:val="00833A77"/>
    <w:rsid w:val="008342F1"/>
    <w:rsid w:val="00834939"/>
    <w:rsid w:val="0083568E"/>
    <w:rsid w:val="008356C0"/>
    <w:rsid w:val="00836144"/>
    <w:rsid w:val="00836189"/>
    <w:rsid w:val="00836585"/>
    <w:rsid w:val="00836C2E"/>
    <w:rsid w:val="00837895"/>
    <w:rsid w:val="008400F3"/>
    <w:rsid w:val="0084062E"/>
    <w:rsid w:val="00840779"/>
    <w:rsid w:val="00840867"/>
    <w:rsid w:val="00841A8B"/>
    <w:rsid w:val="00842C5D"/>
    <w:rsid w:val="00842E5B"/>
    <w:rsid w:val="008442DA"/>
    <w:rsid w:val="008446E8"/>
    <w:rsid w:val="00844AFD"/>
    <w:rsid w:val="00845123"/>
    <w:rsid w:val="00845A48"/>
    <w:rsid w:val="00845B00"/>
    <w:rsid w:val="00846B32"/>
    <w:rsid w:val="00846E86"/>
    <w:rsid w:val="008472B1"/>
    <w:rsid w:val="008507AF"/>
    <w:rsid w:val="00850E0F"/>
    <w:rsid w:val="00850E44"/>
    <w:rsid w:val="00851043"/>
    <w:rsid w:val="0085181C"/>
    <w:rsid w:val="008518E8"/>
    <w:rsid w:val="008524CF"/>
    <w:rsid w:val="0085341A"/>
    <w:rsid w:val="008538DD"/>
    <w:rsid w:val="00853978"/>
    <w:rsid w:val="00853B70"/>
    <w:rsid w:val="00853F32"/>
    <w:rsid w:val="0085426B"/>
    <w:rsid w:val="00855DEF"/>
    <w:rsid w:val="00856469"/>
    <w:rsid w:val="00857A44"/>
    <w:rsid w:val="00861336"/>
    <w:rsid w:val="00862FA7"/>
    <w:rsid w:val="0086342E"/>
    <w:rsid w:val="00864E8A"/>
    <w:rsid w:val="00865837"/>
    <w:rsid w:val="008676E6"/>
    <w:rsid w:val="008677A3"/>
    <w:rsid w:val="00870125"/>
    <w:rsid w:val="0087034E"/>
    <w:rsid w:val="00870561"/>
    <w:rsid w:val="008706D4"/>
    <w:rsid w:val="00872B8D"/>
    <w:rsid w:val="00873311"/>
    <w:rsid w:val="00873321"/>
    <w:rsid w:val="008735F0"/>
    <w:rsid w:val="00874257"/>
    <w:rsid w:val="00874440"/>
    <w:rsid w:val="00874C66"/>
    <w:rsid w:val="0087526A"/>
    <w:rsid w:val="00875CCD"/>
    <w:rsid w:val="00876F38"/>
    <w:rsid w:val="0087740A"/>
    <w:rsid w:val="0087770B"/>
    <w:rsid w:val="008802CA"/>
    <w:rsid w:val="00880763"/>
    <w:rsid w:val="0088093D"/>
    <w:rsid w:val="00880CA1"/>
    <w:rsid w:val="00881633"/>
    <w:rsid w:val="00881B92"/>
    <w:rsid w:val="008820C6"/>
    <w:rsid w:val="008822A3"/>
    <w:rsid w:val="008824BD"/>
    <w:rsid w:val="00882A7C"/>
    <w:rsid w:val="00883152"/>
    <w:rsid w:val="00883AC8"/>
    <w:rsid w:val="00883CDA"/>
    <w:rsid w:val="00884242"/>
    <w:rsid w:val="00885107"/>
    <w:rsid w:val="00885C32"/>
    <w:rsid w:val="00885FDB"/>
    <w:rsid w:val="00886023"/>
    <w:rsid w:val="008873B2"/>
    <w:rsid w:val="00887DAD"/>
    <w:rsid w:val="008901C8"/>
    <w:rsid w:val="0089032F"/>
    <w:rsid w:val="00891106"/>
    <w:rsid w:val="00891715"/>
    <w:rsid w:val="00892225"/>
    <w:rsid w:val="00892C71"/>
    <w:rsid w:val="00892D53"/>
    <w:rsid w:val="0089335B"/>
    <w:rsid w:val="00894E57"/>
    <w:rsid w:val="0089521E"/>
    <w:rsid w:val="00895231"/>
    <w:rsid w:val="0089543A"/>
    <w:rsid w:val="00895D3D"/>
    <w:rsid w:val="0089602F"/>
    <w:rsid w:val="00896AC6"/>
    <w:rsid w:val="00896B4F"/>
    <w:rsid w:val="00896BDB"/>
    <w:rsid w:val="00897167"/>
    <w:rsid w:val="00897363"/>
    <w:rsid w:val="00897E53"/>
    <w:rsid w:val="008A0179"/>
    <w:rsid w:val="008A0338"/>
    <w:rsid w:val="008A09A8"/>
    <w:rsid w:val="008A0B93"/>
    <w:rsid w:val="008A2132"/>
    <w:rsid w:val="008A22F2"/>
    <w:rsid w:val="008A299A"/>
    <w:rsid w:val="008A29FB"/>
    <w:rsid w:val="008A3A77"/>
    <w:rsid w:val="008A5401"/>
    <w:rsid w:val="008A579B"/>
    <w:rsid w:val="008A69BB"/>
    <w:rsid w:val="008A71FF"/>
    <w:rsid w:val="008A7453"/>
    <w:rsid w:val="008A762A"/>
    <w:rsid w:val="008B1208"/>
    <w:rsid w:val="008B1462"/>
    <w:rsid w:val="008B1DFF"/>
    <w:rsid w:val="008B23AD"/>
    <w:rsid w:val="008B24F0"/>
    <w:rsid w:val="008B26AF"/>
    <w:rsid w:val="008B28A9"/>
    <w:rsid w:val="008B2AEF"/>
    <w:rsid w:val="008B317F"/>
    <w:rsid w:val="008B3815"/>
    <w:rsid w:val="008B3A25"/>
    <w:rsid w:val="008B49E3"/>
    <w:rsid w:val="008B4CB4"/>
    <w:rsid w:val="008B53DC"/>
    <w:rsid w:val="008B5488"/>
    <w:rsid w:val="008B620D"/>
    <w:rsid w:val="008B6B72"/>
    <w:rsid w:val="008B7293"/>
    <w:rsid w:val="008B73C5"/>
    <w:rsid w:val="008C010D"/>
    <w:rsid w:val="008C0716"/>
    <w:rsid w:val="008C0975"/>
    <w:rsid w:val="008C0EB6"/>
    <w:rsid w:val="008C1EE1"/>
    <w:rsid w:val="008C213C"/>
    <w:rsid w:val="008C235C"/>
    <w:rsid w:val="008C2593"/>
    <w:rsid w:val="008C41F6"/>
    <w:rsid w:val="008C4665"/>
    <w:rsid w:val="008C598F"/>
    <w:rsid w:val="008C647A"/>
    <w:rsid w:val="008C7E53"/>
    <w:rsid w:val="008D03A6"/>
    <w:rsid w:val="008D0B36"/>
    <w:rsid w:val="008D172A"/>
    <w:rsid w:val="008D1B02"/>
    <w:rsid w:val="008D2248"/>
    <w:rsid w:val="008D3329"/>
    <w:rsid w:val="008D3895"/>
    <w:rsid w:val="008D3EC3"/>
    <w:rsid w:val="008D416D"/>
    <w:rsid w:val="008D4432"/>
    <w:rsid w:val="008D49D1"/>
    <w:rsid w:val="008D6628"/>
    <w:rsid w:val="008D6BF0"/>
    <w:rsid w:val="008D6EE4"/>
    <w:rsid w:val="008D74CE"/>
    <w:rsid w:val="008D7639"/>
    <w:rsid w:val="008D76E4"/>
    <w:rsid w:val="008D77E4"/>
    <w:rsid w:val="008D7B5B"/>
    <w:rsid w:val="008E0124"/>
    <w:rsid w:val="008E03C6"/>
    <w:rsid w:val="008E1033"/>
    <w:rsid w:val="008E1134"/>
    <w:rsid w:val="008E3911"/>
    <w:rsid w:val="008E4831"/>
    <w:rsid w:val="008E50BE"/>
    <w:rsid w:val="008E584E"/>
    <w:rsid w:val="008E5B4C"/>
    <w:rsid w:val="008E5C32"/>
    <w:rsid w:val="008E6BB1"/>
    <w:rsid w:val="008E7131"/>
    <w:rsid w:val="008F1527"/>
    <w:rsid w:val="008F296C"/>
    <w:rsid w:val="008F2C3E"/>
    <w:rsid w:val="008F2EAA"/>
    <w:rsid w:val="008F30EB"/>
    <w:rsid w:val="008F31FC"/>
    <w:rsid w:val="008F3616"/>
    <w:rsid w:val="008F36AD"/>
    <w:rsid w:val="008F3736"/>
    <w:rsid w:val="008F37BC"/>
    <w:rsid w:val="008F402A"/>
    <w:rsid w:val="008F4DF0"/>
    <w:rsid w:val="008F679F"/>
    <w:rsid w:val="008F6C53"/>
    <w:rsid w:val="008F709C"/>
    <w:rsid w:val="008F76C0"/>
    <w:rsid w:val="008F77F7"/>
    <w:rsid w:val="008F7B9D"/>
    <w:rsid w:val="0090066E"/>
    <w:rsid w:val="00901D1A"/>
    <w:rsid w:val="00902C43"/>
    <w:rsid w:val="00902D6B"/>
    <w:rsid w:val="00902DBB"/>
    <w:rsid w:val="0090403B"/>
    <w:rsid w:val="009041E6"/>
    <w:rsid w:val="0090450F"/>
    <w:rsid w:val="00904EB5"/>
    <w:rsid w:val="00905A22"/>
    <w:rsid w:val="00905C19"/>
    <w:rsid w:val="00906822"/>
    <w:rsid w:val="00906FA2"/>
    <w:rsid w:val="00907475"/>
    <w:rsid w:val="00907CD6"/>
    <w:rsid w:val="009102EC"/>
    <w:rsid w:val="00910426"/>
    <w:rsid w:val="0091047B"/>
    <w:rsid w:val="0091057C"/>
    <w:rsid w:val="00910BBD"/>
    <w:rsid w:val="00910F6D"/>
    <w:rsid w:val="0091159B"/>
    <w:rsid w:val="00911B7E"/>
    <w:rsid w:val="0091238A"/>
    <w:rsid w:val="009145FB"/>
    <w:rsid w:val="009148AD"/>
    <w:rsid w:val="009148F4"/>
    <w:rsid w:val="00914BFA"/>
    <w:rsid w:val="00914FAE"/>
    <w:rsid w:val="009154BA"/>
    <w:rsid w:val="0091563A"/>
    <w:rsid w:val="009156F7"/>
    <w:rsid w:val="00916709"/>
    <w:rsid w:val="009170AA"/>
    <w:rsid w:val="00917DC9"/>
    <w:rsid w:val="00917F8F"/>
    <w:rsid w:val="0092173C"/>
    <w:rsid w:val="0092227E"/>
    <w:rsid w:val="00922589"/>
    <w:rsid w:val="00922596"/>
    <w:rsid w:val="0092269B"/>
    <w:rsid w:val="00922AAE"/>
    <w:rsid w:val="00922E64"/>
    <w:rsid w:val="009239EB"/>
    <w:rsid w:val="00925D7E"/>
    <w:rsid w:val="009265B5"/>
    <w:rsid w:val="00926B9E"/>
    <w:rsid w:val="00930B67"/>
    <w:rsid w:val="00930E15"/>
    <w:rsid w:val="009326B5"/>
    <w:rsid w:val="00932989"/>
    <w:rsid w:val="00932AAD"/>
    <w:rsid w:val="00932E4A"/>
    <w:rsid w:val="009331D1"/>
    <w:rsid w:val="00933213"/>
    <w:rsid w:val="009336D0"/>
    <w:rsid w:val="00933A75"/>
    <w:rsid w:val="00934052"/>
    <w:rsid w:val="00934B00"/>
    <w:rsid w:val="009352DA"/>
    <w:rsid w:val="00935C18"/>
    <w:rsid w:val="00935F6B"/>
    <w:rsid w:val="00936E7E"/>
    <w:rsid w:val="009374E9"/>
    <w:rsid w:val="00937BAD"/>
    <w:rsid w:val="009403F7"/>
    <w:rsid w:val="0094079E"/>
    <w:rsid w:val="0094097E"/>
    <w:rsid w:val="00940D47"/>
    <w:rsid w:val="009424A6"/>
    <w:rsid w:val="009425CE"/>
    <w:rsid w:val="00942658"/>
    <w:rsid w:val="00942775"/>
    <w:rsid w:val="00942F1A"/>
    <w:rsid w:val="00944F58"/>
    <w:rsid w:val="009452A8"/>
    <w:rsid w:val="009452FD"/>
    <w:rsid w:val="009459B5"/>
    <w:rsid w:val="00945CF2"/>
    <w:rsid w:val="00946B11"/>
    <w:rsid w:val="00946C31"/>
    <w:rsid w:val="009479E3"/>
    <w:rsid w:val="00947F9F"/>
    <w:rsid w:val="00950EC3"/>
    <w:rsid w:val="00951185"/>
    <w:rsid w:val="009513DE"/>
    <w:rsid w:val="00952534"/>
    <w:rsid w:val="0095258F"/>
    <w:rsid w:val="00952A3E"/>
    <w:rsid w:val="00952B12"/>
    <w:rsid w:val="00953733"/>
    <w:rsid w:val="0095375D"/>
    <w:rsid w:val="009537DE"/>
    <w:rsid w:val="00953A55"/>
    <w:rsid w:val="00953D4F"/>
    <w:rsid w:val="009545B7"/>
    <w:rsid w:val="009546C7"/>
    <w:rsid w:val="00954766"/>
    <w:rsid w:val="009547E1"/>
    <w:rsid w:val="00954A7E"/>
    <w:rsid w:val="00954B45"/>
    <w:rsid w:val="00955A24"/>
    <w:rsid w:val="0095661F"/>
    <w:rsid w:val="00956EFC"/>
    <w:rsid w:val="00956F3C"/>
    <w:rsid w:val="00957CA3"/>
    <w:rsid w:val="009609E3"/>
    <w:rsid w:val="00960FB4"/>
    <w:rsid w:val="009611B4"/>
    <w:rsid w:val="0096170F"/>
    <w:rsid w:val="0096388B"/>
    <w:rsid w:val="009648F1"/>
    <w:rsid w:val="00965657"/>
    <w:rsid w:val="00965B10"/>
    <w:rsid w:val="009670D2"/>
    <w:rsid w:val="009705D4"/>
    <w:rsid w:val="0097275D"/>
    <w:rsid w:val="00972B32"/>
    <w:rsid w:val="009733C1"/>
    <w:rsid w:val="00973F20"/>
    <w:rsid w:val="00975895"/>
    <w:rsid w:val="009758CE"/>
    <w:rsid w:val="00975CDE"/>
    <w:rsid w:val="00976B1C"/>
    <w:rsid w:val="00977310"/>
    <w:rsid w:val="0097746A"/>
    <w:rsid w:val="0097763A"/>
    <w:rsid w:val="009776E1"/>
    <w:rsid w:val="00980333"/>
    <w:rsid w:val="00980F7F"/>
    <w:rsid w:val="009843AD"/>
    <w:rsid w:val="00985244"/>
    <w:rsid w:val="009854DC"/>
    <w:rsid w:val="00985566"/>
    <w:rsid w:val="009858A3"/>
    <w:rsid w:val="00985CD2"/>
    <w:rsid w:val="0098607E"/>
    <w:rsid w:val="00990D9C"/>
    <w:rsid w:val="00990E4E"/>
    <w:rsid w:val="00991555"/>
    <w:rsid w:val="00991897"/>
    <w:rsid w:val="00991977"/>
    <w:rsid w:val="00991B88"/>
    <w:rsid w:val="00991E24"/>
    <w:rsid w:val="0099218C"/>
    <w:rsid w:val="009922B9"/>
    <w:rsid w:val="00992416"/>
    <w:rsid w:val="00992EF0"/>
    <w:rsid w:val="0099306E"/>
    <w:rsid w:val="009930E2"/>
    <w:rsid w:val="009938A0"/>
    <w:rsid w:val="00993C1F"/>
    <w:rsid w:val="0099483B"/>
    <w:rsid w:val="00994B42"/>
    <w:rsid w:val="00997BDF"/>
    <w:rsid w:val="009A0184"/>
    <w:rsid w:val="009A03B3"/>
    <w:rsid w:val="009A14D9"/>
    <w:rsid w:val="009A19EE"/>
    <w:rsid w:val="009A330B"/>
    <w:rsid w:val="009A3B36"/>
    <w:rsid w:val="009A3F5D"/>
    <w:rsid w:val="009A5E05"/>
    <w:rsid w:val="009A691D"/>
    <w:rsid w:val="009A7EBD"/>
    <w:rsid w:val="009B0C0D"/>
    <w:rsid w:val="009B1625"/>
    <w:rsid w:val="009B2FA8"/>
    <w:rsid w:val="009B3744"/>
    <w:rsid w:val="009B4528"/>
    <w:rsid w:val="009B5D8B"/>
    <w:rsid w:val="009B64B2"/>
    <w:rsid w:val="009B7384"/>
    <w:rsid w:val="009B771D"/>
    <w:rsid w:val="009B771E"/>
    <w:rsid w:val="009C086B"/>
    <w:rsid w:val="009C269D"/>
    <w:rsid w:val="009C2DD2"/>
    <w:rsid w:val="009C3880"/>
    <w:rsid w:val="009C38CC"/>
    <w:rsid w:val="009C3B7C"/>
    <w:rsid w:val="009C479F"/>
    <w:rsid w:val="009C4834"/>
    <w:rsid w:val="009C4ABC"/>
    <w:rsid w:val="009C537E"/>
    <w:rsid w:val="009C55F7"/>
    <w:rsid w:val="009C5A72"/>
    <w:rsid w:val="009C6635"/>
    <w:rsid w:val="009C6E24"/>
    <w:rsid w:val="009C72A6"/>
    <w:rsid w:val="009C731F"/>
    <w:rsid w:val="009C7D53"/>
    <w:rsid w:val="009C7E98"/>
    <w:rsid w:val="009D0B42"/>
    <w:rsid w:val="009D0B64"/>
    <w:rsid w:val="009D1BEF"/>
    <w:rsid w:val="009D1D04"/>
    <w:rsid w:val="009D2074"/>
    <w:rsid w:val="009D24B7"/>
    <w:rsid w:val="009D275B"/>
    <w:rsid w:val="009D2D95"/>
    <w:rsid w:val="009D3012"/>
    <w:rsid w:val="009D30D7"/>
    <w:rsid w:val="009D322A"/>
    <w:rsid w:val="009D33F9"/>
    <w:rsid w:val="009D354B"/>
    <w:rsid w:val="009D3B6F"/>
    <w:rsid w:val="009D423F"/>
    <w:rsid w:val="009D458C"/>
    <w:rsid w:val="009D496C"/>
    <w:rsid w:val="009D4A4B"/>
    <w:rsid w:val="009D5A88"/>
    <w:rsid w:val="009D5C46"/>
    <w:rsid w:val="009D62E0"/>
    <w:rsid w:val="009D6FFB"/>
    <w:rsid w:val="009D79EE"/>
    <w:rsid w:val="009E05F8"/>
    <w:rsid w:val="009E0601"/>
    <w:rsid w:val="009E16C3"/>
    <w:rsid w:val="009E1995"/>
    <w:rsid w:val="009E1A04"/>
    <w:rsid w:val="009E2723"/>
    <w:rsid w:val="009E2B50"/>
    <w:rsid w:val="009E2C0E"/>
    <w:rsid w:val="009E3F6C"/>
    <w:rsid w:val="009E509F"/>
    <w:rsid w:val="009E5D75"/>
    <w:rsid w:val="009E5EDF"/>
    <w:rsid w:val="009E749D"/>
    <w:rsid w:val="009E751A"/>
    <w:rsid w:val="009E7A97"/>
    <w:rsid w:val="009F0145"/>
    <w:rsid w:val="009F09AA"/>
    <w:rsid w:val="009F09F2"/>
    <w:rsid w:val="009F0A75"/>
    <w:rsid w:val="009F0CA6"/>
    <w:rsid w:val="009F1D93"/>
    <w:rsid w:val="009F1F85"/>
    <w:rsid w:val="009F21BD"/>
    <w:rsid w:val="009F282E"/>
    <w:rsid w:val="009F2A03"/>
    <w:rsid w:val="009F2E83"/>
    <w:rsid w:val="009F3A43"/>
    <w:rsid w:val="009F406C"/>
    <w:rsid w:val="009F4220"/>
    <w:rsid w:val="009F49B8"/>
    <w:rsid w:val="009F4FAC"/>
    <w:rsid w:val="009F50CD"/>
    <w:rsid w:val="009F562C"/>
    <w:rsid w:val="009F56E5"/>
    <w:rsid w:val="009F5BFB"/>
    <w:rsid w:val="009F5FE9"/>
    <w:rsid w:val="009F7EC1"/>
    <w:rsid w:val="00A00276"/>
    <w:rsid w:val="00A0034B"/>
    <w:rsid w:val="00A004A5"/>
    <w:rsid w:val="00A00BA8"/>
    <w:rsid w:val="00A00E4E"/>
    <w:rsid w:val="00A00F28"/>
    <w:rsid w:val="00A023CF"/>
    <w:rsid w:val="00A026A4"/>
    <w:rsid w:val="00A0273E"/>
    <w:rsid w:val="00A034F8"/>
    <w:rsid w:val="00A036A0"/>
    <w:rsid w:val="00A0399E"/>
    <w:rsid w:val="00A03AF4"/>
    <w:rsid w:val="00A04D8C"/>
    <w:rsid w:val="00A05577"/>
    <w:rsid w:val="00A05737"/>
    <w:rsid w:val="00A05EDF"/>
    <w:rsid w:val="00A05F41"/>
    <w:rsid w:val="00A06AC9"/>
    <w:rsid w:val="00A06BD7"/>
    <w:rsid w:val="00A0721C"/>
    <w:rsid w:val="00A073C7"/>
    <w:rsid w:val="00A07B2F"/>
    <w:rsid w:val="00A07F2C"/>
    <w:rsid w:val="00A1052C"/>
    <w:rsid w:val="00A108CD"/>
    <w:rsid w:val="00A11195"/>
    <w:rsid w:val="00A120B3"/>
    <w:rsid w:val="00A12A97"/>
    <w:rsid w:val="00A12B65"/>
    <w:rsid w:val="00A12F39"/>
    <w:rsid w:val="00A13136"/>
    <w:rsid w:val="00A13665"/>
    <w:rsid w:val="00A13B04"/>
    <w:rsid w:val="00A13F89"/>
    <w:rsid w:val="00A159CC"/>
    <w:rsid w:val="00A1718C"/>
    <w:rsid w:val="00A17DB4"/>
    <w:rsid w:val="00A20430"/>
    <w:rsid w:val="00A211A0"/>
    <w:rsid w:val="00A2182D"/>
    <w:rsid w:val="00A22352"/>
    <w:rsid w:val="00A2393A"/>
    <w:rsid w:val="00A24445"/>
    <w:rsid w:val="00A2590D"/>
    <w:rsid w:val="00A26136"/>
    <w:rsid w:val="00A27369"/>
    <w:rsid w:val="00A304EC"/>
    <w:rsid w:val="00A32557"/>
    <w:rsid w:val="00A32F35"/>
    <w:rsid w:val="00A3322D"/>
    <w:rsid w:val="00A33BDE"/>
    <w:rsid w:val="00A34B49"/>
    <w:rsid w:val="00A351C9"/>
    <w:rsid w:val="00A35B98"/>
    <w:rsid w:val="00A36D13"/>
    <w:rsid w:val="00A370AC"/>
    <w:rsid w:val="00A37F4B"/>
    <w:rsid w:val="00A41063"/>
    <w:rsid w:val="00A41695"/>
    <w:rsid w:val="00A41C62"/>
    <w:rsid w:val="00A43C2A"/>
    <w:rsid w:val="00A4408A"/>
    <w:rsid w:val="00A44384"/>
    <w:rsid w:val="00A44973"/>
    <w:rsid w:val="00A44E39"/>
    <w:rsid w:val="00A4529B"/>
    <w:rsid w:val="00A4579B"/>
    <w:rsid w:val="00A461B4"/>
    <w:rsid w:val="00A46C36"/>
    <w:rsid w:val="00A50538"/>
    <w:rsid w:val="00A51108"/>
    <w:rsid w:val="00A51701"/>
    <w:rsid w:val="00A518E9"/>
    <w:rsid w:val="00A51945"/>
    <w:rsid w:val="00A519B2"/>
    <w:rsid w:val="00A52FA9"/>
    <w:rsid w:val="00A53107"/>
    <w:rsid w:val="00A536A3"/>
    <w:rsid w:val="00A541A7"/>
    <w:rsid w:val="00A544AE"/>
    <w:rsid w:val="00A563D8"/>
    <w:rsid w:val="00A563F7"/>
    <w:rsid w:val="00A563FD"/>
    <w:rsid w:val="00A5665D"/>
    <w:rsid w:val="00A57807"/>
    <w:rsid w:val="00A579EC"/>
    <w:rsid w:val="00A57F05"/>
    <w:rsid w:val="00A60BAD"/>
    <w:rsid w:val="00A61FAF"/>
    <w:rsid w:val="00A6242A"/>
    <w:rsid w:val="00A626FB"/>
    <w:rsid w:val="00A62BD8"/>
    <w:rsid w:val="00A63F4F"/>
    <w:rsid w:val="00A64E7A"/>
    <w:rsid w:val="00A653D2"/>
    <w:rsid w:val="00A65BF7"/>
    <w:rsid w:val="00A66515"/>
    <w:rsid w:val="00A67693"/>
    <w:rsid w:val="00A70946"/>
    <w:rsid w:val="00A70FFA"/>
    <w:rsid w:val="00A71EFD"/>
    <w:rsid w:val="00A7214F"/>
    <w:rsid w:val="00A723B5"/>
    <w:rsid w:val="00A729D8"/>
    <w:rsid w:val="00A72DD9"/>
    <w:rsid w:val="00A7342F"/>
    <w:rsid w:val="00A73D43"/>
    <w:rsid w:val="00A74FFA"/>
    <w:rsid w:val="00A75C17"/>
    <w:rsid w:val="00A75D86"/>
    <w:rsid w:val="00A76381"/>
    <w:rsid w:val="00A7642C"/>
    <w:rsid w:val="00A76E85"/>
    <w:rsid w:val="00A773CC"/>
    <w:rsid w:val="00A80856"/>
    <w:rsid w:val="00A808AA"/>
    <w:rsid w:val="00A80C48"/>
    <w:rsid w:val="00A83CB2"/>
    <w:rsid w:val="00A83F96"/>
    <w:rsid w:val="00A84051"/>
    <w:rsid w:val="00A8411E"/>
    <w:rsid w:val="00A84ADD"/>
    <w:rsid w:val="00A850D5"/>
    <w:rsid w:val="00A85BF9"/>
    <w:rsid w:val="00A85D22"/>
    <w:rsid w:val="00A85E53"/>
    <w:rsid w:val="00A85FFB"/>
    <w:rsid w:val="00A864C8"/>
    <w:rsid w:val="00A864D6"/>
    <w:rsid w:val="00A86748"/>
    <w:rsid w:val="00A86F54"/>
    <w:rsid w:val="00A87056"/>
    <w:rsid w:val="00A871BA"/>
    <w:rsid w:val="00A876EA"/>
    <w:rsid w:val="00A87984"/>
    <w:rsid w:val="00A907DD"/>
    <w:rsid w:val="00A90997"/>
    <w:rsid w:val="00A90B50"/>
    <w:rsid w:val="00A90B6E"/>
    <w:rsid w:val="00A90C53"/>
    <w:rsid w:val="00A90D87"/>
    <w:rsid w:val="00A90E4A"/>
    <w:rsid w:val="00A913E7"/>
    <w:rsid w:val="00A91940"/>
    <w:rsid w:val="00A92D00"/>
    <w:rsid w:val="00A93486"/>
    <w:rsid w:val="00A944A8"/>
    <w:rsid w:val="00A94547"/>
    <w:rsid w:val="00A94A2D"/>
    <w:rsid w:val="00A9568E"/>
    <w:rsid w:val="00A95C7F"/>
    <w:rsid w:val="00A95E04"/>
    <w:rsid w:val="00A965EC"/>
    <w:rsid w:val="00A979B0"/>
    <w:rsid w:val="00A97EE0"/>
    <w:rsid w:val="00AA03EF"/>
    <w:rsid w:val="00AA0F0B"/>
    <w:rsid w:val="00AA1776"/>
    <w:rsid w:val="00AA2811"/>
    <w:rsid w:val="00AA2F31"/>
    <w:rsid w:val="00AA3507"/>
    <w:rsid w:val="00AA5151"/>
    <w:rsid w:val="00AA5B72"/>
    <w:rsid w:val="00AA5FF8"/>
    <w:rsid w:val="00AA6BC1"/>
    <w:rsid w:val="00AA6D24"/>
    <w:rsid w:val="00AA760A"/>
    <w:rsid w:val="00AA76AF"/>
    <w:rsid w:val="00AB1453"/>
    <w:rsid w:val="00AB1888"/>
    <w:rsid w:val="00AB1CE6"/>
    <w:rsid w:val="00AB21EB"/>
    <w:rsid w:val="00AB2501"/>
    <w:rsid w:val="00AB25FE"/>
    <w:rsid w:val="00AB2948"/>
    <w:rsid w:val="00AB2E08"/>
    <w:rsid w:val="00AB36B5"/>
    <w:rsid w:val="00AB3C58"/>
    <w:rsid w:val="00AB40A2"/>
    <w:rsid w:val="00AB418D"/>
    <w:rsid w:val="00AB509F"/>
    <w:rsid w:val="00AB5282"/>
    <w:rsid w:val="00AB622D"/>
    <w:rsid w:val="00AB6493"/>
    <w:rsid w:val="00AB6A10"/>
    <w:rsid w:val="00AB6A34"/>
    <w:rsid w:val="00AB7671"/>
    <w:rsid w:val="00AC13F3"/>
    <w:rsid w:val="00AC187D"/>
    <w:rsid w:val="00AC27BF"/>
    <w:rsid w:val="00AC2BC3"/>
    <w:rsid w:val="00AC2EE5"/>
    <w:rsid w:val="00AC382F"/>
    <w:rsid w:val="00AC3B30"/>
    <w:rsid w:val="00AC3B49"/>
    <w:rsid w:val="00AC4214"/>
    <w:rsid w:val="00AC475C"/>
    <w:rsid w:val="00AC4B5C"/>
    <w:rsid w:val="00AC5432"/>
    <w:rsid w:val="00AC56ED"/>
    <w:rsid w:val="00AC5CE8"/>
    <w:rsid w:val="00AC6142"/>
    <w:rsid w:val="00AC6577"/>
    <w:rsid w:val="00AC662B"/>
    <w:rsid w:val="00AC6C9B"/>
    <w:rsid w:val="00AC704C"/>
    <w:rsid w:val="00AC70C4"/>
    <w:rsid w:val="00AC783A"/>
    <w:rsid w:val="00AD02BD"/>
    <w:rsid w:val="00AD03BB"/>
    <w:rsid w:val="00AD0E52"/>
    <w:rsid w:val="00AD0EA7"/>
    <w:rsid w:val="00AD12E7"/>
    <w:rsid w:val="00AD139C"/>
    <w:rsid w:val="00AD1404"/>
    <w:rsid w:val="00AD1767"/>
    <w:rsid w:val="00AD17DF"/>
    <w:rsid w:val="00AD189B"/>
    <w:rsid w:val="00AD1D62"/>
    <w:rsid w:val="00AD200C"/>
    <w:rsid w:val="00AD2168"/>
    <w:rsid w:val="00AD334A"/>
    <w:rsid w:val="00AD4030"/>
    <w:rsid w:val="00AD4A0E"/>
    <w:rsid w:val="00AD4BED"/>
    <w:rsid w:val="00AD58EA"/>
    <w:rsid w:val="00AD5B0F"/>
    <w:rsid w:val="00AD5B92"/>
    <w:rsid w:val="00AD5F21"/>
    <w:rsid w:val="00AD6138"/>
    <w:rsid w:val="00AD6307"/>
    <w:rsid w:val="00AD67C9"/>
    <w:rsid w:val="00AD750D"/>
    <w:rsid w:val="00AD7A9A"/>
    <w:rsid w:val="00AD7C16"/>
    <w:rsid w:val="00AE0B5C"/>
    <w:rsid w:val="00AE0F35"/>
    <w:rsid w:val="00AE22CD"/>
    <w:rsid w:val="00AE2E2F"/>
    <w:rsid w:val="00AE3C56"/>
    <w:rsid w:val="00AE3F26"/>
    <w:rsid w:val="00AE433F"/>
    <w:rsid w:val="00AE44F4"/>
    <w:rsid w:val="00AE45C0"/>
    <w:rsid w:val="00AE4AB4"/>
    <w:rsid w:val="00AE4FB4"/>
    <w:rsid w:val="00AE5257"/>
    <w:rsid w:val="00AE5885"/>
    <w:rsid w:val="00AE65C7"/>
    <w:rsid w:val="00AE7428"/>
    <w:rsid w:val="00AE7E8B"/>
    <w:rsid w:val="00AF0141"/>
    <w:rsid w:val="00AF0477"/>
    <w:rsid w:val="00AF13AD"/>
    <w:rsid w:val="00AF21D9"/>
    <w:rsid w:val="00AF220B"/>
    <w:rsid w:val="00AF2B91"/>
    <w:rsid w:val="00AF2D2C"/>
    <w:rsid w:val="00AF4FCE"/>
    <w:rsid w:val="00AF5327"/>
    <w:rsid w:val="00AF564F"/>
    <w:rsid w:val="00AF56CC"/>
    <w:rsid w:val="00AF5C2D"/>
    <w:rsid w:val="00AF5D51"/>
    <w:rsid w:val="00AF67B5"/>
    <w:rsid w:val="00AF6B97"/>
    <w:rsid w:val="00AF7353"/>
    <w:rsid w:val="00AF789C"/>
    <w:rsid w:val="00AF7E00"/>
    <w:rsid w:val="00B00168"/>
    <w:rsid w:val="00B00EEB"/>
    <w:rsid w:val="00B01F1A"/>
    <w:rsid w:val="00B02379"/>
    <w:rsid w:val="00B0282E"/>
    <w:rsid w:val="00B030AE"/>
    <w:rsid w:val="00B033C3"/>
    <w:rsid w:val="00B03657"/>
    <w:rsid w:val="00B043FB"/>
    <w:rsid w:val="00B0509C"/>
    <w:rsid w:val="00B052E2"/>
    <w:rsid w:val="00B05447"/>
    <w:rsid w:val="00B058F1"/>
    <w:rsid w:val="00B05FBA"/>
    <w:rsid w:val="00B068C6"/>
    <w:rsid w:val="00B06D0D"/>
    <w:rsid w:val="00B07807"/>
    <w:rsid w:val="00B07ED3"/>
    <w:rsid w:val="00B07F6D"/>
    <w:rsid w:val="00B107AF"/>
    <w:rsid w:val="00B10CC2"/>
    <w:rsid w:val="00B1100C"/>
    <w:rsid w:val="00B11650"/>
    <w:rsid w:val="00B119CA"/>
    <w:rsid w:val="00B12732"/>
    <w:rsid w:val="00B12B76"/>
    <w:rsid w:val="00B136A1"/>
    <w:rsid w:val="00B147F9"/>
    <w:rsid w:val="00B14A8B"/>
    <w:rsid w:val="00B14C9B"/>
    <w:rsid w:val="00B14ECF"/>
    <w:rsid w:val="00B1575B"/>
    <w:rsid w:val="00B169D8"/>
    <w:rsid w:val="00B16ACA"/>
    <w:rsid w:val="00B17347"/>
    <w:rsid w:val="00B201EF"/>
    <w:rsid w:val="00B2032A"/>
    <w:rsid w:val="00B203E5"/>
    <w:rsid w:val="00B20A15"/>
    <w:rsid w:val="00B20FC6"/>
    <w:rsid w:val="00B212CC"/>
    <w:rsid w:val="00B21434"/>
    <w:rsid w:val="00B227A5"/>
    <w:rsid w:val="00B22CF5"/>
    <w:rsid w:val="00B23E5D"/>
    <w:rsid w:val="00B24B59"/>
    <w:rsid w:val="00B261A1"/>
    <w:rsid w:val="00B26D07"/>
    <w:rsid w:val="00B2720E"/>
    <w:rsid w:val="00B2765F"/>
    <w:rsid w:val="00B27DA4"/>
    <w:rsid w:val="00B30ABA"/>
    <w:rsid w:val="00B312C8"/>
    <w:rsid w:val="00B31623"/>
    <w:rsid w:val="00B3165E"/>
    <w:rsid w:val="00B318FB"/>
    <w:rsid w:val="00B32915"/>
    <w:rsid w:val="00B33192"/>
    <w:rsid w:val="00B33289"/>
    <w:rsid w:val="00B33336"/>
    <w:rsid w:val="00B33595"/>
    <w:rsid w:val="00B342BF"/>
    <w:rsid w:val="00B343C9"/>
    <w:rsid w:val="00B34530"/>
    <w:rsid w:val="00B345B9"/>
    <w:rsid w:val="00B346DA"/>
    <w:rsid w:val="00B348DD"/>
    <w:rsid w:val="00B3576B"/>
    <w:rsid w:val="00B35A03"/>
    <w:rsid w:val="00B36199"/>
    <w:rsid w:val="00B361FB"/>
    <w:rsid w:val="00B36B75"/>
    <w:rsid w:val="00B371D4"/>
    <w:rsid w:val="00B37AE1"/>
    <w:rsid w:val="00B400D6"/>
    <w:rsid w:val="00B41B24"/>
    <w:rsid w:val="00B422CF"/>
    <w:rsid w:val="00B42A3C"/>
    <w:rsid w:val="00B42CCF"/>
    <w:rsid w:val="00B43ED7"/>
    <w:rsid w:val="00B44616"/>
    <w:rsid w:val="00B46320"/>
    <w:rsid w:val="00B468FC"/>
    <w:rsid w:val="00B46EFE"/>
    <w:rsid w:val="00B47481"/>
    <w:rsid w:val="00B47543"/>
    <w:rsid w:val="00B510D4"/>
    <w:rsid w:val="00B51BFC"/>
    <w:rsid w:val="00B52310"/>
    <w:rsid w:val="00B526CB"/>
    <w:rsid w:val="00B52BEB"/>
    <w:rsid w:val="00B5332B"/>
    <w:rsid w:val="00B53D4B"/>
    <w:rsid w:val="00B5413E"/>
    <w:rsid w:val="00B54232"/>
    <w:rsid w:val="00B543B6"/>
    <w:rsid w:val="00B54861"/>
    <w:rsid w:val="00B55119"/>
    <w:rsid w:val="00B5522D"/>
    <w:rsid w:val="00B558DE"/>
    <w:rsid w:val="00B55D3E"/>
    <w:rsid w:val="00B5698D"/>
    <w:rsid w:val="00B57294"/>
    <w:rsid w:val="00B57AD3"/>
    <w:rsid w:val="00B60630"/>
    <w:rsid w:val="00B60CAE"/>
    <w:rsid w:val="00B60F24"/>
    <w:rsid w:val="00B61AE2"/>
    <w:rsid w:val="00B6213D"/>
    <w:rsid w:val="00B624AB"/>
    <w:rsid w:val="00B624B8"/>
    <w:rsid w:val="00B62A01"/>
    <w:rsid w:val="00B6300B"/>
    <w:rsid w:val="00B630D0"/>
    <w:rsid w:val="00B6315B"/>
    <w:rsid w:val="00B63B12"/>
    <w:rsid w:val="00B64CF3"/>
    <w:rsid w:val="00B65151"/>
    <w:rsid w:val="00B659EE"/>
    <w:rsid w:val="00B66356"/>
    <w:rsid w:val="00B67717"/>
    <w:rsid w:val="00B678B5"/>
    <w:rsid w:val="00B679B0"/>
    <w:rsid w:val="00B7041F"/>
    <w:rsid w:val="00B71E76"/>
    <w:rsid w:val="00B71F68"/>
    <w:rsid w:val="00B722A2"/>
    <w:rsid w:val="00B7244E"/>
    <w:rsid w:val="00B7343F"/>
    <w:rsid w:val="00B73CFF"/>
    <w:rsid w:val="00B74340"/>
    <w:rsid w:val="00B74790"/>
    <w:rsid w:val="00B74825"/>
    <w:rsid w:val="00B7527A"/>
    <w:rsid w:val="00B757CC"/>
    <w:rsid w:val="00B75A1E"/>
    <w:rsid w:val="00B764FE"/>
    <w:rsid w:val="00B76630"/>
    <w:rsid w:val="00B77CEB"/>
    <w:rsid w:val="00B8031E"/>
    <w:rsid w:val="00B80ED4"/>
    <w:rsid w:val="00B8110D"/>
    <w:rsid w:val="00B81436"/>
    <w:rsid w:val="00B81ED8"/>
    <w:rsid w:val="00B81F9E"/>
    <w:rsid w:val="00B82939"/>
    <w:rsid w:val="00B82A0C"/>
    <w:rsid w:val="00B82F1B"/>
    <w:rsid w:val="00B83DED"/>
    <w:rsid w:val="00B84386"/>
    <w:rsid w:val="00B847BC"/>
    <w:rsid w:val="00B84C98"/>
    <w:rsid w:val="00B85DDD"/>
    <w:rsid w:val="00B85FEE"/>
    <w:rsid w:val="00B860C5"/>
    <w:rsid w:val="00B86DE3"/>
    <w:rsid w:val="00B8715C"/>
    <w:rsid w:val="00B87EAF"/>
    <w:rsid w:val="00B87F79"/>
    <w:rsid w:val="00B909FA"/>
    <w:rsid w:val="00B90E6E"/>
    <w:rsid w:val="00B9316F"/>
    <w:rsid w:val="00B93487"/>
    <w:rsid w:val="00B93669"/>
    <w:rsid w:val="00B944C9"/>
    <w:rsid w:val="00B94B59"/>
    <w:rsid w:val="00B94D1F"/>
    <w:rsid w:val="00B950BA"/>
    <w:rsid w:val="00B95E5E"/>
    <w:rsid w:val="00B96321"/>
    <w:rsid w:val="00B96FB9"/>
    <w:rsid w:val="00B9732C"/>
    <w:rsid w:val="00BA0770"/>
    <w:rsid w:val="00BA1138"/>
    <w:rsid w:val="00BA1AD5"/>
    <w:rsid w:val="00BA1C5C"/>
    <w:rsid w:val="00BA2042"/>
    <w:rsid w:val="00BA2B1B"/>
    <w:rsid w:val="00BA3125"/>
    <w:rsid w:val="00BA3448"/>
    <w:rsid w:val="00BA377D"/>
    <w:rsid w:val="00BA3B23"/>
    <w:rsid w:val="00BA4D74"/>
    <w:rsid w:val="00BA590F"/>
    <w:rsid w:val="00BA5D17"/>
    <w:rsid w:val="00BA600A"/>
    <w:rsid w:val="00BA6162"/>
    <w:rsid w:val="00BA63FC"/>
    <w:rsid w:val="00BA79EB"/>
    <w:rsid w:val="00BA7D0A"/>
    <w:rsid w:val="00BB0609"/>
    <w:rsid w:val="00BB08AB"/>
    <w:rsid w:val="00BB0B67"/>
    <w:rsid w:val="00BB0E0E"/>
    <w:rsid w:val="00BB1B94"/>
    <w:rsid w:val="00BB1DF2"/>
    <w:rsid w:val="00BB25C0"/>
    <w:rsid w:val="00BB2CF1"/>
    <w:rsid w:val="00BB4906"/>
    <w:rsid w:val="00BB4A09"/>
    <w:rsid w:val="00BB4ACC"/>
    <w:rsid w:val="00BB4EBF"/>
    <w:rsid w:val="00BB5334"/>
    <w:rsid w:val="00BB5451"/>
    <w:rsid w:val="00BB6434"/>
    <w:rsid w:val="00BB6AE0"/>
    <w:rsid w:val="00BB6B6C"/>
    <w:rsid w:val="00BB726B"/>
    <w:rsid w:val="00BB7691"/>
    <w:rsid w:val="00BC0171"/>
    <w:rsid w:val="00BC0436"/>
    <w:rsid w:val="00BC0756"/>
    <w:rsid w:val="00BC0E82"/>
    <w:rsid w:val="00BC1749"/>
    <w:rsid w:val="00BC224F"/>
    <w:rsid w:val="00BC2381"/>
    <w:rsid w:val="00BC2A1E"/>
    <w:rsid w:val="00BC2F30"/>
    <w:rsid w:val="00BC511A"/>
    <w:rsid w:val="00BC5F8A"/>
    <w:rsid w:val="00BC6379"/>
    <w:rsid w:val="00BC68F1"/>
    <w:rsid w:val="00BC6AF8"/>
    <w:rsid w:val="00BC6CBD"/>
    <w:rsid w:val="00BC71B1"/>
    <w:rsid w:val="00BC7423"/>
    <w:rsid w:val="00BC76D0"/>
    <w:rsid w:val="00BC79BF"/>
    <w:rsid w:val="00BC7BE8"/>
    <w:rsid w:val="00BD0054"/>
    <w:rsid w:val="00BD049F"/>
    <w:rsid w:val="00BD1322"/>
    <w:rsid w:val="00BD269D"/>
    <w:rsid w:val="00BD276D"/>
    <w:rsid w:val="00BD27BE"/>
    <w:rsid w:val="00BD2A18"/>
    <w:rsid w:val="00BD2AB9"/>
    <w:rsid w:val="00BD2CD5"/>
    <w:rsid w:val="00BD375E"/>
    <w:rsid w:val="00BD4148"/>
    <w:rsid w:val="00BD4E72"/>
    <w:rsid w:val="00BD54CB"/>
    <w:rsid w:val="00BD5D9F"/>
    <w:rsid w:val="00BD681A"/>
    <w:rsid w:val="00BD7DB7"/>
    <w:rsid w:val="00BD7E8C"/>
    <w:rsid w:val="00BE01EA"/>
    <w:rsid w:val="00BE0B0A"/>
    <w:rsid w:val="00BE151F"/>
    <w:rsid w:val="00BE1810"/>
    <w:rsid w:val="00BE1B4C"/>
    <w:rsid w:val="00BE1CAF"/>
    <w:rsid w:val="00BE26E3"/>
    <w:rsid w:val="00BE2F36"/>
    <w:rsid w:val="00BE3292"/>
    <w:rsid w:val="00BE41D3"/>
    <w:rsid w:val="00BE5889"/>
    <w:rsid w:val="00BE5D2A"/>
    <w:rsid w:val="00BE653D"/>
    <w:rsid w:val="00BE662F"/>
    <w:rsid w:val="00BF04B3"/>
    <w:rsid w:val="00BF16C9"/>
    <w:rsid w:val="00BF199C"/>
    <w:rsid w:val="00BF2007"/>
    <w:rsid w:val="00BF27CD"/>
    <w:rsid w:val="00BF2ABD"/>
    <w:rsid w:val="00BF3ECA"/>
    <w:rsid w:val="00BF4451"/>
    <w:rsid w:val="00BF4E1D"/>
    <w:rsid w:val="00BF4F3A"/>
    <w:rsid w:val="00BF51A5"/>
    <w:rsid w:val="00BF5343"/>
    <w:rsid w:val="00BF5465"/>
    <w:rsid w:val="00BF5E8C"/>
    <w:rsid w:val="00BF61BE"/>
    <w:rsid w:val="00BF7908"/>
    <w:rsid w:val="00BF7D95"/>
    <w:rsid w:val="00C002F6"/>
    <w:rsid w:val="00C013B2"/>
    <w:rsid w:val="00C01BF9"/>
    <w:rsid w:val="00C02598"/>
    <w:rsid w:val="00C030BF"/>
    <w:rsid w:val="00C031A2"/>
    <w:rsid w:val="00C0325E"/>
    <w:rsid w:val="00C04B0D"/>
    <w:rsid w:val="00C04B8A"/>
    <w:rsid w:val="00C054F5"/>
    <w:rsid w:val="00C05710"/>
    <w:rsid w:val="00C057B6"/>
    <w:rsid w:val="00C063E5"/>
    <w:rsid w:val="00C07F88"/>
    <w:rsid w:val="00C10EF3"/>
    <w:rsid w:val="00C11194"/>
    <w:rsid w:val="00C1148B"/>
    <w:rsid w:val="00C1163C"/>
    <w:rsid w:val="00C129DE"/>
    <w:rsid w:val="00C129F8"/>
    <w:rsid w:val="00C12B32"/>
    <w:rsid w:val="00C12E33"/>
    <w:rsid w:val="00C130FC"/>
    <w:rsid w:val="00C13390"/>
    <w:rsid w:val="00C13418"/>
    <w:rsid w:val="00C13DEA"/>
    <w:rsid w:val="00C152DE"/>
    <w:rsid w:val="00C1542C"/>
    <w:rsid w:val="00C16A5A"/>
    <w:rsid w:val="00C17693"/>
    <w:rsid w:val="00C17F9D"/>
    <w:rsid w:val="00C20D18"/>
    <w:rsid w:val="00C20D38"/>
    <w:rsid w:val="00C215CC"/>
    <w:rsid w:val="00C21C2A"/>
    <w:rsid w:val="00C22092"/>
    <w:rsid w:val="00C2215C"/>
    <w:rsid w:val="00C22694"/>
    <w:rsid w:val="00C22C91"/>
    <w:rsid w:val="00C22CEB"/>
    <w:rsid w:val="00C2396D"/>
    <w:rsid w:val="00C23CF7"/>
    <w:rsid w:val="00C23DB3"/>
    <w:rsid w:val="00C23E09"/>
    <w:rsid w:val="00C24F0A"/>
    <w:rsid w:val="00C2530F"/>
    <w:rsid w:val="00C25FB8"/>
    <w:rsid w:val="00C2705C"/>
    <w:rsid w:val="00C278D8"/>
    <w:rsid w:val="00C27941"/>
    <w:rsid w:val="00C27A30"/>
    <w:rsid w:val="00C27AFB"/>
    <w:rsid w:val="00C30A17"/>
    <w:rsid w:val="00C32C57"/>
    <w:rsid w:val="00C33137"/>
    <w:rsid w:val="00C337DF"/>
    <w:rsid w:val="00C33DC4"/>
    <w:rsid w:val="00C3412F"/>
    <w:rsid w:val="00C341DF"/>
    <w:rsid w:val="00C3439C"/>
    <w:rsid w:val="00C34AEA"/>
    <w:rsid w:val="00C34BC1"/>
    <w:rsid w:val="00C35077"/>
    <w:rsid w:val="00C3567C"/>
    <w:rsid w:val="00C35A31"/>
    <w:rsid w:val="00C35F33"/>
    <w:rsid w:val="00C35F91"/>
    <w:rsid w:val="00C3656B"/>
    <w:rsid w:val="00C36683"/>
    <w:rsid w:val="00C3678E"/>
    <w:rsid w:val="00C3685F"/>
    <w:rsid w:val="00C41C97"/>
    <w:rsid w:val="00C423E0"/>
    <w:rsid w:val="00C42720"/>
    <w:rsid w:val="00C42C1C"/>
    <w:rsid w:val="00C440CD"/>
    <w:rsid w:val="00C44436"/>
    <w:rsid w:val="00C444F1"/>
    <w:rsid w:val="00C44A51"/>
    <w:rsid w:val="00C455A0"/>
    <w:rsid w:val="00C45CEC"/>
    <w:rsid w:val="00C467BA"/>
    <w:rsid w:val="00C46F84"/>
    <w:rsid w:val="00C47D9F"/>
    <w:rsid w:val="00C508E3"/>
    <w:rsid w:val="00C50B99"/>
    <w:rsid w:val="00C51088"/>
    <w:rsid w:val="00C5142B"/>
    <w:rsid w:val="00C5160D"/>
    <w:rsid w:val="00C51FB4"/>
    <w:rsid w:val="00C53237"/>
    <w:rsid w:val="00C534E6"/>
    <w:rsid w:val="00C5433F"/>
    <w:rsid w:val="00C543A0"/>
    <w:rsid w:val="00C54E34"/>
    <w:rsid w:val="00C557DF"/>
    <w:rsid w:val="00C559BB"/>
    <w:rsid w:val="00C55D82"/>
    <w:rsid w:val="00C60773"/>
    <w:rsid w:val="00C608A6"/>
    <w:rsid w:val="00C60A6A"/>
    <w:rsid w:val="00C618CE"/>
    <w:rsid w:val="00C61AAC"/>
    <w:rsid w:val="00C61BD8"/>
    <w:rsid w:val="00C62358"/>
    <w:rsid w:val="00C62E9E"/>
    <w:rsid w:val="00C62FBD"/>
    <w:rsid w:val="00C633B0"/>
    <w:rsid w:val="00C64324"/>
    <w:rsid w:val="00C644B5"/>
    <w:rsid w:val="00C6594D"/>
    <w:rsid w:val="00C659BE"/>
    <w:rsid w:val="00C65A8A"/>
    <w:rsid w:val="00C65B8B"/>
    <w:rsid w:val="00C66EBF"/>
    <w:rsid w:val="00C708CA"/>
    <w:rsid w:val="00C714FB"/>
    <w:rsid w:val="00C716EC"/>
    <w:rsid w:val="00C717E4"/>
    <w:rsid w:val="00C72BD1"/>
    <w:rsid w:val="00C72FC0"/>
    <w:rsid w:val="00C73051"/>
    <w:rsid w:val="00C7357F"/>
    <w:rsid w:val="00C7514C"/>
    <w:rsid w:val="00C75FC9"/>
    <w:rsid w:val="00C761BC"/>
    <w:rsid w:val="00C76C5A"/>
    <w:rsid w:val="00C76CE3"/>
    <w:rsid w:val="00C77C73"/>
    <w:rsid w:val="00C77EFA"/>
    <w:rsid w:val="00C800FA"/>
    <w:rsid w:val="00C8057F"/>
    <w:rsid w:val="00C807A9"/>
    <w:rsid w:val="00C80CC4"/>
    <w:rsid w:val="00C81091"/>
    <w:rsid w:val="00C810D0"/>
    <w:rsid w:val="00C818B6"/>
    <w:rsid w:val="00C82BAA"/>
    <w:rsid w:val="00C83823"/>
    <w:rsid w:val="00C84271"/>
    <w:rsid w:val="00C84387"/>
    <w:rsid w:val="00C8506F"/>
    <w:rsid w:val="00C8540C"/>
    <w:rsid w:val="00C85816"/>
    <w:rsid w:val="00C85B28"/>
    <w:rsid w:val="00C86A61"/>
    <w:rsid w:val="00C871C2"/>
    <w:rsid w:val="00C87F37"/>
    <w:rsid w:val="00C87FD7"/>
    <w:rsid w:val="00C90386"/>
    <w:rsid w:val="00C90629"/>
    <w:rsid w:val="00C90DCB"/>
    <w:rsid w:val="00C90E8F"/>
    <w:rsid w:val="00C90EBD"/>
    <w:rsid w:val="00C91301"/>
    <w:rsid w:val="00C91D27"/>
    <w:rsid w:val="00C92719"/>
    <w:rsid w:val="00C927C6"/>
    <w:rsid w:val="00C92806"/>
    <w:rsid w:val="00C92BE2"/>
    <w:rsid w:val="00C931CC"/>
    <w:rsid w:val="00C93A84"/>
    <w:rsid w:val="00C9503D"/>
    <w:rsid w:val="00C958D1"/>
    <w:rsid w:val="00C95B8A"/>
    <w:rsid w:val="00C972B0"/>
    <w:rsid w:val="00C979AE"/>
    <w:rsid w:val="00CA0479"/>
    <w:rsid w:val="00CA0C35"/>
    <w:rsid w:val="00CA15CF"/>
    <w:rsid w:val="00CA2563"/>
    <w:rsid w:val="00CA3040"/>
    <w:rsid w:val="00CA33F7"/>
    <w:rsid w:val="00CA352C"/>
    <w:rsid w:val="00CA3A52"/>
    <w:rsid w:val="00CA3C21"/>
    <w:rsid w:val="00CA493A"/>
    <w:rsid w:val="00CA55E4"/>
    <w:rsid w:val="00CA5662"/>
    <w:rsid w:val="00CA62AD"/>
    <w:rsid w:val="00CA6D91"/>
    <w:rsid w:val="00CA6F13"/>
    <w:rsid w:val="00CA7026"/>
    <w:rsid w:val="00CA7B70"/>
    <w:rsid w:val="00CA7F9B"/>
    <w:rsid w:val="00CB02CC"/>
    <w:rsid w:val="00CB0750"/>
    <w:rsid w:val="00CB08FB"/>
    <w:rsid w:val="00CB12B0"/>
    <w:rsid w:val="00CB12EB"/>
    <w:rsid w:val="00CB188B"/>
    <w:rsid w:val="00CB194C"/>
    <w:rsid w:val="00CB1CF1"/>
    <w:rsid w:val="00CB1DAB"/>
    <w:rsid w:val="00CB29B4"/>
    <w:rsid w:val="00CB2B66"/>
    <w:rsid w:val="00CB2D0B"/>
    <w:rsid w:val="00CB3017"/>
    <w:rsid w:val="00CB3801"/>
    <w:rsid w:val="00CB3A40"/>
    <w:rsid w:val="00CB4050"/>
    <w:rsid w:val="00CB5162"/>
    <w:rsid w:val="00CB6EC3"/>
    <w:rsid w:val="00CB6F98"/>
    <w:rsid w:val="00CB7266"/>
    <w:rsid w:val="00CB7516"/>
    <w:rsid w:val="00CC0018"/>
    <w:rsid w:val="00CC02DD"/>
    <w:rsid w:val="00CC07F8"/>
    <w:rsid w:val="00CC0882"/>
    <w:rsid w:val="00CC0DC3"/>
    <w:rsid w:val="00CC112C"/>
    <w:rsid w:val="00CC299B"/>
    <w:rsid w:val="00CC2F81"/>
    <w:rsid w:val="00CC4755"/>
    <w:rsid w:val="00CC4D28"/>
    <w:rsid w:val="00CC5487"/>
    <w:rsid w:val="00CC58FC"/>
    <w:rsid w:val="00CC66D5"/>
    <w:rsid w:val="00CC6D0C"/>
    <w:rsid w:val="00CC7438"/>
    <w:rsid w:val="00CC7D60"/>
    <w:rsid w:val="00CD04E4"/>
    <w:rsid w:val="00CD08AB"/>
    <w:rsid w:val="00CD0B1D"/>
    <w:rsid w:val="00CD0CDC"/>
    <w:rsid w:val="00CD11A6"/>
    <w:rsid w:val="00CD13E5"/>
    <w:rsid w:val="00CD15DA"/>
    <w:rsid w:val="00CD19FC"/>
    <w:rsid w:val="00CD22F3"/>
    <w:rsid w:val="00CD294B"/>
    <w:rsid w:val="00CD30B1"/>
    <w:rsid w:val="00CD39DD"/>
    <w:rsid w:val="00CD3D9E"/>
    <w:rsid w:val="00CD3EDC"/>
    <w:rsid w:val="00CD453E"/>
    <w:rsid w:val="00CD485B"/>
    <w:rsid w:val="00CD4D75"/>
    <w:rsid w:val="00CD4E67"/>
    <w:rsid w:val="00CD57AD"/>
    <w:rsid w:val="00CD5FC7"/>
    <w:rsid w:val="00CD64AB"/>
    <w:rsid w:val="00CD771B"/>
    <w:rsid w:val="00CE06DB"/>
    <w:rsid w:val="00CE1448"/>
    <w:rsid w:val="00CE177D"/>
    <w:rsid w:val="00CE1984"/>
    <w:rsid w:val="00CE2598"/>
    <w:rsid w:val="00CE265B"/>
    <w:rsid w:val="00CE28D9"/>
    <w:rsid w:val="00CE2EDE"/>
    <w:rsid w:val="00CE30D7"/>
    <w:rsid w:val="00CE3574"/>
    <w:rsid w:val="00CE38CC"/>
    <w:rsid w:val="00CE524F"/>
    <w:rsid w:val="00CE58AD"/>
    <w:rsid w:val="00CE5A72"/>
    <w:rsid w:val="00CE5F50"/>
    <w:rsid w:val="00CE6632"/>
    <w:rsid w:val="00CE6921"/>
    <w:rsid w:val="00CE7BEC"/>
    <w:rsid w:val="00CE7E55"/>
    <w:rsid w:val="00CF0D9B"/>
    <w:rsid w:val="00CF10E4"/>
    <w:rsid w:val="00CF298E"/>
    <w:rsid w:val="00CF2C42"/>
    <w:rsid w:val="00CF324F"/>
    <w:rsid w:val="00CF39F5"/>
    <w:rsid w:val="00CF3CA0"/>
    <w:rsid w:val="00CF40C6"/>
    <w:rsid w:val="00CF40DA"/>
    <w:rsid w:val="00CF4997"/>
    <w:rsid w:val="00CF4FA2"/>
    <w:rsid w:val="00CF50B0"/>
    <w:rsid w:val="00CF54FB"/>
    <w:rsid w:val="00CF573F"/>
    <w:rsid w:val="00CF59DD"/>
    <w:rsid w:val="00CF68E5"/>
    <w:rsid w:val="00CF6B7B"/>
    <w:rsid w:val="00CF72E0"/>
    <w:rsid w:val="00CF7379"/>
    <w:rsid w:val="00CF7B36"/>
    <w:rsid w:val="00CF7E14"/>
    <w:rsid w:val="00CF7F29"/>
    <w:rsid w:val="00D00890"/>
    <w:rsid w:val="00D01CB7"/>
    <w:rsid w:val="00D01E9E"/>
    <w:rsid w:val="00D024ED"/>
    <w:rsid w:val="00D025C3"/>
    <w:rsid w:val="00D02611"/>
    <w:rsid w:val="00D0284F"/>
    <w:rsid w:val="00D02DDF"/>
    <w:rsid w:val="00D03D4F"/>
    <w:rsid w:val="00D03EC7"/>
    <w:rsid w:val="00D0422E"/>
    <w:rsid w:val="00D04277"/>
    <w:rsid w:val="00D049D1"/>
    <w:rsid w:val="00D04DE9"/>
    <w:rsid w:val="00D053E8"/>
    <w:rsid w:val="00D05FFD"/>
    <w:rsid w:val="00D076F3"/>
    <w:rsid w:val="00D07A77"/>
    <w:rsid w:val="00D07AFB"/>
    <w:rsid w:val="00D07D82"/>
    <w:rsid w:val="00D10AC3"/>
    <w:rsid w:val="00D11378"/>
    <w:rsid w:val="00D11AE1"/>
    <w:rsid w:val="00D12470"/>
    <w:rsid w:val="00D124C3"/>
    <w:rsid w:val="00D12674"/>
    <w:rsid w:val="00D12F0A"/>
    <w:rsid w:val="00D1304D"/>
    <w:rsid w:val="00D15A0B"/>
    <w:rsid w:val="00D15E6E"/>
    <w:rsid w:val="00D16803"/>
    <w:rsid w:val="00D16A22"/>
    <w:rsid w:val="00D17928"/>
    <w:rsid w:val="00D17B27"/>
    <w:rsid w:val="00D20194"/>
    <w:rsid w:val="00D2021C"/>
    <w:rsid w:val="00D20F6F"/>
    <w:rsid w:val="00D218E9"/>
    <w:rsid w:val="00D21AB6"/>
    <w:rsid w:val="00D22763"/>
    <w:rsid w:val="00D22E15"/>
    <w:rsid w:val="00D234B3"/>
    <w:rsid w:val="00D23753"/>
    <w:rsid w:val="00D23ECC"/>
    <w:rsid w:val="00D24A02"/>
    <w:rsid w:val="00D24FFE"/>
    <w:rsid w:val="00D25028"/>
    <w:rsid w:val="00D257A7"/>
    <w:rsid w:val="00D25B69"/>
    <w:rsid w:val="00D263E0"/>
    <w:rsid w:val="00D2693D"/>
    <w:rsid w:val="00D269A3"/>
    <w:rsid w:val="00D26B29"/>
    <w:rsid w:val="00D26C75"/>
    <w:rsid w:val="00D2776F"/>
    <w:rsid w:val="00D27E37"/>
    <w:rsid w:val="00D3153D"/>
    <w:rsid w:val="00D31BBC"/>
    <w:rsid w:val="00D31CE5"/>
    <w:rsid w:val="00D3261E"/>
    <w:rsid w:val="00D32802"/>
    <w:rsid w:val="00D33A4D"/>
    <w:rsid w:val="00D34A2B"/>
    <w:rsid w:val="00D35857"/>
    <w:rsid w:val="00D361F2"/>
    <w:rsid w:val="00D36B13"/>
    <w:rsid w:val="00D3732F"/>
    <w:rsid w:val="00D3792E"/>
    <w:rsid w:val="00D401B8"/>
    <w:rsid w:val="00D4039B"/>
    <w:rsid w:val="00D408E1"/>
    <w:rsid w:val="00D409B8"/>
    <w:rsid w:val="00D40D44"/>
    <w:rsid w:val="00D4105C"/>
    <w:rsid w:val="00D412A5"/>
    <w:rsid w:val="00D4157A"/>
    <w:rsid w:val="00D41C55"/>
    <w:rsid w:val="00D4270F"/>
    <w:rsid w:val="00D42EA6"/>
    <w:rsid w:val="00D4313B"/>
    <w:rsid w:val="00D440CB"/>
    <w:rsid w:val="00D44714"/>
    <w:rsid w:val="00D44C53"/>
    <w:rsid w:val="00D44F12"/>
    <w:rsid w:val="00D467E6"/>
    <w:rsid w:val="00D47324"/>
    <w:rsid w:val="00D473AE"/>
    <w:rsid w:val="00D47710"/>
    <w:rsid w:val="00D4777C"/>
    <w:rsid w:val="00D50E08"/>
    <w:rsid w:val="00D5259D"/>
    <w:rsid w:val="00D52764"/>
    <w:rsid w:val="00D5304D"/>
    <w:rsid w:val="00D537A4"/>
    <w:rsid w:val="00D53A6C"/>
    <w:rsid w:val="00D54272"/>
    <w:rsid w:val="00D54CE4"/>
    <w:rsid w:val="00D5527C"/>
    <w:rsid w:val="00D55DD1"/>
    <w:rsid w:val="00D55EDC"/>
    <w:rsid w:val="00D56B49"/>
    <w:rsid w:val="00D575ED"/>
    <w:rsid w:val="00D60223"/>
    <w:rsid w:val="00D605D0"/>
    <w:rsid w:val="00D60624"/>
    <w:rsid w:val="00D6106A"/>
    <w:rsid w:val="00D618A0"/>
    <w:rsid w:val="00D61E06"/>
    <w:rsid w:val="00D6259B"/>
    <w:rsid w:val="00D63AB4"/>
    <w:rsid w:val="00D63CB5"/>
    <w:rsid w:val="00D640F3"/>
    <w:rsid w:val="00D647CF"/>
    <w:rsid w:val="00D65A58"/>
    <w:rsid w:val="00D65DDD"/>
    <w:rsid w:val="00D66826"/>
    <w:rsid w:val="00D67B17"/>
    <w:rsid w:val="00D67EC6"/>
    <w:rsid w:val="00D7000F"/>
    <w:rsid w:val="00D70766"/>
    <w:rsid w:val="00D70F1B"/>
    <w:rsid w:val="00D73333"/>
    <w:rsid w:val="00D739EB"/>
    <w:rsid w:val="00D73AFD"/>
    <w:rsid w:val="00D73F88"/>
    <w:rsid w:val="00D74167"/>
    <w:rsid w:val="00D74C0D"/>
    <w:rsid w:val="00D76CEC"/>
    <w:rsid w:val="00D8013B"/>
    <w:rsid w:val="00D80F38"/>
    <w:rsid w:val="00D8106E"/>
    <w:rsid w:val="00D813E3"/>
    <w:rsid w:val="00D814F8"/>
    <w:rsid w:val="00D81DE4"/>
    <w:rsid w:val="00D828EB"/>
    <w:rsid w:val="00D82F6A"/>
    <w:rsid w:val="00D83045"/>
    <w:rsid w:val="00D83ED6"/>
    <w:rsid w:val="00D858F6"/>
    <w:rsid w:val="00D85F73"/>
    <w:rsid w:val="00D86037"/>
    <w:rsid w:val="00D86500"/>
    <w:rsid w:val="00D86D3A"/>
    <w:rsid w:val="00D8763F"/>
    <w:rsid w:val="00D8765F"/>
    <w:rsid w:val="00D87D78"/>
    <w:rsid w:val="00D9050D"/>
    <w:rsid w:val="00D90D4B"/>
    <w:rsid w:val="00D9188B"/>
    <w:rsid w:val="00D91DB5"/>
    <w:rsid w:val="00D91DEB"/>
    <w:rsid w:val="00D928D4"/>
    <w:rsid w:val="00D92DFC"/>
    <w:rsid w:val="00D92F2C"/>
    <w:rsid w:val="00D9315C"/>
    <w:rsid w:val="00D934A2"/>
    <w:rsid w:val="00D9359F"/>
    <w:rsid w:val="00D9370F"/>
    <w:rsid w:val="00D93C69"/>
    <w:rsid w:val="00D94479"/>
    <w:rsid w:val="00D946A9"/>
    <w:rsid w:val="00D94AD0"/>
    <w:rsid w:val="00D95814"/>
    <w:rsid w:val="00D960AA"/>
    <w:rsid w:val="00D96FCE"/>
    <w:rsid w:val="00D9738D"/>
    <w:rsid w:val="00D97556"/>
    <w:rsid w:val="00D97884"/>
    <w:rsid w:val="00DA06D0"/>
    <w:rsid w:val="00DA0C20"/>
    <w:rsid w:val="00DA1799"/>
    <w:rsid w:val="00DA1EDB"/>
    <w:rsid w:val="00DA22CF"/>
    <w:rsid w:val="00DA33E5"/>
    <w:rsid w:val="00DA3FBB"/>
    <w:rsid w:val="00DA4651"/>
    <w:rsid w:val="00DA4BE6"/>
    <w:rsid w:val="00DA4C5D"/>
    <w:rsid w:val="00DA4F6F"/>
    <w:rsid w:val="00DA4FFC"/>
    <w:rsid w:val="00DA5B57"/>
    <w:rsid w:val="00DA5CAE"/>
    <w:rsid w:val="00DA6C62"/>
    <w:rsid w:val="00DA6FF2"/>
    <w:rsid w:val="00DA7056"/>
    <w:rsid w:val="00DA7151"/>
    <w:rsid w:val="00DA7C85"/>
    <w:rsid w:val="00DA7C8A"/>
    <w:rsid w:val="00DB0E6F"/>
    <w:rsid w:val="00DB10AE"/>
    <w:rsid w:val="00DB20D3"/>
    <w:rsid w:val="00DB2303"/>
    <w:rsid w:val="00DB283A"/>
    <w:rsid w:val="00DB2953"/>
    <w:rsid w:val="00DB3149"/>
    <w:rsid w:val="00DB3195"/>
    <w:rsid w:val="00DB4E35"/>
    <w:rsid w:val="00DB5B64"/>
    <w:rsid w:val="00DB5F52"/>
    <w:rsid w:val="00DB64F2"/>
    <w:rsid w:val="00DB6651"/>
    <w:rsid w:val="00DB6B17"/>
    <w:rsid w:val="00DB711A"/>
    <w:rsid w:val="00DB7EC1"/>
    <w:rsid w:val="00DC0625"/>
    <w:rsid w:val="00DC07D1"/>
    <w:rsid w:val="00DC1E29"/>
    <w:rsid w:val="00DC32EC"/>
    <w:rsid w:val="00DC3CC8"/>
    <w:rsid w:val="00DC433C"/>
    <w:rsid w:val="00DC4898"/>
    <w:rsid w:val="00DC5557"/>
    <w:rsid w:val="00DC5C91"/>
    <w:rsid w:val="00DC68C2"/>
    <w:rsid w:val="00DC6906"/>
    <w:rsid w:val="00DC6AA9"/>
    <w:rsid w:val="00DC72AB"/>
    <w:rsid w:val="00DC739E"/>
    <w:rsid w:val="00DC7EED"/>
    <w:rsid w:val="00DD021F"/>
    <w:rsid w:val="00DD0992"/>
    <w:rsid w:val="00DD1757"/>
    <w:rsid w:val="00DD1B88"/>
    <w:rsid w:val="00DD1E49"/>
    <w:rsid w:val="00DD1FF4"/>
    <w:rsid w:val="00DD2A0E"/>
    <w:rsid w:val="00DD2F12"/>
    <w:rsid w:val="00DD399C"/>
    <w:rsid w:val="00DD418A"/>
    <w:rsid w:val="00DD462F"/>
    <w:rsid w:val="00DD4719"/>
    <w:rsid w:val="00DD4BEB"/>
    <w:rsid w:val="00DD4E18"/>
    <w:rsid w:val="00DD5156"/>
    <w:rsid w:val="00DD593C"/>
    <w:rsid w:val="00DD5997"/>
    <w:rsid w:val="00DD5C6B"/>
    <w:rsid w:val="00DD6A78"/>
    <w:rsid w:val="00DD7573"/>
    <w:rsid w:val="00DD766B"/>
    <w:rsid w:val="00DD76C3"/>
    <w:rsid w:val="00DE062B"/>
    <w:rsid w:val="00DE09FF"/>
    <w:rsid w:val="00DE1269"/>
    <w:rsid w:val="00DE148C"/>
    <w:rsid w:val="00DE1AFC"/>
    <w:rsid w:val="00DE2960"/>
    <w:rsid w:val="00DE33FB"/>
    <w:rsid w:val="00DE45E0"/>
    <w:rsid w:val="00DE4955"/>
    <w:rsid w:val="00DE49A5"/>
    <w:rsid w:val="00DE4F55"/>
    <w:rsid w:val="00DE597A"/>
    <w:rsid w:val="00DE5986"/>
    <w:rsid w:val="00DE5B7E"/>
    <w:rsid w:val="00DE644D"/>
    <w:rsid w:val="00DE6D7F"/>
    <w:rsid w:val="00DE7530"/>
    <w:rsid w:val="00DF0969"/>
    <w:rsid w:val="00DF0E1E"/>
    <w:rsid w:val="00DF15ED"/>
    <w:rsid w:val="00DF1A96"/>
    <w:rsid w:val="00DF3279"/>
    <w:rsid w:val="00DF32B7"/>
    <w:rsid w:val="00DF3745"/>
    <w:rsid w:val="00DF3C28"/>
    <w:rsid w:val="00DF4501"/>
    <w:rsid w:val="00DF4D53"/>
    <w:rsid w:val="00DF6147"/>
    <w:rsid w:val="00DF6EB1"/>
    <w:rsid w:val="00DF7732"/>
    <w:rsid w:val="00DF776E"/>
    <w:rsid w:val="00DF78E0"/>
    <w:rsid w:val="00E00EB0"/>
    <w:rsid w:val="00E00F94"/>
    <w:rsid w:val="00E02EBA"/>
    <w:rsid w:val="00E03342"/>
    <w:rsid w:val="00E0349B"/>
    <w:rsid w:val="00E03D44"/>
    <w:rsid w:val="00E05D8E"/>
    <w:rsid w:val="00E06400"/>
    <w:rsid w:val="00E0641A"/>
    <w:rsid w:val="00E06603"/>
    <w:rsid w:val="00E0674C"/>
    <w:rsid w:val="00E06795"/>
    <w:rsid w:val="00E067D3"/>
    <w:rsid w:val="00E06B6D"/>
    <w:rsid w:val="00E06CED"/>
    <w:rsid w:val="00E07E75"/>
    <w:rsid w:val="00E105E3"/>
    <w:rsid w:val="00E1166B"/>
    <w:rsid w:val="00E12500"/>
    <w:rsid w:val="00E12FBF"/>
    <w:rsid w:val="00E1513D"/>
    <w:rsid w:val="00E154C5"/>
    <w:rsid w:val="00E15553"/>
    <w:rsid w:val="00E15588"/>
    <w:rsid w:val="00E155C5"/>
    <w:rsid w:val="00E1607A"/>
    <w:rsid w:val="00E16086"/>
    <w:rsid w:val="00E169C8"/>
    <w:rsid w:val="00E16F02"/>
    <w:rsid w:val="00E17CE8"/>
    <w:rsid w:val="00E205FD"/>
    <w:rsid w:val="00E20618"/>
    <w:rsid w:val="00E2078F"/>
    <w:rsid w:val="00E23492"/>
    <w:rsid w:val="00E24803"/>
    <w:rsid w:val="00E2495B"/>
    <w:rsid w:val="00E24C3C"/>
    <w:rsid w:val="00E2509B"/>
    <w:rsid w:val="00E2690F"/>
    <w:rsid w:val="00E26EC8"/>
    <w:rsid w:val="00E26ED6"/>
    <w:rsid w:val="00E30448"/>
    <w:rsid w:val="00E30A8F"/>
    <w:rsid w:val="00E312E3"/>
    <w:rsid w:val="00E315E3"/>
    <w:rsid w:val="00E334B6"/>
    <w:rsid w:val="00E338E0"/>
    <w:rsid w:val="00E348C3"/>
    <w:rsid w:val="00E35392"/>
    <w:rsid w:val="00E357A1"/>
    <w:rsid w:val="00E35B4E"/>
    <w:rsid w:val="00E35E6C"/>
    <w:rsid w:val="00E36677"/>
    <w:rsid w:val="00E37520"/>
    <w:rsid w:val="00E3768A"/>
    <w:rsid w:val="00E37D2F"/>
    <w:rsid w:val="00E40029"/>
    <w:rsid w:val="00E4013A"/>
    <w:rsid w:val="00E4062C"/>
    <w:rsid w:val="00E40C72"/>
    <w:rsid w:val="00E41FC7"/>
    <w:rsid w:val="00E425F9"/>
    <w:rsid w:val="00E42969"/>
    <w:rsid w:val="00E42D5C"/>
    <w:rsid w:val="00E42EEC"/>
    <w:rsid w:val="00E4376D"/>
    <w:rsid w:val="00E44806"/>
    <w:rsid w:val="00E449C7"/>
    <w:rsid w:val="00E44F98"/>
    <w:rsid w:val="00E4516D"/>
    <w:rsid w:val="00E45190"/>
    <w:rsid w:val="00E4527B"/>
    <w:rsid w:val="00E45F2D"/>
    <w:rsid w:val="00E4639F"/>
    <w:rsid w:val="00E46C41"/>
    <w:rsid w:val="00E47025"/>
    <w:rsid w:val="00E4792E"/>
    <w:rsid w:val="00E47C72"/>
    <w:rsid w:val="00E50662"/>
    <w:rsid w:val="00E50E9B"/>
    <w:rsid w:val="00E53107"/>
    <w:rsid w:val="00E53543"/>
    <w:rsid w:val="00E542D1"/>
    <w:rsid w:val="00E5496E"/>
    <w:rsid w:val="00E54A11"/>
    <w:rsid w:val="00E54FCE"/>
    <w:rsid w:val="00E55BB8"/>
    <w:rsid w:val="00E55DB8"/>
    <w:rsid w:val="00E55E5A"/>
    <w:rsid w:val="00E5672F"/>
    <w:rsid w:val="00E56D67"/>
    <w:rsid w:val="00E5760F"/>
    <w:rsid w:val="00E6000A"/>
    <w:rsid w:val="00E60E24"/>
    <w:rsid w:val="00E610C9"/>
    <w:rsid w:val="00E6219E"/>
    <w:rsid w:val="00E62E85"/>
    <w:rsid w:val="00E6337A"/>
    <w:rsid w:val="00E648E4"/>
    <w:rsid w:val="00E64C59"/>
    <w:rsid w:val="00E651F3"/>
    <w:rsid w:val="00E6559C"/>
    <w:rsid w:val="00E6619D"/>
    <w:rsid w:val="00E66407"/>
    <w:rsid w:val="00E66417"/>
    <w:rsid w:val="00E667DB"/>
    <w:rsid w:val="00E66D6E"/>
    <w:rsid w:val="00E6780F"/>
    <w:rsid w:val="00E6794D"/>
    <w:rsid w:val="00E679FA"/>
    <w:rsid w:val="00E67BE6"/>
    <w:rsid w:val="00E67F77"/>
    <w:rsid w:val="00E7046F"/>
    <w:rsid w:val="00E70B19"/>
    <w:rsid w:val="00E70EB2"/>
    <w:rsid w:val="00E71580"/>
    <w:rsid w:val="00E71A48"/>
    <w:rsid w:val="00E72B44"/>
    <w:rsid w:val="00E734F3"/>
    <w:rsid w:val="00E73875"/>
    <w:rsid w:val="00E738CD"/>
    <w:rsid w:val="00E73DA2"/>
    <w:rsid w:val="00E74446"/>
    <w:rsid w:val="00E745CF"/>
    <w:rsid w:val="00E74845"/>
    <w:rsid w:val="00E74991"/>
    <w:rsid w:val="00E758A9"/>
    <w:rsid w:val="00E75925"/>
    <w:rsid w:val="00E775FA"/>
    <w:rsid w:val="00E80131"/>
    <w:rsid w:val="00E8065B"/>
    <w:rsid w:val="00E80A54"/>
    <w:rsid w:val="00E81A0D"/>
    <w:rsid w:val="00E81CF2"/>
    <w:rsid w:val="00E82461"/>
    <w:rsid w:val="00E82C46"/>
    <w:rsid w:val="00E83DE3"/>
    <w:rsid w:val="00E83EB1"/>
    <w:rsid w:val="00E84AAC"/>
    <w:rsid w:val="00E85123"/>
    <w:rsid w:val="00E8521C"/>
    <w:rsid w:val="00E8550A"/>
    <w:rsid w:val="00E8596C"/>
    <w:rsid w:val="00E85B3F"/>
    <w:rsid w:val="00E8647E"/>
    <w:rsid w:val="00E866EB"/>
    <w:rsid w:val="00E867F3"/>
    <w:rsid w:val="00E87008"/>
    <w:rsid w:val="00E873B9"/>
    <w:rsid w:val="00E87FEE"/>
    <w:rsid w:val="00E902AA"/>
    <w:rsid w:val="00E9056F"/>
    <w:rsid w:val="00E90F07"/>
    <w:rsid w:val="00E911CC"/>
    <w:rsid w:val="00E91227"/>
    <w:rsid w:val="00E91968"/>
    <w:rsid w:val="00E92406"/>
    <w:rsid w:val="00E924F0"/>
    <w:rsid w:val="00E9282D"/>
    <w:rsid w:val="00E93094"/>
    <w:rsid w:val="00E93775"/>
    <w:rsid w:val="00E939FC"/>
    <w:rsid w:val="00E94226"/>
    <w:rsid w:val="00E95771"/>
    <w:rsid w:val="00E969FA"/>
    <w:rsid w:val="00E96C7D"/>
    <w:rsid w:val="00E97087"/>
    <w:rsid w:val="00EA0620"/>
    <w:rsid w:val="00EA0961"/>
    <w:rsid w:val="00EA3460"/>
    <w:rsid w:val="00EA4849"/>
    <w:rsid w:val="00EA4DC1"/>
    <w:rsid w:val="00EA4FF7"/>
    <w:rsid w:val="00EA56F3"/>
    <w:rsid w:val="00EA5A05"/>
    <w:rsid w:val="00EA799A"/>
    <w:rsid w:val="00EA7AAF"/>
    <w:rsid w:val="00EA7DC6"/>
    <w:rsid w:val="00EA7F3A"/>
    <w:rsid w:val="00EB0A95"/>
    <w:rsid w:val="00EB0B0F"/>
    <w:rsid w:val="00EB0E20"/>
    <w:rsid w:val="00EB12BE"/>
    <w:rsid w:val="00EB156D"/>
    <w:rsid w:val="00EB2F00"/>
    <w:rsid w:val="00EB3424"/>
    <w:rsid w:val="00EB358C"/>
    <w:rsid w:val="00EB3AA3"/>
    <w:rsid w:val="00EB3F8D"/>
    <w:rsid w:val="00EB4A48"/>
    <w:rsid w:val="00EB4D73"/>
    <w:rsid w:val="00EB4E10"/>
    <w:rsid w:val="00EB4FD9"/>
    <w:rsid w:val="00EB5165"/>
    <w:rsid w:val="00EB543D"/>
    <w:rsid w:val="00EB6180"/>
    <w:rsid w:val="00EB645D"/>
    <w:rsid w:val="00EB692A"/>
    <w:rsid w:val="00EB76AA"/>
    <w:rsid w:val="00EB77EB"/>
    <w:rsid w:val="00EB7C14"/>
    <w:rsid w:val="00EC000C"/>
    <w:rsid w:val="00EC043D"/>
    <w:rsid w:val="00EC0534"/>
    <w:rsid w:val="00EC07F0"/>
    <w:rsid w:val="00EC090D"/>
    <w:rsid w:val="00EC09E4"/>
    <w:rsid w:val="00EC1F51"/>
    <w:rsid w:val="00EC1F7F"/>
    <w:rsid w:val="00EC2C51"/>
    <w:rsid w:val="00EC3061"/>
    <w:rsid w:val="00EC3B87"/>
    <w:rsid w:val="00EC3F0E"/>
    <w:rsid w:val="00EC4545"/>
    <w:rsid w:val="00EC4662"/>
    <w:rsid w:val="00EC4678"/>
    <w:rsid w:val="00EC4E9E"/>
    <w:rsid w:val="00EC5162"/>
    <w:rsid w:val="00EC54A3"/>
    <w:rsid w:val="00ED0521"/>
    <w:rsid w:val="00ED1016"/>
    <w:rsid w:val="00ED1D30"/>
    <w:rsid w:val="00ED2155"/>
    <w:rsid w:val="00ED3603"/>
    <w:rsid w:val="00ED3B9C"/>
    <w:rsid w:val="00ED3FE7"/>
    <w:rsid w:val="00ED4EE5"/>
    <w:rsid w:val="00ED5151"/>
    <w:rsid w:val="00ED543B"/>
    <w:rsid w:val="00ED5B9F"/>
    <w:rsid w:val="00ED5F47"/>
    <w:rsid w:val="00ED613E"/>
    <w:rsid w:val="00ED6580"/>
    <w:rsid w:val="00ED7163"/>
    <w:rsid w:val="00ED7C0E"/>
    <w:rsid w:val="00EE01FA"/>
    <w:rsid w:val="00EE0B5E"/>
    <w:rsid w:val="00EE1499"/>
    <w:rsid w:val="00EE1E0B"/>
    <w:rsid w:val="00EE2695"/>
    <w:rsid w:val="00EE3A8C"/>
    <w:rsid w:val="00EE41DF"/>
    <w:rsid w:val="00EE4AAA"/>
    <w:rsid w:val="00EE5053"/>
    <w:rsid w:val="00EE51FA"/>
    <w:rsid w:val="00EE5CDD"/>
    <w:rsid w:val="00EE5F42"/>
    <w:rsid w:val="00EE64B1"/>
    <w:rsid w:val="00EE653A"/>
    <w:rsid w:val="00EE74D6"/>
    <w:rsid w:val="00EE7515"/>
    <w:rsid w:val="00EE77A2"/>
    <w:rsid w:val="00EE7901"/>
    <w:rsid w:val="00EF0EFE"/>
    <w:rsid w:val="00EF137B"/>
    <w:rsid w:val="00EF13B7"/>
    <w:rsid w:val="00EF1C37"/>
    <w:rsid w:val="00EF27CA"/>
    <w:rsid w:val="00EF2EFC"/>
    <w:rsid w:val="00EF32B5"/>
    <w:rsid w:val="00EF337A"/>
    <w:rsid w:val="00EF3671"/>
    <w:rsid w:val="00EF37F0"/>
    <w:rsid w:val="00EF3941"/>
    <w:rsid w:val="00EF4108"/>
    <w:rsid w:val="00EF424E"/>
    <w:rsid w:val="00EF436F"/>
    <w:rsid w:val="00EF4C87"/>
    <w:rsid w:val="00EF54F6"/>
    <w:rsid w:val="00EF6C04"/>
    <w:rsid w:val="00EF73D9"/>
    <w:rsid w:val="00EF7B22"/>
    <w:rsid w:val="00F000DC"/>
    <w:rsid w:val="00F0114C"/>
    <w:rsid w:val="00F01701"/>
    <w:rsid w:val="00F019CA"/>
    <w:rsid w:val="00F03F94"/>
    <w:rsid w:val="00F043BB"/>
    <w:rsid w:val="00F045E0"/>
    <w:rsid w:val="00F0578A"/>
    <w:rsid w:val="00F05A89"/>
    <w:rsid w:val="00F05F39"/>
    <w:rsid w:val="00F06280"/>
    <w:rsid w:val="00F10318"/>
    <w:rsid w:val="00F103FC"/>
    <w:rsid w:val="00F1279F"/>
    <w:rsid w:val="00F139AE"/>
    <w:rsid w:val="00F13A95"/>
    <w:rsid w:val="00F13AC1"/>
    <w:rsid w:val="00F1492C"/>
    <w:rsid w:val="00F14AA9"/>
    <w:rsid w:val="00F150CD"/>
    <w:rsid w:val="00F150F0"/>
    <w:rsid w:val="00F15572"/>
    <w:rsid w:val="00F158D1"/>
    <w:rsid w:val="00F166C6"/>
    <w:rsid w:val="00F16C84"/>
    <w:rsid w:val="00F16C93"/>
    <w:rsid w:val="00F16F42"/>
    <w:rsid w:val="00F1735A"/>
    <w:rsid w:val="00F176E2"/>
    <w:rsid w:val="00F17E15"/>
    <w:rsid w:val="00F17F07"/>
    <w:rsid w:val="00F204AD"/>
    <w:rsid w:val="00F2070F"/>
    <w:rsid w:val="00F20CED"/>
    <w:rsid w:val="00F21789"/>
    <w:rsid w:val="00F21A64"/>
    <w:rsid w:val="00F21B2B"/>
    <w:rsid w:val="00F21B49"/>
    <w:rsid w:val="00F228E9"/>
    <w:rsid w:val="00F22957"/>
    <w:rsid w:val="00F23EE5"/>
    <w:rsid w:val="00F25615"/>
    <w:rsid w:val="00F25688"/>
    <w:rsid w:val="00F25AFA"/>
    <w:rsid w:val="00F2600F"/>
    <w:rsid w:val="00F26167"/>
    <w:rsid w:val="00F26F04"/>
    <w:rsid w:val="00F27011"/>
    <w:rsid w:val="00F27A26"/>
    <w:rsid w:val="00F3099B"/>
    <w:rsid w:val="00F30E5C"/>
    <w:rsid w:val="00F311A5"/>
    <w:rsid w:val="00F31256"/>
    <w:rsid w:val="00F317E0"/>
    <w:rsid w:val="00F321F0"/>
    <w:rsid w:val="00F32200"/>
    <w:rsid w:val="00F33272"/>
    <w:rsid w:val="00F33914"/>
    <w:rsid w:val="00F33A90"/>
    <w:rsid w:val="00F33E23"/>
    <w:rsid w:val="00F343C6"/>
    <w:rsid w:val="00F35D3F"/>
    <w:rsid w:val="00F40330"/>
    <w:rsid w:val="00F412D8"/>
    <w:rsid w:val="00F41340"/>
    <w:rsid w:val="00F41790"/>
    <w:rsid w:val="00F41E1C"/>
    <w:rsid w:val="00F42013"/>
    <w:rsid w:val="00F4377A"/>
    <w:rsid w:val="00F43C29"/>
    <w:rsid w:val="00F43CAE"/>
    <w:rsid w:val="00F444F5"/>
    <w:rsid w:val="00F45423"/>
    <w:rsid w:val="00F45CCA"/>
    <w:rsid w:val="00F45FEB"/>
    <w:rsid w:val="00F46D0A"/>
    <w:rsid w:val="00F474B9"/>
    <w:rsid w:val="00F4761B"/>
    <w:rsid w:val="00F505F5"/>
    <w:rsid w:val="00F51E68"/>
    <w:rsid w:val="00F529DC"/>
    <w:rsid w:val="00F52AA2"/>
    <w:rsid w:val="00F52ACC"/>
    <w:rsid w:val="00F52B55"/>
    <w:rsid w:val="00F537E4"/>
    <w:rsid w:val="00F54314"/>
    <w:rsid w:val="00F543E0"/>
    <w:rsid w:val="00F549F2"/>
    <w:rsid w:val="00F54C35"/>
    <w:rsid w:val="00F55DB7"/>
    <w:rsid w:val="00F57495"/>
    <w:rsid w:val="00F6142E"/>
    <w:rsid w:val="00F61B0B"/>
    <w:rsid w:val="00F62D00"/>
    <w:rsid w:val="00F63DE9"/>
    <w:rsid w:val="00F63F28"/>
    <w:rsid w:val="00F6412B"/>
    <w:rsid w:val="00F64242"/>
    <w:rsid w:val="00F642DB"/>
    <w:rsid w:val="00F64580"/>
    <w:rsid w:val="00F651E3"/>
    <w:rsid w:val="00F65849"/>
    <w:rsid w:val="00F65989"/>
    <w:rsid w:val="00F65B59"/>
    <w:rsid w:val="00F65BA7"/>
    <w:rsid w:val="00F65E1E"/>
    <w:rsid w:val="00F66D61"/>
    <w:rsid w:val="00F67C9B"/>
    <w:rsid w:val="00F709B3"/>
    <w:rsid w:val="00F70E70"/>
    <w:rsid w:val="00F717B4"/>
    <w:rsid w:val="00F719B0"/>
    <w:rsid w:val="00F71D93"/>
    <w:rsid w:val="00F7234F"/>
    <w:rsid w:val="00F728DF"/>
    <w:rsid w:val="00F73A5E"/>
    <w:rsid w:val="00F73AA3"/>
    <w:rsid w:val="00F73D8A"/>
    <w:rsid w:val="00F73E3C"/>
    <w:rsid w:val="00F75191"/>
    <w:rsid w:val="00F75C45"/>
    <w:rsid w:val="00F760A2"/>
    <w:rsid w:val="00F76235"/>
    <w:rsid w:val="00F766DA"/>
    <w:rsid w:val="00F767A2"/>
    <w:rsid w:val="00F76994"/>
    <w:rsid w:val="00F76F58"/>
    <w:rsid w:val="00F7767B"/>
    <w:rsid w:val="00F802B2"/>
    <w:rsid w:val="00F805A2"/>
    <w:rsid w:val="00F80A1F"/>
    <w:rsid w:val="00F80CEB"/>
    <w:rsid w:val="00F80FB9"/>
    <w:rsid w:val="00F81ACE"/>
    <w:rsid w:val="00F81B5F"/>
    <w:rsid w:val="00F81C82"/>
    <w:rsid w:val="00F81D8F"/>
    <w:rsid w:val="00F81F34"/>
    <w:rsid w:val="00F82529"/>
    <w:rsid w:val="00F82976"/>
    <w:rsid w:val="00F833F2"/>
    <w:rsid w:val="00F83795"/>
    <w:rsid w:val="00F840BF"/>
    <w:rsid w:val="00F84889"/>
    <w:rsid w:val="00F85148"/>
    <w:rsid w:val="00F8519F"/>
    <w:rsid w:val="00F85412"/>
    <w:rsid w:val="00F85CD9"/>
    <w:rsid w:val="00F85D6D"/>
    <w:rsid w:val="00F86292"/>
    <w:rsid w:val="00F86AE9"/>
    <w:rsid w:val="00F86CEB"/>
    <w:rsid w:val="00F86D09"/>
    <w:rsid w:val="00F870FA"/>
    <w:rsid w:val="00F87339"/>
    <w:rsid w:val="00F87A1A"/>
    <w:rsid w:val="00F901D2"/>
    <w:rsid w:val="00F9087F"/>
    <w:rsid w:val="00F911EB"/>
    <w:rsid w:val="00F91591"/>
    <w:rsid w:val="00F91EF4"/>
    <w:rsid w:val="00F92490"/>
    <w:rsid w:val="00F92615"/>
    <w:rsid w:val="00F9276B"/>
    <w:rsid w:val="00F92815"/>
    <w:rsid w:val="00F92CAA"/>
    <w:rsid w:val="00F935D4"/>
    <w:rsid w:val="00F9360E"/>
    <w:rsid w:val="00F939F4"/>
    <w:rsid w:val="00F93B4E"/>
    <w:rsid w:val="00F93E70"/>
    <w:rsid w:val="00F95208"/>
    <w:rsid w:val="00F95770"/>
    <w:rsid w:val="00F95D02"/>
    <w:rsid w:val="00F9601F"/>
    <w:rsid w:val="00F96A75"/>
    <w:rsid w:val="00F9731A"/>
    <w:rsid w:val="00F97385"/>
    <w:rsid w:val="00F97672"/>
    <w:rsid w:val="00FA23F6"/>
    <w:rsid w:val="00FA33EE"/>
    <w:rsid w:val="00FA350D"/>
    <w:rsid w:val="00FA3FE5"/>
    <w:rsid w:val="00FA41BF"/>
    <w:rsid w:val="00FA460E"/>
    <w:rsid w:val="00FA4F71"/>
    <w:rsid w:val="00FA5BF8"/>
    <w:rsid w:val="00FA7332"/>
    <w:rsid w:val="00FA7367"/>
    <w:rsid w:val="00FB0016"/>
    <w:rsid w:val="00FB0C7B"/>
    <w:rsid w:val="00FB1191"/>
    <w:rsid w:val="00FB14A6"/>
    <w:rsid w:val="00FB1651"/>
    <w:rsid w:val="00FB1E31"/>
    <w:rsid w:val="00FB20CD"/>
    <w:rsid w:val="00FB29C4"/>
    <w:rsid w:val="00FB29D5"/>
    <w:rsid w:val="00FB29F7"/>
    <w:rsid w:val="00FB2BE8"/>
    <w:rsid w:val="00FB2C4F"/>
    <w:rsid w:val="00FB3557"/>
    <w:rsid w:val="00FB492B"/>
    <w:rsid w:val="00FB4C95"/>
    <w:rsid w:val="00FB51CE"/>
    <w:rsid w:val="00FB55DF"/>
    <w:rsid w:val="00FB5792"/>
    <w:rsid w:val="00FB606D"/>
    <w:rsid w:val="00FB63B1"/>
    <w:rsid w:val="00FB6FC6"/>
    <w:rsid w:val="00FB7141"/>
    <w:rsid w:val="00FB718D"/>
    <w:rsid w:val="00FC0B67"/>
    <w:rsid w:val="00FC10BC"/>
    <w:rsid w:val="00FC12E7"/>
    <w:rsid w:val="00FC1301"/>
    <w:rsid w:val="00FC1B45"/>
    <w:rsid w:val="00FC1F8A"/>
    <w:rsid w:val="00FC2EFF"/>
    <w:rsid w:val="00FC3944"/>
    <w:rsid w:val="00FC3BB4"/>
    <w:rsid w:val="00FC3DB3"/>
    <w:rsid w:val="00FC539A"/>
    <w:rsid w:val="00FC539E"/>
    <w:rsid w:val="00FC6E14"/>
    <w:rsid w:val="00FC7586"/>
    <w:rsid w:val="00FC7B15"/>
    <w:rsid w:val="00FD1712"/>
    <w:rsid w:val="00FD1B11"/>
    <w:rsid w:val="00FD271A"/>
    <w:rsid w:val="00FD2B4F"/>
    <w:rsid w:val="00FD3447"/>
    <w:rsid w:val="00FD3904"/>
    <w:rsid w:val="00FD3A96"/>
    <w:rsid w:val="00FD4778"/>
    <w:rsid w:val="00FD4A0A"/>
    <w:rsid w:val="00FD595C"/>
    <w:rsid w:val="00FD692B"/>
    <w:rsid w:val="00FD7295"/>
    <w:rsid w:val="00FD7359"/>
    <w:rsid w:val="00FD7459"/>
    <w:rsid w:val="00FD7738"/>
    <w:rsid w:val="00FE044E"/>
    <w:rsid w:val="00FE240B"/>
    <w:rsid w:val="00FE338F"/>
    <w:rsid w:val="00FE36E5"/>
    <w:rsid w:val="00FE38A0"/>
    <w:rsid w:val="00FE3B07"/>
    <w:rsid w:val="00FE5F1E"/>
    <w:rsid w:val="00FF0ADF"/>
    <w:rsid w:val="00FF213C"/>
    <w:rsid w:val="00FF24EB"/>
    <w:rsid w:val="00FF2D35"/>
    <w:rsid w:val="00FF2E8F"/>
    <w:rsid w:val="00FF45AE"/>
    <w:rsid w:val="00FF5699"/>
    <w:rsid w:val="00FF5CD2"/>
    <w:rsid w:val="00FF5E11"/>
    <w:rsid w:val="00FF69F7"/>
    <w:rsid w:val="00FF6B7C"/>
    <w:rsid w:val="00FF6E81"/>
    <w:rsid w:val="00FF757C"/>
    <w:rsid w:val="00FF77FB"/>
    <w:rsid w:val="01417191"/>
    <w:rsid w:val="0396A062"/>
    <w:rsid w:val="0678137B"/>
    <w:rsid w:val="10785CA6"/>
    <w:rsid w:val="21265E37"/>
    <w:rsid w:val="22B11B9E"/>
    <w:rsid w:val="29EEB50F"/>
    <w:rsid w:val="2BF3E62E"/>
    <w:rsid w:val="2D3EE69D"/>
    <w:rsid w:val="2F2E78EF"/>
    <w:rsid w:val="301C407B"/>
    <w:rsid w:val="321E6C6D"/>
    <w:rsid w:val="32CBE81F"/>
    <w:rsid w:val="3488AEC0"/>
    <w:rsid w:val="36120F22"/>
    <w:rsid w:val="42E47044"/>
    <w:rsid w:val="4C5361E0"/>
    <w:rsid w:val="501000BE"/>
    <w:rsid w:val="58887EC4"/>
    <w:rsid w:val="5897EC05"/>
    <w:rsid w:val="5BFFE8D5"/>
    <w:rsid w:val="60AC06A7"/>
    <w:rsid w:val="6238F29B"/>
    <w:rsid w:val="67269D27"/>
    <w:rsid w:val="674B0834"/>
    <w:rsid w:val="6999284C"/>
    <w:rsid w:val="6CF98844"/>
    <w:rsid w:val="75DA8FC9"/>
    <w:rsid w:val="76AD46F0"/>
    <w:rsid w:val="7AD424B3"/>
    <w:rsid w:val="7E630D1C"/>
    <w:rsid w:val="7F67F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8661"/>
  <w15:docId w15:val="{42BFA6F3-A7A1-4DE2-9FF4-22199C90B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5F2"/>
    <w:rPr>
      <w:rFonts w:ascii="Calibri" w:eastAsia="Calibri" w:hAnsi="Calibri" w:cs="Times New Roman"/>
    </w:rPr>
  </w:style>
  <w:style w:type="paragraph" w:styleId="Heading1">
    <w:name w:val="heading 1"/>
    <w:basedOn w:val="Normal"/>
    <w:next w:val="Normal"/>
    <w:link w:val="Heading1Char"/>
    <w:uiPriority w:val="9"/>
    <w:qFormat/>
    <w:rsid w:val="00B572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2A5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932AAD"/>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semiHidden/>
    <w:unhideWhenUsed/>
    <w:qFormat/>
    <w:rsid w:val="00932AAD"/>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5F2"/>
    <w:pPr>
      <w:ind w:left="720"/>
      <w:contextualSpacing/>
    </w:pPr>
  </w:style>
  <w:style w:type="paragraph" w:customStyle="1" w:styleId="chapter-1">
    <w:name w:val="chapter-1"/>
    <w:basedOn w:val="Normal"/>
    <w:rsid w:val="001F25F2"/>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1F25F2"/>
    <w:rPr>
      <w:rFonts w:cs="Times New Roman"/>
    </w:rPr>
  </w:style>
  <w:style w:type="character" w:customStyle="1" w:styleId="chapternum">
    <w:name w:val="chapternum"/>
    <w:rsid w:val="001F25F2"/>
    <w:rPr>
      <w:rFonts w:cs="Times New Roman"/>
    </w:rPr>
  </w:style>
  <w:style w:type="paragraph" w:styleId="Footer">
    <w:name w:val="footer"/>
    <w:basedOn w:val="Normal"/>
    <w:link w:val="FooterChar"/>
    <w:uiPriority w:val="99"/>
    <w:unhideWhenUsed/>
    <w:rsid w:val="001F2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5F2"/>
    <w:rPr>
      <w:rFonts w:ascii="Calibri" w:eastAsia="Calibri" w:hAnsi="Calibri" w:cs="Times New Roman"/>
    </w:rPr>
  </w:style>
  <w:style w:type="character" w:customStyle="1" w:styleId="Heading3Char">
    <w:name w:val="Heading 3 Char"/>
    <w:basedOn w:val="DefaultParagraphFont"/>
    <w:link w:val="Heading3"/>
    <w:uiPriority w:val="9"/>
    <w:rsid w:val="00932A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932AAD"/>
    <w:rPr>
      <w:rFonts w:ascii="Calibri" w:eastAsia="Times New Roman" w:hAnsi="Calibri" w:cs="Times New Roman"/>
      <w:b/>
      <w:bCs/>
      <w:sz w:val="28"/>
      <w:szCs w:val="28"/>
    </w:rPr>
  </w:style>
  <w:style w:type="character" w:styleId="Hyperlink">
    <w:name w:val="Hyperlink"/>
    <w:uiPriority w:val="99"/>
    <w:unhideWhenUsed/>
    <w:rsid w:val="00932AAD"/>
    <w:rPr>
      <w:color w:val="0000FF"/>
      <w:u w:val="single"/>
    </w:rPr>
  </w:style>
  <w:style w:type="paragraph" w:customStyle="1" w:styleId="line">
    <w:name w:val="line"/>
    <w:basedOn w:val="Normal"/>
    <w:rsid w:val="00932AAD"/>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932AAD"/>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932AAD"/>
  </w:style>
  <w:style w:type="character" w:customStyle="1" w:styleId="small-caps">
    <w:name w:val="small-caps"/>
    <w:rsid w:val="00932AAD"/>
  </w:style>
  <w:style w:type="paragraph" w:customStyle="1" w:styleId="first-line-none">
    <w:name w:val="first-line-none"/>
    <w:basedOn w:val="Normal"/>
    <w:rsid w:val="00932AAD"/>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471C0A"/>
  </w:style>
  <w:style w:type="paragraph" w:customStyle="1" w:styleId="txt-sm">
    <w:name w:val="txt-sm"/>
    <w:basedOn w:val="Normal"/>
    <w:rsid w:val="00471C0A"/>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3F4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7F4"/>
    <w:rPr>
      <w:rFonts w:ascii="Tahoma" w:eastAsia="Calibri" w:hAnsi="Tahoma" w:cs="Tahoma"/>
      <w:sz w:val="16"/>
      <w:szCs w:val="16"/>
    </w:rPr>
  </w:style>
  <w:style w:type="paragraph" w:styleId="NoSpacing">
    <w:name w:val="No Spacing"/>
    <w:link w:val="NoSpacingChar"/>
    <w:uiPriority w:val="1"/>
    <w:qFormat/>
    <w:rsid w:val="00261810"/>
    <w:pPr>
      <w:spacing w:after="0" w:line="240" w:lineRule="auto"/>
    </w:pPr>
    <w:rPr>
      <w:rFonts w:ascii="Calibri" w:eastAsia="Calibri" w:hAnsi="Calibri" w:cs="Times New Roman"/>
    </w:rPr>
  </w:style>
  <w:style w:type="character" w:customStyle="1" w:styleId="reftext">
    <w:name w:val="reftext"/>
    <w:basedOn w:val="DefaultParagraphFont"/>
    <w:rsid w:val="0025344A"/>
  </w:style>
  <w:style w:type="character" w:customStyle="1" w:styleId="highl">
    <w:name w:val="highl"/>
    <w:basedOn w:val="DefaultParagraphFont"/>
    <w:uiPriority w:val="99"/>
    <w:rsid w:val="00C23CF7"/>
  </w:style>
  <w:style w:type="character" w:customStyle="1" w:styleId="name">
    <w:name w:val="name"/>
    <w:basedOn w:val="DefaultParagraphFont"/>
    <w:rsid w:val="00C23CF7"/>
  </w:style>
  <w:style w:type="paragraph" w:customStyle="1" w:styleId="reg">
    <w:name w:val="reg"/>
    <w:basedOn w:val="Normal"/>
    <w:rsid w:val="009D0B64"/>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953733"/>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953733"/>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330837"/>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330837"/>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330837"/>
  </w:style>
  <w:style w:type="character" w:customStyle="1" w:styleId="indent">
    <w:name w:val="indent"/>
    <w:basedOn w:val="DefaultParagraphFont"/>
    <w:rsid w:val="00330837"/>
  </w:style>
  <w:style w:type="paragraph" w:customStyle="1" w:styleId="same-paragraph">
    <w:name w:val="same-paragraph"/>
    <w:basedOn w:val="Normal"/>
    <w:rsid w:val="00330837"/>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330837"/>
  </w:style>
  <w:style w:type="character" w:customStyle="1" w:styleId="footnote">
    <w:name w:val="footnote"/>
    <w:basedOn w:val="DefaultParagraphFont"/>
    <w:rsid w:val="00330837"/>
  </w:style>
  <w:style w:type="character" w:customStyle="1" w:styleId="br-ln-group-10">
    <w:name w:val="br-ln-group-10"/>
    <w:basedOn w:val="DefaultParagraphFont"/>
    <w:rsid w:val="00330837"/>
  </w:style>
  <w:style w:type="paragraph" w:styleId="Header">
    <w:name w:val="header"/>
    <w:basedOn w:val="Normal"/>
    <w:link w:val="HeaderChar"/>
    <w:uiPriority w:val="99"/>
    <w:unhideWhenUsed/>
    <w:rsid w:val="005B1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870"/>
    <w:rPr>
      <w:rFonts w:ascii="Calibri" w:eastAsia="Calibri" w:hAnsi="Calibri" w:cs="Times New Roman"/>
    </w:rPr>
  </w:style>
  <w:style w:type="character" w:customStyle="1" w:styleId="nivfootnote">
    <w:name w:val="nivfootnote"/>
    <w:basedOn w:val="DefaultParagraphFont"/>
    <w:rsid w:val="00DA0C20"/>
  </w:style>
  <w:style w:type="paragraph" w:customStyle="1" w:styleId="sectionhead">
    <w:name w:val="sectionhead"/>
    <w:basedOn w:val="Normal"/>
    <w:rsid w:val="00DA0C20"/>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DA0C20"/>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5B6BE9"/>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56200A"/>
  </w:style>
  <w:style w:type="paragraph" w:customStyle="1" w:styleId="emb">
    <w:name w:val="emb"/>
    <w:basedOn w:val="Normal"/>
    <w:rsid w:val="0056200A"/>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9C55F7"/>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771C88"/>
  </w:style>
  <w:style w:type="paragraph" w:customStyle="1" w:styleId="heading">
    <w:name w:val="heading"/>
    <w:basedOn w:val="Normal"/>
    <w:rsid w:val="00131C51"/>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B5729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B57294"/>
  </w:style>
  <w:style w:type="character" w:customStyle="1" w:styleId="passage-display-bcv">
    <w:name w:val="passage-display-bcv"/>
    <w:basedOn w:val="DefaultParagraphFont"/>
    <w:rsid w:val="00B57294"/>
  </w:style>
  <w:style w:type="character" w:customStyle="1" w:styleId="passage-display-version">
    <w:name w:val="passage-display-version"/>
    <w:basedOn w:val="DefaultParagraphFont"/>
    <w:rsid w:val="00B57294"/>
  </w:style>
  <w:style w:type="paragraph" w:customStyle="1" w:styleId="chapter-2">
    <w:name w:val="chapter-2"/>
    <w:basedOn w:val="Normal"/>
    <w:rsid w:val="00ED1D30"/>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266D1E"/>
  </w:style>
  <w:style w:type="character" w:customStyle="1" w:styleId="verse-text">
    <w:name w:val="verse-text"/>
    <w:basedOn w:val="DefaultParagraphFont"/>
    <w:rsid w:val="00266D1E"/>
  </w:style>
  <w:style w:type="character" w:styleId="CommentReference">
    <w:name w:val="annotation reference"/>
    <w:basedOn w:val="DefaultParagraphFont"/>
    <w:uiPriority w:val="99"/>
    <w:semiHidden/>
    <w:unhideWhenUsed/>
    <w:rsid w:val="00953D4F"/>
    <w:rPr>
      <w:sz w:val="16"/>
      <w:szCs w:val="16"/>
    </w:rPr>
  </w:style>
  <w:style w:type="paragraph" w:styleId="CommentText">
    <w:name w:val="annotation text"/>
    <w:basedOn w:val="Normal"/>
    <w:link w:val="CommentTextChar"/>
    <w:uiPriority w:val="99"/>
    <w:semiHidden/>
    <w:unhideWhenUsed/>
    <w:rsid w:val="00953D4F"/>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53D4F"/>
    <w:rPr>
      <w:sz w:val="20"/>
      <w:szCs w:val="20"/>
    </w:rPr>
  </w:style>
  <w:style w:type="character" w:customStyle="1" w:styleId="divine-name">
    <w:name w:val="divine-name"/>
    <w:basedOn w:val="DefaultParagraphFont"/>
    <w:rsid w:val="000F3A64"/>
  </w:style>
  <w:style w:type="character" w:customStyle="1" w:styleId="mainfootnotes">
    <w:name w:val="mainfootnotes"/>
    <w:basedOn w:val="DefaultParagraphFont"/>
    <w:rsid w:val="00D65A58"/>
  </w:style>
  <w:style w:type="character" w:customStyle="1" w:styleId="mainfootnoteshdg">
    <w:name w:val="mainfootnoteshdg"/>
    <w:basedOn w:val="DefaultParagraphFont"/>
    <w:rsid w:val="00D65A58"/>
  </w:style>
  <w:style w:type="character" w:customStyle="1" w:styleId="footnotesbot">
    <w:name w:val="footnotesbot"/>
    <w:basedOn w:val="DefaultParagraphFont"/>
    <w:rsid w:val="00D65A58"/>
  </w:style>
  <w:style w:type="character" w:customStyle="1" w:styleId="fnverse">
    <w:name w:val="fnverse"/>
    <w:basedOn w:val="DefaultParagraphFont"/>
    <w:rsid w:val="00D65A58"/>
  </w:style>
  <w:style w:type="character" w:customStyle="1" w:styleId="catch-word">
    <w:name w:val="catch-word"/>
    <w:basedOn w:val="DefaultParagraphFont"/>
    <w:rsid w:val="00D65A58"/>
  </w:style>
  <w:style w:type="character" w:customStyle="1" w:styleId="verse-marker">
    <w:name w:val="verse-marker"/>
    <w:basedOn w:val="DefaultParagraphFont"/>
    <w:rsid w:val="00AD750D"/>
  </w:style>
  <w:style w:type="paragraph" w:styleId="Revision">
    <w:name w:val="Revision"/>
    <w:hidden/>
    <w:uiPriority w:val="99"/>
    <w:semiHidden/>
    <w:rsid w:val="00542D46"/>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5035BE"/>
    <w:rPr>
      <w:rFonts w:ascii="Calibri" w:eastAsia="Calibri" w:hAnsi="Calibri" w:cs="Times New Roman"/>
    </w:rPr>
  </w:style>
  <w:style w:type="paragraph" w:customStyle="1" w:styleId="DecimalAligned">
    <w:name w:val="Decimal Aligned"/>
    <w:basedOn w:val="Normal"/>
    <w:uiPriority w:val="40"/>
    <w:qFormat/>
    <w:rsid w:val="00AB25FE"/>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AB25FE"/>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AB25FE"/>
    <w:rPr>
      <w:rFonts w:eastAsiaTheme="minorEastAsia" w:cs="Times New Roman"/>
      <w:sz w:val="20"/>
      <w:szCs w:val="20"/>
    </w:rPr>
  </w:style>
  <w:style w:type="character" w:styleId="SubtleEmphasis">
    <w:name w:val="Subtle Emphasis"/>
    <w:basedOn w:val="DefaultParagraphFont"/>
    <w:uiPriority w:val="19"/>
    <w:qFormat/>
    <w:rsid w:val="00AB25FE"/>
    <w:rPr>
      <w:i/>
      <w:iCs/>
    </w:rPr>
  </w:style>
  <w:style w:type="table" w:styleId="LightShading-Accent1">
    <w:name w:val="Light Shading Accent 1"/>
    <w:basedOn w:val="TableNormal"/>
    <w:uiPriority w:val="60"/>
    <w:rsid w:val="00AB25FE"/>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olor11">
    <w:name w:val="color_11"/>
    <w:basedOn w:val="DefaultParagraphFont"/>
    <w:rsid w:val="001F2A57"/>
  </w:style>
  <w:style w:type="paragraph" w:styleId="TOCHeading">
    <w:name w:val="TOC Heading"/>
    <w:basedOn w:val="Heading1"/>
    <w:next w:val="Normal"/>
    <w:uiPriority w:val="39"/>
    <w:unhideWhenUsed/>
    <w:qFormat/>
    <w:rsid w:val="001F2A57"/>
    <w:pPr>
      <w:spacing w:before="240" w:line="259" w:lineRule="auto"/>
      <w:jc w:val="center"/>
      <w:outlineLvl w:val="9"/>
    </w:pPr>
    <w:rPr>
      <w:rFonts w:ascii="Edwardian Script ITC" w:eastAsiaTheme="minorEastAsia" w:hAnsi="Edwardian Script ITC" w:cstheme="minorBidi"/>
      <w:b w:val="0"/>
      <w:bCs w:val="0"/>
      <w:color w:val="auto"/>
      <w:sz w:val="32"/>
      <w:szCs w:val="32"/>
    </w:rPr>
  </w:style>
  <w:style w:type="paragraph" w:styleId="TOC1">
    <w:name w:val="toc 1"/>
    <w:basedOn w:val="Normal"/>
    <w:next w:val="Normal"/>
    <w:autoRedefine/>
    <w:uiPriority w:val="39"/>
    <w:unhideWhenUsed/>
    <w:rsid w:val="001F2A57"/>
    <w:pPr>
      <w:spacing w:after="100"/>
    </w:pPr>
  </w:style>
  <w:style w:type="paragraph" w:styleId="TOC2">
    <w:name w:val="toc 2"/>
    <w:basedOn w:val="Normal"/>
    <w:next w:val="Normal"/>
    <w:autoRedefine/>
    <w:uiPriority w:val="39"/>
    <w:unhideWhenUsed/>
    <w:rsid w:val="001F2A57"/>
    <w:pPr>
      <w:tabs>
        <w:tab w:val="right" w:leader="dot" w:pos="9350"/>
      </w:tabs>
      <w:spacing w:after="100"/>
      <w:ind w:left="220"/>
    </w:pPr>
    <w:rPr>
      <w:b/>
      <w:noProof/>
    </w:rPr>
  </w:style>
  <w:style w:type="character" w:customStyle="1" w:styleId="Heading2Char">
    <w:name w:val="Heading 2 Char"/>
    <w:basedOn w:val="DefaultParagraphFont"/>
    <w:link w:val="Heading2"/>
    <w:uiPriority w:val="9"/>
    <w:semiHidden/>
    <w:rsid w:val="001F2A57"/>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1F2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7">
    <w:name w:val="font_7"/>
    <w:basedOn w:val="Normal"/>
    <w:rsid w:val="006B7D60"/>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12395">
      <w:bodyDiv w:val="1"/>
      <w:marLeft w:val="0"/>
      <w:marRight w:val="0"/>
      <w:marTop w:val="0"/>
      <w:marBottom w:val="0"/>
      <w:divBdr>
        <w:top w:val="none" w:sz="0" w:space="0" w:color="auto"/>
        <w:left w:val="none" w:sz="0" w:space="0" w:color="auto"/>
        <w:bottom w:val="none" w:sz="0" w:space="0" w:color="auto"/>
        <w:right w:val="none" w:sz="0" w:space="0" w:color="auto"/>
      </w:divBdr>
      <w:divsChild>
        <w:div w:id="1725173684">
          <w:marLeft w:val="0"/>
          <w:marRight w:val="0"/>
          <w:marTop w:val="0"/>
          <w:marBottom w:val="0"/>
          <w:divBdr>
            <w:top w:val="none" w:sz="0" w:space="0" w:color="auto"/>
            <w:left w:val="none" w:sz="0" w:space="0" w:color="auto"/>
            <w:bottom w:val="none" w:sz="0" w:space="0" w:color="auto"/>
            <w:right w:val="none" w:sz="0" w:space="0" w:color="auto"/>
          </w:divBdr>
          <w:divsChild>
            <w:div w:id="889342660">
              <w:marLeft w:val="0"/>
              <w:marRight w:val="0"/>
              <w:marTop w:val="0"/>
              <w:marBottom w:val="0"/>
              <w:divBdr>
                <w:top w:val="none" w:sz="0" w:space="0" w:color="auto"/>
                <w:left w:val="none" w:sz="0" w:space="0" w:color="auto"/>
                <w:bottom w:val="none" w:sz="0" w:space="0" w:color="auto"/>
                <w:right w:val="none" w:sz="0" w:space="0" w:color="auto"/>
              </w:divBdr>
              <w:divsChild>
                <w:div w:id="1929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5346">
      <w:bodyDiv w:val="1"/>
      <w:marLeft w:val="0"/>
      <w:marRight w:val="0"/>
      <w:marTop w:val="0"/>
      <w:marBottom w:val="0"/>
      <w:divBdr>
        <w:top w:val="none" w:sz="0" w:space="0" w:color="auto"/>
        <w:left w:val="none" w:sz="0" w:space="0" w:color="auto"/>
        <w:bottom w:val="none" w:sz="0" w:space="0" w:color="auto"/>
        <w:right w:val="none" w:sz="0" w:space="0" w:color="auto"/>
      </w:divBdr>
      <w:divsChild>
        <w:div w:id="2021076249">
          <w:marLeft w:val="0"/>
          <w:marRight w:val="0"/>
          <w:marTop w:val="0"/>
          <w:marBottom w:val="0"/>
          <w:divBdr>
            <w:top w:val="none" w:sz="0" w:space="0" w:color="auto"/>
            <w:left w:val="none" w:sz="0" w:space="0" w:color="auto"/>
            <w:bottom w:val="none" w:sz="0" w:space="0" w:color="auto"/>
            <w:right w:val="none" w:sz="0" w:space="0" w:color="auto"/>
          </w:divBdr>
          <w:divsChild>
            <w:div w:id="496924553">
              <w:marLeft w:val="0"/>
              <w:marRight w:val="0"/>
              <w:marTop w:val="0"/>
              <w:marBottom w:val="0"/>
              <w:divBdr>
                <w:top w:val="none" w:sz="0" w:space="0" w:color="auto"/>
                <w:left w:val="none" w:sz="0" w:space="0" w:color="auto"/>
                <w:bottom w:val="none" w:sz="0" w:space="0" w:color="auto"/>
                <w:right w:val="none" w:sz="0" w:space="0" w:color="auto"/>
              </w:divBdr>
              <w:divsChild>
                <w:div w:id="8325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9302">
      <w:bodyDiv w:val="1"/>
      <w:marLeft w:val="0"/>
      <w:marRight w:val="0"/>
      <w:marTop w:val="0"/>
      <w:marBottom w:val="0"/>
      <w:divBdr>
        <w:top w:val="none" w:sz="0" w:space="0" w:color="auto"/>
        <w:left w:val="none" w:sz="0" w:space="0" w:color="auto"/>
        <w:bottom w:val="none" w:sz="0" w:space="0" w:color="auto"/>
        <w:right w:val="none" w:sz="0" w:space="0" w:color="auto"/>
      </w:divBdr>
      <w:divsChild>
        <w:div w:id="350255297">
          <w:marLeft w:val="0"/>
          <w:marRight w:val="0"/>
          <w:marTop w:val="0"/>
          <w:marBottom w:val="0"/>
          <w:divBdr>
            <w:top w:val="none" w:sz="0" w:space="0" w:color="auto"/>
            <w:left w:val="none" w:sz="0" w:space="0" w:color="auto"/>
            <w:bottom w:val="none" w:sz="0" w:space="0" w:color="auto"/>
            <w:right w:val="none" w:sz="0" w:space="0" w:color="auto"/>
          </w:divBdr>
          <w:divsChild>
            <w:div w:id="1598907870">
              <w:marLeft w:val="0"/>
              <w:marRight w:val="0"/>
              <w:marTop w:val="0"/>
              <w:marBottom w:val="0"/>
              <w:divBdr>
                <w:top w:val="none" w:sz="0" w:space="0" w:color="auto"/>
                <w:left w:val="none" w:sz="0" w:space="0" w:color="auto"/>
                <w:bottom w:val="none" w:sz="0" w:space="0" w:color="auto"/>
                <w:right w:val="none" w:sz="0" w:space="0" w:color="auto"/>
              </w:divBdr>
              <w:divsChild>
                <w:div w:id="1500535043">
                  <w:marLeft w:val="0"/>
                  <w:marRight w:val="0"/>
                  <w:marTop w:val="0"/>
                  <w:marBottom w:val="0"/>
                  <w:divBdr>
                    <w:top w:val="none" w:sz="0" w:space="0" w:color="auto"/>
                    <w:left w:val="none" w:sz="0" w:space="0" w:color="auto"/>
                    <w:bottom w:val="none" w:sz="0" w:space="0" w:color="auto"/>
                    <w:right w:val="none" w:sz="0" w:space="0" w:color="auto"/>
                  </w:divBdr>
                  <w:divsChild>
                    <w:div w:id="20543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1593">
      <w:bodyDiv w:val="1"/>
      <w:marLeft w:val="0"/>
      <w:marRight w:val="0"/>
      <w:marTop w:val="0"/>
      <w:marBottom w:val="0"/>
      <w:divBdr>
        <w:top w:val="none" w:sz="0" w:space="0" w:color="auto"/>
        <w:left w:val="none" w:sz="0" w:space="0" w:color="auto"/>
        <w:bottom w:val="none" w:sz="0" w:space="0" w:color="auto"/>
        <w:right w:val="none" w:sz="0" w:space="0" w:color="auto"/>
      </w:divBdr>
      <w:divsChild>
        <w:div w:id="571428343">
          <w:marLeft w:val="0"/>
          <w:marRight w:val="0"/>
          <w:marTop w:val="0"/>
          <w:marBottom w:val="0"/>
          <w:divBdr>
            <w:top w:val="none" w:sz="0" w:space="0" w:color="auto"/>
            <w:left w:val="none" w:sz="0" w:space="0" w:color="auto"/>
            <w:bottom w:val="none" w:sz="0" w:space="0" w:color="auto"/>
            <w:right w:val="none" w:sz="0" w:space="0" w:color="auto"/>
          </w:divBdr>
          <w:divsChild>
            <w:div w:id="1027408420">
              <w:marLeft w:val="0"/>
              <w:marRight w:val="0"/>
              <w:marTop w:val="0"/>
              <w:marBottom w:val="0"/>
              <w:divBdr>
                <w:top w:val="none" w:sz="0" w:space="0" w:color="auto"/>
                <w:left w:val="none" w:sz="0" w:space="0" w:color="auto"/>
                <w:bottom w:val="none" w:sz="0" w:space="0" w:color="auto"/>
                <w:right w:val="none" w:sz="0" w:space="0" w:color="auto"/>
              </w:divBdr>
              <w:divsChild>
                <w:div w:id="19838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851">
      <w:bodyDiv w:val="1"/>
      <w:marLeft w:val="0"/>
      <w:marRight w:val="0"/>
      <w:marTop w:val="0"/>
      <w:marBottom w:val="0"/>
      <w:divBdr>
        <w:top w:val="none" w:sz="0" w:space="0" w:color="auto"/>
        <w:left w:val="none" w:sz="0" w:space="0" w:color="auto"/>
        <w:bottom w:val="none" w:sz="0" w:space="0" w:color="auto"/>
        <w:right w:val="none" w:sz="0" w:space="0" w:color="auto"/>
      </w:divBdr>
      <w:divsChild>
        <w:div w:id="476655484">
          <w:marLeft w:val="0"/>
          <w:marRight w:val="0"/>
          <w:marTop w:val="0"/>
          <w:marBottom w:val="0"/>
          <w:divBdr>
            <w:top w:val="none" w:sz="0" w:space="0" w:color="auto"/>
            <w:left w:val="none" w:sz="0" w:space="0" w:color="auto"/>
            <w:bottom w:val="none" w:sz="0" w:space="0" w:color="auto"/>
            <w:right w:val="none" w:sz="0" w:space="0" w:color="auto"/>
          </w:divBdr>
          <w:divsChild>
            <w:div w:id="1025863895">
              <w:marLeft w:val="0"/>
              <w:marRight w:val="0"/>
              <w:marTop w:val="0"/>
              <w:marBottom w:val="0"/>
              <w:divBdr>
                <w:top w:val="none" w:sz="0" w:space="0" w:color="auto"/>
                <w:left w:val="none" w:sz="0" w:space="0" w:color="auto"/>
                <w:bottom w:val="none" w:sz="0" w:space="0" w:color="auto"/>
                <w:right w:val="none" w:sz="0" w:space="0" w:color="auto"/>
              </w:divBdr>
              <w:divsChild>
                <w:div w:id="1584797239">
                  <w:marLeft w:val="0"/>
                  <w:marRight w:val="0"/>
                  <w:marTop w:val="0"/>
                  <w:marBottom w:val="0"/>
                  <w:divBdr>
                    <w:top w:val="none" w:sz="0" w:space="0" w:color="auto"/>
                    <w:left w:val="none" w:sz="0" w:space="0" w:color="auto"/>
                    <w:bottom w:val="none" w:sz="0" w:space="0" w:color="auto"/>
                    <w:right w:val="none" w:sz="0" w:space="0" w:color="auto"/>
                  </w:divBdr>
                  <w:divsChild>
                    <w:div w:id="658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67418">
      <w:bodyDiv w:val="1"/>
      <w:marLeft w:val="0"/>
      <w:marRight w:val="0"/>
      <w:marTop w:val="0"/>
      <w:marBottom w:val="0"/>
      <w:divBdr>
        <w:top w:val="none" w:sz="0" w:space="0" w:color="auto"/>
        <w:left w:val="none" w:sz="0" w:space="0" w:color="auto"/>
        <w:bottom w:val="none" w:sz="0" w:space="0" w:color="auto"/>
        <w:right w:val="none" w:sz="0" w:space="0" w:color="auto"/>
      </w:divBdr>
      <w:divsChild>
        <w:div w:id="209614326">
          <w:marLeft w:val="0"/>
          <w:marRight w:val="0"/>
          <w:marTop w:val="0"/>
          <w:marBottom w:val="0"/>
          <w:divBdr>
            <w:top w:val="none" w:sz="0" w:space="0" w:color="auto"/>
            <w:left w:val="none" w:sz="0" w:space="0" w:color="auto"/>
            <w:bottom w:val="none" w:sz="0" w:space="0" w:color="auto"/>
            <w:right w:val="none" w:sz="0" w:space="0" w:color="auto"/>
          </w:divBdr>
          <w:divsChild>
            <w:div w:id="36441816">
              <w:marLeft w:val="0"/>
              <w:marRight w:val="0"/>
              <w:marTop w:val="0"/>
              <w:marBottom w:val="0"/>
              <w:divBdr>
                <w:top w:val="none" w:sz="0" w:space="0" w:color="auto"/>
                <w:left w:val="none" w:sz="0" w:space="0" w:color="auto"/>
                <w:bottom w:val="none" w:sz="0" w:space="0" w:color="auto"/>
                <w:right w:val="none" w:sz="0" w:space="0" w:color="auto"/>
              </w:divBdr>
              <w:divsChild>
                <w:div w:id="1772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8215">
      <w:bodyDiv w:val="1"/>
      <w:marLeft w:val="0"/>
      <w:marRight w:val="0"/>
      <w:marTop w:val="0"/>
      <w:marBottom w:val="0"/>
      <w:divBdr>
        <w:top w:val="none" w:sz="0" w:space="0" w:color="auto"/>
        <w:left w:val="none" w:sz="0" w:space="0" w:color="auto"/>
        <w:bottom w:val="none" w:sz="0" w:space="0" w:color="auto"/>
        <w:right w:val="none" w:sz="0" w:space="0" w:color="auto"/>
      </w:divBdr>
      <w:divsChild>
        <w:div w:id="2175066">
          <w:marLeft w:val="0"/>
          <w:marRight w:val="0"/>
          <w:marTop w:val="0"/>
          <w:marBottom w:val="0"/>
          <w:divBdr>
            <w:top w:val="none" w:sz="0" w:space="0" w:color="auto"/>
            <w:left w:val="none" w:sz="0" w:space="0" w:color="auto"/>
            <w:bottom w:val="none" w:sz="0" w:space="0" w:color="auto"/>
            <w:right w:val="none" w:sz="0" w:space="0" w:color="auto"/>
          </w:divBdr>
          <w:divsChild>
            <w:div w:id="984316156">
              <w:marLeft w:val="0"/>
              <w:marRight w:val="0"/>
              <w:marTop w:val="0"/>
              <w:marBottom w:val="0"/>
              <w:divBdr>
                <w:top w:val="none" w:sz="0" w:space="0" w:color="auto"/>
                <w:left w:val="none" w:sz="0" w:space="0" w:color="auto"/>
                <w:bottom w:val="none" w:sz="0" w:space="0" w:color="auto"/>
                <w:right w:val="none" w:sz="0" w:space="0" w:color="auto"/>
              </w:divBdr>
              <w:divsChild>
                <w:div w:id="1479302068">
                  <w:marLeft w:val="0"/>
                  <w:marRight w:val="0"/>
                  <w:marTop w:val="0"/>
                  <w:marBottom w:val="0"/>
                  <w:divBdr>
                    <w:top w:val="none" w:sz="0" w:space="0" w:color="auto"/>
                    <w:left w:val="none" w:sz="0" w:space="0" w:color="auto"/>
                    <w:bottom w:val="none" w:sz="0" w:space="0" w:color="auto"/>
                    <w:right w:val="none" w:sz="0" w:space="0" w:color="auto"/>
                  </w:divBdr>
                  <w:divsChild>
                    <w:div w:id="12391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92684">
      <w:bodyDiv w:val="1"/>
      <w:marLeft w:val="0"/>
      <w:marRight w:val="0"/>
      <w:marTop w:val="0"/>
      <w:marBottom w:val="0"/>
      <w:divBdr>
        <w:top w:val="none" w:sz="0" w:space="0" w:color="auto"/>
        <w:left w:val="none" w:sz="0" w:space="0" w:color="auto"/>
        <w:bottom w:val="none" w:sz="0" w:space="0" w:color="auto"/>
        <w:right w:val="none" w:sz="0" w:space="0" w:color="auto"/>
      </w:divBdr>
      <w:divsChild>
        <w:div w:id="2015834978">
          <w:marLeft w:val="0"/>
          <w:marRight w:val="0"/>
          <w:marTop w:val="0"/>
          <w:marBottom w:val="0"/>
          <w:divBdr>
            <w:top w:val="none" w:sz="0" w:space="0" w:color="auto"/>
            <w:left w:val="none" w:sz="0" w:space="0" w:color="auto"/>
            <w:bottom w:val="none" w:sz="0" w:space="0" w:color="auto"/>
            <w:right w:val="none" w:sz="0" w:space="0" w:color="auto"/>
          </w:divBdr>
          <w:divsChild>
            <w:div w:id="807892960">
              <w:marLeft w:val="0"/>
              <w:marRight w:val="0"/>
              <w:marTop w:val="0"/>
              <w:marBottom w:val="0"/>
              <w:divBdr>
                <w:top w:val="none" w:sz="0" w:space="0" w:color="auto"/>
                <w:left w:val="none" w:sz="0" w:space="0" w:color="auto"/>
                <w:bottom w:val="none" w:sz="0" w:space="0" w:color="auto"/>
                <w:right w:val="none" w:sz="0" w:space="0" w:color="auto"/>
              </w:divBdr>
              <w:divsChild>
                <w:div w:id="13642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11890">
      <w:bodyDiv w:val="1"/>
      <w:marLeft w:val="0"/>
      <w:marRight w:val="0"/>
      <w:marTop w:val="0"/>
      <w:marBottom w:val="0"/>
      <w:divBdr>
        <w:top w:val="none" w:sz="0" w:space="0" w:color="auto"/>
        <w:left w:val="none" w:sz="0" w:space="0" w:color="auto"/>
        <w:bottom w:val="none" w:sz="0" w:space="0" w:color="auto"/>
        <w:right w:val="none" w:sz="0" w:space="0" w:color="auto"/>
      </w:divBdr>
      <w:divsChild>
        <w:div w:id="693726040">
          <w:marLeft w:val="0"/>
          <w:marRight w:val="0"/>
          <w:marTop w:val="0"/>
          <w:marBottom w:val="0"/>
          <w:divBdr>
            <w:top w:val="none" w:sz="0" w:space="0" w:color="auto"/>
            <w:left w:val="none" w:sz="0" w:space="0" w:color="auto"/>
            <w:bottom w:val="none" w:sz="0" w:space="0" w:color="auto"/>
            <w:right w:val="none" w:sz="0" w:space="0" w:color="auto"/>
          </w:divBdr>
          <w:divsChild>
            <w:div w:id="1029374333">
              <w:marLeft w:val="0"/>
              <w:marRight w:val="0"/>
              <w:marTop w:val="0"/>
              <w:marBottom w:val="0"/>
              <w:divBdr>
                <w:top w:val="none" w:sz="0" w:space="0" w:color="auto"/>
                <w:left w:val="none" w:sz="0" w:space="0" w:color="auto"/>
                <w:bottom w:val="none" w:sz="0" w:space="0" w:color="auto"/>
                <w:right w:val="none" w:sz="0" w:space="0" w:color="auto"/>
              </w:divBdr>
              <w:divsChild>
                <w:div w:id="12809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7738">
      <w:bodyDiv w:val="1"/>
      <w:marLeft w:val="0"/>
      <w:marRight w:val="0"/>
      <w:marTop w:val="0"/>
      <w:marBottom w:val="0"/>
      <w:divBdr>
        <w:top w:val="none" w:sz="0" w:space="0" w:color="auto"/>
        <w:left w:val="none" w:sz="0" w:space="0" w:color="auto"/>
        <w:bottom w:val="none" w:sz="0" w:space="0" w:color="auto"/>
        <w:right w:val="none" w:sz="0" w:space="0" w:color="auto"/>
      </w:divBdr>
      <w:divsChild>
        <w:div w:id="1680303626">
          <w:marLeft w:val="0"/>
          <w:marRight w:val="0"/>
          <w:marTop w:val="0"/>
          <w:marBottom w:val="0"/>
          <w:divBdr>
            <w:top w:val="none" w:sz="0" w:space="0" w:color="auto"/>
            <w:left w:val="none" w:sz="0" w:space="0" w:color="auto"/>
            <w:bottom w:val="none" w:sz="0" w:space="0" w:color="auto"/>
            <w:right w:val="none" w:sz="0" w:space="0" w:color="auto"/>
          </w:divBdr>
          <w:divsChild>
            <w:div w:id="1790977529">
              <w:marLeft w:val="0"/>
              <w:marRight w:val="0"/>
              <w:marTop w:val="0"/>
              <w:marBottom w:val="0"/>
              <w:divBdr>
                <w:top w:val="none" w:sz="0" w:space="0" w:color="auto"/>
                <w:left w:val="none" w:sz="0" w:space="0" w:color="auto"/>
                <w:bottom w:val="none" w:sz="0" w:space="0" w:color="auto"/>
                <w:right w:val="none" w:sz="0" w:space="0" w:color="auto"/>
              </w:divBdr>
              <w:divsChild>
                <w:div w:id="630983537">
                  <w:marLeft w:val="0"/>
                  <w:marRight w:val="0"/>
                  <w:marTop w:val="0"/>
                  <w:marBottom w:val="0"/>
                  <w:divBdr>
                    <w:top w:val="none" w:sz="0" w:space="0" w:color="auto"/>
                    <w:left w:val="none" w:sz="0" w:space="0" w:color="auto"/>
                    <w:bottom w:val="none" w:sz="0" w:space="0" w:color="auto"/>
                    <w:right w:val="none" w:sz="0" w:space="0" w:color="auto"/>
                  </w:divBdr>
                  <w:divsChild>
                    <w:div w:id="7959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51105">
      <w:bodyDiv w:val="1"/>
      <w:marLeft w:val="0"/>
      <w:marRight w:val="0"/>
      <w:marTop w:val="0"/>
      <w:marBottom w:val="0"/>
      <w:divBdr>
        <w:top w:val="none" w:sz="0" w:space="0" w:color="auto"/>
        <w:left w:val="none" w:sz="0" w:space="0" w:color="auto"/>
        <w:bottom w:val="none" w:sz="0" w:space="0" w:color="auto"/>
        <w:right w:val="none" w:sz="0" w:space="0" w:color="auto"/>
      </w:divBdr>
      <w:divsChild>
        <w:div w:id="1085348180">
          <w:marLeft w:val="0"/>
          <w:marRight w:val="0"/>
          <w:marTop w:val="0"/>
          <w:marBottom w:val="0"/>
          <w:divBdr>
            <w:top w:val="none" w:sz="0" w:space="0" w:color="auto"/>
            <w:left w:val="none" w:sz="0" w:space="0" w:color="auto"/>
            <w:bottom w:val="none" w:sz="0" w:space="0" w:color="auto"/>
            <w:right w:val="none" w:sz="0" w:space="0" w:color="auto"/>
          </w:divBdr>
          <w:divsChild>
            <w:div w:id="861238962">
              <w:marLeft w:val="0"/>
              <w:marRight w:val="0"/>
              <w:marTop w:val="0"/>
              <w:marBottom w:val="0"/>
              <w:divBdr>
                <w:top w:val="none" w:sz="0" w:space="0" w:color="auto"/>
                <w:left w:val="none" w:sz="0" w:space="0" w:color="auto"/>
                <w:bottom w:val="none" w:sz="0" w:space="0" w:color="auto"/>
                <w:right w:val="none" w:sz="0" w:space="0" w:color="auto"/>
              </w:divBdr>
              <w:divsChild>
                <w:div w:id="307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6024">
      <w:bodyDiv w:val="1"/>
      <w:marLeft w:val="0"/>
      <w:marRight w:val="0"/>
      <w:marTop w:val="0"/>
      <w:marBottom w:val="0"/>
      <w:divBdr>
        <w:top w:val="none" w:sz="0" w:space="0" w:color="auto"/>
        <w:left w:val="none" w:sz="0" w:space="0" w:color="auto"/>
        <w:bottom w:val="none" w:sz="0" w:space="0" w:color="auto"/>
        <w:right w:val="none" w:sz="0" w:space="0" w:color="auto"/>
      </w:divBdr>
      <w:divsChild>
        <w:div w:id="1340277116">
          <w:marLeft w:val="0"/>
          <w:marRight w:val="0"/>
          <w:marTop w:val="0"/>
          <w:marBottom w:val="0"/>
          <w:divBdr>
            <w:top w:val="none" w:sz="0" w:space="0" w:color="auto"/>
            <w:left w:val="none" w:sz="0" w:space="0" w:color="auto"/>
            <w:bottom w:val="none" w:sz="0" w:space="0" w:color="auto"/>
            <w:right w:val="none" w:sz="0" w:space="0" w:color="auto"/>
          </w:divBdr>
          <w:divsChild>
            <w:div w:id="867261111">
              <w:marLeft w:val="0"/>
              <w:marRight w:val="0"/>
              <w:marTop w:val="0"/>
              <w:marBottom w:val="0"/>
              <w:divBdr>
                <w:top w:val="none" w:sz="0" w:space="0" w:color="auto"/>
                <w:left w:val="none" w:sz="0" w:space="0" w:color="auto"/>
                <w:bottom w:val="none" w:sz="0" w:space="0" w:color="auto"/>
                <w:right w:val="none" w:sz="0" w:space="0" w:color="auto"/>
              </w:divBdr>
              <w:divsChild>
                <w:div w:id="6471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84318">
      <w:bodyDiv w:val="1"/>
      <w:marLeft w:val="0"/>
      <w:marRight w:val="0"/>
      <w:marTop w:val="0"/>
      <w:marBottom w:val="0"/>
      <w:divBdr>
        <w:top w:val="none" w:sz="0" w:space="0" w:color="auto"/>
        <w:left w:val="none" w:sz="0" w:space="0" w:color="auto"/>
        <w:bottom w:val="none" w:sz="0" w:space="0" w:color="auto"/>
        <w:right w:val="none" w:sz="0" w:space="0" w:color="auto"/>
      </w:divBdr>
      <w:divsChild>
        <w:div w:id="473722958">
          <w:marLeft w:val="0"/>
          <w:marRight w:val="0"/>
          <w:marTop w:val="0"/>
          <w:marBottom w:val="0"/>
          <w:divBdr>
            <w:top w:val="none" w:sz="0" w:space="0" w:color="auto"/>
            <w:left w:val="none" w:sz="0" w:space="0" w:color="auto"/>
            <w:bottom w:val="none" w:sz="0" w:space="0" w:color="auto"/>
            <w:right w:val="none" w:sz="0" w:space="0" w:color="auto"/>
          </w:divBdr>
          <w:divsChild>
            <w:div w:id="309680422">
              <w:marLeft w:val="0"/>
              <w:marRight w:val="0"/>
              <w:marTop w:val="0"/>
              <w:marBottom w:val="0"/>
              <w:divBdr>
                <w:top w:val="none" w:sz="0" w:space="0" w:color="auto"/>
                <w:left w:val="none" w:sz="0" w:space="0" w:color="auto"/>
                <w:bottom w:val="none" w:sz="0" w:space="0" w:color="auto"/>
                <w:right w:val="none" w:sz="0" w:space="0" w:color="auto"/>
              </w:divBdr>
              <w:divsChild>
                <w:div w:id="908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29442">
      <w:bodyDiv w:val="1"/>
      <w:marLeft w:val="0"/>
      <w:marRight w:val="0"/>
      <w:marTop w:val="0"/>
      <w:marBottom w:val="0"/>
      <w:divBdr>
        <w:top w:val="none" w:sz="0" w:space="0" w:color="auto"/>
        <w:left w:val="none" w:sz="0" w:space="0" w:color="auto"/>
        <w:bottom w:val="none" w:sz="0" w:space="0" w:color="auto"/>
        <w:right w:val="none" w:sz="0" w:space="0" w:color="auto"/>
      </w:divBdr>
      <w:divsChild>
        <w:div w:id="1559778983">
          <w:marLeft w:val="0"/>
          <w:marRight w:val="0"/>
          <w:marTop w:val="0"/>
          <w:marBottom w:val="0"/>
          <w:divBdr>
            <w:top w:val="none" w:sz="0" w:space="0" w:color="auto"/>
            <w:left w:val="none" w:sz="0" w:space="0" w:color="auto"/>
            <w:bottom w:val="none" w:sz="0" w:space="0" w:color="auto"/>
            <w:right w:val="none" w:sz="0" w:space="0" w:color="auto"/>
          </w:divBdr>
          <w:divsChild>
            <w:div w:id="184296496">
              <w:marLeft w:val="0"/>
              <w:marRight w:val="0"/>
              <w:marTop w:val="0"/>
              <w:marBottom w:val="0"/>
              <w:divBdr>
                <w:top w:val="none" w:sz="0" w:space="0" w:color="auto"/>
                <w:left w:val="none" w:sz="0" w:space="0" w:color="auto"/>
                <w:bottom w:val="none" w:sz="0" w:space="0" w:color="auto"/>
                <w:right w:val="none" w:sz="0" w:space="0" w:color="auto"/>
              </w:divBdr>
              <w:divsChild>
                <w:div w:id="384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97039">
      <w:bodyDiv w:val="1"/>
      <w:marLeft w:val="0"/>
      <w:marRight w:val="0"/>
      <w:marTop w:val="0"/>
      <w:marBottom w:val="0"/>
      <w:divBdr>
        <w:top w:val="none" w:sz="0" w:space="0" w:color="auto"/>
        <w:left w:val="none" w:sz="0" w:space="0" w:color="auto"/>
        <w:bottom w:val="none" w:sz="0" w:space="0" w:color="auto"/>
        <w:right w:val="none" w:sz="0" w:space="0" w:color="auto"/>
      </w:divBdr>
    </w:div>
    <w:div w:id="421219390">
      <w:bodyDiv w:val="1"/>
      <w:marLeft w:val="0"/>
      <w:marRight w:val="0"/>
      <w:marTop w:val="0"/>
      <w:marBottom w:val="0"/>
      <w:divBdr>
        <w:top w:val="none" w:sz="0" w:space="0" w:color="auto"/>
        <w:left w:val="none" w:sz="0" w:space="0" w:color="auto"/>
        <w:bottom w:val="none" w:sz="0" w:space="0" w:color="auto"/>
        <w:right w:val="none" w:sz="0" w:space="0" w:color="auto"/>
      </w:divBdr>
      <w:divsChild>
        <w:div w:id="17001674">
          <w:marLeft w:val="0"/>
          <w:marRight w:val="0"/>
          <w:marTop w:val="0"/>
          <w:marBottom w:val="0"/>
          <w:divBdr>
            <w:top w:val="none" w:sz="0" w:space="0" w:color="auto"/>
            <w:left w:val="none" w:sz="0" w:space="0" w:color="auto"/>
            <w:bottom w:val="none" w:sz="0" w:space="0" w:color="auto"/>
            <w:right w:val="none" w:sz="0" w:space="0" w:color="auto"/>
          </w:divBdr>
          <w:divsChild>
            <w:div w:id="641620478">
              <w:marLeft w:val="0"/>
              <w:marRight w:val="0"/>
              <w:marTop w:val="0"/>
              <w:marBottom w:val="0"/>
              <w:divBdr>
                <w:top w:val="none" w:sz="0" w:space="0" w:color="auto"/>
                <w:left w:val="none" w:sz="0" w:space="0" w:color="auto"/>
                <w:bottom w:val="none" w:sz="0" w:space="0" w:color="auto"/>
                <w:right w:val="none" w:sz="0" w:space="0" w:color="auto"/>
              </w:divBdr>
              <w:divsChild>
                <w:div w:id="12212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958">
          <w:marLeft w:val="0"/>
          <w:marRight w:val="0"/>
          <w:marTop w:val="0"/>
          <w:marBottom w:val="0"/>
          <w:divBdr>
            <w:top w:val="none" w:sz="0" w:space="0" w:color="auto"/>
            <w:left w:val="none" w:sz="0" w:space="0" w:color="auto"/>
            <w:bottom w:val="none" w:sz="0" w:space="0" w:color="auto"/>
            <w:right w:val="none" w:sz="0" w:space="0" w:color="auto"/>
          </w:divBdr>
        </w:div>
        <w:div w:id="213087282">
          <w:marLeft w:val="0"/>
          <w:marRight w:val="0"/>
          <w:marTop w:val="0"/>
          <w:marBottom w:val="0"/>
          <w:divBdr>
            <w:top w:val="none" w:sz="0" w:space="0" w:color="auto"/>
            <w:left w:val="none" w:sz="0" w:space="0" w:color="auto"/>
            <w:bottom w:val="none" w:sz="0" w:space="0" w:color="auto"/>
            <w:right w:val="none" w:sz="0" w:space="0" w:color="auto"/>
          </w:divBdr>
        </w:div>
        <w:div w:id="380246797">
          <w:marLeft w:val="0"/>
          <w:marRight w:val="0"/>
          <w:marTop w:val="0"/>
          <w:marBottom w:val="0"/>
          <w:divBdr>
            <w:top w:val="none" w:sz="0" w:space="0" w:color="auto"/>
            <w:left w:val="none" w:sz="0" w:space="0" w:color="auto"/>
            <w:bottom w:val="none" w:sz="0" w:space="0" w:color="auto"/>
            <w:right w:val="none" w:sz="0" w:space="0" w:color="auto"/>
          </w:divBdr>
        </w:div>
        <w:div w:id="601299395">
          <w:marLeft w:val="0"/>
          <w:marRight w:val="0"/>
          <w:marTop w:val="0"/>
          <w:marBottom w:val="0"/>
          <w:divBdr>
            <w:top w:val="none" w:sz="0" w:space="0" w:color="auto"/>
            <w:left w:val="none" w:sz="0" w:space="0" w:color="auto"/>
            <w:bottom w:val="none" w:sz="0" w:space="0" w:color="auto"/>
            <w:right w:val="none" w:sz="0" w:space="0" w:color="auto"/>
          </w:divBdr>
          <w:divsChild>
            <w:div w:id="263222318">
              <w:marLeft w:val="0"/>
              <w:marRight w:val="0"/>
              <w:marTop w:val="0"/>
              <w:marBottom w:val="0"/>
              <w:divBdr>
                <w:top w:val="none" w:sz="0" w:space="0" w:color="auto"/>
                <w:left w:val="none" w:sz="0" w:space="0" w:color="auto"/>
                <w:bottom w:val="none" w:sz="0" w:space="0" w:color="auto"/>
                <w:right w:val="none" w:sz="0" w:space="0" w:color="auto"/>
              </w:divBdr>
              <w:divsChild>
                <w:div w:id="1222671149">
                  <w:marLeft w:val="0"/>
                  <w:marRight w:val="0"/>
                  <w:marTop w:val="0"/>
                  <w:marBottom w:val="0"/>
                  <w:divBdr>
                    <w:top w:val="none" w:sz="0" w:space="0" w:color="auto"/>
                    <w:left w:val="none" w:sz="0" w:space="0" w:color="auto"/>
                    <w:bottom w:val="none" w:sz="0" w:space="0" w:color="auto"/>
                    <w:right w:val="none" w:sz="0" w:space="0" w:color="auto"/>
                  </w:divBdr>
                </w:div>
              </w:divsChild>
            </w:div>
            <w:div w:id="1991671505">
              <w:marLeft w:val="0"/>
              <w:marRight w:val="0"/>
              <w:marTop w:val="0"/>
              <w:marBottom w:val="0"/>
              <w:divBdr>
                <w:top w:val="none" w:sz="0" w:space="0" w:color="auto"/>
                <w:left w:val="none" w:sz="0" w:space="0" w:color="auto"/>
                <w:bottom w:val="none" w:sz="0" w:space="0" w:color="auto"/>
                <w:right w:val="none" w:sz="0" w:space="0" w:color="auto"/>
              </w:divBdr>
              <w:divsChild>
                <w:div w:id="16583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4432">
          <w:marLeft w:val="0"/>
          <w:marRight w:val="0"/>
          <w:marTop w:val="0"/>
          <w:marBottom w:val="0"/>
          <w:divBdr>
            <w:top w:val="none" w:sz="0" w:space="0" w:color="auto"/>
            <w:left w:val="none" w:sz="0" w:space="0" w:color="auto"/>
            <w:bottom w:val="none" w:sz="0" w:space="0" w:color="auto"/>
            <w:right w:val="none" w:sz="0" w:space="0" w:color="auto"/>
          </w:divBdr>
        </w:div>
      </w:divsChild>
    </w:div>
    <w:div w:id="458694138">
      <w:bodyDiv w:val="1"/>
      <w:marLeft w:val="0"/>
      <w:marRight w:val="0"/>
      <w:marTop w:val="0"/>
      <w:marBottom w:val="0"/>
      <w:divBdr>
        <w:top w:val="none" w:sz="0" w:space="0" w:color="auto"/>
        <w:left w:val="none" w:sz="0" w:space="0" w:color="auto"/>
        <w:bottom w:val="none" w:sz="0" w:space="0" w:color="auto"/>
        <w:right w:val="none" w:sz="0" w:space="0" w:color="auto"/>
      </w:divBdr>
      <w:divsChild>
        <w:div w:id="1045908255">
          <w:marLeft w:val="0"/>
          <w:marRight w:val="0"/>
          <w:marTop w:val="0"/>
          <w:marBottom w:val="0"/>
          <w:divBdr>
            <w:top w:val="none" w:sz="0" w:space="0" w:color="auto"/>
            <w:left w:val="none" w:sz="0" w:space="0" w:color="auto"/>
            <w:bottom w:val="none" w:sz="0" w:space="0" w:color="auto"/>
            <w:right w:val="none" w:sz="0" w:space="0" w:color="auto"/>
          </w:divBdr>
          <w:divsChild>
            <w:div w:id="395396316">
              <w:marLeft w:val="0"/>
              <w:marRight w:val="0"/>
              <w:marTop w:val="0"/>
              <w:marBottom w:val="0"/>
              <w:divBdr>
                <w:top w:val="none" w:sz="0" w:space="0" w:color="auto"/>
                <w:left w:val="none" w:sz="0" w:space="0" w:color="auto"/>
                <w:bottom w:val="none" w:sz="0" w:space="0" w:color="auto"/>
                <w:right w:val="none" w:sz="0" w:space="0" w:color="auto"/>
              </w:divBdr>
              <w:divsChild>
                <w:div w:id="10501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47750">
      <w:bodyDiv w:val="1"/>
      <w:marLeft w:val="0"/>
      <w:marRight w:val="0"/>
      <w:marTop w:val="0"/>
      <w:marBottom w:val="0"/>
      <w:divBdr>
        <w:top w:val="none" w:sz="0" w:space="0" w:color="auto"/>
        <w:left w:val="none" w:sz="0" w:space="0" w:color="auto"/>
        <w:bottom w:val="none" w:sz="0" w:space="0" w:color="auto"/>
        <w:right w:val="none" w:sz="0" w:space="0" w:color="auto"/>
      </w:divBdr>
      <w:divsChild>
        <w:div w:id="2051227212">
          <w:marLeft w:val="0"/>
          <w:marRight w:val="0"/>
          <w:marTop w:val="0"/>
          <w:marBottom w:val="0"/>
          <w:divBdr>
            <w:top w:val="none" w:sz="0" w:space="0" w:color="auto"/>
            <w:left w:val="none" w:sz="0" w:space="0" w:color="auto"/>
            <w:bottom w:val="none" w:sz="0" w:space="0" w:color="auto"/>
            <w:right w:val="none" w:sz="0" w:space="0" w:color="auto"/>
          </w:divBdr>
          <w:divsChild>
            <w:div w:id="107703650">
              <w:marLeft w:val="0"/>
              <w:marRight w:val="0"/>
              <w:marTop w:val="0"/>
              <w:marBottom w:val="0"/>
              <w:divBdr>
                <w:top w:val="none" w:sz="0" w:space="0" w:color="auto"/>
                <w:left w:val="none" w:sz="0" w:space="0" w:color="auto"/>
                <w:bottom w:val="none" w:sz="0" w:space="0" w:color="auto"/>
                <w:right w:val="none" w:sz="0" w:space="0" w:color="auto"/>
              </w:divBdr>
              <w:divsChild>
                <w:div w:id="9928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23213">
      <w:bodyDiv w:val="1"/>
      <w:marLeft w:val="0"/>
      <w:marRight w:val="0"/>
      <w:marTop w:val="0"/>
      <w:marBottom w:val="0"/>
      <w:divBdr>
        <w:top w:val="none" w:sz="0" w:space="0" w:color="auto"/>
        <w:left w:val="none" w:sz="0" w:space="0" w:color="auto"/>
        <w:bottom w:val="none" w:sz="0" w:space="0" w:color="auto"/>
        <w:right w:val="none" w:sz="0" w:space="0" w:color="auto"/>
      </w:divBdr>
      <w:divsChild>
        <w:div w:id="345441863">
          <w:marLeft w:val="0"/>
          <w:marRight w:val="0"/>
          <w:marTop w:val="0"/>
          <w:marBottom w:val="0"/>
          <w:divBdr>
            <w:top w:val="none" w:sz="0" w:space="0" w:color="auto"/>
            <w:left w:val="none" w:sz="0" w:space="0" w:color="auto"/>
            <w:bottom w:val="none" w:sz="0" w:space="0" w:color="auto"/>
            <w:right w:val="none" w:sz="0" w:space="0" w:color="auto"/>
          </w:divBdr>
          <w:divsChild>
            <w:div w:id="2043087960">
              <w:marLeft w:val="0"/>
              <w:marRight w:val="0"/>
              <w:marTop w:val="0"/>
              <w:marBottom w:val="0"/>
              <w:divBdr>
                <w:top w:val="none" w:sz="0" w:space="0" w:color="auto"/>
                <w:left w:val="none" w:sz="0" w:space="0" w:color="auto"/>
                <w:bottom w:val="none" w:sz="0" w:space="0" w:color="auto"/>
                <w:right w:val="none" w:sz="0" w:space="0" w:color="auto"/>
              </w:divBdr>
              <w:divsChild>
                <w:div w:id="19423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984783">
      <w:bodyDiv w:val="1"/>
      <w:marLeft w:val="0"/>
      <w:marRight w:val="0"/>
      <w:marTop w:val="0"/>
      <w:marBottom w:val="0"/>
      <w:divBdr>
        <w:top w:val="none" w:sz="0" w:space="0" w:color="auto"/>
        <w:left w:val="none" w:sz="0" w:space="0" w:color="auto"/>
        <w:bottom w:val="none" w:sz="0" w:space="0" w:color="auto"/>
        <w:right w:val="none" w:sz="0" w:space="0" w:color="auto"/>
      </w:divBdr>
      <w:divsChild>
        <w:div w:id="177354363">
          <w:marLeft w:val="0"/>
          <w:marRight w:val="0"/>
          <w:marTop w:val="0"/>
          <w:marBottom w:val="0"/>
          <w:divBdr>
            <w:top w:val="none" w:sz="0" w:space="0" w:color="auto"/>
            <w:left w:val="none" w:sz="0" w:space="0" w:color="auto"/>
            <w:bottom w:val="none" w:sz="0" w:space="0" w:color="auto"/>
            <w:right w:val="none" w:sz="0" w:space="0" w:color="auto"/>
          </w:divBdr>
          <w:divsChild>
            <w:div w:id="1301694880">
              <w:marLeft w:val="0"/>
              <w:marRight w:val="0"/>
              <w:marTop w:val="0"/>
              <w:marBottom w:val="0"/>
              <w:divBdr>
                <w:top w:val="none" w:sz="0" w:space="0" w:color="auto"/>
                <w:left w:val="none" w:sz="0" w:space="0" w:color="auto"/>
                <w:bottom w:val="none" w:sz="0" w:space="0" w:color="auto"/>
                <w:right w:val="none" w:sz="0" w:space="0" w:color="auto"/>
              </w:divBdr>
              <w:divsChild>
                <w:div w:id="3633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492270">
      <w:bodyDiv w:val="1"/>
      <w:marLeft w:val="0"/>
      <w:marRight w:val="0"/>
      <w:marTop w:val="0"/>
      <w:marBottom w:val="0"/>
      <w:divBdr>
        <w:top w:val="none" w:sz="0" w:space="0" w:color="auto"/>
        <w:left w:val="none" w:sz="0" w:space="0" w:color="auto"/>
        <w:bottom w:val="none" w:sz="0" w:space="0" w:color="auto"/>
        <w:right w:val="none" w:sz="0" w:space="0" w:color="auto"/>
      </w:divBdr>
      <w:divsChild>
        <w:div w:id="1537081939">
          <w:marLeft w:val="0"/>
          <w:marRight w:val="0"/>
          <w:marTop w:val="0"/>
          <w:marBottom w:val="0"/>
          <w:divBdr>
            <w:top w:val="none" w:sz="0" w:space="0" w:color="auto"/>
            <w:left w:val="none" w:sz="0" w:space="0" w:color="auto"/>
            <w:bottom w:val="none" w:sz="0" w:space="0" w:color="auto"/>
            <w:right w:val="none" w:sz="0" w:space="0" w:color="auto"/>
          </w:divBdr>
          <w:divsChild>
            <w:div w:id="687560195">
              <w:marLeft w:val="0"/>
              <w:marRight w:val="0"/>
              <w:marTop w:val="0"/>
              <w:marBottom w:val="0"/>
              <w:divBdr>
                <w:top w:val="none" w:sz="0" w:space="0" w:color="auto"/>
                <w:left w:val="none" w:sz="0" w:space="0" w:color="auto"/>
                <w:bottom w:val="none" w:sz="0" w:space="0" w:color="auto"/>
                <w:right w:val="none" w:sz="0" w:space="0" w:color="auto"/>
              </w:divBdr>
              <w:divsChild>
                <w:div w:id="829178185">
                  <w:marLeft w:val="0"/>
                  <w:marRight w:val="0"/>
                  <w:marTop w:val="0"/>
                  <w:marBottom w:val="0"/>
                  <w:divBdr>
                    <w:top w:val="none" w:sz="0" w:space="0" w:color="auto"/>
                    <w:left w:val="none" w:sz="0" w:space="0" w:color="auto"/>
                    <w:bottom w:val="none" w:sz="0" w:space="0" w:color="auto"/>
                    <w:right w:val="none" w:sz="0" w:space="0" w:color="auto"/>
                  </w:divBdr>
                  <w:divsChild>
                    <w:div w:id="961307920">
                      <w:marLeft w:val="0"/>
                      <w:marRight w:val="0"/>
                      <w:marTop w:val="0"/>
                      <w:marBottom w:val="0"/>
                      <w:divBdr>
                        <w:top w:val="none" w:sz="0" w:space="0" w:color="auto"/>
                        <w:left w:val="none" w:sz="0" w:space="0" w:color="auto"/>
                        <w:bottom w:val="none" w:sz="0" w:space="0" w:color="auto"/>
                        <w:right w:val="none" w:sz="0" w:space="0" w:color="auto"/>
                      </w:divBdr>
                      <w:divsChild>
                        <w:div w:id="776414028">
                          <w:marLeft w:val="0"/>
                          <w:marRight w:val="0"/>
                          <w:marTop w:val="0"/>
                          <w:marBottom w:val="0"/>
                          <w:divBdr>
                            <w:top w:val="none" w:sz="0" w:space="0" w:color="auto"/>
                            <w:left w:val="none" w:sz="0" w:space="0" w:color="auto"/>
                            <w:bottom w:val="none" w:sz="0" w:space="0" w:color="auto"/>
                            <w:right w:val="none" w:sz="0" w:space="0" w:color="auto"/>
                          </w:divBdr>
                          <w:divsChild>
                            <w:div w:id="1212696672">
                              <w:marLeft w:val="0"/>
                              <w:marRight w:val="0"/>
                              <w:marTop w:val="0"/>
                              <w:marBottom w:val="0"/>
                              <w:divBdr>
                                <w:top w:val="none" w:sz="0" w:space="0" w:color="auto"/>
                                <w:left w:val="none" w:sz="0" w:space="0" w:color="auto"/>
                                <w:bottom w:val="none" w:sz="0" w:space="0" w:color="auto"/>
                                <w:right w:val="none" w:sz="0" w:space="0" w:color="auto"/>
                              </w:divBdr>
                              <w:divsChild>
                                <w:div w:id="1604074265">
                                  <w:marLeft w:val="0"/>
                                  <w:marRight w:val="0"/>
                                  <w:marTop w:val="0"/>
                                  <w:marBottom w:val="0"/>
                                  <w:divBdr>
                                    <w:top w:val="none" w:sz="0" w:space="0" w:color="auto"/>
                                    <w:left w:val="none" w:sz="0" w:space="0" w:color="auto"/>
                                    <w:bottom w:val="none" w:sz="0" w:space="0" w:color="auto"/>
                                    <w:right w:val="none" w:sz="0" w:space="0" w:color="auto"/>
                                  </w:divBdr>
                                  <w:divsChild>
                                    <w:div w:id="2041588004">
                                      <w:marLeft w:val="0"/>
                                      <w:marRight w:val="0"/>
                                      <w:marTop w:val="0"/>
                                      <w:marBottom w:val="0"/>
                                      <w:divBdr>
                                        <w:top w:val="none" w:sz="0" w:space="0" w:color="auto"/>
                                        <w:left w:val="none" w:sz="0" w:space="0" w:color="auto"/>
                                        <w:bottom w:val="none" w:sz="0" w:space="0" w:color="auto"/>
                                        <w:right w:val="none" w:sz="0" w:space="0" w:color="auto"/>
                                      </w:divBdr>
                                      <w:divsChild>
                                        <w:div w:id="1477601020">
                                          <w:marLeft w:val="0"/>
                                          <w:marRight w:val="0"/>
                                          <w:marTop w:val="0"/>
                                          <w:marBottom w:val="0"/>
                                          <w:divBdr>
                                            <w:top w:val="none" w:sz="0" w:space="0" w:color="auto"/>
                                            <w:left w:val="none" w:sz="0" w:space="0" w:color="auto"/>
                                            <w:bottom w:val="none" w:sz="0" w:space="0" w:color="auto"/>
                                            <w:right w:val="none" w:sz="0" w:space="0" w:color="auto"/>
                                          </w:divBdr>
                                          <w:divsChild>
                                            <w:div w:id="639728958">
                                              <w:marLeft w:val="0"/>
                                              <w:marRight w:val="0"/>
                                              <w:marTop w:val="0"/>
                                              <w:marBottom w:val="0"/>
                                              <w:divBdr>
                                                <w:top w:val="none" w:sz="0" w:space="0" w:color="auto"/>
                                                <w:left w:val="none" w:sz="0" w:space="0" w:color="auto"/>
                                                <w:bottom w:val="none" w:sz="0" w:space="0" w:color="auto"/>
                                                <w:right w:val="none" w:sz="0" w:space="0" w:color="auto"/>
                                              </w:divBdr>
                                              <w:divsChild>
                                                <w:div w:id="905871056">
                                                  <w:marLeft w:val="0"/>
                                                  <w:marRight w:val="0"/>
                                                  <w:marTop w:val="0"/>
                                                  <w:marBottom w:val="0"/>
                                                  <w:divBdr>
                                                    <w:top w:val="none" w:sz="0" w:space="0" w:color="auto"/>
                                                    <w:left w:val="none" w:sz="0" w:space="0" w:color="auto"/>
                                                    <w:bottom w:val="none" w:sz="0" w:space="0" w:color="auto"/>
                                                    <w:right w:val="none" w:sz="0" w:space="0" w:color="auto"/>
                                                  </w:divBdr>
                                                  <w:divsChild>
                                                    <w:div w:id="705830445">
                                                      <w:marLeft w:val="0"/>
                                                      <w:marRight w:val="0"/>
                                                      <w:marTop w:val="0"/>
                                                      <w:marBottom w:val="0"/>
                                                      <w:divBdr>
                                                        <w:top w:val="none" w:sz="0" w:space="0" w:color="auto"/>
                                                        <w:left w:val="none" w:sz="0" w:space="0" w:color="auto"/>
                                                        <w:bottom w:val="none" w:sz="0" w:space="0" w:color="auto"/>
                                                        <w:right w:val="none" w:sz="0" w:space="0" w:color="auto"/>
                                                      </w:divBdr>
                                                      <w:divsChild>
                                                        <w:div w:id="115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6338659">
      <w:bodyDiv w:val="1"/>
      <w:marLeft w:val="0"/>
      <w:marRight w:val="0"/>
      <w:marTop w:val="0"/>
      <w:marBottom w:val="0"/>
      <w:divBdr>
        <w:top w:val="none" w:sz="0" w:space="0" w:color="auto"/>
        <w:left w:val="none" w:sz="0" w:space="0" w:color="auto"/>
        <w:bottom w:val="none" w:sz="0" w:space="0" w:color="auto"/>
        <w:right w:val="none" w:sz="0" w:space="0" w:color="auto"/>
      </w:divBdr>
      <w:divsChild>
        <w:div w:id="1255476291">
          <w:marLeft w:val="0"/>
          <w:marRight w:val="0"/>
          <w:marTop w:val="0"/>
          <w:marBottom w:val="0"/>
          <w:divBdr>
            <w:top w:val="none" w:sz="0" w:space="0" w:color="auto"/>
            <w:left w:val="none" w:sz="0" w:space="0" w:color="auto"/>
            <w:bottom w:val="none" w:sz="0" w:space="0" w:color="auto"/>
            <w:right w:val="none" w:sz="0" w:space="0" w:color="auto"/>
          </w:divBdr>
          <w:divsChild>
            <w:div w:id="1630479635">
              <w:marLeft w:val="0"/>
              <w:marRight w:val="0"/>
              <w:marTop w:val="0"/>
              <w:marBottom w:val="0"/>
              <w:divBdr>
                <w:top w:val="none" w:sz="0" w:space="0" w:color="auto"/>
                <w:left w:val="none" w:sz="0" w:space="0" w:color="auto"/>
                <w:bottom w:val="none" w:sz="0" w:space="0" w:color="auto"/>
                <w:right w:val="none" w:sz="0" w:space="0" w:color="auto"/>
              </w:divBdr>
              <w:divsChild>
                <w:div w:id="21431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34197">
      <w:bodyDiv w:val="1"/>
      <w:marLeft w:val="0"/>
      <w:marRight w:val="0"/>
      <w:marTop w:val="0"/>
      <w:marBottom w:val="0"/>
      <w:divBdr>
        <w:top w:val="none" w:sz="0" w:space="0" w:color="auto"/>
        <w:left w:val="none" w:sz="0" w:space="0" w:color="auto"/>
        <w:bottom w:val="none" w:sz="0" w:space="0" w:color="auto"/>
        <w:right w:val="none" w:sz="0" w:space="0" w:color="auto"/>
      </w:divBdr>
      <w:divsChild>
        <w:div w:id="406803520">
          <w:marLeft w:val="0"/>
          <w:marRight w:val="0"/>
          <w:marTop w:val="0"/>
          <w:marBottom w:val="0"/>
          <w:divBdr>
            <w:top w:val="none" w:sz="0" w:space="0" w:color="auto"/>
            <w:left w:val="none" w:sz="0" w:space="0" w:color="auto"/>
            <w:bottom w:val="none" w:sz="0" w:space="0" w:color="auto"/>
            <w:right w:val="none" w:sz="0" w:space="0" w:color="auto"/>
          </w:divBdr>
          <w:divsChild>
            <w:div w:id="1962566300">
              <w:marLeft w:val="0"/>
              <w:marRight w:val="0"/>
              <w:marTop w:val="0"/>
              <w:marBottom w:val="0"/>
              <w:divBdr>
                <w:top w:val="none" w:sz="0" w:space="0" w:color="auto"/>
                <w:left w:val="none" w:sz="0" w:space="0" w:color="auto"/>
                <w:bottom w:val="none" w:sz="0" w:space="0" w:color="auto"/>
                <w:right w:val="none" w:sz="0" w:space="0" w:color="auto"/>
              </w:divBdr>
              <w:divsChild>
                <w:div w:id="1610820841">
                  <w:marLeft w:val="0"/>
                  <w:marRight w:val="0"/>
                  <w:marTop w:val="0"/>
                  <w:marBottom w:val="0"/>
                  <w:divBdr>
                    <w:top w:val="none" w:sz="0" w:space="0" w:color="auto"/>
                    <w:left w:val="none" w:sz="0" w:space="0" w:color="auto"/>
                    <w:bottom w:val="none" w:sz="0" w:space="0" w:color="auto"/>
                    <w:right w:val="none" w:sz="0" w:space="0" w:color="auto"/>
                  </w:divBdr>
                  <w:divsChild>
                    <w:div w:id="248541069">
                      <w:marLeft w:val="0"/>
                      <w:marRight w:val="0"/>
                      <w:marTop w:val="0"/>
                      <w:marBottom w:val="0"/>
                      <w:divBdr>
                        <w:top w:val="none" w:sz="0" w:space="0" w:color="auto"/>
                        <w:left w:val="none" w:sz="0" w:space="0" w:color="auto"/>
                        <w:bottom w:val="none" w:sz="0" w:space="0" w:color="auto"/>
                        <w:right w:val="none" w:sz="0" w:space="0" w:color="auto"/>
                      </w:divBdr>
                    </w:div>
                    <w:div w:id="632637373">
                      <w:marLeft w:val="0"/>
                      <w:marRight w:val="0"/>
                      <w:marTop w:val="0"/>
                      <w:marBottom w:val="0"/>
                      <w:divBdr>
                        <w:top w:val="none" w:sz="0" w:space="0" w:color="auto"/>
                        <w:left w:val="none" w:sz="0" w:space="0" w:color="auto"/>
                        <w:bottom w:val="none" w:sz="0" w:space="0" w:color="auto"/>
                        <w:right w:val="none" w:sz="0" w:space="0" w:color="auto"/>
                      </w:divBdr>
                    </w:div>
                    <w:div w:id="1170216350">
                      <w:marLeft w:val="0"/>
                      <w:marRight w:val="0"/>
                      <w:marTop w:val="0"/>
                      <w:marBottom w:val="0"/>
                      <w:divBdr>
                        <w:top w:val="none" w:sz="0" w:space="0" w:color="auto"/>
                        <w:left w:val="none" w:sz="0" w:space="0" w:color="auto"/>
                        <w:bottom w:val="none" w:sz="0" w:space="0" w:color="auto"/>
                        <w:right w:val="none" w:sz="0" w:space="0" w:color="auto"/>
                      </w:divBdr>
                    </w:div>
                    <w:div w:id="17442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69286">
      <w:bodyDiv w:val="1"/>
      <w:marLeft w:val="0"/>
      <w:marRight w:val="0"/>
      <w:marTop w:val="0"/>
      <w:marBottom w:val="0"/>
      <w:divBdr>
        <w:top w:val="none" w:sz="0" w:space="0" w:color="auto"/>
        <w:left w:val="none" w:sz="0" w:space="0" w:color="auto"/>
        <w:bottom w:val="none" w:sz="0" w:space="0" w:color="auto"/>
        <w:right w:val="none" w:sz="0" w:space="0" w:color="auto"/>
      </w:divBdr>
      <w:divsChild>
        <w:div w:id="55975125">
          <w:marLeft w:val="0"/>
          <w:marRight w:val="0"/>
          <w:marTop w:val="0"/>
          <w:marBottom w:val="0"/>
          <w:divBdr>
            <w:top w:val="none" w:sz="0" w:space="0" w:color="auto"/>
            <w:left w:val="none" w:sz="0" w:space="0" w:color="auto"/>
            <w:bottom w:val="none" w:sz="0" w:space="0" w:color="auto"/>
            <w:right w:val="none" w:sz="0" w:space="0" w:color="auto"/>
          </w:divBdr>
          <w:divsChild>
            <w:div w:id="1790395106">
              <w:marLeft w:val="0"/>
              <w:marRight w:val="0"/>
              <w:marTop w:val="0"/>
              <w:marBottom w:val="0"/>
              <w:divBdr>
                <w:top w:val="none" w:sz="0" w:space="0" w:color="auto"/>
                <w:left w:val="none" w:sz="0" w:space="0" w:color="auto"/>
                <w:bottom w:val="none" w:sz="0" w:space="0" w:color="auto"/>
                <w:right w:val="none" w:sz="0" w:space="0" w:color="auto"/>
              </w:divBdr>
              <w:divsChild>
                <w:div w:id="21009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3973">
      <w:bodyDiv w:val="1"/>
      <w:marLeft w:val="0"/>
      <w:marRight w:val="0"/>
      <w:marTop w:val="0"/>
      <w:marBottom w:val="0"/>
      <w:divBdr>
        <w:top w:val="none" w:sz="0" w:space="0" w:color="auto"/>
        <w:left w:val="none" w:sz="0" w:space="0" w:color="auto"/>
        <w:bottom w:val="none" w:sz="0" w:space="0" w:color="auto"/>
        <w:right w:val="none" w:sz="0" w:space="0" w:color="auto"/>
      </w:divBdr>
      <w:divsChild>
        <w:div w:id="1238203001">
          <w:marLeft w:val="0"/>
          <w:marRight w:val="0"/>
          <w:marTop w:val="0"/>
          <w:marBottom w:val="0"/>
          <w:divBdr>
            <w:top w:val="none" w:sz="0" w:space="0" w:color="auto"/>
            <w:left w:val="none" w:sz="0" w:space="0" w:color="auto"/>
            <w:bottom w:val="none" w:sz="0" w:space="0" w:color="auto"/>
            <w:right w:val="none" w:sz="0" w:space="0" w:color="auto"/>
          </w:divBdr>
          <w:divsChild>
            <w:div w:id="1172142140">
              <w:marLeft w:val="0"/>
              <w:marRight w:val="0"/>
              <w:marTop w:val="0"/>
              <w:marBottom w:val="0"/>
              <w:divBdr>
                <w:top w:val="none" w:sz="0" w:space="0" w:color="auto"/>
                <w:left w:val="none" w:sz="0" w:space="0" w:color="auto"/>
                <w:bottom w:val="none" w:sz="0" w:space="0" w:color="auto"/>
                <w:right w:val="none" w:sz="0" w:space="0" w:color="auto"/>
              </w:divBdr>
              <w:divsChild>
                <w:div w:id="3646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9120">
      <w:bodyDiv w:val="1"/>
      <w:marLeft w:val="0"/>
      <w:marRight w:val="0"/>
      <w:marTop w:val="0"/>
      <w:marBottom w:val="0"/>
      <w:divBdr>
        <w:top w:val="none" w:sz="0" w:space="0" w:color="auto"/>
        <w:left w:val="none" w:sz="0" w:space="0" w:color="auto"/>
        <w:bottom w:val="none" w:sz="0" w:space="0" w:color="auto"/>
        <w:right w:val="none" w:sz="0" w:space="0" w:color="auto"/>
      </w:divBdr>
      <w:divsChild>
        <w:div w:id="347021353">
          <w:marLeft w:val="0"/>
          <w:marRight w:val="0"/>
          <w:marTop w:val="0"/>
          <w:marBottom w:val="0"/>
          <w:divBdr>
            <w:top w:val="none" w:sz="0" w:space="0" w:color="auto"/>
            <w:left w:val="none" w:sz="0" w:space="0" w:color="auto"/>
            <w:bottom w:val="none" w:sz="0" w:space="0" w:color="auto"/>
            <w:right w:val="none" w:sz="0" w:space="0" w:color="auto"/>
          </w:divBdr>
          <w:divsChild>
            <w:div w:id="1809391532">
              <w:marLeft w:val="0"/>
              <w:marRight w:val="0"/>
              <w:marTop w:val="0"/>
              <w:marBottom w:val="0"/>
              <w:divBdr>
                <w:top w:val="none" w:sz="0" w:space="0" w:color="auto"/>
                <w:left w:val="none" w:sz="0" w:space="0" w:color="auto"/>
                <w:bottom w:val="none" w:sz="0" w:space="0" w:color="auto"/>
                <w:right w:val="none" w:sz="0" w:space="0" w:color="auto"/>
              </w:divBdr>
              <w:divsChild>
                <w:div w:id="2069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3648">
      <w:bodyDiv w:val="1"/>
      <w:marLeft w:val="0"/>
      <w:marRight w:val="0"/>
      <w:marTop w:val="0"/>
      <w:marBottom w:val="0"/>
      <w:divBdr>
        <w:top w:val="none" w:sz="0" w:space="0" w:color="auto"/>
        <w:left w:val="none" w:sz="0" w:space="0" w:color="auto"/>
        <w:bottom w:val="none" w:sz="0" w:space="0" w:color="auto"/>
        <w:right w:val="none" w:sz="0" w:space="0" w:color="auto"/>
      </w:divBdr>
      <w:divsChild>
        <w:div w:id="1088698651">
          <w:marLeft w:val="0"/>
          <w:marRight w:val="0"/>
          <w:marTop w:val="0"/>
          <w:marBottom w:val="0"/>
          <w:divBdr>
            <w:top w:val="none" w:sz="0" w:space="0" w:color="auto"/>
            <w:left w:val="none" w:sz="0" w:space="0" w:color="auto"/>
            <w:bottom w:val="none" w:sz="0" w:space="0" w:color="auto"/>
            <w:right w:val="none" w:sz="0" w:space="0" w:color="auto"/>
          </w:divBdr>
          <w:divsChild>
            <w:div w:id="699742053">
              <w:marLeft w:val="0"/>
              <w:marRight w:val="0"/>
              <w:marTop w:val="0"/>
              <w:marBottom w:val="0"/>
              <w:divBdr>
                <w:top w:val="none" w:sz="0" w:space="0" w:color="auto"/>
                <w:left w:val="none" w:sz="0" w:space="0" w:color="auto"/>
                <w:bottom w:val="none" w:sz="0" w:space="0" w:color="auto"/>
                <w:right w:val="none" w:sz="0" w:space="0" w:color="auto"/>
              </w:divBdr>
              <w:divsChild>
                <w:div w:id="465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7639">
      <w:bodyDiv w:val="1"/>
      <w:marLeft w:val="0"/>
      <w:marRight w:val="0"/>
      <w:marTop w:val="0"/>
      <w:marBottom w:val="0"/>
      <w:divBdr>
        <w:top w:val="none" w:sz="0" w:space="0" w:color="auto"/>
        <w:left w:val="none" w:sz="0" w:space="0" w:color="auto"/>
        <w:bottom w:val="none" w:sz="0" w:space="0" w:color="auto"/>
        <w:right w:val="none" w:sz="0" w:space="0" w:color="auto"/>
      </w:divBdr>
      <w:divsChild>
        <w:div w:id="1842115952">
          <w:marLeft w:val="0"/>
          <w:marRight w:val="0"/>
          <w:marTop w:val="0"/>
          <w:marBottom w:val="0"/>
          <w:divBdr>
            <w:top w:val="none" w:sz="0" w:space="0" w:color="auto"/>
            <w:left w:val="none" w:sz="0" w:space="0" w:color="auto"/>
            <w:bottom w:val="none" w:sz="0" w:space="0" w:color="auto"/>
            <w:right w:val="none" w:sz="0" w:space="0" w:color="auto"/>
          </w:divBdr>
          <w:divsChild>
            <w:div w:id="1942640122">
              <w:marLeft w:val="0"/>
              <w:marRight w:val="0"/>
              <w:marTop w:val="0"/>
              <w:marBottom w:val="0"/>
              <w:divBdr>
                <w:top w:val="none" w:sz="0" w:space="0" w:color="auto"/>
                <w:left w:val="none" w:sz="0" w:space="0" w:color="auto"/>
                <w:bottom w:val="none" w:sz="0" w:space="0" w:color="auto"/>
                <w:right w:val="none" w:sz="0" w:space="0" w:color="auto"/>
              </w:divBdr>
              <w:divsChild>
                <w:div w:id="17479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0200">
      <w:bodyDiv w:val="1"/>
      <w:marLeft w:val="0"/>
      <w:marRight w:val="0"/>
      <w:marTop w:val="0"/>
      <w:marBottom w:val="0"/>
      <w:divBdr>
        <w:top w:val="none" w:sz="0" w:space="0" w:color="auto"/>
        <w:left w:val="none" w:sz="0" w:space="0" w:color="auto"/>
        <w:bottom w:val="none" w:sz="0" w:space="0" w:color="auto"/>
        <w:right w:val="none" w:sz="0" w:space="0" w:color="auto"/>
      </w:divBdr>
    </w:div>
    <w:div w:id="686176425">
      <w:bodyDiv w:val="1"/>
      <w:marLeft w:val="0"/>
      <w:marRight w:val="0"/>
      <w:marTop w:val="0"/>
      <w:marBottom w:val="0"/>
      <w:divBdr>
        <w:top w:val="none" w:sz="0" w:space="0" w:color="auto"/>
        <w:left w:val="none" w:sz="0" w:space="0" w:color="auto"/>
        <w:bottom w:val="none" w:sz="0" w:space="0" w:color="auto"/>
        <w:right w:val="none" w:sz="0" w:space="0" w:color="auto"/>
      </w:divBdr>
      <w:divsChild>
        <w:div w:id="1843206161">
          <w:marLeft w:val="0"/>
          <w:marRight w:val="0"/>
          <w:marTop w:val="0"/>
          <w:marBottom w:val="0"/>
          <w:divBdr>
            <w:top w:val="none" w:sz="0" w:space="0" w:color="auto"/>
            <w:left w:val="none" w:sz="0" w:space="0" w:color="auto"/>
            <w:bottom w:val="none" w:sz="0" w:space="0" w:color="auto"/>
            <w:right w:val="none" w:sz="0" w:space="0" w:color="auto"/>
          </w:divBdr>
          <w:divsChild>
            <w:div w:id="908418478">
              <w:marLeft w:val="0"/>
              <w:marRight w:val="0"/>
              <w:marTop w:val="0"/>
              <w:marBottom w:val="0"/>
              <w:divBdr>
                <w:top w:val="none" w:sz="0" w:space="0" w:color="auto"/>
                <w:left w:val="none" w:sz="0" w:space="0" w:color="auto"/>
                <w:bottom w:val="none" w:sz="0" w:space="0" w:color="auto"/>
                <w:right w:val="none" w:sz="0" w:space="0" w:color="auto"/>
              </w:divBdr>
              <w:divsChild>
                <w:div w:id="15113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25167">
      <w:bodyDiv w:val="1"/>
      <w:marLeft w:val="0"/>
      <w:marRight w:val="0"/>
      <w:marTop w:val="0"/>
      <w:marBottom w:val="0"/>
      <w:divBdr>
        <w:top w:val="none" w:sz="0" w:space="0" w:color="auto"/>
        <w:left w:val="none" w:sz="0" w:space="0" w:color="auto"/>
        <w:bottom w:val="none" w:sz="0" w:space="0" w:color="auto"/>
        <w:right w:val="none" w:sz="0" w:space="0" w:color="auto"/>
      </w:divBdr>
      <w:divsChild>
        <w:div w:id="1076126353">
          <w:marLeft w:val="0"/>
          <w:marRight w:val="0"/>
          <w:marTop w:val="0"/>
          <w:marBottom w:val="0"/>
          <w:divBdr>
            <w:top w:val="none" w:sz="0" w:space="0" w:color="auto"/>
            <w:left w:val="none" w:sz="0" w:space="0" w:color="auto"/>
            <w:bottom w:val="none" w:sz="0" w:space="0" w:color="auto"/>
            <w:right w:val="none" w:sz="0" w:space="0" w:color="auto"/>
          </w:divBdr>
          <w:divsChild>
            <w:div w:id="1067920719">
              <w:marLeft w:val="0"/>
              <w:marRight w:val="0"/>
              <w:marTop w:val="0"/>
              <w:marBottom w:val="0"/>
              <w:divBdr>
                <w:top w:val="none" w:sz="0" w:space="0" w:color="auto"/>
                <w:left w:val="none" w:sz="0" w:space="0" w:color="auto"/>
                <w:bottom w:val="none" w:sz="0" w:space="0" w:color="auto"/>
                <w:right w:val="none" w:sz="0" w:space="0" w:color="auto"/>
              </w:divBdr>
              <w:divsChild>
                <w:div w:id="1826122194">
                  <w:marLeft w:val="0"/>
                  <w:marRight w:val="0"/>
                  <w:marTop w:val="0"/>
                  <w:marBottom w:val="0"/>
                  <w:divBdr>
                    <w:top w:val="none" w:sz="0" w:space="0" w:color="auto"/>
                    <w:left w:val="none" w:sz="0" w:space="0" w:color="auto"/>
                    <w:bottom w:val="none" w:sz="0" w:space="0" w:color="auto"/>
                    <w:right w:val="none" w:sz="0" w:space="0" w:color="auto"/>
                  </w:divBdr>
                  <w:divsChild>
                    <w:div w:id="21209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92413">
      <w:bodyDiv w:val="1"/>
      <w:marLeft w:val="0"/>
      <w:marRight w:val="0"/>
      <w:marTop w:val="0"/>
      <w:marBottom w:val="0"/>
      <w:divBdr>
        <w:top w:val="none" w:sz="0" w:space="0" w:color="auto"/>
        <w:left w:val="none" w:sz="0" w:space="0" w:color="auto"/>
        <w:bottom w:val="none" w:sz="0" w:space="0" w:color="auto"/>
        <w:right w:val="none" w:sz="0" w:space="0" w:color="auto"/>
      </w:divBdr>
      <w:divsChild>
        <w:div w:id="753866201">
          <w:marLeft w:val="0"/>
          <w:marRight w:val="0"/>
          <w:marTop w:val="0"/>
          <w:marBottom w:val="0"/>
          <w:divBdr>
            <w:top w:val="none" w:sz="0" w:space="0" w:color="auto"/>
            <w:left w:val="none" w:sz="0" w:space="0" w:color="auto"/>
            <w:bottom w:val="none" w:sz="0" w:space="0" w:color="auto"/>
            <w:right w:val="none" w:sz="0" w:space="0" w:color="auto"/>
          </w:divBdr>
          <w:divsChild>
            <w:div w:id="1460882532">
              <w:marLeft w:val="0"/>
              <w:marRight w:val="0"/>
              <w:marTop w:val="0"/>
              <w:marBottom w:val="0"/>
              <w:divBdr>
                <w:top w:val="none" w:sz="0" w:space="0" w:color="auto"/>
                <w:left w:val="none" w:sz="0" w:space="0" w:color="auto"/>
                <w:bottom w:val="none" w:sz="0" w:space="0" w:color="auto"/>
                <w:right w:val="none" w:sz="0" w:space="0" w:color="auto"/>
              </w:divBdr>
              <w:divsChild>
                <w:div w:id="12739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7221">
      <w:bodyDiv w:val="1"/>
      <w:marLeft w:val="0"/>
      <w:marRight w:val="0"/>
      <w:marTop w:val="0"/>
      <w:marBottom w:val="0"/>
      <w:divBdr>
        <w:top w:val="none" w:sz="0" w:space="0" w:color="auto"/>
        <w:left w:val="none" w:sz="0" w:space="0" w:color="auto"/>
        <w:bottom w:val="none" w:sz="0" w:space="0" w:color="auto"/>
        <w:right w:val="none" w:sz="0" w:space="0" w:color="auto"/>
      </w:divBdr>
      <w:divsChild>
        <w:div w:id="1183514847">
          <w:marLeft w:val="0"/>
          <w:marRight w:val="0"/>
          <w:marTop w:val="0"/>
          <w:marBottom w:val="0"/>
          <w:divBdr>
            <w:top w:val="none" w:sz="0" w:space="0" w:color="auto"/>
            <w:left w:val="none" w:sz="0" w:space="0" w:color="auto"/>
            <w:bottom w:val="none" w:sz="0" w:space="0" w:color="auto"/>
            <w:right w:val="none" w:sz="0" w:space="0" w:color="auto"/>
          </w:divBdr>
          <w:divsChild>
            <w:div w:id="1970623385">
              <w:marLeft w:val="0"/>
              <w:marRight w:val="0"/>
              <w:marTop w:val="0"/>
              <w:marBottom w:val="0"/>
              <w:divBdr>
                <w:top w:val="none" w:sz="0" w:space="0" w:color="auto"/>
                <w:left w:val="none" w:sz="0" w:space="0" w:color="auto"/>
                <w:bottom w:val="none" w:sz="0" w:space="0" w:color="auto"/>
                <w:right w:val="none" w:sz="0" w:space="0" w:color="auto"/>
              </w:divBdr>
              <w:divsChild>
                <w:div w:id="12222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84350">
      <w:bodyDiv w:val="1"/>
      <w:marLeft w:val="0"/>
      <w:marRight w:val="0"/>
      <w:marTop w:val="0"/>
      <w:marBottom w:val="0"/>
      <w:divBdr>
        <w:top w:val="none" w:sz="0" w:space="0" w:color="auto"/>
        <w:left w:val="none" w:sz="0" w:space="0" w:color="auto"/>
        <w:bottom w:val="none" w:sz="0" w:space="0" w:color="auto"/>
        <w:right w:val="none" w:sz="0" w:space="0" w:color="auto"/>
      </w:divBdr>
      <w:divsChild>
        <w:div w:id="1861509446">
          <w:marLeft w:val="0"/>
          <w:marRight w:val="0"/>
          <w:marTop w:val="0"/>
          <w:marBottom w:val="0"/>
          <w:divBdr>
            <w:top w:val="none" w:sz="0" w:space="0" w:color="auto"/>
            <w:left w:val="none" w:sz="0" w:space="0" w:color="auto"/>
            <w:bottom w:val="none" w:sz="0" w:space="0" w:color="auto"/>
            <w:right w:val="none" w:sz="0" w:space="0" w:color="auto"/>
          </w:divBdr>
          <w:divsChild>
            <w:div w:id="1014115988">
              <w:marLeft w:val="0"/>
              <w:marRight w:val="0"/>
              <w:marTop w:val="0"/>
              <w:marBottom w:val="0"/>
              <w:divBdr>
                <w:top w:val="none" w:sz="0" w:space="0" w:color="auto"/>
                <w:left w:val="none" w:sz="0" w:space="0" w:color="auto"/>
                <w:bottom w:val="none" w:sz="0" w:space="0" w:color="auto"/>
                <w:right w:val="none" w:sz="0" w:space="0" w:color="auto"/>
              </w:divBdr>
              <w:divsChild>
                <w:div w:id="1795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6317">
      <w:bodyDiv w:val="1"/>
      <w:marLeft w:val="0"/>
      <w:marRight w:val="0"/>
      <w:marTop w:val="0"/>
      <w:marBottom w:val="0"/>
      <w:divBdr>
        <w:top w:val="none" w:sz="0" w:space="0" w:color="auto"/>
        <w:left w:val="none" w:sz="0" w:space="0" w:color="auto"/>
        <w:bottom w:val="none" w:sz="0" w:space="0" w:color="auto"/>
        <w:right w:val="none" w:sz="0" w:space="0" w:color="auto"/>
      </w:divBdr>
      <w:divsChild>
        <w:div w:id="706182601">
          <w:marLeft w:val="120"/>
          <w:marRight w:val="120"/>
          <w:marTop w:val="120"/>
          <w:marBottom w:val="120"/>
          <w:divBdr>
            <w:top w:val="none" w:sz="0" w:space="0" w:color="auto"/>
            <w:left w:val="none" w:sz="0" w:space="0" w:color="auto"/>
            <w:bottom w:val="none" w:sz="0" w:space="0" w:color="auto"/>
            <w:right w:val="none" w:sz="0" w:space="0" w:color="auto"/>
          </w:divBdr>
          <w:divsChild>
            <w:div w:id="4746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8475">
      <w:bodyDiv w:val="1"/>
      <w:marLeft w:val="0"/>
      <w:marRight w:val="0"/>
      <w:marTop w:val="0"/>
      <w:marBottom w:val="0"/>
      <w:divBdr>
        <w:top w:val="none" w:sz="0" w:space="0" w:color="auto"/>
        <w:left w:val="none" w:sz="0" w:space="0" w:color="auto"/>
        <w:bottom w:val="none" w:sz="0" w:space="0" w:color="auto"/>
        <w:right w:val="none" w:sz="0" w:space="0" w:color="auto"/>
      </w:divBdr>
      <w:divsChild>
        <w:div w:id="1812096518">
          <w:marLeft w:val="0"/>
          <w:marRight w:val="0"/>
          <w:marTop w:val="0"/>
          <w:marBottom w:val="0"/>
          <w:divBdr>
            <w:top w:val="none" w:sz="0" w:space="0" w:color="auto"/>
            <w:left w:val="none" w:sz="0" w:space="0" w:color="auto"/>
            <w:bottom w:val="none" w:sz="0" w:space="0" w:color="auto"/>
            <w:right w:val="none" w:sz="0" w:space="0" w:color="auto"/>
          </w:divBdr>
          <w:divsChild>
            <w:div w:id="410933787">
              <w:marLeft w:val="0"/>
              <w:marRight w:val="0"/>
              <w:marTop w:val="0"/>
              <w:marBottom w:val="0"/>
              <w:divBdr>
                <w:top w:val="none" w:sz="0" w:space="0" w:color="auto"/>
                <w:left w:val="none" w:sz="0" w:space="0" w:color="auto"/>
                <w:bottom w:val="none" w:sz="0" w:space="0" w:color="auto"/>
                <w:right w:val="none" w:sz="0" w:space="0" w:color="auto"/>
              </w:divBdr>
              <w:divsChild>
                <w:div w:id="2498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8690">
      <w:bodyDiv w:val="1"/>
      <w:marLeft w:val="0"/>
      <w:marRight w:val="0"/>
      <w:marTop w:val="0"/>
      <w:marBottom w:val="0"/>
      <w:divBdr>
        <w:top w:val="none" w:sz="0" w:space="0" w:color="auto"/>
        <w:left w:val="none" w:sz="0" w:space="0" w:color="auto"/>
        <w:bottom w:val="none" w:sz="0" w:space="0" w:color="auto"/>
        <w:right w:val="none" w:sz="0" w:space="0" w:color="auto"/>
      </w:divBdr>
      <w:divsChild>
        <w:div w:id="341204746">
          <w:marLeft w:val="0"/>
          <w:marRight w:val="0"/>
          <w:marTop w:val="0"/>
          <w:marBottom w:val="0"/>
          <w:divBdr>
            <w:top w:val="none" w:sz="0" w:space="0" w:color="auto"/>
            <w:left w:val="none" w:sz="0" w:space="0" w:color="auto"/>
            <w:bottom w:val="none" w:sz="0" w:space="0" w:color="auto"/>
            <w:right w:val="none" w:sz="0" w:space="0" w:color="auto"/>
          </w:divBdr>
          <w:divsChild>
            <w:div w:id="1697345431">
              <w:marLeft w:val="0"/>
              <w:marRight w:val="0"/>
              <w:marTop w:val="0"/>
              <w:marBottom w:val="0"/>
              <w:divBdr>
                <w:top w:val="none" w:sz="0" w:space="0" w:color="auto"/>
                <w:left w:val="none" w:sz="0" w:space="0" w:color="auto"/>
                <w:bottom w:val="none" w:sz="0" w:space="0" w:color="auto"/>
                <w:right w:val="none" w:sz="0" w:space="0" w:color="auto"/>
              </w:divBdr>
              <w:divsChild>
                <w:div w:id="13122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955915">
      <w:bodyDiv w:val="1"/>
      <w:marLeft w:val="0"/>
      <w:marRight w:val="0"/>
      <w:marTop w:val="0"/>
      <w:marBottom w:val="0"/>
      <w:divBdr>
        <w:top w:val="none" w:sz="0" w:space="0" w:color="auto"/>
        <w:left w:val="none" w:sz="0" w:space="0" w:color="auto"/>
        <w:bottom w:val="none" w:sz="0" w:space="0" w:color="auto"/>
        <w:right w:val="none" w:sz="0" w:space="0" w:color="auto"/>
      </w:divBdr>
      <w:divsChild>
        <w:div w:id="1184633053">
          <w:marLeft w:val="0"/>
          <w:marRight w:val="0"/>
          <w:marTop w:val="0"/>
          <w:marBottom w:val="0"/>
          <w:divBdr>
            <w:top w:val="none" w:sz="0" w:space="0" w:color="auto"/>
            <w:left w:val="none" w:sz="0" w:space="0" w:color="auto"/>
            <w:bottom w:val="none" w:sz="0" w:space="0" w:color="auto"/>
            <w:right w:val="none" w:sz="0" w:space="0" w:color="auto"/>
          </w:divBdr>
          <w:divsChild>
            <w:div w:id="737436931">
              <w:marLeft w:val="0"/>
              <w:marRight w:val="0"/>
              <w:marTop w:val="0"/>
              <w:marBottom w:val="0"/>
              <w:divBdr>
                <w:top w:val="none" w:sz="0" w:space="0" w:color="auto"/>
                <w:left w:val="none" w:sz="0" w:space="0" w:color="auto"/>
                <w:bottom w:val="none" w:sz="0" w:space="0" w:color="auto"/>
                <w:right w:val="none" w:sz="0" w:space="0" w:color="auto"/>
              </w:divBdr>
              <w:divsChild>
                <w:div w:id="15783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85201">
      <w:bodyDiv w:val="1"/>
      <w:marLeft w:val="0"/>
      <w:marRight w:val="0"/>
      <w:marTop w:val="0"/>
      <w:marBottom w:val="0"/>
      <w:divBdr>
        <w:top w:val="none" w:sz="0" w:space="0" w:color="auto"/>
        <w:left w:val="none" w:sz="0" w:space="0" w:color="auto"/>
        <w:bottom w:val="none" w:sz="0" w:space="0" w:color="auto"/>
        <w:right w:val="none" w:sz="0" w:space="0" w:color="auto"/>
      </w:divBdr>
      <w:divsChild>
        <w:div w:id="1666782994">
          <w:marLeft w:val="0"/>
          <w:marRight w:val="0"/>
          <w:marTop w:val="0"/>
          <w:marBottom w:val="0"/>
          <w:divBdr>
            <w:top w:val="none" w:sz="0" w:space="0" w:color="auto"/>
            <w:left w:val="none" w:sz="0" w:space="0" w:color="auto"/>
            <w:bottom w:val="none" w:sz="0" w:space="0" w:color="auto"/>
            <w:right w:val="none" w:sz="0" w:space="0" w:color="auto"/>
          </w:divBdr>
          <w:divsChild>
            <w:div w:id="929781068">
              <w:marLeft w:val="0"/>
              <w:marRight w:val="0"/>
              <w:marTop w:val="0"/>
              <w:marBottom w:val="0"/>
              <w:divBdr>
                <w:top w:val="none" w:sz="0" w:space="0" w:color="auto"/>
                <w:left w:val="none" w:sz="0" w:space="0" w:color="auto"/>
                <w:bottom w:val="none" w:sz="0" w:space="0" w:color="auto"/>
                <w:right w:val="none" w:sz="0" w:space="0" w:color="auto"/>
              </w:divBdr>
              <w:divsChild>
                <w:div w:id="712463524">
                  <w:marLeft w:val="0"/>
                  <w:marRight w:val="0"/>
                  <w:marTop w:val="0"/>
                  <w:marBottom w:val="0"/>
                  <w:divBdr>
                    <w:top w:val="none" w:sz="0" w:space="0" w:color="auto"/>
                    <w:left w:val="none" w:sz="0" w:space="0" w:color="auto"/>
                    <w:bottom w:val="none" w:sz="0" w:space="0" w:color="auto"/>
                    <w:right w:val="none" w:sz="0" w:space="0" w:color="auto"/>
                  </w:divBdr>
                  <w:divsChild>
                    <w:div w:id="181359486">
                      <w:marLeft w:val="0"/>
                      <w:marRight w:val="0"/>
                      <w:marTop w:val="0"/>
                      <w:marBottom w:val="0"/>
                      <w:divBdr>
                        <w:top w:val="none" w:sz="0" w:space="0" w:color="auto"/>
                        <w:left w:val="none" w:sz="0" w:space="0" w:color="auto"/>
                        <w:bottom w:val="none" w:sz="0" w:space="0" w:color="auto"/>
                        <w:right w:val="none" w:sz="0" w:space="0" w:color="auto"/>
                      </w:divBdr>
                    </w:div>
                    <w:div w:id="9319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064715">
      <w:bodyDiv w:val="1"/>
      <w:marLeft w:val="0"/>
      <w:marRight w:val="0"/>
      <w:marTop w:val="0"/>
      <w:marBottom w:val="0"/>
      <w:divBdr>
        <w:top w:val="none" w:sz="0" w:space="0" w:color="auto"/>
        <w:left w:val="none" w:sz="0" w:space="0" w:color="auto"/>
        <w:bottom w:val="none" w:sz="0" w:space="0" w:color="auto"/>
        <w:right w:val="none" w:sz="0" w:space="0" w:color="auto"/>
      </w:divBdr>
      <w:divsChild>
        <w:div w:id="790636651">
          <w:marLeft w:val="0"/>
          <w:marRight w:val="0"/>
          <w:marTop w:val="0"/>
          <w:marBottom w:val="0"/>
          <w:divBdr>
            <w:top w:val="none" w:sz="0" w:space="0" w:color="auto"/>
            <w:left w:val="none" w:sz="0" w:space="0" w:color="auto"/>
            <w:bottom w:val="none" w:sz="0" w:space="0" w:color="auto"/>
            <w:right w:val="none" w:sz="0" w:space="0" w:color="auto"/>
          </w:divBdr>
          <w:divsChild>
            <w:div w:id="1236621479">
              <w:marLeft w:val="0"/>
              <w:marRight w:val="0"/>
              <w:marTop w:val="0"/>
              <w:marBottom w:val="0"/>
              <w:divBdr>
                <w:top w:val="none" w:sz="0" w:space="0" w:color="auto"/>
                <w:left w:val="none" w:sz="0" w:space="0" w:color="auto"/>
                <w:bottom w:val="none" w:sz="0" w:space="0" w:color="auto"/>
                <w:right w:val="none" w:sz="0" w:space="0" w:color="auto"/>
              </w:divBdr>
              <w:divsChild>
                <w:div w:id="73818044">
                  <w:marLeft w:val="0"/>
                  <w:marRight w:val="0"/>
                  <w:marTop w:val="0"/>
                  <w:marBottom w:val="0"/>
                  <w:divBdr>
                    <w:top w:val="none" w:sz="0" w:space="0" w:color="auto"/>
                    <w:left w:val="none" w:sz="0" w:space="0" w:color="auto"/>
                    <w:bottom w:val="none" w:sz="0" w:space="0" w:color="auto"/>
                    <w:right w:val="none" w:sz="0" w:space="0" w:color="auto"/>
                  </w:divBdr>
                  <w:divsChild>
                    <w:div w:id="11563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062812">
      <w:bodyDiv w:val="1"/>
      <w:marLeft w:val="0"/>
      <w:marRight w:val="0"/>
      <w:marTop w:val="0"/>
      <w:marBottom w:val="0"/>
      <w:divBdr>
        <w:top w:val="none" w:sz="0" w:space="0" w:color="auto"/>
        <w:left w:val="none" w:sz="0" w:space="0" w:color="auto"/>
        <w:bottom w:val="none" w:sz="0" w:space="0" w:color="auto"/>
        <w:right w:val="none" w:sz="0" w:space="0" w:color="auto"/>
      </w:divBdr>
      <w:divsChild>
        <w:div w:id="861359857">
          <w:marLeft w:val="0"/>
          <w:marRight w:val="0"/>
          <w:marTop w:val="0"/>
          <w:marBottom w:val="0"/>
          <w:divBdr>
            <w:top w:val="none" w:sz="0" w:space="0" w:color="auto"/>
            <w:left w:val="none" w:sz="0" w:space="0" w:color="auto"/>
            <w:bottom w:val="none" w:sz="0" w:space="0" w:color="auto"/>
            <w:right w:val="none" w:sz="0" w:space="0" w:color="auto"/>
          </w:divBdr>
          <w:divsChild>
            <w:div w:id="1532693773">
              <w:marLeft w:val="0"/>
              <w:marRight w:val="0"/>
              <w:marTop w:val="0"/>
              <w:marBottom w:val="0"/>
              <w:divBdr>
                <w:top w:val="none" w:sz="0" w:space="0" w:color="auto"/>
                <w:left w:val="none" w:sz="0" w:space="0" w:color="auto"/>
                <w:bottom w:val="none" w:sz="0" w:space="0" w:color="auto"/>
                <w:right w:val="none" w:sz="0" w:space="0" w:color="auto"/>
              </w:divBdr>
              <w:divsChild>
                <w:div w:id="4234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5205">
      <w:bodyDiv w:val="1"/>
      <w:marLeft w:val="0"/>
      <w:marRight w:val="0"/>
      <w:marTop w:val="0"/>
      <w:marBottom w:val="0"/>
      <w:divBdr>
        <w:top w:val="none" w:sz="0" w:space="0" w:color="auto"/>
        <w:left w:val="none" w:sz="0" w:space="0" w:color="auto"/>
        <w:bottom w:val="none" w:sz="0" w:space="0" w:color="auto"/>
        <w:right w:val="none" w:sz="0" w:space="0" w:color="auto"/>
      </w:divBdr>
      <w:divsChild>
        <w:div w:id="38289372">
          <w:marLeft w:val="0"/>
          <w:marRight w:val="0"/>
          <w:marTop w:val="0"/>
          <w:marBottom w:val="0"/>
          <w:divBdr>
            <w:top w:val="none" w:sz="0" w:space="0" w:color="auto"/>
            <w:left w:val="none" w:sz="0" w:space="0" w:color="auto"/>
            <w:bottom w:val="none" w:sz="0" w:space="0" w:color="auto"/>
            <w:right w:val="none" w:sz="0" w:space="0" w:color="auto"/>
          </w:divBdr>
          <w:divsChild>
            <w:div w:id="1993287839">
              <w:marLeft w:val="0"/>
              <w:marRight w:val="0"/>
              <w:marTop w:val="0"/>
              <w:marBottom w:val="0"/>
              <w:divBdr>
                <w:top w:val="none" w:sz="0" w:space="0" w:color="auto"/>
                <w:left w:val="none" w:sz="0" w:space="0" w:color="auto"/>
                <w:bottom w:val="none" w:sz="0" w:space="0" w:color="auto"/>
                <w:right w:val="none" w:sz="0" w:space="0" w:color="auto"/>
              </w:divBdr>
              <w:divsChild>
                <w:div w:id="11535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6832">
      <w:bodyDiv w:val="1"/>
      <w:marLeft w:val="0"/>
      <w:marRight w:val="0"/>
      <w:marTop w:val="0"/>
      <w:marBottom w:val="0"/>
      <w:divBdr>
        <w:top w:val="none" w:sz="0" w:space="0" w:color="auto"/>
        <w:left w:val="none" w:sz="0" w:space="0" w:color="auto"/>
        <w:bottom w:val="none" w:sz="0" w:space="0" w:color="auto"/>
        <w:right w:val="none" w:sz="0" w:space="0" w:color="auto"/>
      </w:divBdr>
      <w:divsChild>
        <w:div w:id="2007434396">
          <w:marLeft w:val="0"/>
          <w:marRight w:val="0"/>
          <w:marTop w:val="0"/>
          <w:marBottom w:val="0"/>
          <w:divBdr>
            <w:top w:val="none" w:sz="0" w:space="0" w:color="auto"/>
            <w:left w:val="none" w:sz="0" w:space="0" w:color="auto"/>
            <w:bottom w:val="none" w:sz="0" w:space="0" w:color="auto"/>
            <w:right w:val="none" w:sz="0" w:space="0" w:color="auto"/>
          </w:divBdr>
          <w:divsChild>
            <w:div w:id="2058891807">
              <w:marLeft w:val="0"/>
              <w:marRight w:val="0"/>
              <w:marTop w:val="0"/>
              <w:marBottom w:val="0"/>
              <w:divBdr>
                <w:top w:val="none" w:sz="0" w:space="0" w:color="auto"/>
                <w:left w:val="none" w:sz="0" w:space="0" w:color="auto"/>
                <w:bottom w:val="none" w:sz="0" w:space="0" w:color="auto"/>
                <w:right w:val="none" w:sz="0" w:space="0" w:color="auto"/>
              </w:divBdr>
              <w:divsChild>
                <w:div w:id="13133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2280">
      <w:bodyDiv w:val="1"/>
      <w:marLeft w:val="0"/>
      <w:marRight w:val="0"/>
      <w:marTop w:val="0"/>
      <w:marBottom w:val="0"/>
      <w:divBdr>
        <w:top w:val="none" w:sz="0" w:space="0" w:color="auto"/>
        <w:left w:val="none" w:sz="0" w:space="0" w:color="auto"/>
        <w:bottom w:val="none" w:sz="0" w:space="0" w:color="auto"/>
        <w:right w:val="none" w:sz="0" w:space="0" w:color="auto"/>
      </w:divBdr>
      <w:divsChild>
        <w:div w:id="1018119551">
          <w:marLeft w:val="0"/>
          <w:marRight w:val="0"/>
          <w:marTop w:val="0"/>
          <w:marBottom w:val="0"/>
          <w:divBdr>
            <w:top w:val="none" w:sz="0" w:space="0" w:color="auto"/>
            <w:left w:val="none" w:sz="0" w:space="0" w:color="auto"/>
            <w:bottom w:val="none" w:sz="0" w:space="0" w:color="auto"/>
            <w:right w:val="none" w:sz="0" w:space="0" w:color="auto"/>
          </w:divBdr>
          <w:divsChild>
            <w:div w:id="2102797396">
              <w:marLeft w:val="0"/>
              <w:marRight w:val="0"/>
              <w:marTop w:val="0"/>
              <w:marBottom w:val="0"/>
              <w:divBdr>
                <w:top w:val="none" w:sz="0" w:space="0" w:color="auto"/>
                <w:left w:val="none" w:sz="0" w:space="0" w:color="auto"/>
                <w:bottom w:val="none" w:sz="0" w:space="0" w:color="auto"/>
                <w:right w:val="none" w:sz="0" w:space="0" w:color="auto"/>
              </w:divBdr>
              <w:divsChild>
                <w:div w:id="14665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35629">
      <w:bodyDiv w:val="1"/>
      <w:marLeft w:val="0"/>
      <w:marRight w:val="0"/>
      <w:marTop w:val="0"/>
      <w:marBottom w:val="0"/>
      <w:divBdr>
        <w:top w:val="none" w:sz="0" w:space="0" w:color="auto"/>
        <w:left w:val="none" w:sz="0" w:space="0" w:color="auto"/>
        <w:bottom w:val="none" w:sz="0" w:space="0" w:color="auto"/>
        <w:right w:val="none" w:sz="0" w:space="0" w:color="auto"/>
      </w:divBdr>
      <w:divsChild>
        <w:div w:id="1193878538">
          <w:marLeft w:val="0"/>
          <w:marRight w:val="0"/>
          <w:marTop w:val="0"/>
          <w:marBottom w:val="0"/>
          <w:divBdr>
            <w:top w:val="none" w:sz="0" w:space="0" w:color="auto"/>
            <w:left w:val="none" w:sz="0" w:space="0" w:color="auto"/>
            <w:bottom w:val="none" w:sz="0" w:space="0" w:color="auto"/>
            <w:right w:val="none" w:sz="0" w:space="0" w:color="auto"/>
          </w:divBdr>
          <w:divsChild>
            <w:div w:id="515388989">
              <w:marLeft w:val="0"/>
              <w:marRight w:val="0"/>
              <w:marTop w:val="0"/>
              <w:marBottom w:val="0"/>
              <w:divBdr>
                <w:top w:val="none" w:sz="0" w:space="0" w:color="auto"/>
                <w:left w:val="none" w:sz="0" w:space="0" w:color="auto"/>
                <w:bottom w:val="none" w:sz="0" w:space="0" w:color="auto"/>
                <w:right w:val="none" w:sz="0" w:space="0" w:color="auto"/>
              </w:divBdr>
              <w:divsChild>
                <w:div w:id="242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39503">
      <w:bodyDiv w:val="1"/>
      <w:marLeft w:val="0"/>
      <w:marRight w:val="0"/>
      <w:marTop w:val="0"/>
      <w:marBottom w:val="0"/>
      <w:divBdr>
        <w:top w:val="none" w:sz="0" w:space="0" w:color="auto"/>
        <w:left w:val="none" w:sz="0" w:space="0" w:color="auto"/>
        <w:bottom w:val="none" w:sz="0" w:space="0" w:color="auto"/>
        <w:right w:val="none" w:sz="0" w:space="0" w:color="auto"/>
      </w:divBdr>
      <w:divsChild>
        <w:div w:id="1964000269">
          <w:marLeft w:val="0"/>
          <w:marRight w:val="0"/>
          <w:marTop w:val="0"/>
          <w:marBottom w:val="0"/>
          <w:divBdr>
            <w:top w:val="none" w:sz="0" w:space="0" w:color="auto"/>
            <w:left w:val="none" w:sz="0" w:space="0" w:color="auto"/>
            <w:bottom w:val="none" w:sz="0" w:space="0" w:color="auto"/>
            <w:right w:val="none" w:sz="0" w:space="0" w:color="auto"/>
          </w:divBdr>
          <w:divsChild>
            <w:div w:id="1106923575">
              <w:marLeft w:val="0"/>
              <w:marRight w:val="0"/>
              <w:marTop w:val="0"/>
              <w:marBottom w:val="0"/>
              <w:divBdr>
                <w:top w:val="none" w:sz="0" w:space="0" w:color="auto"/>
                <w:left w:val="none" w:sz="0" w:space="0" w:color="auto"/>
                <w:bottom w:val="none" w:sz="0" w:space="0" w:color="auto"/>
                <w:right w:val="none" w:sz="0" w:space="0" w:color="auto"/>
              </w:divBdr>
              <w:divsChild>
                <w:div w:id="10778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00215">
      <w:bodyDiv w:val="1"/>
      <w:marLeft w:val="0"/>
      <w:marRight w:val="0"/>
      <w:marTop w:val="0"/>
      <w:marBottom w:val="0"/>
      <w:divBdr>
        <w:top w:val="none" w:sz="0" w:space="0" w:color="auto"/>
        <w:left w:val="none" w:sz="0" w:space="0" w:color="auto"/>
        <w:bottom w:val="none" w:sz="0" w:space="0" w:color="auto"/>
        <w:right w:val="none" w:sz="0" w:space="0" w:color="auto"/>
      </w:divBdr>
      <w:divsChild>
        <w:div w:id="1111322993">
          <w:marLeft w:val="0"/>
          <w:marRight w:val="0"/>
          <w:marTop w:val="0"/>
          <w:marBottom w:val="0"/>
          <w:divBdr>
            <w:top w:val="none" w:sz="0" w:space="0" w:color="auto"/>
            <w:left w:val="none" w:sz="0" w:space="0" w:color="auto"/>
            <w:bottom w:val="none" w:sz="0" w:space="0" w:color="auto"/>
            <w:right w:val="none" w:sz="0" w:space="0" w:color="auto"/>
          </w:divBdr>
          <w:divsChild>
            <w:div w:id="1060861458">
              <w:marLeft w:val="0"/>
              <w:marRight w:val="0"/>
              <w:marTop w:val="0"/>
              <w:marBottom w:val="0"/>
              <w:divBdr>
                <w:top w:val="none" w:sz="0" w:space="0" w:color="auto"/>
                <w:left w:val="none" w:sz="0" w:space="0" w:color="auto"/>
                <w:bottom w:val="none" w:sz="0" w:space="0" w:color="auto"/>
                <w:right w:val="none" w:sz="0" w:space="0" w:color="auto"/>
              </w:divBdr>
              <w:divsChild>
                <w:div w:id="21118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86712">
      <w:bodyDiv w:val="1"/>
      <w:marLeft w:val="0"/>
      <w:marRight w:val="0"/>
      <w:marTop w:val="0"/>
      <w:marBottom w:val="0"/>
      <w:divBdr>
        <w:top w:val="none" w:sz="0" w:space="0" w:color="auto"/>
        <w:left w:val="none" w:sz="0" w:space="0" w:color="auto"/>
        <w:bottom w:val="none" w:sz="0" w:space="0" w:color="auto"/>
        <w:right w:val="none" w:sz="0" w:space="0" w:color="auto"/>
      </w:divBdr>
      <w:divsChild>
        <w:div w:id="805241954">
          <w:marLeft w:val="0"/>
          <w:marRight w:val="0"/>
          <w:marTop w:val="0"/>
          <w:marBottom w:val="0"/>
          <w:divBdr>
            <w:top w:val="none" w:sz="0" w:space="0" w:color="auto"/>
            <w:left w:val="none" w:sz="0" w:space="0" w:color="auto"/>
            <w:bottom w:val="none" w:sz="0" w:space="0" w:color="auto"/>
            <w:right w:val="none" w:sz="0" w:space="0" w:color="auto"/>
          </w:divBdr>
          <w:divsChild>
            <w:div w:id="354616104">
              <w:marLeft w:val="0"/>
              <w:marRight w:val="0"/>
              <w:marTop w:val="0"/>
              <w:marBottom w:val="0"/>
              <w:divBdr>
                <w:top w:val="none" w:sz="0" w:space="0" w:color="auto"/>
                <w:left w:val="none" w:sz="0" w:space="0" w:color="auto"/>
                <w:bottom w:val="none" w:sz="0" w:space="0" w:color="auto"/>
                <w:right w:val="none" w:sz="0" w:space="0" w:color="auto"/>
              </w:divBdr>
              <w:divsChild>
                <w:div w:id="68178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3573">
      <w:bodyDiv w:val="1"/>
      <w:marLeft w:val="0"/>
      <w:marRight w:val="0"/>
      <w:marTop w:val="0"/>
      <w:marBottom w:val="0"/>
      <w:divBdr>
        <w:top w:val="none" w:sz="0" w:space="0" w:color="auto"/>
        <w:left w:val="none" w:sz="0" w:space="0" w:color="auto"/>
        <w:bottom w:val="none" w:sz="0" w:space="0" w:color="auto"/>
        <w:right w:val="none" w:sz="0" w:space="0" w:color="auto"/>
      </w:divBdr>
      <w:divsChild>
        <w:div w:id="1519082353">
          <w:marLeft w:val="0"/>
          <w:marRight w:val="0"/>
          <w:marTop w:val="0"/>
          <w:marBottom w:val="0"/>
          <w:divBdr>
            <w:top w:val="none" w:sz="0" w:space="0" w:color="auto"/>
            <w:left w:val="none" w:sz="0" w:space="0" w:color="auto"/>
            <w:bottom w:val="none" w:sz="0" w:space="0" w:color="auto"/>
            <w:right w:val="none" w:sz="0" w:space="0" w:color="auto"/>
          </w:divBdr>
          <w:divsChild>
            <w:div w:id="969751268">
              <w:marLeft w:val="0"/>
              <w:marRight w:val="0"/>
              <w:marTop w:val="0"/>
              <w:marBottom w:val="0"/>
              <w:divBdr>
                <w:top w:val="none" w:sz="0" w:space="0" w:color="auto"/>
                <w:left w:val="none" w:sz="0" w:space="0" w:color="auto"/>
                <w:bottom w:val="none" w:sz="0" w:space="0" w:color="auto"/>
                <w:right w:val="none" w:sz="0" w:space="0" w:color="auto"/>
              </w:divBdr>
              <w:divsChild>
                <w:div w:id="12165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5306">
      <w:bodyDiv w:val="1"/>
      <w:marLeft w:val="0"/>
      <w:marRight w:val="0"/>
      <w:marTop w:val="0"/>
      <w:marBottom w:val="0"/>
      <w:divBdr>
        <w:top w:val="none" w:sz="0" w:space="0" w:color="auto"/>
        <w:left w:val="none" w:sz="0" w:space="0" w:color="auto"/>
        <w:bottom w:val="none" w:sz="0" w:space="0" w:color="auto"/>
        <w:right w:val="none" w:sz="0" w:space="0" w:color="auto"/>
      </w:divBdr>
      <w:divsChild>
        <w:div w:id="386417760">
          <w:marLeft w:val="0"/>
          <w:marRight w:val="0"/>
          <w:marTop w:val="0"/>
          <w:marBottom w:val="0"/>
          <w:divBdr>
            <w:top w:val="none" w:sz="0" w:space="0" w:color="auto"/>
            <w:left w:val="none" w:sz="0" w:space="0" w:color="auto"/>
            <w:bottom w:val="none" w:sz="0" w:space="0" w:color="auto"/>
            <w:right w:val="none" w:sz="0" w:space="0" w:color="auto"/>
          </w:divBdr>
          <w:divsChild>
            <w:div w:id="52773900">
              <w:marLeft w:val="0"/>
              <w:marRight w:val="0"/>
              <w:marTop w:val="0"/>
              <w:marBottom w:val="0"/>
              <w:divBdr>
                <w:top w:val="none" w:sz="0" w:space="0" w:color="auto"/>
                <w:left w:val="none" w:sz="0" w:space="0" w:color="auto"/>
                <w:bottom w:val="none" w:sz="0" w:space="0" w:color="auto"/>
                <w:right w:val="none" w:sz="0" w:space="0" w:color="auto"/>
              </w:divBdr>
              <w:divsChild>
                <w:div w:id="1829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9596">
      <w:bodyDiv w:val="1"/>
      <w:marLeft w:val="0"/>
      <w:marRight w:val="0"/>
      <w:marTop w:val="0"/>
      <w:marBottom w:val="0"/>
      <w:divBdr>
        <w:top w:val="none" w:sz="0" w:space="0" w:color="auto"/>
        <w:left w:val="none" w:sz="0" w:space="0" w:color="auto"/>
        <w:bottom w:val="none" w:sz="0" w:space="0" w:color="auto"/>
        <w:right w:val="none" w:sz="0" w:space="0" w:color="auto"/>
      </w:divBdr>
      <w:divsChild>
        <w:div w:id="1930460386">
          <w:marLeft w:val="0"/>
          <w:marRight w:val="0"/>
          <w:marTop w:val="0"/>
          <w:marBottom w:val="0"/>
          <w:divBdr>
            <w:top w:val="none" w:sz="0" w:space="0" w:color="auto"/>
            <w:left w:val="none" w:sz="0" w:space="0" w:color="auto"/>
            <w:bottom w:val="none" w:sz="0" w:space="0" w:color="auto"/>
            <w:right w:val="none" w:sz="0" w:space="0" w:color="auto"/>
          </w:divBdr>
          <w:divsChild>
            <w:div w:id="633632789">
              <w:marLeft w:val="0"/>
              <w:marRight w:val="0"/>
              <w:marTop w:val="0"/>
              <w:marBottom w:val="0"/>
              <w:divBdr>
                <w:top w:val="none" w:sz="0" w:space="0" w:color="auto"/>
                <w:left w:val="none" w:sz="0" w:space="0" w:color="auto"/>
                <w:bottom w:val="none" w:sz="0" w:space="0" w:color="auto"/>
                <w:right w:val="none" w:sz="0" w:space="0" w:color="auto"/>
              </w:divBdr>
              <w:divsChild>
                <w:div w:id="1996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2134">
      <w:bodyDiv w:val="1"/>
      <w:marLeft w:val="0"/>
      <w:marRight w:val="0"/>
      <w:marTop w:val="0"/>
      <w:marBottom w:val="0"/>
      <w:divBdr>
        <w:top w:val="none" w:sz="0" w:space="0" w:color="auto"/>
        <w:left w:val="none" w:sz="0" w:space="0" w:color="auto"/>
        <w:bottom w:val="none" w:sz="0" w:space="0" w:color="auto"/>
        <w:right w:val="none" w:sz="0" w:space="0" w:color="auto"/>
      </w:divBdr>
      <w:divsChild>
        <w:div w:id="1228957615">
          <w:marLeft w:val="0"/>
          <w:marRight w:val="0"/>
          <w:marTop w:val="0"/>
          <w:marBottom w:val="0"/>
          <w:divBdr>
            <w:top w:val="none" w:sz="0" w:space="0" w:color="auto"/>
            <w:left w:val="none" w:sz="0" w:space="0" w:color="auto"/>
            <w:bottom w:val="none" w:sz="0" w:space="0" w:color="auto"/>
            <w:right w:val="none" w:sz="0" w:space="0" w:color="auto"/>
          </w:divBdr>
          <w:divsChild>
            <w:div w:id="1150823806">
              <w:marLeft w:val="0"/>
              <w:marRight w:val="0"/>
              <w:marTop w:val="0"/>
              <w:marBottom w:val="0"/>
              <w:divBdr>
                <w:top w:val="none" w:sz="0" w:space="0" w:color="auto"/>
                <w:left w:val="none" w:sz="0" w:space="0" w:color="auto"/>
                <w:bottom w:val="none" w:sz="0" w:space="0" w:color="auto"/>
                <w:right w:val="none" w:sz="0" w:space="0" w:color="auto"/>
              </w:divBdr>
              <w:divsChild>
                <w:div w:id="2015954422">
                  <w:marLeft w:val="0"/>
                  <w:marRight w:val="0"/>
                  <w:marTop w:val="0"/>
                  <w:marBottom w:val="0"/>
                  <w:divBdr>
                    <w:top w:val="none" w:sz="0" w:space="0" w:color="auto"/>
                    <w:left w:val="none" w:sz="0" w:space="0" w:color="auto"/>
                    <w:bottom w:val="none" w:sz="0" w:space="0" w:color="auto"/>
                    <w:right w:val="none" w:sz="0" w:space="0" w:color="auto"/>
                  </w:divBdr>
                  <w:divsChild>
                    <w:div w:id="662665501">
                      <w:marLeft w:val="0"/>
                      <w:marRight w:val="0"/>
                      <w:marTop w:val="0"/>
                      <w:marBottom w:val="0"/>
                      <w:divBdr>
                        <w:top w:val="none" w:sz="0" w:space="0" w:color="auto"/>
                        <w:left w:val="none" w:sz="0" w:space="0" w:color="auto"/>
                        <w:bottom w:val="none" w:sz="0" w:space="0" w:color="auto"/>
                        <w:right w:val="none" w:sz="0" w:space="0" w:color="auto"/>
                      </w:divBdr>
                    </w:div>
                    <w:div w:id="14900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99794">
      <w:bodyDiv w:val="1"/>
      <w:marLeft w:val="0"/>
      <w:marRight w:val="0"/>
      <w:marTop w:val="0"/>
      <w:marBottom w:val="0"/>
      <w:divBdr>
        <w:top w:val="none" w:sz="0" w:space="0" w:color="auto"/>
        <w:left w:val="none" w:sz="0" w:space="0" w:color="auto"/>
        <w:bottom w:val="none" w:sz="0" w:space="0" w:color="auto"/>
        <w:right w:val="none" w:sz="0" w:space="0" w:color="auto"/>
      </w:divBdr>
      <w:divsChild>
        <w:div w:id="1305886550">
          <w:marLeft w:val="0"/>
          <w:marRight w:val="0"/>
          <w:marTop w:val="0"/>
          <w:marBottom w:val="0"/>
          <w:divBdr>
            <w:top w:val="none" w:sz="0" w:space="0" w:color="auto"/>
            <w:left w:val="none" w:sz="0" w:space="0" w:color="auto"/>
            <w:bottom w:val="none" w:sz="0" w:space="0" w:color="auto"/>
            <w:right w:val="none" w:sz="0" w:space="0" w:color="auto"/>
          </w:divBdr>
          <w:divsChild>
            <w:div w:id="1514564974">
              <w:marLeft w:val="0"/>
              <w:marRight w:val="0"/>
              <w:marTop w:val="0"/>
              <w:marBottom w:val="0"/>
              <w:divBdr>
                <w:top w:val="none" w:sz="0" w:space="0" w:color="auto"/>
                <w:left w:val="none" w:sz="0" w:space="0" w:color="auto"/>
                <w:bottom w:val="none" w:sz="0" w:space="0" w:color="auto"/>
                <w:right w:val="none" w:sz="0" w:space="0" w:color="auto"/>
              </w:divBdr>
              <w:divsChild>
                <w:div w:id="5138358">
                  <w:marLeft w:val="0"/>
                  <w:marRight w:val="0"/>
                  <w:marTop w:val="0"/>
                  <w:marBottom w:val="0"/>
                  <w:divBdr>
                    <w:top w:val="none" w:sz="0" w:space="0" w:color="auto"/>
                    <w:left w:val="none" w:sz="0" w:space="0" w:color="auto"/>
                    <w:bottom w:val="none" w:sz="0" w:space="0" w:color="auto"/>
                    <w:right w:val="none" w:sz="0" w:space="0" w:color="auto"/>
                  </w:divBdr>
                  <w:divsChild>
                    <w:div w:id="4343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058163">
      <w:bodyDiv w:val="1"/>
      <w:marLeft w:val="0"/>
      <w:marRight w:val="0"/>
      <w:marTop w:val="0"/>
      <w:marBottom w:val="0"/>
      <w:divBdr>
        <w:top w:val="none" w:sz="0" w:space="0" w:color="auto"/>
        <w:left w:val="none" w:sz="0" w:space="0" w:color="auto"/>
        <w:bottom w:val="none" w:sz="0" w:space="0" w:color="auto"/>
        <w:right w:val="none" w:sz="0" w:space="0" w:color="auto"/>
      </w:divBdr>
      <w:divsChild>
        <w:div w:id="168065476">
          <w:marLeft w:val="0"/>
          <w:marRight w:val="0"/>
          <w:marTop w:val="0"/>
          <w:marBottom w:val="0"/>
          <w:divBdr>
            <w:top w:val="none" w:sz="0" w:space="0" w:color="auto"/>
            <w:left w:val="none" w:sz="0" w:space="0" w:color="auto"/>
            <w:bottom w:val="none" w:sz="0" w:space="0" w:color="auto"/>
            <w:right w:val="none" w:sz="0" w:space="0" w:color="auto"/>
          </w:divBdr>
          <w:divsChild>
            <w:div w:id="68426998">
              <w:marLeft w:val="0"/>
              <w:marRight w:val="0"/>
              <w:marTop w:val="0"/>
              <w:marBottom w:val="0"/>
              <w:divBdr>
                <w:top w:val="none" w:sz="0" w:space="0" w:color="auto"/>
                <w:left w:val="none" w:sz="0" w:space="0" w:color="auto"/>
                <w:bottom w:val="none" w:sz="0" w:space="0" w:color="auto"/>
                <w:right w:val="none" w:sz="0" w:space="0" w:color="auto"/>
              </w:divBdr>
              <w:divsChild>
                <w:div w:id="11464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59829">
      <w:bodyDiv w:val="1"/>
      <w:marLeft w:val="0"/>
      <w:marRight w:val="0"/>
      <w:marTop w:val="0"/>
      <w:marBottom w:val="0"/>
      <w:divBdr>
        <w:top w:val="none" w:sz="0" w:space="0" w:color="auto"/>
        <w:left w:val="none" w:sz="0" w:space="0" w:color="auto"/>
        <w:bottom w:val="none" w:sz="0" w:space="0" w:color="auto"/>
        <w:right w:val="none" w:sz="0" w:space="0" w:color="auto"/>
      </w:divBdr>
      <w:divsChild>
        <w:div w:id="555630437">
          <w:marLeft w:val="0"/>
          <w:marRight w:val="0"/>
          <w:marTop w:val="0"/>
          <w:marBottom w:val="0"/>
          <w:divBdr>
            <w:top w:val="none" w:sz="0" w:space="0" w:color="auto"/>
            <w:left w:val="none" w:sz="0" w:space="0" w:color="auto"/>
            <w:bottom w:val="none" w:sz="0" w:space="0" w:color="auto"/>
            <w:right w:val="none" w:sz="0" w:space="0" w:color="auto"/>
          </w:divBdr>
          <w:divsChild>
            <w:div w:id="62878879">
              <w:marLeft w:val="0"/>
              <w:marRight w:val="0"/>
              <w:marTop w:val="0"/>
              <w:marBottom w:val="0"/>
              <w:divBdr>
                <w:top w:val="none" w:sz="0" w:space="0" w:color="auto"/>
                <w:left w:val="none" w:sz="0" w:space="0" w:color="auto"/>
                <w:bottom w:val="none" w:sz="0" w:space="0" w:color="auto"/>
                <w:right w:val="none" w:sz="0" w:space="0" w:color="auto"/>
              </w:divBdr>
              <w:divsChild>
                <w:div w:id="17927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9506">
      <w:bodyDiv w:val="1"/>
      <w:marLeft w:val="0"/>
      <w:marRight w:val="0"/>
      <w:marTop w:val="0"/>
      <w:marBottom w:val="0"/>
      <w:divBdr>
        <w:top w:val="none" w:sz="0" w:space="0" w:color="auto"/>
        <w:left w:val="none" w:sz="0" w:space="0" w:color="auto"/>
        <w:bottom w:val="none" w:sz="0" w:space="0" w:color="auto"/>
        <w:right w:val="none" w:sz="0" w:space="0" w:color="auto"/>
      </w:divBdr>
      <w:divsChild>
        <w:div w:id="417606170">
          <w:marLeft w:val="0"/>
          <w:marRight w:val="0"/>
          <w:marTop w:val="0"/>
          <w:marBottom w:val="0"/>
          <w:divBdr>
            <w:top w:val="none" w:sz="0" w:space="0" w:color="auto"/>
            <w:left w:val="none" w:sz="0" w:space="0" w:color="auto"/>
            <w:bottom w:val="none" w:sz="0" w:space="0" w:color="auto"/>
            <w:right w:val="none" w:sz="0" w:space="0" w:color="auto"/>
          </w:divBdr>
          <w:divsChild>
            <w:div w:id="1293943946">
              <w:marLeft w:val="0"/>
              <w:marRight w:val="0"/>
              <w:marTop w:val="0"/>
              <w:marBottom w:val="0"/>
              <w:divBdr>
                <w:top w:val="none" w:sz="0" w:space="0" w:color="auto"/>
                <w:left w:val="none" w:sz="0" w:space="0" w:color="auto"/>
                <w:bottom w:val="none" w:sz="0" w:space="0" w:color="auto"/>
                <w:right w:val="none" w:sz="0" w:space="0" w:color="auto"/>
              </w:divBdr>
              <w:divsChild>
                <w:div w:id="2091386595">
                  <w:marLeft w:val="0"/>
                  <w:marRight w:val="0"/>
                  <w:marTop w:val="0"/>
                  <w:marBottom w:val="0"/>
                  <w:divBdr>
                    <w:top w:val="none" w:sz="0" w:space="0" w:color="auto"/>
                    <w:left w:val="none" w:sz="0" w:space="0" w:color="auto"/>
                    <w:bottom w:val="none" w:sz="0" w:space="0" w:color="auto"/>
                    <w:right w:val="none" w:sz="0" w:space="0" w:color="auto"/>
                  </w:divBdr>
                  <w:divsChild>
                    <w:div w:id="1805928836">
                      <w:marLeft w:val="0"/>
                      <w:marRight w:val="0"/>
                      <w:marTop w:val="0"/>
                      <w:marBottom w:val="0"/>
                      <w:divBdr>
                        <w:top w:val="none" w:sz="0" w:space="0" w:color="auto"/>
                        <w:left w:val="none" w:sz="0" w:space="0" w:color="auto"/>
                        <w:bottom w:val="none" w:sz="0" w:space="0" w:color="auto"/>
                        <w:right w:val="none" w:sz="0" w:space="0" w:color="auto"/>
                      </w:divBdr>
                      <w:divsChild>
                        <w:div w:id="1782916538">
                          <w:marLeft w:val="0"/>
                          <w:marRight w:val="0"/>
                          <w:marTop w:val="0"/>
                          <w:marBottom w:val="0"/>
                          <w:divBdr>
                            <w:top w:val="none" w:sz="0" w:space="0" w:color="auto"/>
                            <w:left w:val="none" w:sz="0" w:space="0" w:color="auto"/>
                            <w:bottom w:val="none" w:sz="0" w:space="0" w:color="auto"/>
                            <w:right w:val="none" w:sz="0" w:space="0" w:color="auto"/>
                          </w:divBdr>
                          <w:divsChild>
                            <w:div w:id="4330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815545">
      <w:bodyDiv w:val="1"/>
      <w:marLeft w:val="0"/>
      <w:marRight w:val="0"/>
      <w:marTop w:val="0"/>
      <w:marBottom w:val="0"/>
      <w:divBdr>
        <w:top w:val="none" w:sz="0" w:space="0" w:color="auto"/>
        <w:left w:val="none" w:sz="0" w:space="0" w:color="auto"/>
        <w:bottom w:val="none" w:sz="0" w:space="0" w:color="auto"/>
        <w:right w:val="none" w:sz="0" w:space="0" w:color="auto"/>
      </w:divBdr>
    </w:div>
    <w:div w:id="1216311663">
      <w:bodyDiv w:val="1"/>
      <w:marLeft w:val="0"/>
      <w:marRight w:val="0"/>
      <w:marTop w:val="0"/>
      <w:marBottom w:val="0"/>
      <w:divBdr>
        <w:top w:val="none" w:sz="0" w:space="0" w:color="auto"/>
        <w:left w:val="none" w:sz="0" w:space="0" w:color="auto"/>
        <w:bottom w:val="none" w:sz="0" w:space="0" w:color="auto"/>
        <w:right w:val="none" w:sz="0" w:space="0" w:color="auto"/>
      </w:divBdr>
      <w:divsChild>
        <w:div w:id="97020378">
          <w:marLeft w:val="0"/>
          <w:marRight w:val="0"/>
          <w:marTop w:val="0"/>
          <w:marBottom w:val="0"/>
          <w:divBdr>
            <w:top w:val="none" w:sz="0" w:space="0" w:color="auto"/>
            <w:left w:val="none" w:sz="0" w:space="0" w:color="auto"/>
            <w:bottom w:val="none" w:sz="0" w:space="0" w:color="auto"/>
            <w:right w:val="none" w:sz="0" w:space="0" w:color="auto"/>
          </w:divBdr>
          <w:divsChild>
            <w:div w:id="1059405548">
              <w:marLeft w:val="0"/>
              <w:marRight w:val="0"/>
              <w:marTop w:val="0"/>
              <w:marBottom w:val="0"/>
              <w:divBdr>
                <w:top w:val="none" w:sz="0" w:space="0" w:color="auto"/>
                <w:left w:val="none" w:sz="0" w:space="0" w:color="auto"/>
                <w:bottom w:val="none" w:sz="0" w:space="0" w:color="auto"/>
                <w:right w:val="none" w:sz="0" w:space="0" w:color="auto"/>
              </w:divBdr>
              <w:divsChild>
                <w:div w:id="962275132">
                  <w:marLeft w:val="0"/>
                  <w:marRight w:val="0"/>
                  <w:marTop w:val="0"/>
                  <w:marBottom w:val="0"/>
                  <w:divBdr>
                    <w:top w:val="none" w:sz="0" w:space="0" w:color="auto"/>
                    <w:left w:val="none" w:sz="0" w:space="0" w:color="auto"/>
                    <w:bottom w:val="none" w:sz="0" w:space="0" w:color="auto"/>
                    <w:right w:val="none" w:sz="0" w:space="0" w:color="auto"/>
                  </w:divBdr>
                  <w:divsChild>
                    <w:div w:id="12530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530917">
      <w:bodyDiv w:val="1"/>
      <w:marLeft w:val="0"/>
      <w:marRight w:val="0"/>
      <w:marTop w:val="0"/>
      <w:marBottom w:val="0"/>
      <w:divBdr>
        <w:top w:val="none" w:sz="0" w:space="0" w:color="auto"/>
        <w:left w:val="none" w:sz="0" w:space="0" w:color="auto"/>
        <w:bottom w:val="none" w:sz="0" w:space="0" w:color="auto"/>
        <w:right w:val="none" w:sz="0" w:space="0" w:color="auto"/>
      </w:divBdr>
      <w:divsChild>
        <w:div w:id="2144541469">
          <w:marLeft w:val="0"/>
          <w:marRight w:val="0"/>
          <w:marTop w:val="0"/>
          <w:marBottom w:val="0"/>
          <w:divBdr>
            <w:top w:val="none" w:sz="0" w:space="0" w:color="auto"/>
            <w:left w:val="none" w:sz="0" w:space="0" w:color="auto"/>
            <w:bottom w:val="none" w:sz="0" w:space="0" w:color="auto"/>
            <w:right w:val="none" w:sz="0" w:space="0" w:color="auto"/>
          </w:divBdr>
          <w:divsChild>
            <w:div w:id="1193495484">
              <w:marLeft w:val="0"/>
              <w:marRight w:val="0"/>
              <w:marTop w:val="0"/>
              <w:marBottom w:val="0"/>
              <w:divBdr>
                <w:top w:val="none" w:sz="0" w:space="0" w:color="auto"/>
                <w:left w:val="none" w:sz="0" w:space="0" w:color="auto"/>
                <w:bottom w:val="none" w:sz="0" w:space="0" w:color="auto"/>
                <w:right w:val="none" w:sz="0" w:space="0" w:color="auto"/>
              </w:divBdr>
              <w:divsChild>
                <w:div w:id="1233269679">
                  <w:marLeft w:val="0"/>
                  <w:marRight w:val="0"/>
                  <w:marTop w:val="0"/>
                  <w:marBottom w:val="0"/>
                  <w:divBdr>
                    <w:top w:val="none" w:sz="0" w:space="0" w:color="auto"/>
                    <w:left w:val="none" w:sz="0" w:space="0" w:color="auto"/>
                    <w:bottom w:val="none" w:sz="0" w:space="0" w:color="auto"/>
                    <w:right w:val="none" w:sz="0" w:space="0" w:color="auto"/>
                  </w:divBdr>
                  <w:divsChild>
                    <w:div w:id="1474253298">
                      <w:marLeft w:val="0"/>
                      <w:marRight w:val="0"/>
                      <w:marTop w:val="0"/>
                      <w:marBottom w:val="0"/>
                      <w:divBdr>
                        <w:top w:val="none" w:sz="0" w:space="0" w:color="auto"/>
                        <w:left w:val="none" w:sz="0" w:space="0" w:color="auto"/>
                        <w:bottom w:val="none" w:sz="0" w:space="0" w:color="auto"/>
                        <w:right w:val="none" w:sz="0" w:space="0" w:color="auto"/>
                      </w:divBdr>
                    </w:div>
                    <w:div w:id="15636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681942">
      <w:bodyDiv w:val="1"/>
      <w:marLeft w:val="0"/>
      <w:marRight w:val="0"/>
      <w:marTop w:val="0"/>
      <w:marBottom w:val="0"/>
      <w:divBdr>
        <w:top w:val="none" w:sz="0" w:space="0" w:color="auto"/>
        <w:left w:val="none" w:sz="0" w:space="0" w:color="auto"/>
        <w:bottom w:val="none" w:sz="0" w:space="0" w:color="auto"/>
        <w:right w:val="none" w:sz="0" w:space="0" w:color="auto"/>
      </w:divBdr>
    </w:div>
    <w:div w:id="1290623067">
      <w:bodyDiv w:val="1"/>
      <w:marLeft w:val="0"/>
      <w:marRight w:val="0"/>
      <w:marTop w:val="0"/>
      <w:marBottom w:val="0"/>
      <w:divBdr>
        <w:top w:val="none" w:sz="0" w:space="0" w:color="auto"/>
        <w:left w:val="none" w:sz="0" w:space="0" w:color="auto"/>
        <w:bottom w:val="none" w:sz="0" w:space="0" w:color="auto"/>
        <w:right w:val="none" w:sz="0" w:space="0" w:color="auto"/>
      </w:divBdr>
    </w:div>
    <w:div w:id="1353193115">
      <w:bodyDiv w:val="1"/>
      <w:marLeft w:val="0"/>
      <w:marRight w:val="0"/>
      <w:marTop w:val="0"/>
      <w:marBottom w:val="0"/>
      <w:divBdr>
        <w:top w:val="none" w:sz="0" w:space="0" w:color="auto"/>
        <w:left w:val="none" w:sz="0" w:space="0" w:color="auto"/>
        <w:bottom w:val="none" w:sz="0" w:space="0" w:color="auto"/>
        <w:right w:val="none" w:sz="0" w:space="0" w:color="auto"/>
      </w:divBdr>
      <w:divsChild>
        <w:div w:id="899679820">
          <w:marLeft w:val="0"/>
          <w:marRight w:val="0"/>
          <w:marTop w:val="0"/>
          <w:marBottom w:val="0"/>
          <w:divBdr>
            <w:top w:val="none" w:sz="0" w:space="0" w:color="auto"/>
            <w:left w:val="none" w:sz="0" w:space="0" w:color="auto"/>
            <w:bottom w:val="none" w:sz="0" w:space="0" w:color="auto"/>
            <w:right w:val="none" w:sz="0" w:space="0" w:color="auto"/>
          </w:divBdr>
          <w:divsChild>
            <w:div w:id="935021091">
              <w:marLeft w:val="0"/>
              <w:marRight w:val="0"/>
              <w:marTop w:val="0"/>
              <w:marBottom w:val="0"/>
              <w:divBdr>
                <w:top w:val="none" w:sz="0" w:space="0" w:color="auto"/>
                <w:left w:val="none" w:sz="0" w:space="0" w:color="auto"/>
                <w:bottom w:val="none" w:sz="0" w:space="0" w:color="auto"/>
                <w:right w:val="none" w:sz="0" w:space="0" w:color="auto"/>
              </w:divBdr>
              <w:divsChild>
                <w:div w:id="14019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66734">
      <w:bodyDiv w:val="1"/>
      <w:marLeft w:val="0"/>
      <w:marRight w:val="0"/>
      <w:marTop w:val="0"/>
      <w:marBottom w:val="0"/>
      <w:divBdr>
        <w:top w:val="none" w:sz="0" w:space="0" w:color="auto"/>
        <w:left w:val="none" w:sz="0" w:space="0" w:color="auto"/>
        <w:bottom w:val="none" w:sz="0" w:space="0" w:color="auto"/>
        <w:right w:val="none" w:sz="0" w:space="0" w:color="auto"/>
      </w:divBdr>
      <w:divsChild>
        <w:div w:id="394083334">
          <w:marLeft w:val="0"/>
          <w:marRight w:val="0"/>
          <w:marTop w:val="0"/>
          <w:marBottom w:val="0"/>
          <w:divBdr>
            <w:top w:val="none" w:sz="0" w:space="0" w:color="auto"/>
            <w:left w:val="none" w:sz="0" w:space="0" w:color="auto"/>
            <w:bottom w:val="none" w:sz="0" w:space="0" w:color="auto"/>
            <w:right w:val="none" w:sz="0" w:space="0" w:color="auto"/>
          </w:divBdr>
          <w:divsChild>
            <w:div w:id="1097362840">
              <w:marLeft w:val="75"/>
              <w:marRight w:val="0"/>
              <w:marTop w:val="225"/>
              <w:marBottom w:val="0"/>
              <w:divBdr>
                <w:top w:val="none" w:sz="0" w:space="0" w:color="auto"/>
                <w:left w:val="none" w:sz="0" w:space="0" w:color="auto"/>
                <w:bottom w:val="none" w:sz="0" w:space="0" w:color="auto"/>
                <w:right w:val="none" w:sz="0" w:space="0" w:color="auto"/>
              </w:divBdr>
              <w:divsChild>
                <w:div w:id="1234075091">
                  <w:marLeft w:val="0"/>
                  <w:marRight w:val="0"/>
                  <w:marTop w:val="0"/>
                  <w:marBottom w:val="0"/>
                  <w:divBdr>
                    <w:top w:val="none" w:sz="0" w:space="0" w:color="auto"/>
                    <w:left w:val="none" w:sz="0" w:space="0" w:color="auto"/>
                    <w:bottom w:val="none" w:sz="0" w:space="0" w:color="auto"/>
                    <w:right w:val="none" w:sz="0" w:space="0" w:color="auto"/>
                  </w:divBdr>
                  <w:divsChild>
                    <w:div w:id="1698238957">
                      <w:marLeft w:val="0"/>
                      <w:marRight w:val="0"/>
                      <w:marTop w:val="0"/>
                      <w:marBottom w:val="0"/>
                      <w:divBdr>
                        <w:top w:val="none" w:sz="0" w:space="0" w:color="auto"/>
                        <w:left w:val="none" w:sz="0" w:space="0" w:color="auto"/>
                        <w:bottom w:val="none" w:sz="0" w:space="0" w:color="auto"/>
                        <w:right w:val="none" w:sz="0" w:space="0" w:color="auto"/>
                      </w:divBdr>
                      <w:divsChild>
                        <w:div w:id="2007395031">
                          <w:marLeft w:val="0"/>
                          <w:marRight w:val="0"/>
                          <w:marTop w:val="0"/>
                          <w:marBottom w:val="0"/>
                          <w:divBdr>
                            <w:top w:val="none" w:sz="0" w:space="0" w:color="auto"/>
                            <w:left w:val="none" w:sz="0" w:space="0" w:color="auto"/>
                            <w:bottom w:val="single" w:sz="6" w:space="8" w:color="D7D7D7"/>
                            <w:right w:val="none" w:sz="0" w:space="0" w:color="auto"/>
                          </w:divBdr>
                          <w:divsChild>
                            <w:div w:id="2078084477">
                              <w:marLeft w:val="0"/>
                              <w:marRight w:val="2"/>
                              <w:marTop w:val="0"/>
                              <w:marBottom w:val="0"/>
                              <w:divBdr>
                                <w:top w:val="none" w:sz="0" w:space="0" w:color="auto"/>
                                <w:left w:val="none" w:sz="0" w:space="0" w:color="auto"/>
                                <w:bottom w:val="none" w:sz="0" w:space="0" w:color="auto"/>
                                <w:right w:val="none" w:sz="0" w:space="0" w:color="auto"/>
                              </w:divBdr>
                              <w:divsChild>
                                <w:div w:id="18704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155118">
      <w:bodyDiv w:val="1"/>
      <w:marLeft w:val="0"/>
      <w:marRight w:val="0"/>
      <w:marTop w:val="0"/>
      <w:marBottom w:val="0"/>
      <w:divBdr>
        <w:top w:val="none" w:sz="0" w:space="0" w:color="auto"/>
        <w:left w:val="none" w:sz="0" w:space="0" w:color="auto"/>
        <w:bottom w:val="none" w:sz="0" w:space="0" w:color="auto"/>
        <w:right w:val="none" w:sz="0" w:space="0" w:color="auto"/>
      </w:divBdr>
    </w:div>
    <w:div w:id="1511217368">
      <w:bodyDiv w:val="1"/>
      <w:marLeft w:val="0"/>
      <w:marRight w:val="0"/>
      <w:marTop w:val="0"/>
      <w:marBottom w:val="0"/>
      <w:divBdr>
        <w:top w:val="none" w:sz="0" w:space="0" w:color="auto"/>
        <w:left w:val="none" w:sz="0" w:space="0" w:color="auto"/>
        <w:bottom w:val="none" w:sz="0" w:space="0" w:color="auto"/>
        <w:right w:val="none" w:sz="0" w:space="0" w:color="auto"/>
      </w:divBdr>
      <w:divsChild>
        <w:div w:id="1993096027">
          <w:marLeft w:val="0"/>
          <w:marRight w:val="0"/>
          <w:marTop w:val="0"/>
          <w:marBottom w:val="0"/>
          <w:divBdr>
            <w:top w:val="none" w:sz="0" w:space="0" w:color="auto"/>
            <w:left w:val="none" w:sz="0" w:space="0" w:color="auto"/>
            <w:bottom w:val="none" w:sz="0" w:space="0" w:color="auto"/>
            <w:right w:val="none" w:sz="0" w:space="0" w:color="auto"/>
          </w:divBdr>
          <w:divsChild>
            <w:div w:id="436485544">
              <w:marLeft w:val="0"/>
              <w:marRight w:val="0"/>
              <w:marTop w:val="0"/>
              <w:marBottom w:val="0"/>
              <w:divBdr>
                <w:top w:val="none" w:sz="0" w:space="0" w:color="auto"/>
                <w:left w:val="none" w:sz="0" w:space="0" w:color="auto"/>
                <w:bottom w:val="none" w:sz="0" w:space="0" w:color="auto"/>
                <w:right w:val="none" w:sz="0" w:space="0" w:color="auto"/>
              </w:divBdr>
              <w:divsChild>
                <w:div w:id="12296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90016">
      <w:bodyDiv w:val="1"/>
      <w:marLeft w:val="0"/>
      <w:marRight w:val="0"/>
      <w:marTop w:val="0"/>
      <w:marBottom w:val="0"/>
      <w:divBdr>
        <w:top w:val="none" w:sz="0" w:space="0" w:color="auto"/>
        <w:left w:val="none" w:sz="0" w:space="0" w:color="auto"/>
        <w:bottom w:val="none" w:sz="0" w:space="0" w:color="auto"/>
        <w:right w:val="none" w:sz="0" w:space="0" w:color="auto"/>
      </w:divBdr>
      <w:divsChild>
        <w:div w:id="1330014676">
          <w:marLeft w:val="0"/>
          <w:marRight w:val="0"/>
          <w:marTop w:val="0"/>
          <w:marBottom w:val="0"/>
          <w:divBdr>
            <w:top w:val="none" w:sz="0" w:space="0" w:color="auto"/>
            <w:left w:val="none" w:sz="0" w:space="0" w:color="auto"/>
            <w:bottom w:val="none" w:sz="0" w:space="0" w:color="auto"/>
            <w:right w:val="none" w:sz="0" w:space="0" w:color="auto"/>
          </w:divBdr>
          <w:divsChild>
            <w:div w:id="652560551">
              <w:marLeft w:val="0"/>
              <w:marRight w:val="0"/>
              <w:marTop w:val="0"/>
              <w:marBottom w:val="0"/>
              <w:divBdr>
                <w:top w:val="none" w:sz="0" w:space="0" w:color="auto"/>
                <w:left w:val="none" w:sz="0" w:space="0" w:color="auto"/>
                <w:bottom w:val="none" w:sz="0" w:space="0" w:color="auto"/>
                <w:right w:val="none" w:sz="0" w:space="0" w:color="auto"/>
              </w:divBdr>
              <w:divsChild>
                <w:div w:id="367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2982">
      <w:bodyDiv w:val="1"/>
      <w:marLeft w:val="0"/>
      <w:marRight w:val="0"/>
      <w:marTop w:val="0"/>
      <w:marBottom w:val="0"/>
      <w:divBdr>
        <w:top w:val="none" w:sz="0" w:space="0" w:color="auto"/>
        <w:left w:val="none" w:sz="0" w:space="0" w:color="auto"/>
        <w:bottom w:val="none" w:sz="0" w:space="0" w:color="auto"/>
        <w:right w:val="none" w:sz="0" w:space="0" w:color="auto"/>
      </w:divBdr>
      <w:divsChild>
        <w:div w:id="428740822">
          <w:marLeft w:val="0"/>
          <w:marRight w:val="0"/>
          <w:marTop w:val="0"/>
          <w:marBottom w:val="0"/>
          <w:divBdr>
            <w:top w:val="none" w:sz="0" w:space="0" w:color="auto"/>
            <w:left w:val="none" w:sz="0" w:space="0" w:color="auto"/>
            <w:bottom w:val="none" w:sz="0" w:space="0" w:color="auto"/>
            <w:right w:val="none" w:sz="0" w:space="0" w:color="auto"/>
          </w:divBdr>
          <w:divsChild>
            <w:div w:id="527597257">
              <w:marLeft w:val="0"/>
              <w:marRight w:val="0"/>
              <w:marTop w:val="0"/>
              <w:marBottom w:val="0"/>
              <w:divBdr>
                <w:top w:val="none" w:sz="0" w:space="0" w:color="auto"/>
                <w:left w:val="none" w:sz="0" w:space="0" w:color="auto"/>
                <w:bottom w:val="none" w:sz="0" w:space="0" w:color="auto"/>
                <w:right w:val="none" w:sz="0" w:space="0" w:color="auto"/>
              </w:divBdr>
              <w:divsChild>
                <w:div w:id="20673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90508502">
      <w:bodyDiv w:val="1"/>
      <w:marLeft w:val="0"/>
      <w:marRight w:val="0"/>
      <w:marTop w:val="0"/>
      <w:marBottom w:val="0"/>
      <w:divBdr>
        <w:top w:val="none" w:sz="0" w:space="0" w:color="auto"/>
        <w:left w:val="none" w:sz="0" w:space="0" w:color="auto"/>
        <w:bottom w:val="none" w:sz="0" w:space="0" w:color="auto"/>
        <w:right w:val="none" w:sz="0" w:space="0" w:color="auto"/>
      </w:divBdr>
      <w:divsChild>
        <w:div w:id="906450797">
          <w:marLeft w:val="0"/>
          <w:marRight w:val="0"/>
          <w:marTop w:val="0"/>
          <w:marBottom w:val="0"/>
          <w:divBdr>
            <w:top w:val="none" w:sz="0" w:space="0" w:color="auto"/>
            <w:left w:val="none" w:sz="0" w:space="0" w:color="auto"/>
            <w:bottom w:val="none" w:sz="0" w:space="0" w:color="auto"/>
            <w:right w:val="none" w:sz="0" w:space="0" w:color="auto"/>
          </w:divBdr>
          <w:divsChild>
            <w:div w:id="640964008">
              <w:marLeft w:val="0"/>
              <w:marRight w:val="0"/>
              <w:marTop w:val="0"/>
              <w:marBottom w:val="0"/>
              <w:divBdr>
                <w:top w:val="none" w:sz="0" w:space="0" w:color="auto"/>
                <w:left w:val="none" w:sz="0" w:space="0" w:color="auto"/>
                <w:bottom w:val="none" w:sz="0" w:space="0" w:color="auto"/>
                <w:right w:val="none" w:sz="0" w:space="0" w:color="auto"/>
              </w:divBdr>
              <w:divsChild>
                <w:div w:id="2042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7975">
      <w:bodyDiv w:val="1"/>
      <w:marLeft w:val="0"/>
      <w:marRight w:val="0"/>
      <w:marTop w:val="0"/>
      <w:marBottom w:val="0"/>
      <w:divBdr>
        <w:top w:val="none" w:sz="0" w:space="0" w:color="auto"/>
        <w:left w:val="none" w:sz="0" w:space="0" w:color="auto"/>
        <w:bottom w:val="none" w:sz="0" w:space="0" w:color="auto"/>
        <w:right w:val="none" w:sz="0" w:space="0" w:color="auto"/>
      </w:divBdr>
      <w:divsChild>
        <w:div w:id="758520681">
          <w:marLeft w:val="0"/>
          <w:marRight w:val="0"/>
          <w:marTop w:val="0"/>
          <w:marBottom w:val="0"/>
          <w:divBdr>
            <w:top w:val="none" w:sz="0" w:space="0" w:color="auto"/>
            <w:left w:val="none" w:sz="0" w:space="0" w:color="auto"/>
            <w:bottom w:val="none" w:sz="0" w:space="0" w:color="auto"/>
            <w:right w:val="none" w:sz="0" w:space="0" w:color="auto"/>
          </w:divBdr>
          <w:divsChild>
            <w:div w:id="407534288">
              <w:marLeft w:val="0"/>
              <w:marRight w:val="0"/>
              <w:marTop w:val="0"/>
              <w:marBottom w:val="0"/>
              <w:divBdr>
                <w:top w:val="none" w:sz="0" w:space="0" w:color="auto"/>
                <w:left w:val="none" w:sz="0" w:space="0" w:color="auto"/>
                <w:bottom w:val="none" w:sz="0" w:space="0" w:color="auto"/>
                <w:right w:val="none" w:sz="0" w:space="0" w:color="auto"/>
              </w:divBdr>
              <w:divsChild>
                <w:div w:id="2160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88587">
      <w:bodyDiv w:val="1"/>
      <w:marLeft w:val="0"/>
      <w:marRight w:val="0"/>
      <w:marTop w:val="0"/>
      <w:marBottom w:val="0"/>
      <w:divBdr>
        <w:top w:val="none" w:sz="0" w:space="0" w:color="auto"/>
        <w:left w:val="none" w:sz="0" w:space="0" w:color="auto"/>
        <w:bottom w:val="none" w:sz="0" w:space="0" w:color="auto"/>
        <w:right w:val="none" w:sz="0" w:space="0" w:color="auto"/>
      </w:divBdr>
    </w:div>
    <w:div w:id="1627858457">
      <w:bodyDiv w:val="1"/>
      <w:marLeft w:val="0"/>
      <w:marRight w:val="0"/>
      <w:marTop w:val="0"/>
      <w:marBottom w:val="0"/>
      <w:divBdr>
        <w:top w:val="none" w:sz="0" w:space="0" w:color="auto"/>
        <w:left w:val="none" w:sz="0" w:space="0" w:color="auto"/>
        <w:bottom w:val="none" w:sz="0" w:space="0" w:color="auto"/>
        <w:right w:val="none" w:sz="0" w:space="0" w:color="auto"/>
      </w:divBdr>
      <w:divsChild>
        <w:div w:id="1960187565">
          <w:marLeft w:val="0"/>
          <w:marRight w:val="0"/>
          <w:marTop w:val="0"/>
          <w:marBottom w:val="0"/>
          <w:divBdr>
            <w:top w:val="none" w:sz="0" w:space="0" w:color="auto"/>
            <w:left w:val="none" w:sz="0" w:space="0" w:color="auto"/>
            <w:bottom w:val="none" w:sz="0" w:space="0" w:color="auto"/>
            <w:right w:val="none" w:sz="0" w:space="0" w:color="auto"/>
          </w:divBdr>
          <w:divsChild>
            <w:div w:id="271866686">
              <w:marLeft w:val="0"/>
              <w:marRight w:val="0"/>
              <w:marTop w:val="0"/>
              <w:marBottom w:val="0"/>
              <w:divBdr>
                <w:top w:val="none" w:sz="0" w:space="0" w:color="auto"/>
                <w:left w:val="none" w:sz="0" w:space="0" w:color="auto"/>
                <w:bottom w:val="none" w:sz="0" w:space="0" w:color="auto"/>
                <w:right w:val="none" w:sz="0" w:space="0" w:color="auto"/>
              </w:divBdr>
              <w:divsChild>
                <w:div w:id="6881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81925">
      <w:bodyDiv w:val="1"/>
      <w:marLeft w:val="0"/>
      <w:marRight w:val="0"/>
      <w:marTop w:val="0"/>
      <w:marBottom w:val="0"/>
      <w:divBdr>
        <w:top w:val="none" w:sz="0" w:space="0" w:color="auto"/>
        <w:left w:val="none" w:sz="0" w:space="0" w:color="auto"/>
        <w:bottom w:val="none" w:sz="0" w:space="0" w:color="auto"/>
        <w:right w:val="none" w:sz="0" w:space="0" w:color="auto"/>
      </w:divBdr>
      <w:divsChild>
        <w:div w:id="967664977">
          <w:marLeft w:val="0"/>
          <w:marRight w:val="0"/>
          <w:marTop w:val="0"/>
          <w:marBottom w:val="0"/>
          <w:divBdr>
            <w:top w:val="none" w:sz="0" w:space="0" w:color="auto"/>
            <w:left w:val="none" w:sz="0" w:space="0" w:color="auto"/>
            <w:bottom w:val="none" w:sz="0" w:space="0" w:color="auto"/>
            <w:right w:val="none" w:sz="0" w:space="0" w:color="auto"/>
          </w:divBdr>
          <w:divsChild>
            <w:div w:id="1046837728">
              <w:marLeft w:val="0"/>
              <w:marRight w:val="0"/>
              <w:marTop w:val="0"/>
              <w:marBottom w:val="0"/>
              <w:divBdr>
                <w:top w:val="none" w:sz="0" w:space="0" w:color="auto"/>
                <w:left w:val="none" w:sz="0" w:space="0" w:color="auto"/>
                <w:bottom w:val="none" w:sz="0" w:space="0" w:color="auto"/>
                <w:right w:val="none" w:sz="0" w:space="0" w:color="auto"/>
              </w:divBdr>
              <w:divsChild>
                <w:div w:id="20805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21436">
      <w:bodyDiv w:val="1"/>
      <w:marLeft w:val="0"/>
      <w:marRight w:val="0"/>
      <w:marTop w:val="0"/>
      <w:marBottom w:val="0"/>
      <w:divBdr>
        <w:top w:val="none" w:sz="0" w:space="0" w:color="auto"/>
        <w:left w:val="none" w:sz="0" w:space="0" w:color="auto"/>
        <w:bottom w:val="none" w:sz="0" w:space="0" w:color="auto"/>
        <w:right w:val="none" w:sz="0" w:space="0" w:color="auto"/>
      </w:divBdr>
      <w:divsChild>
        <w:div w:id="1376079399">
          <w:marLeft w:val="0"/>
          <w:marRight w:val="0"/>
          <w:marTop w:val="0"/>
          <w:marBottom w:val="0"/>
          <w:divBdr>
            <w:top w:val="none" w:sz="0" w:space="0" w:color="auto"/>
            <w:left w:val="none" w:sz="0" w:space="0" w:color="auto"/>
            <w:bottom w:val="none" w:sz="0" w:space="0" w:color="auto"/>
            <w:right w:val="none" w:sz="0" w:space="0" w:color="auto"/>
          </w:divBdr>
          <w:divsChild>
            <w:div w:id="1667199620">
              <w:marLeft w:val="0"/>
              <w:marRight w:val="0"/>
              <w:marTop w:val="0"/>
              <w:marBottom w:val="0"/>
              <w:divBdr>
                <w:top w:val="none" w:sz="0" w:space="0" w:color="auto"/>
                <w:left w:val="none" w:sz="0" w:space="0" w:color="auto"/>
                <w:bottom w:val="none" w:sz="0" w:space="0" w:color="auto"/>
                <w:right w:val="none" w:sz="0" w:space="0" w:color="auto"/>
              </w:divBdr>
              <w:divsChild>
                <w:div w:id="8838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42229">
      <w:bodyDiv w:val="1"/>
      <w:marLeft w:val="0"/>
      <w:marRight w:val="0"/>
      <w:marTop w:val="0"/>
      <w:marBottom w:val="0"/>
      <w:divBdr>
        <w:top w:val="none" w:sz="0" w:space="0" w:color="auto"/>
        <w:left w:val="none" w:sz="0" w:space="0" w:color="auto"/>
        <w:bottom w:val="none" w:sz="0" w:space="0" w:color="auto"/>
        <w:right w:val="none" w:sz="0" w:space="0" w:color="auto"/>
      </w:divBdr>
      <w:divsChild>
        <w:div w:id="676467555">
          <w:marLeft w:val="0"/>
          <w:marRight w:val="0"/>
          <w:marTop w:val="0"/>
          <w:marBottom w:val="0"/>
          <w:divBdr>
            <w:top w:val="none" w:sz="0" w:space="0" w:color="auto"/>
            <w:left w:val="none" w:sz="0" w:space="0" w:color="auto"/>
            <w:bottom w:val="none" w:sz="0" w:space="0" w:color="auto"/>
            <w:right w:val="none" w:sz="0" w:space="0" w:color="auto"/>
          </w:divBdr>
          <w:divsChild>
            <w:div w:id="703213165">
              <w:marLeft w:val="0"/>
              <w:marRight w:val="0"/>
              <w:marTop w:val="0"/>
              <w:marBottom w:val="0"/>
              <w:divBdr>
                <w:top w:val="none" w:sz="0" w:space="0" w:color="auto"/>
                <w:left w:val="none" w:sz="0" w:space="0" w:color="auto"/>
                <w:bottom w:val="none" w:sz="0" w:space="0" w:color="auto"/>
                <w:right w:val="none" w:sz="0" w:space="0" w:color="auto"/>
              </w:divBdr>
              <w:divsChild>
                <w:div w:id="17390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75267">
      <w:bodyDiv w:val="1"/>
      <w:marLeft w:val="0"/>
      <w:marRight w:val="0"/>
      <w:marTop w:val="0"/>
      <w:marBottom w:val="0"/>
      <w:divBdr>
        <w:top w:val="none" w:sz="0" w:space="0" w:color="auto"/>
        <w:left w:val="none" w:sz="0" w:space="0" w:color="auto"/>
        <w:bottom w:val="none" w:sz="0" w:space="0" w:color="auto"/>
        <w:right w:val="none" w:sz="0" w:space="0" w:color="auto"/>
      </w:divBdr>
      <w:divsChild>
        <w:div w:id="1039862491">
          <w:marLeft w:val="0"/>
          <w:marRight w:val="0"/>
          <w:marTop w:val="0"/>
          <w:marBottom w:val="0"/>
          <w:divBdr>
            <w:top w:val="none" w:sz="0" w:space="0" w:color="auto"/>
            <w:left w:val="none" w:sz="0" w:space="0" w:color="auto"/>
            <w:bottom w:val="none" w:sz="0" w:space="0" w:color="auto"/>
            <w:right w:val="none" w:sz="0" w:space="0" w:color="auto"/>
          </w:divBdr>
          <w:divsChild>
            <w:div w:id="2044867416">
              <w:marLeft w:val="0"/>
              <w:marRight w:val="0"/>
              <w:marTop w:val="0"/>
              <w:marBottom w:val="0"/>
              <w:divBdr>
                <w:top w:val="none" w:sz="0" w:space="0" w:color="auto"/>
                <w:left w:val="none" w:sz="0" w:space="0" w:color="auto"/>
                <w:bottom w:val="none" w:sz="0" w:space="0" w:color="auto"/>
                <w:right w:val="none" w:sz="0" w:space="0" w:color="auto"/>
              </w:divBdr>
              <w:divsChild>
                <w:div w:id="1475298072">
                  <w:marLeft w:val="0"/>
                  <w:marRight w:val="0"/>
                  <w:marTop w:val="0"/>
                  <w:marBottom w:val="0"/>
                  <w:divBdr>
                    <w:top w:val="none" w:sz="0" w:space="0" w:color="auto"/>
                    <w:left w:val="none" w:sz="0" w:space="0" w:color="auto"/>
                    <w:bottom w:val="none" w:sz="0" w:space="0" w:color="auto"/>
                    <w:right w:val="none" w:sz="0" w:space="0" w:color="auto"/>
                  </w:divBdr>
                  <w:divsChild>
                    <w:div w:id="2014532506">
                      <w:marLeft w:val="0"/>
                      <w:marRight w:val="0"/>
                      <w:marTop w:val="0"/>
                      <w:marBottom w:val="0"/>
                      <w:divBdr>
                        <w:top w:val="none" w:sz="0" w:space="0" w:color="auto"/>
                        <w:left w:val="none" w:sz="0" w:space="0" w:color="auto"/>
                        <w:bottom w:val="none" w:sz="0" w:space="0" w:color="auto"/>
                        <w:right w:val="none" w:sz="0" w:space="0" w:color="auto"/>
                      </w:divBdr>
                      <w:divsChild>
                        <w:div w:id="1270894017">
                          <w:marLeft w:val="0"/>
                          <w:marRight w:val="0"/>
                          <w:marTop w:val="0"/>
                          <w:marBottom w:val="0"/>
                          <w:divBdr>
                            <w:top w:val="none" w:sz="0" w:space="0" w:color="auto"/>
                            <w:left w:val="none" w:sz="0" w:space="0" w:color="auto"/>
                            <w:bottom w:val="none" w:sz="0" w:space="0" w:color="auto"/>
                            <w:right w:val="none" w:sz="0" w:space="0" w:color="auto"/>
                          </w:divBdr>
                          <w:divsChild>
                            <w:div w:id="11194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155174">
      <w:bodyDiv w:val="1"/>
      <w:marLeft w:val="0"/>
      <w:marRight w:val="0"/>
      <w:marTop w:val="0"/>
      <w:marBottom w:val="0"/>
      <w:divBdr>
        <w:top w:val="none" w:sz="0" w:space="0" w:color="auto"/>
        <w:left w:val="none" w:sz="0" w:space="0" w:color="auto"/>
        <w:bottom w:val="none" w:sz="0" w:space="0" w:color="auto"/>
        <w:right w:val="none" w:sz="0" w:space="0" w:color="auto"/>
      </w:divBdr>
      <w:divsChild>
        <w:div w:id="689458005">
          <w:marLeft w:val="0"/>
          <w:marRight w:val="0"/>
          <w:marTop w:val="0"/>
          <w:marBottom w:val="0"/>
          <w:divBdr>
            <w:top w:val="none" w:sz="0" w:space="0" w:color="auto"/>
            <w:left w:val="none" w:sz="0" w:space="0" w:color="auto"/>
            <w:bottom w:val="none" w:sz="0" w:space="0" w:color="auto"/>
            <w:right w:val="none" w:sz="0" w:space="0" w:color="auto"/>
          </w:divBdr>
          <w:divsChild>
            <w:div w:id="1593586576">
              <w:marLeft w:val="0"/>
              <w:marRight w:val="0"/>
              <w:marTop w:val="0"/>
              <w:marBottom w:val="0"/>
              <w:divBdr>
                <w:top w:val="none" w:sz="0" w:space="0" w:color="auto"/>
                <w:left w:val="none" w:sz="0" w:space="0" w:color="auto"/>
                <w:bottom w:val="none" w:sz="0" w:space="0" w:color="auto"/>
                <w:right w:val="none" w:sz="0" w:space="0" w:color="auto"/>
              </w:divBdr>
              <w:divsChild>
                <w:div w:id="596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16263">
      <w:bodyDiv w:val="1"/>
      <w:marLeft w:val="0"/>
      <w:marRight w:val="0"/>
      <w:marTop w:val="0"/>
      <w:marBottom w:val="0"/>
      <w:divBdr>
        <w:top w:val="none" w:sz="0" w:space="0" w:color="auto"/>
        <w:left w:val="none" w:sz="0" w:space="0" w:color="auto"/>
        <w:bottom w:val="none" w:sz="0" w:space="0" w:color="auto"/>
        <w:right w:val="none" w:sz="0" w:space="0" w:color="auto"/>
      </w:divBdr>
      <w:divsChild>
        <w:div w:id="2097900263">
          <w:marLeft w:val="0"/>
          <w:marRight w:val="0"/>
          <w:marTop w:val="0"/>
          <w:marBottom w:val="0"/>
          <w:divBdr>
            <w:top w:val="none" w:sz="0" w:space="0" w:color="auto"/>
            <w:left w:val="none" w:sz="0" w:space="0" w:color="auto"/>
            <w:bottom w:val="none" w:sz="0" w:space="0" w:color="auto"/>
            <w:right w:val="none" w:sz="0" w:space="0" w:color="auto"/>
          </w:divBdr>
          <w:divsChild>
            <w:div w:id="545995533">
              <w:marLeft w:val="0"/>
              <w:marRight w:val="0"/>
              <w:marTop w:val="0"/>
              <w:marBottom w:val="0"/>
              <w:divBdr>
                <w:top w:val="none" w:sz="0" w:space="0" w:color="auto"/>
                <w:left w:val="none" w:sz="0" w:space="0" w:color="auto"/>
                <w:bottom w:val="none" w:sz="0" w:space="0" w:color="auto"/>
                <w:right w:val="none" w:sz="0" w:space="0" w:color="auto"/>
              </w:divBdr>
              <w:divsChild>
                <w:div w:id="10061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555">
      <w:bodyDiv w:val="1"/>
      <w:marLeft w:val="0"/>
      <w:marRight w:val="0"/>
      <w:marTop w:val="0"/>
      <w:marBottom w:val="0"/>
      <w:divBdr>
        <w:top w:val="none" w:sz="0" w:space="0" w:color="auto"/>
        <w:left w:val="none" w:sz="0" w:space="0" w:color="auto"/>
        <w:bottom w:val="none" w:sz="0" w:space="0" w:color="auto"/>
        <w:right w:val="none" w:sz="0" w:space="0" w:color="auto"/>
      </w:divBdr>
      <w:divsChild>
        <w:div w:id="1452241124">
          <w:marLeft w:val="0"/>
          <w:marRight w:val="0"/>
          <w:marTop w:val="0"/>
          <w:marBottom w:val="0"/>
          <w:divBdr>
            <w:top w:val="none" w:sz="0" w:space="0" w:color="auto"/>
            <w:left w:val="none" w:sz="0" w:space="0" w:color="auto"/>
            <w:bottom w:val="none" w:sz="0" w:space="0" w:color="auto"/>
            <w:right w:val="none" w:sz="0" w:space="0" w:color="auto"/>
          </w:divBdr>
          <w:divsChild>
            <w:div w:id="945582751">
              <w:marLeft w:val="0"/>
              <w:marRight w:val="0"/>
              <w:marTop w:val="0"/>
              <w:marBottom w:val="0"/>
              <w:divBdr>
                <w:top w:val="none" w:sz="0" w:space="0" w:color="auto"/>
                <w:left w:val="none" w:sz="0" w:space="0" w:color="auto"/>
                <w:bottom w:val="none" w:sz="0" w:space="0" w:color="auto"/>
                <w:right w:val="none" w:sz="0" w:space="0" w:color="auto"/>
              </w:divBdr>
              <w:divsChild>
                <w:div w:id="3619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473578">
      <w:bodyDiv w:val="1"/>
      <w:marLeft w:val="0"/>
      <w:marRight w:val="0"/>
      <w:marTop w:val="0"/>
      <w:marBottom w:val="0"/>
      <w:divBdr>
        <w:top w:val="none" w:sz="0" w:space="0" w:color="auto"/>
        <w:left w:val="none" w:sz="0" w:space="0" w:color="auto"/>
        <w:bottom w:val="none" w:sz="0" w:space="0" w:color="auto"/>
        <w:right w:val="none" w:sz="0" w:space="0" w:color="auto"/>
      </w:divBdr>
      <w:divsChild>
        <w:div w:id="318389058">
          <w:marLeft w:val="0"/>
          <w:marRight w:val="0"/>
          <w:marTop w:val="0"/>
          <w:marBottom w:val="0"/>
          <w:divBdr>
            <w:top w:val="none" w:sz="0" w:space="0" w:color="auto"/>
            <w:left w:val="none" w:sz="0" w:space="0" w:color="auto"/>
            <w:bottom w:val="none" w:sz="0" w:space="0" w:color="auto"/>
            <w:right w:val="none" w:sz="0" w:space="0" w:color="auto"/>
          </w:divBdr>
          <w:divsChild>
            <w:div w:id="434709924">
              <w:marLeft w:val="0"/>
              <w:marRight w:val="0"/>
              <w:marTop w:val="0"/>
              <w:marBottom w:val="0"/>
              <w:divBdr>
                <w:top w:val="none" w:sz="0" w:space="0" w:color="auto"/>
                <w:left w:val="none" w:sz="0" w:space="0" w:color="auto"/>
                <w:bottom w:val="none" w:sz="0" w:space="0" w:color="auto"/>
                <w:right w:val="none" w:sz="0" w:space="0" w:color="auto"/>
              </w:divBdr>
              <w:divsChild>
                <w:div w:id="21238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1227">
      <w:bodyDiv w:val="1"/>
      <w:marLeft w:val="0"/>
      <w:marRight w:val="0"/>
      <w:marTop w:val="0"/>
      <w:marBottom w:val="0"/>
      <w:divBdr>
        <w:top w:val="none" w:sz="0" w:space="0" w:color="auto"/>
        <w:left w:val="none" w:sz="0" w:space="0" w:color="auto"/>
        <w:bottom w:val="none" w:sz="0" w:space="0" w:color="auto"/>
        <w:right w:val="none" w:sz="0" w:space="0" w:color="auto"/>
      </w:divBdr>
      <w:divsChild>
        <w:div w:id="866989922">
          <w:marLeft w:val="0"/>
          <w:marRight w:val="0"/>
          <w:marTop w:val="0"/>
          <w:marBottom w:val="0"/>
          <w:divBdr>
            <w:top w:val="none" w:sz="0" w:space="0" w:color="auto"/>
            <w:left w:val="none" w:sz="0" w:space="0" w:color="auto"/>
            <w:bottom w:val="none" w:sz="0" w:space="0" w:color="auto"/>
            <w:right w:val="none" w:sz="0" w:space="0" w:color="auto"/>
          </w:divBdr>
          <w:divsChild>
            <w:div w:id="1884902847">
              <w:marLeft w:val="0"/>
              <w:marRight w:val="0"/>
              <w:marTop w:val="0"/>
              <w:marBottom w:val="0"/>
              <w:divBdr>
                <w:top w:val="none" w:sz="0" w:space="0" w:color="auto"/>
                <w:left w:val="none" w:sz="0" w:space="0" w:color="auto"/>
                <w:bottom w:val="none" w:sz="0" w:space="0" w:color="auto"/>
                <w:right w:val="none" w:sz="0" w:space="0" w:color="auto"/>
              </w:divBdr>
              <w:divsChild>
                <w:div w:id="432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736365">
      <w:bodyDiv w:val="1"/>
      <w:marLeft w:val="0"/>
      <w:marRight w:val="0"/>
      <w:marTop w:val="0"/>
      <w:marBottom w:val="0"/>
      <w:divBdr>
        <w:top w:val="none" w:sz="0" w:space="0" w:color="auto"/>
        <w:left w:val="none" w:sz="0" w:space="0" w:color="auto"/>
        <w:bottom w:val="none" w:sz="0" w:space="0" w:color="auto"/>
        <w:right w:val="none" w:sz="0" w:space="0" w:color="auto"/>
      </w:divBdr>
    </w:div>
    <w:div w:id="2015261988">
      <w:bodyDiv w:val="1"/>
      <w:marLeft w:val="0"/>
      <w:marRight w:val="0"/>
      <w:marTop w:val="0"/>
      <w:marBottom w:val="0"/>
      <w:divBdr>
        <w:top w:val="none" w:sz="0" w:space="0" w:color="auto"/>
        <w:left w:val="none" w:sz="0" w:space="0" w:color="auto"/>
        <w:bottom w:val="none" w:sz="0" w:space="0" w:color="auto"/>
        <w:right w:val="none" w:sz="0" w:space="0" w:color="auto"/>
      </w:divBdr>
      <w:divsChild>
        <w:div w:id="456997853">
          <w:marLeft w:val="0"/>
          <w:marRight w:val="0"/>
          <w:marTop w:val="0"/>
          <w:marBottom w:val="0"/>
          <w:divBdr>
            <w:top w:val="none" w:sz="0" w:space="0" w:color="auto"/>
            <w:left w:val="none" w:sz="0" w:space="0" w:color="auto"/>
            <w:bottom w:val="none" w:sz="0" w:space="0" w:color="auto"/>
            <w:right w:val="none" w:sz="0" w:space="0" w:color="auto"/>
          </w:divBdr>
          <w:divsChild>
            <w:div w:id="1203907317">
              <w:marLeft w:val="0"/>
              <w:marRight w:val="0"/>
              <w:marTop w:val="0"/>
              <w:marBottom w:val="0"/>
              <w:divBdr>
                <w:top w:val="none" w:sz="0" w:space="0" w:color="auto"/>
                <w:left w:val="none" w:sz="0" w:space="0" w:color="auto"/>
                <w:bottom w:val="none" w:sz="0" w:space="0" w:color="auto"/>
                <w:right w:val="none" w:sz="0" w:space="0" w:color="auto"/>
              </w:divBdr>
              <w:divsChild>
                <w:div w:id="672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41665">
      <w:bodyDiv w:val="1"/>
      <w:marLeft w:val="0"/>
      <w:marRight w:val="0"/>
      <w:marTop w:val="0"/>
      <w:marBottom w:val="0"/>
      <w:divBdr>
        <w:top w:val="none" w:sz="0" w:space="0" w:color="auto"/>
        <w:left w:val="none" w:sz="0" w:space="0" w:color="auto"/>
        <w:bottom w:val="none" w:sz="0" w:space="0" w:color="auto"/>
        <w:right w:val="none" w:sz="0" w:space="0" w:color="auto"/>
      </w:divBdr>
      <w:divsChild>
        <w:div w:id="580674041">
          <w:marLeft w:val="0"/>
          <w:marRight w:val="0"/>
          <w:marTop w:val="0"/>
          <w:marBottom w:val="0"/>
          <w:divBdr>
            <w:top w:val="none" w:sz="0" w:space="0" w:color="auto"/>
            <w:left w:val="none" w:sz="0" w:space="0" w:color="auto"/>
            <w:bottom w:val="none" w:sz="0" w:space="0" w:color="auto"/>
            <w:right w:val="none" w:sz="0" w:space="0" w:color="auto"/>
          </w:divBdr>
          <w:divsChild>
            <w:div w:id="1063991628">
              <w:marLeft w:val="0"/>
              <w:marRight w:val="0"/>
              <w:marTop w:val="0"/>
              <w:marBottom w:val="0"/>
              <w:divBdr>
                <w:top w:val="none" w:sz="0" w:space="0" w:color="auto"/>
                <w:left w:val="none" w:sz="0" w:space="0" w:color="auto"/>
                <w:bottom w:val="none" w:sz="0" w:space="0" w:color="auto"/>
                <w:right w:val="none" w:sz="0" w:space="0" w:color="auto"/>
              </w:divBdr>
              <w:divsChild>
                <w:div w:id="11832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37175">
      <w:bodyDiv w:val="1"/>
      <w:marLeft w:val="0"/>
      <w:marRight w:val="0"/>
      <w:marTop w:val="0"/>
      <w:marBottom w:val="0"/>
      <w:divBdr>
        <w:top w:val="none" w:sz="0" w:space="0" w:color="auto"/>
        <w:left w:val="none" w:sz="0" w:space="0" w:color="auto"/>
        <w:bottom w:val="none" w:sz="0" w:space="0" w:color="auto"/>
        <w:right w:val="none" w:sz="0" w:space="0" w:color="auto"/>
      </w:divBdr>
      <w:divsChild>
        <w:div w:id="1043016774">
          <w:marLeft w:val="0"/>
          <w:marRight w:val="0"/>
          <w:marTop w:val="0"/>
          <w:marBottom w:val="0"/>
          <w:divBdr>
            <w:top w:val="none" w:sz="0" w:space="0" w:color="auto"/>
            <w:left w:val="none" w:sz="0" w:space="0" w:color="auto"/>
            <w:bottom w:val="none" w:sz="0" w:space="0" w:color="auto"/>
            <w:right w:val="none" w:sz="0" w:space="0" w:color="auto"/>
          </w:divBdr>
          <w:divsChild>
            <w:div w:id="390662890">
              <w:marLeft w:val="0"/>
              <w:marRight w:val="0"/>
              <w:marTop w:val="0"/>
              <w:marBottom w:val="0"/>
              <w:divBdr>
                <w:top w:val="none" w:sz="0" w:space="0" w:color="auto"/>
                <w:left w:val="none" w:sz="0" w:space="0" w:color="auto"/>
                <w:bottom w:val="none" w:sz="0" w:space="0" w:color="auto"/>
                <w:right w:val="none" w:sz="0" w:space="0" w:color="auto"/>
              </w:divBdr>
              <w:divsChild>
                <w:div w:id="8389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biblegateway.com/passage/?search=Gal.1:15-16;Joshua%201:8;Acts%209:1-18&amp;version=NASB" TargetMode="External"/><Relationship Id="rId21" Type="http://schemas.openxmlformats.org/officeDocument/2006/relationships/diagramQuickStyle" Target="diagrams/quickStyle1.xml"/><Relationship Id="rId42" Type="http://schemas.openxmlformats.org/officeDocument/2006/relationships/hyperlink" Target="http://concordances.org/greek/3100.htm" TargetMode="External"/><Relationship Id="rId63" Type="http://schemas.openxmlformats.org/officeDocument/2006/relationships/hyperlink" Target="http://concordances.org/greek/4183.htm" TargetMode="External"/><Relationship Id="rId84" Type="http://schemas.openxmlformats.org/officeDocument/2006/relationships/hyperlink" Target="http://www.biblegateway.com/passage/?search=Matt%2010:17&amp;version=NASB" TargetMode="External"/><Relationship Id="rId138" Type="http://schemas.openxmlformats.org/officeDocument/2006/relationships/hyperlink" Target="http://www.biblegateway.com/passage/?search=Luke%2010:23-Luke%2010:24,%20Matt%2016:17,%20John%2020:29&amp;version=NASB" TargetMode="External"/><Relationship Id="rId159" Type="http://schemas.openxmlformats.org/officeDocument/2006/relationships/hyperlink" Target="http://www.biblegateway.com/passage/?search=psalms%2045:1-17&amp;version=NASB" TargetMode="External"/><Relationship Id="rId170" Type="http://schemas.openxmlformats.org/officeDocument/2006/relationships/hyperlink" Target="http://www.biblegateway.com/passage/?search=Isa%209:6&amp;version=NASB" TargetMode="External"/><Relationship Id="rId191" Type="http://schemas.openxmlformats.org/officeDocument/2006/relationships/hyperlink" Target="http://www.biblegateway.com/passage/?search=psalms%2045:1-17&amp;version=NASB" TargetMode="External"/><Relationship Id="rId205" Type="http://schemas.openxmlformats.org/officeDocument/2006/relationships/hyperlink" Target="http://www.biblegateway.com/passage/?search=psalms%2045:1-17&amp;version=NASB" TargetMode="External"/><Relationship Id="rId107" Type="http://schemas.openxmlformats.org/officeDocument/2006/relationships/hyperlink" Target="http://www.biblegateway.com/passage/?search=Gal.1:15-16;Joshua%201:8;Acts%209:1-18&amp;version=NASB" TargetMode="External"/><Relationship Id="rId11" Type="http://schemas.openxmlformats.org/officeDocument/2006/relationships/header" Target="header1.xml"/><Relationship Id="rId32" Type="http://schemas.openxmlformats.org/officeDocument/2006/relationships/hyperlink" Target="http://www.biblegateway.com/passage/?search=Zec.%204:6&amp;version=NASB" TargetMode="External"/><Relationship Id="rId53" Type="http://schemas.openxmlformats.org/officeDocument/2006/relationships/hyperlink" Target="http://concordances.org/greek/3101.htm" TargetMode="External"/><Relationship Id="rId74" Type="http://schemas.openxmlformats.org/officeDocument/2006/relationships/hyperlink" Target="http://www.biblegateway.com/passage/?search=Gal.1:15-16;Joshua%201:8;Acts%209:1-18&amp;version=NASB" TargetMode="External"/><Relationship Id="rId128" Type="http://schemas.openxmlformats.org/officeDocument/2006/relationships/hyperlink" Target="http://www.biblegateway.com/passage/?search=Acts%2020:23,%20Acts%2021:4,%20Acts%2021:11,%20Acts%2021:13,%202Cor%206:4-2Cor%206:18,%202Cor%2011:23-2Cor%2011:27,%201Thess%203:3&amp;version=NASB" TargetMode="External"/><Relationship Id="rId149" Type="http://schemas.openxmlformats.org/officeDocument/2006/relationships/hyperlink" Target="http://www.biblegateway.com/passage/?search=2+Corinthians+2%3A11-14&amp;version=NIV" TargetMode="External"/><Relationship Id="rId5" Type="http://schemas.openxmlformats.org/officeDocument/2006/relationships/settings" Target="settings.xml"/><Relationship Id="rId90" Type="http://schemas.openxmlformats.org/officeDocument/2006/relationships/hyperlink" Target="http://www.biblegateway.com/passage/?search=1Cor%2015:8&amp;version=NASB" TargetMode="External"/><Relationship Id="rId95" Type="http://schemas.openxmlformats.org/officeDocument/2006/relationships/hyperlink" Target="http://www.biblegateway.com/passage/?search=Gal.1:15-16;Joshua%201:8;Acts%209:1-18&amp;version=NASB" TargetMode="External"/><Relationship Id="rId160" Type="http://schemas.openxmlformats.org/officeDocument/2006/relationships/hyperlink" Target="http://www.biblegateway.com/passage/?search=psalms%2045:1-17&amp;version=NASB" TargetMode="External"/><Relationship Id="rId165" Type="http://schemas.openxmlformats.org/officeDocument/2006/relationships/hyperlink" Target="http://www.biblegateway.com/passage/?search=psalms%2045:1-17&amp;version=NASB" TargetMode="External"/><Relationship Id="rId181" Type="http://schemas.openxmlformats.org/officeDocument/2006/relationships/hyperlink" Target="http://www.biblegateway.com/passage/?search=psalms%2045:1-17&amp;version=NASB" TargetMode="External"/><Relationship Id="rId186" Type="http://schemas.openxmlformats.org/officeDocument/2006/relationships/hyperlink" Target="http://www.biblegateway.com/passage/?search=Ps%2011:7,%20Ps%2033:5&amp;version=NASB" TargetMode="External"/><Relationship Id="rId216" Type="http://schemas.openxmlformats.org/officeDocument/2006/relationships/hyperlink" Target="http://www.biblegateway.com/passage/?search=Ps%2045:9&amp;version=NASB" TargetMode="External"/><Relationship Id="rId211" Type="http://schemas.openxmlformats.org/officeDocument/2006/relationships/hyperlink" Target="http://www.biblegateway.com/passage/?search=psalms%2045:1-17&amp;version=NASB" TargetMode="External"/><Relationship Id="rId22" Type="http://schemas.openxmlformats.org/officeDocument/2006/relationships/diagramColors" Target="diagrams/colors1.xml"/><Relationship Id="rId27" Type="http://schemas.openxmlformats.org/officeDocument/2006/relationships/diagramColors" Target="diagrams/colors2.xml"/><Relationship Id="rId43" Type="http://schemas.openxmlformats.org/officeDocument/2006/relationships/hyperlink" Target="http://concordances.org/greek/5290.htm" TargetMode="External"/><Relationship Id="rId48" Type="http://schemas.openxmlformats.org/officeDocument/2006/relationships/hyperlink" Target="http://concordances.org/greek/2532.htm" TargetMode="External"/><Relationship Id="rId64" Type="http://schemas.openxmlformats.org/officeDocument/2006/relationships/hyperlink" Target="http://concordances.org/greek/2347.htm" TargetMode="External"/><Relationship Id="rId69" Type="http://schemas.openxmlformats.org/officeDocument/2006/relationships/hyperlink" Target="http://concordances.org/greek/2316.htm" TargetMode="External"/><Relationship Id="rId113" Type="http://schemas.openxmlformats.org/officeDocument/2006/relationships/hyperlink" Target="http://www.biblegateway.com/passage/?search=Gal.1:15-16;Joshua%201:8;Acts%209:1-18&amp;version=NASB" TargetMode="External"/><Relationship Id="rId118" Type="http://schemas.openxmlformats.org/officeDocument/2006/relationships/hyperlink" Target="http://www.biblegateway.com/passage/?search=Acts%209:2,%20Acts%209:21&amp;version=NASB" TargetMode="External"/><Relationship Id="rId134" Type="http://schemas.openxmlformats.org/officeDocument/2006/relationships/hyperlink" Target="http://www.biblegateway.com/passage/?search=Acts%202:4&amp;version=NASB" TargetMode="External"/><Relationship Id="rId139" Type="http://schemas.openxmlformats.org/officeDocument/2006/relationships/hyperlink" Target="http://www.biblegateway.com/passage/?search=Matthew%2013:15-17&amp;version=NASB" TargetMode="External"/><Relationship Id="rId80" Type="http://schemas.openxmlformats.org/officeDocument/2006/relationships/hyperlink" Target="http://www.biblegateway.com/passage/?search=Acts%208:3,%20Acts%209:13-Acts%209:21&amp;version=NASB" TargetMode="External"/><Relationship Id="rId85" Type="http://schemas.openxmlformats.org/officeDocument/2006/relationships/hyperlink" Target="http://www.biblegateway.com/passage/?search=Gal.1:15-16;Joshua%201:8;Acts%209:1-18&amp;version=NASB" TargetMode="External"/><Relationship Id="rId150" Type="http://schemas.openxmlformats.org/officeDocument/2006/relationships/hyperlink" Target="http://www.biblegateway.com/passage/?search=2+Corinthians+2%3A11-14&amp;version=NIV" TargetMode="External"/><Relationship Id="rId155" Type="http://schemas.openxmlformats.org/officeDocument/2006/relationships/hyperlink" Target="http://www.biblegateway.com/passage/?search=psalms%2045:1-17&amp;version=NASB" TargetMode="External"/><Relationship Id="rId171" Type="http://schemas.openxmlformats.org/officeDocument/2006/relationships/hyperlink" Target="http://www.biblegateway.com/passage/?search=psalms%2045:1-17&amp;version=NASB" TargetMode="External"/><Relationship Id="rId176" Type="http://schemas.openxmlformats.org/officeDocument/2006/relationships/hyperlink" Target="http://www.biblegateway.com/passage/?search=Ps%2018:14,%20Ps%20120:4,%20Isa%205:28,%20Isa%207:13&amp;version=NASB" TargetMode="External"/><Relationship Id="rId192" Type="http://schemas.openxmlformats.org/officeDocument/2006/relationships/hyperlink" Target="http://www.biblegateway.com/passage/?search=Ps%20150:4&amp;version=NASB" TargetMode="External"/><Relationship Id="rId197" Type="http://schemas.openxmlformats.org/officeDocument/2006/relationships/hyperlink" Target="http://www.biblegateway.com/passage/?search=psalms%2045:1-17&amp;version=NASB" TargetMode="External"/><Relationship Id="rId206" Type="http://schemas.openxmlformats.org/officeDocument/2006/relationships/hyperlink" Target="http://www.biblegateway.com/passage/?search=Ps%2087:4&amp;version=NASB" TargetMode="External"/><Relationship Id="rId201" Type="http://schemas.openxmlformats.org/officeDocument/2006/relationships/hyperlink" Target="http://www.biblegateway.com/passage/?search=psalms%2045:1-17&amp;version=NASB" TargetMode="External"/><Relationship Id="rId222"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hyperlink" Target="http://biblehub.com/psalms/103-4.htm" TargetMode="External"/><Relationship Id="rId33" Type="http://schemas.openxmlformats.org/officeDocument/2006/relationships/hyperlink" Target="http://www.biblegateway.com/passage/?search=Isa%2011:2-Isa%2011:4,%20Isa%2030:1,%20Hos%201:7&amp;version=NASB" TargetMode="External"/><Relationship Id="rId38" Type="http://schemas.openxmlformats.org/officeDocument/2006/relationships/hyperlink" Target="http://concordances.org/greek/1565.htm" TargetMode="External"/><Relationship Id="rId59" Type="http://schemas.openxmlformats.org/officeDocument/2006/relationships/hyperlink" Target="http://concordances.org/greek/3754.htm" TargetMode="External"/><Relationship Id="rId103" Type="http://schemas.openxmlformats.org/officeDocument/2006/relationships/hyperlink" Target="http://www.biblegateway.com/passage/?search=Gal.1:15-16;Joshua%201:8;Acts%209:1-18&amp;version=NASB" TargetMode="External"/><Relationship Id="rId108" Type="http://schemas.openxmlformats.org/officeDocument/2006/relationships/hyperlink" Target="http://www.biblegateway.com/passage/?search=Acts%2010:3,%20Acts%2010:17,%20Acts%2010:19,%20Acts%2011:5,%20Acts%2012:9,%20Acts%2016:9-Acts%2016:40,%20Acts%2018:9&amp;version=NASB" TargetMode="External"/><Relationship Id="rId124" Type="http://schemas.openxmlformats.org/officeDocument/2006/relationships/hyperlink" Target="http://www.biblegateway.com/passage/?search=Acts%2022:21,%20Acts%2026:17,%20Rom%201:5,%20Rom%2011:13,%20Rom%2015:16,%20Gal%201:16,%20Gal%202:7-Gal%202:21,%20Eph%203:1,%20Eph%203:8,%201Tim%202:7,%202Tim%204:17&amp;version=NASB" TargetMode="External"/><Relationship Id="rId129" Type="http://schemas.openxmlformats.org/officeDocument/2006/relationships/hyperlink" Target="http://www.biblegateway.com/passage/?search=Gal.1:15-16;Joshua%201:8;Acts%209:1-18&amp;version=NASB" TargetMode="External"/><Relationship Id="rId54" Type="http://schemas.openxmlformats.org/officeDocument/2006/relationships/hyperlink" Target="http://concordances.org/greek/3870.htm" TargetMode="External"/><Relationship Id="rId70" Type="http://schemas.openxmlformats.org/officeDocument/2006/relationships/hyperlink" Target="http://www.biblegateway.com/passage/?search=Gal.1:15-16;Joshua%201:8;Acts%209:1-18&amp;version=NASB" TargetMode="External"/><Relationship Id="rId75" Type="http://schemas.openxmlformats.org/officeDocument/2006/relationships/hyperlink" Target="http://www.biblegateway.com/passage/?search=Gal.1:15-16;Joshua%201:8;Acts%209:1-18&amp;version=NASB" TargetMode="External"/><Relationship Id="rId91" Type="http://schemas.openxmlformats.org/officeDocument/2006/relationships/hyperlink" Target="http://www.biblegateway.com/passage/?search=Gal.1:15-16;Joshua%201:8;Acts%209:1-18&amp;version=NASB" TargetMode="External"/><Relationship Id="rId96" Type="http://schemas.openxmlformats.org/officeDocument/2006/relationships/hyperlink" Target="http://www.biblegateway.com/passage/?search=Acts%2026:14&amp;version=NASB" TargetMode="External"/><Relationship Id="rId140" Type="http://schemas.openxmlformats.org/officeDocument/2006/relationships/hyperlink" Target="http://www.biblegateway.com/passage/?search=John%208:56,%20Heb%2011:13,%201Pet%201:10-1Pet%201:12&amp;version=NASB" TargetMode="External"/><Relationship Id="rId145" Type="http://schemas.openxmlformats.org/officeDocument/2006/relationships/hyperlink" Target="http://www.biblegateway.com/passage/?search=2+Corinthians+2%3A11-14&amp;version=NIV" TargetMode="External"/><Relationship Id="rId161" Type="http://schemas.openxmlformats.org/officeDocument/2006/relationships/hyperlink" Target="http://www.biblegateway.com/passage/?search=psalms%2045:1-17&amp;version=NASB" TargetMode="External"/><Relationship Id="rId166" Type="http://schemas.openxmlformats.org/officeDocument/2006/relationships/hyperlink" Target="http://www.biblegateway.com/passage/?search=Ps%2021:6&amp;version=NASB" TargetMode="External"/><Relationship Id="rId182" Type="http://schemas.openxmlformats.org/officeDocument/2006/relationships/hyperlink" Target="http://www.biblegateway.com/passage/?search=Ps%2093:2,%20Heb%201:8-Heb%201:9&amp;version=NASB" TargetMode="External"/><Relationship Id="rId187" Type="http://schemas.openxmlformats.org/officeDocument/2006/relationships/hyperlink" Target="http://www.biblegateway.com/passage/?search=psalms%2045:1-17&amp;version=NASB" TargetMode="External"/><Relationship Id="rId217" Type="http://schemas.openxmlformats.org/officeDocument/2006/relationships/hyperlink" Target="http://www.biblegateway.com/passage/?search=psalms%2045:1-17&amp;version=NASB"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www.biblegateway.com/passage/?search=Song%201:4&amp;version=NASB" TargetMode="External"/><Relationship Id="rId23" Type="http://schemas.microsoft.com/office/2007/relationships/diagramDrawing" Target="diagrams/drawing1.xml"/><Relationship Id="rId28" Type="http://schemas.microsoft.com/office/2007/relationships/diagramDrawing" Target="diagrams/drawing2.xml"/><Relationship Id="rId49" Type="http://schemas.openxmlformats.org/officeDocument/2006/relationships/hyperlink" Target="http://concordances.org/greek/1519.htm" TargetMode="External"/><Relationship Id="rId114" Type="http://schemas.openxmlformats.org/officeDocument/2006/relationships/hyperlink" Target="http://www.biblegateway.com/passage/?search=Acts%208:3&amp;version=NASB" TargetMode="External"/><Relationship Id="rId119" Type="http://schemas.openxmlformats.org/officeDocument/2006/relationships/hyperlink" Target="http://www.biblegateway.com/passage/?search=Gal.1:15-16;Joshua%201:8;Acts%209:1-18&amp;version=NASB" TargetMode="External"/><Relationship Id="rId44" Type="http://schemas.openxmlformats.org/officeDocument/2006/relationships/hyperlink" Target="http://concordances.org/greek/1519.htm" TargetMode="External"/><Relationship Id="rId60" Type="http://schemas.openxmlformats.org/officeDocument/2006/relationships/hyperlink" Target="http://concordances.org/greek/1163.htm" TargetMode="External"/><Relationship Id="rId65" Type="http://schemas.openxmlformats.org/officeDocument/2006/relationships/hyperlink" Target="http://concordances.org/greek/2248.htm" TargetMode="External"/><Relationship Id="rId81" Type="http://schemas.openxmlformats.org/officeDocument/2006/relationships/hyperlink" Target="http://www.biblegateway.com/passage/?search=Gal.1:15-16;Joshua%201:8;Acts%209:1-18&amp;version=NASB" TargetMode="External"/><Relationship Id="rId86" Type="http://schemas.openxmlformats.org/officeDocument/2006/relationships/hyperlink" Target="http://www.biblegateway.com/passage/?search=Gen%2014:15,%202Cor%2011:32,%20Gal%201:17&amp;version=NASB" TargetMode="External"/><Relationship Id="rId130" Type="http://schemas.openxmlformats.org/officeDocument/2006/relationships/hyperlink" Target="http://www.biblegateway.com/passage/?search=Mark%205:23,%20Acts%206:6,%20Acts%209:12&amp;version=NASB" TargetMode="External"/><Relationship Id="rId135" Type="http://schemas.openxmlformats.org/officeDocument/2006/relationships/hyperlink" Target="http://www.biblegateway.com/passage/?search=Matthew%2013:15-17&amp;version=NASB" TargetMode="External"/><Relationship Id="rId151" Type="http://schemas.openxmlformats.org/officeDocument/2006/relationships/hyperlink" Target="http://www.biblegateway.com/passage/?search=2Cor%208:7&amp;version=NIV" TargetMode="External"/><Relationship Id="rId156" Type="http://schemas.openxmlformats.org/officeDocument/2006/relationships/hyperlink" Target="http://www.biblegateway.com/passage/?search=psalms%2045:1-17&amp;version=NASB" TargetMode="External"/><Relationship Id="rId177" Type="http://schemas.openxmlformats.org/officeDocument/2006/relationships/hyperlink" Target="http://www.biblegateway.com/passage/?search=psalms%2045:1-17&amp;version=NASB" TargetMode="External"/><Relationship Id="rId198" Type="http://schemas.openxmlformats.org/officeDocument/2006/relationships/hyperlink" Target="http://www.biblegateway.com/passage/?search=1Kgs%209:28,%20Isa%2013:12&amp;version=NASB" TargetMode="External"/><Relationship Id="rId172" Type="http://schemas.openxmlformats.org/officeDocument/2006/relationships/hyperlink" Target="http://www.biblegateway.com/passage/?search=Zeph%202:3&amp;version=NASB" TargetMode="External"/><Relationship Id="rId193" Type="http://schemas.openxmlformats.org/officeDocument/2006/relationships/hyperlink" Target="http://www.biblegateway.com/passage/?search=psalms%2045:1-17&amp;version=NASB" TargetMode="External"/><Relationship Id="rId202" Type="http://schemas.openxmlformats.org/officeDocument/2006/relationships/hyperlink" Target="http://www.biblegateway.com/passage/?search=Gen%2018:12,%201Pet%203:6&amp;version=NASB" TargetMode="External"/><Relationship Id="rId207" Type="http://schemas.openxmlformats.org/officeDocument/2006/relationships/hyperlink" Target="http://www.biblegateway.com/passage/?search=psalms%2045:1-17&amp;version=NASB" TargetMode="External"/><Relationship Id="rId13" Type="http://schemas.openxmlformats.org/officeDocument/2006/relationships/image" Target="media/image6.jpg"/><Relationship Id="rId18" Type="http://schemas.openxmlformats.org/officeDocument/2006/relationships/hyperlink" Target="http://biblehub.com/hebrews/1-7.htm" TargetMode="External"/><Relationship Id="rId39" Type="http://schemas.openxmlformats.org/officeDocument/2006/relationships/hyperlink" Target="http://concordances.org/greek/4172.htm" TargetMode="External"/><Relationship Id="rId109" Type="http://schemas.openxmlformats.org/officeDocument/2006/relationships/hyperlink" Target="http://www.biblegateway.com/passage/?search=Gal.1:15-16;Joshua%201:8;Acts%209:1-18&amp;version=NASB" TargetMode="External"/><Relationship Id="rId34" Type="http://schemas.openxmlformats.org/officeDocument/2006/relationships/hyperlink" Target="http://www.biblegateway.com/passage/?search=Zec.%204:6&amp;version=NASB" TargetMode="External"/><Relationship Id="rId50" Type="http://schemas.openxmlformats.org/officeDocument/2006/relationships/hyperlink" Target="http://concordances.org/greek/490.htm" TargetMode="External"/><Relationship Id="rId55" Type="http://schemas.openxmlformats.org/officeDocument/2006/relationships/hyperlink" Target="http://concordances.org/greek/1696.htm" TargetMode="External"/><Relationship Id="rId76" Type="http://schemas.openxmlformats.org/officeDocument/2006/relationships/hyperlink" Target="http://www.biblegateway.com/passage/?search=Gal.1:15-16;Joshua%201:8;Acts%209:1-18&amp;version=NASB" TargetMode="External"/><Relationship Id="rId97" Type="http://schemas.openxmlformats.org/officeDocument/2006/relationships/hyperlink" Target="http://www.biblegateway.com/passage/?search=Gal.1:15-16;Joshua%201:8;Acts%209:1-18&amp;version=NASB" TargetMode="External"/><Relationship Id="rId104" Type="http://schemas.openxmlformats.org/officeDocument/2006/relationships/hyperlink" Target="http://www.biblegateway.com/passage/?search=Gen%2014:15,%202Cor%2011:32,%20Gal%201:17&amp;version=NASB" TargetMode="External"/><Relationship Id="rId120" Type="http://schemas.openxmlformats.org/officeDocument/2006/relationships/hyperlink" Target="http://www.biblegateway.com/passage/?search=Acts%207:59&amp;version=NASB" TargetMode="External"/><Relationship Id="rId125" Type="http://schemas.openxmlformats.org/officeDocument/2006/relationships/hyperlink" Target="http://www.biblegateway.com/passage/?search=Gal.1:15-16;Joshua%201:8;Acts%209:1-18&amp;version=NASB" TargetMode="External"/><Relationship Id="rId141" Type="http://schemas.openxmlformats.org/officeDocument/2006/relationships/hyperlink" Target="https://www.biblegateway.com/versions/New-International-Version-NIV-Bible/" TargetMode="External"/><Relationship Id="rId146" Type="http://schemas.openxmlformats.org/officeDocument/2006/relationships/hyperlink" Target="http://www.biblegateway.com/passage/?search=Acts%2016:9&amp;version=NIV" TargetMode="External"/><Relationship Id="rId167" Type="http://schemas.openxmlformats.org/officeDocument/2006/relationships/hyperlink" Target="http://www.biblegateway.com/passage/?search=psalms%2045:1-17&amp;version=NASB" TargetMode="External"/><Relationship Id="rId188" Type="http://schemas.openxmlformats.org/officeDocument/2006/relationships/hyperlink" Target="http://www.biblegateway.com/passage/?search=Ps%202:2&amp;version=NASB" TargetMode="External"/><Relationship Id="rId7" Type="http://schemas.openxmlformats.org/officeDocument/2006/relationships/footnotes" Target="footnotes.xml"/><Relationship Id="rId71" Type="http://schemas.openxmlformats.org/officeDocument/2006/relationships/hyperlink" Target="http://www.biblegateway.com/passage/?search=Gal.1:15-16;Joshua%201:8;Acts%209:1-18&amp;version=NASB" TargetMode="External"/><Relationship Id="rId92" Type="http://schemas.openxmlformats.org/officeDocument/2006/relationships/hyperlink" Target="http://www.biblegateway.com/passage/?search=Acts%2022:7,%20Acts%2026:14&amp;version=NASB" TargetMode="External"/><Relationship Id="rId162" Type="http://schemas.openxmlformats.org/officeDocument/2006/relationships/hyperlink" Target="http://www.biblegateway.com/passage/?search=Ezra%207:6&amp;version=NASB" TargetMode="External"/><Relationship Id="rId183" Type="http://schemas.openxmlformats.org/officeDocument/2006/relationships/hyperlink" Target="http://www.biblegateway.com/passage/?search=psalms%2045:1-17&amp;version=NASB" TargetMode="External"/><Relationship Id="rId213" Type="http://schemas.openxmlformats.org/officeDocument/2006/relationships/hyperlink" Target="http://www.biblegateway.com/passage/?search=psalms%2045:1-17&amp;version=NASB" TargetMode="External"/><Relationship Id="rId218" Type="http://schemas.openxmlformats.org/officeDocument/2006/relationships/hyperlink" Target="http://www.biblegateway.com/passage/?search=Mal%201:11&amp;version=NASB" TargetMode="External"/><Relationship Id="rId2" Type="http://schemas.openxmlformats.org/officeDocument/2006/relationships/customXml" Target="../customXml/item2.xml"/><Relationship Id="rId29" Type="http://schemas.openxmlformats.org/officeDocument/2006/relationships/hyperlink" Target="http://www.biblegateway.com/passage/?search=Zec.%204:6&amp;version=NASB" TargetMode="External"/><Relationship Id="rId24" Type="http://schemas.openxmlformats.org/officeDocument/2006/relationships/diagramData" Target="diagrams/data2.xml"/><Relationship Id="rId40" Type="http://schemas.openxmlformats.org/officeDocument/2006/relationships/hyperlink" Target="http://concordances.org/greek/2532.htm" TargetMode="External"/><Relationship Id="rId45" Type="http://schemas.openxmlformats.org/officeDocument/2006/relationships/hyperlink" Target="http://concordances.org/greek/3082.htm" TargetMode="External"/><Relationship Id="rId66" Type="http://schemas.openxmlformats.org/officeDocument/2006/relationships/hyperlink" Target="http://concordances.org/greek/1519.htm" TargetMode="External"/><Relationship Id="rId87" Type="http://schemas.openxmlformats.org/officeDocument/2006/relationships/hyperlink" Target="http://www.biblegateway.com/passage/?search=Gal.1:15-16;Joshua%201:8;Acts%209:1-18&amp;version=NASB" TargetMode="External"/><Relationship Id="rId110" Type="http://schemas.openxmlformats.org/officeDocument/2006/relationships/hyperlink" Target="http://www.biblegateway.com/passage/?search=Acts%209:30,%20Acts%2011:25,%20Acts%2021:39,%20Acts%2022:3&amp;version=NASB" TargetMode="External"/><Relationship Id="rId115" Type="http://schemas.openxmlformats.org/officeDocument/2006/relationships/hyperlink" Target="http://www.biblegateway.com/passage/?search=Gal.1:15-16;Joshua%201:8;Acts%209:1-18&amp;version=NASB" TargetMode="External"/><Relationship Id="rId131" Type="http://schemas.openxmlformats.org/officeDocument/2006/relationships/hyperlink" Target="http://www.biblegateway.com/passage/?search=Gal.1:15-16;Joshua%201:8;Acts%209:1-18&amp;version=NASB" TargetMode="External"/><Relationship Id="rId136" Type="http://schemas.openxmlformats.org/officeDocument/2006/relationships/hyperlink" Target="http://www.biblegateway.com/passage/?search=Isa%206:10,%20Ps%20119:70,%20Zech%207:11,%20Luke%2019:42,%20John%208:43-John%208:44,%202Tim%204:4,%20Heb%205:11&amp;version=NASB" TargetMode="External"/><Relationship Id="rId157" Type="http://schemas.openxmlformats.org/officeDocument/2006/relationships/hyperlink" Target="http://www.biblegateway.com/passage/?search=psalms%2045:1-17&amp;version=NASB" TargetMode="External"/><Relationship Id="rId178" Type="http://schemas.openxmlformats.org/officeDocument/2006/relationships/hyperlink" Target="http://www.biblegateway.com/passage/?search=Ps%2092:9&amp;version=NASB" TargetMode="External"/><Relationship Id="rId61" Type="http://schemas.openxmlformats.org/officeDocument/2006/relationships/hyperlink" Target="http://concordances.org/greek/1525.htm" TargetMode="External"/><Relationship Id="rId82" Type="http://schemas.openxmlformats.org/officeDocument/2006/relationships/hyperlink" Target="http://www.biblegateway.com/passage/?search=Acts%209:14,%20Acts%209:21,%20Acts%2022:5,%20Acts%2026:10&amp;version=NASB" TargetMode="External"/><Relationship Id="rId152" Type="http://schemas.openxmlformats.org/officeDocument/2006/relationships/hyperlink" Target="http://www.biblegateway.com/passage/?search=psalms%2045:1-17&amp;version=NASB" TargetMode="External"/><Relationship Id="rId173" Type="http://schemas.openxmlformats.org/officeDocument/2006/relationships/hyperlink" Target="http://www.biblegateway.com/passage/?search=psalms%2045:1-17&amp;version=NASB" TargetMode="External"/><Relationship Id="rId194" Type="http://schemas.openxmlformats.org/officeDocument/2006/relationships/hyperlink" Target="http://www.biblegateway.com/passage/?search=Song%206:8&amp;version=NASB" TargetMode="External"/><Relationship Id="rId199" Type="http://schemas.openxmlformats.org/officeDocument/2006/relationships/hyperlink" Target="http://www.biblegateway.com/passage/?search=psalms%2045:1-17&amp;version=NASB" TargetMode="External"/><Relationship Id="rId203" Type="http://schemas.openxmlformats.org/officeDocument/2006/relationships/hyperlink" Target="http://www.biblegateway.com/passage/?search=psalms%2045:1-17&amp;version=NASB" TargetMode="External"/><Relationship Id="rId208" Type="http://schemas.openxmlformats.org/officeDocument/2006/relationships/hyperlink" Target="http://www.biblegateway.com/passage/?search=Ps%2022:29,%20Ps%2068:29,%20Ps%2072:10-Ps%2072:11,%20Isa%2049:23&amp;version=NASB" TargetMode="External"/><Relationship Id="rId19" Type="http://schemas.openxmlformats.org/officeDocument/2006/relationships/diagramData" Target="diagrams/data1.xml"/><Relationship Id="rId14" Type="http://schemas.openxmlformats.org/officeDocument/2006/relationships/image" Target="media/image7.jpeg"/><Relationship Id="rId30" Type="http://schemas.openxmlformats.org/officeDocument/2006/relationships/hyperlink" Target="http://www.biblegateway.com/passage/?search=Zec.%204:6&amp;version=NASB" TargetMode="External"/><Relationship Id="rId35" Type="http://schemas.openxmlformats.org/officeDocument/2006/relationships/hyperlink" Target="http://www.biblegateway.com/passage/?search=2Chr%2032:7-2Chr%2032:8,%20Eph%206:17&amp;version=NASB" TargetMode="External"/><Relationship Id="rId56" Type="http://schemas.openxmlformats.org/officeDocument/2006/relationships/hyperlink" Target="http://concordances.org/greek/3588.htm" TargetMode="External"/><Relationship Id="rId77" Type="http://schemas.openxmlformats.org/officeDocument/2006/relationships/hyperlink" Target="http://www.biblegateway.com/passage/?search=Gal.1:15-16;Joshua%201:8;Acts%209:1-18&amp;version=NASB" TargetMode="External"/><Relationship Id="rId100" Type="http://schemas.openxmlformats.org/officeDocument/2006/relationships/hyperlink" Target="http://www.biblegateway.com/passage/?search=Acts%209:18,%20Acts%2022:11&amp;version=NASB" TargetMode="External"/><Relationship Id="rId105" Type="http://schemas.openxmlformats.org/officeDocument/2006/relationships/hyperlink" Target="http://www.biblegateway.com/passage/?search=Gal.1:15-16;Joshua%201:8;Acts%209:1-18&amp;version=NASB" TargetMode="External"/><Relationship Id="rId126" Type="http://schemas.openxmlformats.org/officeDocument/2006/relationships/hyperlink" Target="http://www.biblegateway.com/passage/?search=Acts%2025:22-Acts%2025:27,%20Acts%2026:1,%20Acts%2026:32,%202Tim%204:17&amp;version=NASB" TargetMode="External"/><Relationship Id="rId147" Type="http://schemas.openxmlformats.org/officeDocument/2006/relationships/hyperlink" Target="http://www.biblegateway.com/passage/?search=2+Corinthians+2%3A11-14&amp;version=NIV" TargetMode="External"/><Relationship Id="rId168" Type="http://schemas.openxmlformats.org/officeDocument/2006/relationships/hyperlink" Target="http://www.biblegateway.com/passage/?search=Heb%204:12,%20Rev%201:16&amp;version=NASB" TargetMode="External"/><Relationship Id="rId8" Type="http://schemas.openxmlformats.org/officeDocument/2006/relationships/endnotes" Target="endnotes.xml"/><Relationship Id="rId51" Type="http://schemas.openxmlformats.org/officeDocument/2006/relationships/hyperlink" Target="http://concordances.org/greek/1991.htm" TargetMode="External"/><Relationship Id="rId72" Type="http://schemas.openxmlformats.org/officeDocument/2006/relationships/hyperlink" Target="http://www.biblegateway.com/passage/?search=Gal.1:15-16;Joshua%201:8;Acts%209:1-18&amp;version=NASB" TargetMode="External"/><Relationship Id="rId93" Type="http://schemas.openxmlformats.org/officeDocument/2006/relationships/hyperlink" Target="http://www.biblegateway.com/passage/?search=Gal.1:15-16;Joshua%201:8;Acts%209:1-18&amp;version=NASB" TargetMode="External"/><Relationship Id="rId98" Type="http://schemas.openxmlformats.org/officeDocument/2006/relationships/hyperlink" Target="http://www.biblegateway.com/passage/?search=John%2012:29-John%2012:50,%20Acts%2022:9&amp;version=NASB" TargetMode="External"/><Relationship Id="rId121" Type="http://schemas.openxmlformats.org/officeDocument/2006/relationships/hyperlink" Target="http://www.biblegateway.com/passage/?search=Gal.1:15-16;Joshua%201:8;Acts%209:1-18&amp;version=NASB" TargetMode="External"/><Relationship Id="rId142" Type="http://schemas.openxmlformats.org/officeDocument/2006/relationships/image" Target="media/image9.jpg"/><Relationship Id="rId163" Type="http://schemas.openxmlformats.org/officeDocument/2006/relationships/hyperlink" Target="http://www.biblegateway.com/passage/?search=psalms%2045:1-17&amp;version=NASB" TargetMode="External"/><Relationship Id="rId184" Type="http://schemas.openxmlformats.org/officeDocument/2006/relationships/hyperlink" Target="http://www.biblegateway.com/passage/?search=Ps%2098:9&amp;version=NASB" TargetMode="External"/><Relationship Id="rId189" Type="http://schemas.openxmlformats.org/officeDocument/2006/relationships/hyperlink" Target="http://www.biblegateway.com/passage/?search=psalms%2045:1-17&amp;version=NASB" TargetMode="External"/><Relationship Id="rId219" Type="http://schemas.openxmlformats.org/officeDocument/2006/relationships/hyperlink" Target="http://www.biblegateway.com/passage/?search=psalms%2045:1-17&amp;version=NASB" TargetMode="External"/><Relationship Id="rId3" Type="http://schemas.openxmlformats.org/officeDocument/2006/relationships/numbering" Target="numbering.xml"/><Relationship Id="rId214" Type="http://schemas.openxmlformats.org/officeDocument/2006/relationships/hyperlink" Target="http://www.biblegateway.com/passage/?search=Judg%205:30,%20Ezek%2016:10&amp;version=NASB" TargetMode="External"/><Relationship Id="rId25" Type="http://schemas.openxmlformats.org/officeDocument/2006/relationships/diagramLayout" Target="diagrams/layout2.xml"/><Relationship Id="rId46" Type="http://schemas.openxmlformats.org/officeDocument/2006/relationships/hyperlink" Target="http://concordances.org/greek/1519.htm" TargetMode="External"/><Relationship Id="rId67" Type="http://schemas.openxmlformats.org/officeDocument/2006/relationships/hyperlink" Target="http://concordances.org/greek/3588.htm" TargetMode="External"/><Relationship Id="rId116" Type="http://schemas.openxmlformats.org/officeDocument/2006/relationships/hyperlink" Target="http://www.biblegateway.com/passage/?search=Acts%209:32,%20Acts%209:41,%20Acts%2026:10,%20Rom%201:7,%20Rom%2015:25-Rom%2015:26,%20Rom%2015:31,%20Rom%2016:2,%20Rom%2016:15,%201Cor%201:2&amp;version=NASB" TargetMode="External"/><Relationship Id="rId137" Type="http://schemas.openxmlformats.org/officeDocument/2006/relationships/hyperlink" Target="http://www.biblegateway.com/passage/?search=Matthew%2013:15-17&amp;version=NASB" TargetMode="External"/><Relationship Id="rId158" Type="http://schemas.openxmlformats.org/officeDocument/2006/relationships/hyperlink" Target="http://www.biblegateway.com/passage/?search=psalms%2045:1-17&amp;version=NASB" TargetMode="External"/><Relationship Id="rId20" Type="http://schemas.openxmlformats.org/officeDocument/2006/relationships/diagramLayout" Target="diagrams/layout1.xml"/><Relationship Id="rId41" Type="http://schemas.openxmlformats.org/officeDocument/2006/relationships/hyperlink" Target="http://concordances.org/greek/2425.htm" TargetMode="External"/><Relationship Id="rId62" Type="http://schemas.openxmlformats.org/officeDocument/2006/relationships/hyperlink" Target="http://concordances.org/greek/1223.htm" TargetMode="External"/><Relationship Id="rId83" Type="http://schemas.openxmlformats.org/officeDocument/2006/relationships/hyperlink" Target="http://www.biblegateway.com/passage/?search=Gal.1:15-16;Joshua%201:8;Acts%209:1-18&amp;version=NASB" TargetMode="External"/><Relationship Id="rId88" Type="http://schemas.openxmlformats.org/officeDocument/2006/relationships/hyperlink" Target="http://www.biblegateway.com/passage/?search=John%2014:6,%20Acts%2018:25-Acts%2018:28,%20Acts%2019:9,%20Acts%2019:23,%20Acts%2022:4,%20Acts%2024:14,%20Acts%2024:22&amp;version=NASB" TargetMode="External"/><Relationship Id="rId111" Type="http://schemas.openxmlformats.org/officeDocument/2006/relationships/hyperlink" Target="http://www.biblegateway.com/passage/?search=Gal.1:15-16;Joshua%201:8;Acts%209:1-18&amp;version=NASB" TargetMode="External"/><Relationship Id="rId132" Type="http://schemas.openxmlformats.org/officeDocument/2006/relationships/hyperlink" Target="http://www.biblegateway.com/passage/?search=Acts%2022:13&amp;version=NASB" TargetMode="External"/><Relationship Id="rId153" Type="http://schemas.openxmlformats.org/officeDocument/2006/relationships/hyperlink" Target="http://www.biblegateway.com/passage/?search=psalms%2045:1-17&amp;version=NASB" TargetMode="External"/><Relationship Id="rId174" Type="http://schemas.openxmlformats.org/officeDocument/2006/relationships/hyperlink" Target="http://www.biblegateway.com/passage/?search=Ps%2021:8&amp;version=NASB" TargetMode="External"/><Relationship Id="rId179" Type="http://schemas.openxmlformats.org/officeDocument/2006/relationships/hyperlink" Target="http://www.biblegateway.com/passage/?search=psalms%2045:1-17&amp;version=NASB" TargetMode="External"/><Relationship Id="rId195" Type="http://schemas.openxmlformats.org/officeDocument/2006/relationships/hyperlink" Target="http://www.biblegateway.com/passage/?search=psalms%2045:1-17&amp;version=NASB" TargetMode="External"/><Relationship Id="rId209" Type="http://schemas.openxmlformats.org/officeDocument/2006/relationships/hyperlink" Target="http://www.biblegateway.com/passage/?search=psalms%2045:1-17&amp;version=NASB" TargetMode="External"/><Relationship Id="rId190" Type="http://schemas.openxmlformats.org/officeDocument/2006/relationships/hyperlink" Target="http://www.biblegateway.com/passage/?search=Song%204:14,%20John%2019:39&amp;version=NASB" TargetMode="External"/><Relationship Id="rId204" Type="http://schemas.openxmlformats.org/officeDocument/2006/relationships/hyperlink" Target="http://www.biblegateway.com/passage/?search=Eph%205:33&amp;version=NASB" TargetMode="External"/><Relationship Id="rId220" Type="http://schemas.openxmlformats.org/officeDocument/2006/relationships/hyperlink" Target="http://www.biblegateway.com/passage/?search=Ps%20138:4&amp;version=NASB" TargetMode="External"/><Relationship Id="rId15" Type="http://schemas.openxmlformats.org/officeDocument/2006/relationships/image" Target="media/image8.gif"/><Relationship Id="rId36" Type="http://schemas.openxmlformats.org/officeDocument/2006/relationships/hyperlink" Target="http://biblehub.com/ephesians/2-19.htm" TargetMode="External"/><Relationship Id="rId57" Type="http://schemas.openxmlformats.org/officeDocument/2006/relationships/hyperlink" Target="http://concordances.org/greek/4102.htm" TargetMode="External"/><Relationship Id="rId106" Type="http://schemas.openxmlformats.org/officeDocument/2006/relationships/hyperlink" Target="http://www.biblegateway.com/passage/?search=Acts%2022:12&amp;version=NASB" TargetMode="External"/><Relationship Id="rId127" Type="http://schemas.openxmlformats.org/officeDocument/2006/relationships/hyperlink" Target="http://www.biblegateway.com/passage/?search=Gal.1:15-16;Joshua%201:8;Acts%209:1-18&amp;version=NASB" TargetMode="External"/><Relationship Id="rId10" Type="http://schemas.openxmlformats.org/officeDocument/2006/relationships/image" Target="media/image5.JPG"/><Relationship Id="rId31" Type="http://schemas.openxmlformats.org/officeDocument/2006/relationships/hyperlink" Target="http://www.biblegateway.com/passage/?search=Ezra%205:2,%20Hag%202:4-Hag%202:5&amp;version=NASB" TargetMode="External"/><Relationship Id="rId52" Type="http://schemas.openxmlformats.org/officeDocument/2006/relationships/hyperlink" Target="http://concordances.org/greek/3588.htm" TargetMode="External"/><Relationship Id="rId73" Type="http://schemas.openxmlformats.org/officeDocument/2006/relationships/hyperlink" Target="http://www.biblegateway.com/passage/?search=Gal.1:15-16;Joshua%201:8;Acts%209:1-18&amp;version=NASB" TargetMode="External"/><Relationship Id="rId78" Type="http://schemas.openxmlformats.org/officeDocument/2006/relationships/hyperlink" Target="http://www.biblegateway.com/passage/?search=Acts%209:1-Acts%209:22,%20Acts%2022:3-Acts%2022:16,%20Acts%2026:9-Acts%2026:18&amp;version=NASB" TargetMode="External"/><Relationship Id="rId94" Type="http://schemas.openxmlformats.org/officeDocument/2006/relationships/hyperlink" Target="http://www.biblegateway.com/passage/?search=Acts%209:16&amp;version=NASB" TargetMode="External"/><Relationship Id="rId99" Type="http://schemas.openxmlformats.org/officeDocument/2006/relationships/hyperlink" Target="http://www.biblegateway.com/passage/?search=Gal.1:15-16;Joshua%201:8;Acts%209:1-18&amp;version=NASB" TargetMode="External"/><Relationship Id="rId101" Type="http://schemas.openxmlformats.org/officeDocument/2006/relationships/hyperlink" Target="http://www.biblegateway.com/passage/?search=Gal.1:15-16;Joshua%201:8;Acts%209:1-18&amp;version=NASB" TargetMode="External"/><Relationship Id="rId122" Type="http://schemas.openxmlformats.org/officeDocument/2006/relationships/hyperlink" Target="http://www.biblegateway.com/passage/?search=Acts%2013:2,%20Rom%201:1,%20Rom%209:23,%20Gal%201:15,%20Eph%203:7&amp;version=NASB" TargetMode="External"/><Relationship Id="rId143" Type="http://schemas.openxmlformats.org/officeDocument/2006/relationships/hyperlink" Target="http://www.biblegateway.com/passage/?search=2+Corinthians+2%3A11-14&amp;version=NIV" TargetMode="External"/><Relationship Id="rId148" Type="http://schemas.openxmlformats.org/officeDocument/2006/relationships/hyperlink" Target="http://www.biblegateway.com/passage/?search=Rom%206:17,%20Rom%207:25,%201Cor%2015:57,%202Cor%209:15&amp;version=NIV" TargetMode="External"/><Relationship Id="rId164" Type="http://schemas.openxmlformats.org/officeDocument/2006/relationships/hyperlink" Target="http://www.biblegateway.com/passage/?search=Luke%204:22&amp;version=NASB" TargetMode="External"/><Relationship Id="rId169" Type="http://schemas.openxmlformats.org/officeDocument/2006/relationships/hyperlink" Target="http://www.biblegateway.com/passage/?search=psalms%2045:1-17&amp;version=NASB" TargetMode="External"/><Relationship Id="rId185" Type="http://schemas.openxmlformats.org/officeDocument/2006/relationships/hyperlink" Target="http://www.biblegateway.com/passage/?search=psalms%2045:1-17&amp;version=NASB" TargetMode="External"/><Relationship Id="rId4" Type="http://schemas.openxmlformats.org/officeDocument/2006/relationships/styles" Target="styles.xml"/><Relationship Id="rId9" Type="http://schemas.openxmlformats.org/officeDocument/2006/relationships/image" Target="media/image4.jpeg"/><Relationship Id="rId180" Type="http://schemas.openxmlformats.org/officeDocument/2006/relationships/hyperlink" Target="http://www.biblegateway.com/passage/?search=2Sam%2018:14&amp;version=NASB" TargetMode="External"/><Relationship Id="rId210" Type="http://schemas.openxmlformats.org/officeDocument/2006/relationships/hyperlink" Target="http://www.biblegateway.com/passage/?search=Exod%2039:2-Exod%2039:3&amp;version=NASB" TargetMode="External"/><Relationship Id="rId215" Type="http://schemas.openxmlformats.org/officeDocument/2006/relationships/hyperlink" Target="http://www.biblegateway.com/passage/?search=psalms%2045:1-17&amp;version=NASB" TargetMode="External"/><Relationship Id="rId26" Type="http://schemas.openxmlformats.org/officeDocument/2006/relationships/diagramQuickStyle" Target="diagrams/quickStyle2.xml"/><Relationship Id="rId47" Type="http://schemas.openxmlformats.org/officeDocument/2006/relationships/hyperlink" Target="http://concordances.org/greek/2430.htm" TargetMode="External"/><Relationship Id="rId68" Type="http://schemas.openxmlformats.org/officeDocument/2006/relationships/hyperlink" Target="http://concordances.org/greek/932.htm" TargetMode="External"/><Relationship Id="rId89" Type="http://schemas.openxmlformats.org/officeDocument/2006/relationships/hyperlink" Target="http://www.biblegateway.com/passage/?search=Gal.1:15-16;Joshua%201:8;Acts%209:1-18&amp;version=NASB" TargetMode="External"/><Relationship Id="rId112" Type="http://schemas.openxmlformats.org/officeDocument/2006/relationships/hyperlink" Target="http://www.biblegateway.com/passage/?search=Mark%205:23,%20Acts%206:6,%20Acts%209:17&amp;version=NASB" TargetMode="External"/><Relationship Id="rId133" Type="http://schemas.openxmlformats.org/officeDocument/2006/relationships/hyperlink" Target="http://www.biblegateway.com/passage/?search=Gal.1:15-16;Joshua%201:8;Acts%209:1-18&amp;version=NASB" TargetMode="External"/><Relationship Id="rId154" Type="http://schemas.openxmlformats.org/officeDocument/2006/relationships/hyperlink" Target="http://www.biblegateway.com/passage/?search=psalms%2045:1-17&amp;version=NASB" TargetMode="External"/><Relationship Id="rId175" Type="http://schemas.openxmlformats.org/officeDocument/2006/relationships/hyperlink" Target="http://www.biblegateway.com/passage/?search=psalms%2045:1-17&amp;version=NASB" TargetMode="External"/><Relationship Id="rId196" Type="http://schemas.openxmlformats.org/officeDocument/2006/relationships/hyperlink" Target="http://www.biblegateway.com/passage/?search=1Kgs%202:19&amp;version=NASB" TargetMode="External"/><Relationship Id="rId200" Type="http://schemas.openxmlformats.org/officeDocument/2006/relationships/hyperlink" Target="http://www.biblegateway.com/passage/?search=Deut%2021:13,%20Ruth%201:16-Ruth%201:17&amp;version=NASB" TargetMode="External"/><Relationship Id="rId16" Type="http://schemas.openxmlformats.org/officeDocument/2006/relationships/hyperlink" Target="http://biblehub.com/esv/matthew/25.htm" TargetMode="External"/><Relationship Id="rId221" Type="http://schemas.openxmlformats.org/officeDocument/2006/relationships/fontTable" Target="fontTable.xml"/><Relationship Id="rId37" Type="http://schemas.openxmlformats.org/officeDocument/2006/relationships/hyperlink" Target="http://concordances.org/greek/2097.htm" TargetMode="External"/><Relationship Id="rId58" Type="http://schemas.openxmlformats.org/officeDocument/2006/relationships/hyperlink" Target="http://concordances.org/greek/2532.htm" TargetMode="External"/><Relationship Id="rId79" Type="http://schemas.openxmlformats.org/officeDocument/2006/relationships/hyperlink" Target="http://www.biblegateway.com/passage/?search=Gal.1:15-16;Joshua%201:8;Acts%209:1-18&amp;version=NASB" TargetMode="External"/><Relationship Id="rId102" Type="http://schemas.openxmlformats.org/officeDocument/2006/relationships/hyperlink" Target="http://www.biblegateway.com/passage/?search=Gen%2014:15,%202Cor%2011:32,%20Gal%201:17&amp;version=NASB" TargetMode="External"/><Relationship Id="rId123" Type="http://schemas.openxmlformats.org/officeDocument/2006/relationships/hyperlink" Target="http://www.biblegateway.com/passage/?search=Gal.1:15-16;Joshua%201:8;Acts%209:1-18&amp;version=NASB" TargetMode="External"/><Relationship Id="rId144" Type="http://schemas.openxmlformats.org/officeDocument/2006/relationships/hyperlink" Target="http://www.biblegateway.com/passage/?search=2Cor%207:6,%202Cor%207:13,%202Cor%208:6,%202Cor%208:16,%202Cor%208:23,%202Cor%2012:18,%20Gal%202:1,%20Gal%202:3,%20Titus%201:4&amp;version=NIV"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1B3FB193-4F23-41B8-9046-9CC90B937125}" type="presOf" srcId="{2C36E609-D015-4333-BCD0-826BE053D289}" destId="{FEF1B1ED-E076-4422-BEC5-149E00ABA466}" srcOrd="0" destOrd="0" presId="urn:microsoft.com/office/officeart/2005/8/layout/cycle1"/>
    <dgm:cxn modelId="{1A3B0722-6D1B-4ECD-84DA-3B03739C2902}" type="presOf" srcId="{54C0A503-CC7A-421C-81B9-D3BF5B5D635E}" destId="{DF70FD1E-1803-4368-8806-5844EDF450A7}" srcOrd="0" destOrd="0" presId="urn:microsoft.com/office/officeart/2005/8/layout/cycle1"/>
    <dgm:cxn modelId="{FB5C2704-D61F-4B83-A828-7DBD2EC969FC}" srcId="{A95E6866-BFC2-4BAE-A243-305613E72831}" destId="{6E08277A-C9DB-4AD2-8256-BFEBFB829E86}" srcOrd="2" destOrd="0" parTransId="{3AC42B02-E8CD-49E7-9754-8F615EE291AC}" sibTransId="{009637B9-FDA0-4F4B-84FF-80D28C1BD8C8}"/>
    <dgm:cxn modelId="{7402FEBC-CABA-44A3-B900-7848AC2DC3DE}" type="presOf" srcId="{36614285-7402-4D2E-BFE0-6D4DA9565AB4}" destId="{70928069-E361-4938-98E7-073E128DEF51}" srcOrd="0" destOrd="0" presId="urn:microsoft.com/office/officeart/2005/8/layout/cycle1"/>
    <dgm:cxn modelId="{719C6412-100F-47E8-ADFC-C21CDF68DC36}" type="presOf" srcId="{30998509-3591-4044-A4E4-D0ECF0C30603}" destId="{9FEA42F3-0A89-4E95-B44E-E4110263A705}" srcOrd="0" destOrd="0" presId="urn:microsoft.com/office/officeart/2005/8/layout/cycle1"/>
    <dgm:cxn modelId="{F329DD56-CD74-4E69-8859-6D668F01E377}" type="presOf" srcId="{6E08277A-C9DB-4AD2-8256-BFEBFB829E86}" destId="{A48B62D2-0D19-43D3-91D4-F0993207D960}" srcOrd="0" destOrd="0" presId="urn:microsoft.com/office/officeart/2005/8/layout/cycle1"/>
    <dgm:cxn modelId="{589ED75C-75C6-4FC3-9958-3FEAC4FD5968}" type="presOf" srcId="{6DCDCD97-4141-407E-92B5-082A491F0364}" destId="{56E66303-A13E-4B48-A822-66BB1C6DE10F}" srcOrd="0" destOrd="0" presId="urn:microsoft.com/office/officeart/2005/8/layout/cycle1"/>
    <dgm:cxn modelId="{CB9EDB4A-7076-476D-9FD5-9A430F97EE56}" type="presOf" srcId="{73809E7A-EA11-4496-A2E7-A13F0765FCB9}" destId="{845DA9A1-3416-410A-B429-A83DDA629B4A}"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44D826A9-616D-4B34-ACA2-B5E38431AA06}" srcId="{A95E6866-BFC2-4BAE-A243-305613E72831}" destId="{6DCDCD97-4141-407E-92B5-082A491F0364}" srcOrd="4" destOrd="0" parTransId="{BF3FD512-E3DC-4262-8E5F-DFAD38A36935}" sibTransId="{54C0A503-CC7A-421C-81B9-D3BF5B5D635E}"/>
    <dgm:cxn modelId="{7BDE4960-E6DC-4C8A-8978-928189AA3CDD}" type="presOf" srcId="{23A5DDBD-ACDF-45AB-A23A-F89720D150E7}" destId="{348CB479-9FA8-4BAE-A9BE-597489E6725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94808498-B521-493D-91EC-6E21E55B9773}" type="presOf" srcId="{009637B9-FDA0-4F4B-84FF-80D28C1BD8C8}" destId="{17956905-AB54-489F-B4AB-4E523847F956}"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30BA3FED-1A7E-4297-A764-FA73A4DB3601}" type="presOf" srcId="{77D505E2-D6D3-4EA5-8B24-0EC7BA5DF6EA}" destId="{92E5C8F4-501A-4E55-A919-82D666437E27}" srcOrd="0" destOrd="0" presId="urn:microsoft.com/office/officeart/2005/8/layout/cycle1"/>
    <dgm:cxn modelId="{8BE47253-9756-4927-B332-F064B5C18C1C}" type="presOf" srcId="{A95E6866-BFC2-4BAE-A243-305613E72831}" destId="{28A9E0F3-6E72-4BBF-B43F-00106F453B0E}" srcOrd="0" destOrd="0" presId="urn:microsoft.com/office/officeart/2005/8/layout/cycle1"/>
    <dgm:cxn modelId="{563A9CB2-713F-466E-9DA7-4B00078B3D79}" type="presParOf" srcId="{28A9E0F3-6E72-4BBF-B43F-00106F453B0E}" destId="{2CC1C6FB-A814-4505-AA77-D2B76E2CD934}" srcOrd="0" destOrd="0" presId="urn:microsoft.com/office/officeart/2005/8/layout/cycle1"/>
    <dgm:cxn modelId="{559748CA-D6F5-4076-B312-BBF3264118B5}" type="presParOf" srcId="{28A9E0F3-6E72-4BBF-B43F-00106F453B0E}" destId="{92E5C8F4-501A-4E55-A919-82D666437E27}" srcOrd="1" destOrd="0" presId="urn:microsoft.com/office/officeart/2005/8/layout/cycle1"/>
    <dgm:cxn modelId="{27CD4E4E-3A3B-426F-A460-6111C8803B2E}" type="presParOf" srcId="{28A9E0F3-6E72-4BBF-B43F-00106F453B0E}" destId="{FEF1B1ED-E076-4422-BEC5-149E00ABA466}" srcOrd="2" destOrd="0" presId="urn:microsoft.com/office/officeart/2005/8/layout/cycle1"/>
    <dgm:cxn modelId="{CAD026B4-2CBB-4507-B81C-9615B0E96CC7}" type="presParOf" srcId="{28A9E0F3-6E72-4BBF-B43F-00106F453B0E}" destId="{5658DF84-8E46-4D10-A529-8CC37005115F}" srcOrd="3" destOrd="0" presId="urn:microsoft.com/office/officeart/2005/8/layout/cycle1"/>
    <dgm:cxn modelId="{9953F55F-4DF5-4469-BC6C-DAA07D344D26}" type="presParOf" srcId="{28A9E0F3-6E72-4BBF-B43F-00106F453B0E}" destId="{845DA9A1-3416-410A-B429-A83DDA629B4A}" srcOrd="4" destOrd="0" presId="urn:microsoft.com/office/officeart/2005/8/layout/cycle1"/>
    <dgm:cxn modelId="{C871CF57-8C57-4AD8-AF4A-0F44C6937972}" type="presParOf" srcId="{28A9E0F3-6E72-4BBF-B43F-00106F453B0E}" destId="{70928069-E361-4938-98E7-073E128DEF51}" srcOrd="5" destOrd="0" presId="urn:microsoft.com/office/officeart/2005/8/layout/cycle1"/>
    <dgm:cxn modelId="{BE302B11-7FBC-4A41-A003-C81F81D9B9CF}" type="presParOf" srcId="{28A9E0F3-6E72-4BBF-B43F-00106F453B0E}" destId="{DC21D9F4-1E98-4CC8-9022-B4A85DF00C85}" srcOrd="6" destOrd="0" presId="urn:microsoft.com/office/officeart/2005/8/layout/cycle1"/>
    <dgm:cxn modelId="{3DE8FF85-871A-4BD3-ADA8-B573E2B5CE41}" type="presParOf" srcId="{28A9E0F3-6E72-4BBF-B43F-00106F453B0E}" destId="{A48B62D2-0D19-43D3-91D4-F0993207D960}" srcOrd="7" destOrd="0" presId="urn:microsoft.com/office/officeart/2005/8/layout/cycle1"/>
    <dgm:cxn modelId="{18B18B16-EE1D-428B-8057-B0B04B330B07}" type="presParOf" srcId="{28A9E0F3-6E72-4BBF-B43F-00106F453B0E}" destId="{17956905-AB54-489F-B4AB-4E523847F956}" srcOrd="8" destOrd="0" presId="urn:microsoft.com/office/officeart/2005/8/layout/cycle1"/>
    <dgm:cxn modelId="{7D855227-3144-406D-B32F-7FDB5CDF3019}" type="presParOf" srcId="{28A9E0F3-6E72-4BBF-B43F-00106F453B0E}" destId="{3786EA90-31F7-4E89-AEE5-434E9E95DFEC}" srcOrd="9" destOrd="0" presId="urn:microsoft.com/office/officeart/2005/8/layout/cycle1"/>
    <dgm:cxn modelId="{7B83F1EF-EF02-4A2F-8A32-3C98C840B206}" type="presParOf" srcId="{28A9E0F3-6E72-4BBF-B43F-00106F453B0E}" destId="{348CB479-9FA8-4BAE-A9BE-597489E67255}" srcOrd="10" destOrd="0" presId="urn:microsoft.com/office/officeart/2005/8/layout/cycle1"/>
    <dgm:cxn modelId="{E40A7A54-D5E0-49F5-84C0-B7349A407A7E}" type="presParOf" srcId="{28A9E0F3-6E72-4BBF-B43F-00106F453B0E}" destId="{9FEA42F3-0A89-4E95-B44E-E4110263A705}" srcOrd="11" destOrd="0" presId="urn:microsoft.com/office/officeart/2005/8/layout/cycle1"/>
    <dgm:cxn modelId="{7A23C2B8-E55B-451E-ADF7-A05D01C68530}" type="presParOf" srcId="{28A9E0F3-6E72-4BBF-B43F-00106F453B0E}" destId="{CB7001FF-99D8-4FDE-A8AC-3988CFADF720}" srcOrd="12" destOrd="0" presId="urn:microsoft.com/office/officeart/2005/8/layout/cycle1"/>
    <dgm:cxn modelId="{5E4862CD-0F37-4BF8-AF6C-88B8511FB2D4}" type="presParOf" srcId="{28A9E0F3-6E72-4BBF-B43F-00106F453B0E}" destId="{56E66303-A13E-4B48-A822-66BB1C6DE10F}" srcOrd="13" destOrd="0" presId="urn:microsoft.com/office/officeart/2005/8/layout/cycle1"/>
    <dgm:cxn modelId="{72067CFA-AF7E-45EE-8024-985F4AADB3C9}"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23"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45810EEE-83EA-4616-B475-5A9A8D063064}" type="presOf" srcId="{23A5DDBD-ACDF-45AB-A23A-F89720D150E7}" destId="{348CB479-9FA8-4BAE-A9BE-597489E67255}" srcOrd="0" destOrd="0" presId="urn:microsoft.com/office/officeart/2005/8/layout/cycle1"/>
    <dgm:cxn modelId="{69BC644C-E31C-42F7-A8CE-50A0672A8636}" type="presOf" srcId="{6E08277A-C9DB-4AD2-8256-BFEBFB829E86}" destId="{A48B62D2-0D19-43D3-91D4-F0993207D960}" srcOrd="0" destOrd="0" presId="urn:microsoft.com/office/officeart/2005/8/layout/cycle1"/>
    <dgm:cxn modelId="{D0213283-5056-4D9B-A0EE-AA04C8890ED5}" type="presOf" srcId="{77D505E2-D6D3-4EA5-8B24-0EC7BA5DF6EA}" destId="{92E5C8F4-501A-4E55-A919-82D666437E27}" srcOrd="0" destOrd="0" presId="urn:microsoft.com/office/officeart/2005/8/layout/cycle1"/>
    <dgm:cxn modelId="{FB5C2704-D61F-4B83-A828-7DBD2EC969FC}" srcId="{A95E6866-BFC2-4BAE-A243-305613E72831}" destId="{6E08277A-C9DB-4AD2-8256-BFEBFB829E86}" srcOrd="2" destOrd="0" parTransId="{3AC42B02-E8CD-49E7-9754-8F615EE291AC}" sibTransId="{009637B9-FDA0-4F4B-84FF-80D28C1BD8C8}"/>
    <dgm:cxn modelId="{20ECB676-558B-4389-977E-D73A952BFFF4}" type="presOf" srcId="{30998509-3591-4044-A4E4-D0ECF0C30603}" destId="{9FEA42F3-0A89-4E95-B44E-E4110263A705}" srcOrd="0" destOrd="0" presId="urn:microsoft.com/office/officeart/2005/8/layout/cycle1"/>
    <dgm:cxn modelId="{9BF66C8E-985D-499B-B59E-971FE3CC190A}" type="presOf" srcId="{6DCDCD97-4141-407E-92B5-082A491F0364}" destId="{56E66303-A13E-4B48-A822-66BB1C6DE10F}"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55BDCD6-1D64-4D48-8266-0F5E7D4B9ABA}" type="presOf" srcId="{A95E6866-BFC2-4BAE-A243-305613E72831}" destId="{28A9E0F3-6E72-4BBF-B43F-00106F453B0E}"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44D826A9-616D-4B34-ACA2-B5E38431AA06}" srcId="{A95E6866-BFC2-4BAE-A243-305613E72831}" destId="{6DCDCD97-4141-407E-92B5-082A491F0364}" srcOrd="4" destOrd="0" parTransId="{BF3FD512-E3DC-4262-8E5F-DFAD38A36935}" sibTransId="{54C0A503-CC7A-421C-81B9-D3BF5B5D635E}"/>
    <dgm:cxn modelId="{A993FB59-91B0-4420-978A-A3E8F84AB44A}" srcId="{A95E6866-BFC2-4BAE-A243-305613E72831}" destId="{23A5DDBD-ACDF-45AB-A23A-F89720D150E7}" srcOrd="3" destOrd="0" parTransId="{D76D2C45-4FA1-4DE0-AC9F-79B7103A36ED}" sibTransId="{30998509-3591-4044-A4E4-D0ECF0C30603}"/>
    <dgm:cxn modelId="{28E339CC-5D8F-4D78-9856-4F4F6D1F4E03}" type="presOf" srcId="{73809E7A-EA11-4496-A2E7-A13F0765FCB9}" destId="{845DA9A1-3416-410A-B429-A83DDA629B4A}"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056BBCC5-5229-4F47-962F-883867C27C3A}" type="presOf" srcId="{009637B9-FDA0-4F4B-84FF-80D28C1BD8C8}" destId="{17956905-AB54-489F-B4AB-4E523847F956}"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D2A58B-9A0E-45AD-99F9-8AAEB851200D}">
  <we:reference id="wa104124372" version="1.2.0.0" store="en-US"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MLA.XSL" StyleName="ML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4D3369E-1ED5-4AF5-B53E-65832F76A949}">
  <ds:schemaRefs>
    <ds:schemaRef ds:uri="http://schemas.openxmlformats.org/officeDocument/2006/bibliography"/>
  </ds:schemaRefs>
</ds:datastoreItem>
</file>

<file path=customXml/itemProps2.xml><?xml version="1.0" encoding="utf-8"?>
<ds:datastoreItem xmlns:ds="http://schemas.openxmlformats.org/officeDocument/2006/customXml" ds:itemID="{04AEFABF-BE20-4C4B-BE0E-38EAC222F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92623</Words>
  <Characters>527952</Characters>
  <Application>Microsoft Office Word</Application>
  <DocSecurity>0</DocSecurity>
  <Lines>4399</Lines>
  <Paragraphs>1238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virginia porter</cp:lastModifiedBy>
  <cp:revision>2</cp:revision>
  <cp:lastPrinted>2016-03-07T16:52:00Z</cp:lastPrinted>
  <dcterms:created xsi:type="dcterms:W3CDTF">2016-05-25T21:37:00Z</dcterms:created>
  <dcterms:modified xsi:type="dcterms:W3CDTF">2016-05-25T21:37:00Z</dcterms:modified>
</cp:coreProperties>
</file>