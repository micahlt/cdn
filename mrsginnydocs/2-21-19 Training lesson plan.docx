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C1ED7" w14:textId="77777777" w:rsidR="001E2F68" w:rsidRPr="00B511C8" w:rsidRDefault="00AD4725" w:rsidP="00B511C8">
      <w:pPr>
        <w:spacing w:after="0" w:line="259" w:lineRule="auto"/>
        <w:ind w:left="96" w:firstLine="0"/>
        <w:jc w:val="center"/>
        <w:rPr>
          <w:rFonts w:asciiTheme="minorHAnsi" w:hAnsiTheme="minorHAnsi" w:cstheme="minorHAnsi"/>
          <w:sz w:val="56"/>
          <w:szCs w:val="56"/>
        </w:rPr>
      </w:pPr>
      <w:r w:rsidRPr="00B511C8">
        <w:rPr>
          <w:rFonts w:asciiTheme="minorHAnsi" w:hAnsiTheme="minorHAnsi" w:cstheme="minorHAnsi"/>
          <w:sz w:val="56"/>
          <w:szCs w:val="56"/>
        </w:rPr>
        <w:t>CATALYST MISSIONS WOMEN’S</w:t>
      </w:r>
    </w:p>
    <w:p w14:paraId="5C97D6AD" w14:textId="77777777" w:rsidR="001E2F68" w:rsidRDefault="00AD4725" w:rsidP="00D6797E">
      <w:pPr>
        <w:spacing w:after="0" w:line="259" w:lineRule="auto"/>
        <w:ind w:left="96" w:firstLine="0"/>
        <w:jc w:val="center"/>
      </w:pPr>
      <w:r w:rsidRPr="00B511C8">
        <w:rPr>
          <w:rFonts w:asciiTheme="minorHAnsi" w:hAnsiTheme="minorHAnsi" w:cstheme="minorHAnsi"/>
          <w:sz w:val="56"/>
          <w:szCs w:val="56"/>
        </w:rPr>
        <w:t>INTERNATIONAL LEADERSHIP TRAINING</w:t>
      </w:r>
    </w:p>
    <w:p w14:paraId="48138A02" w14:textId="77777777" w:rsidR="001E2F68" w:rsidRDefault="00AD4725">
      <w:pPr>
        <w:spacing w:after="0" w:line="259" w:lineRule="auto"/>
        <w:ind w:left="215" w:firstLine="0"/>
        <w:jc w:val="center"/>
      </w:pPr>
      <w:r>
        <w:rPr>
          <w:sz w:val="52"/>
        </w:rPr>
        <w:t xml:space="preserve"> </w:t>
      </w:r>
    </w:p>
    <w:p w14:paraId="30A23C6E" w14:textId="77777777" w:rsidR="001E2F68" w:rsidRDefault="00AD4725">
      <w:pPr>
        <w:spacing w:after="0" w:line="259" w:lineRule="auto"/>
        <w:ind w:left="0" w:right="990" w:firstLine="0"/>
        <w:jc w:val="right"/>
      </w:pPr>
      <w:r>
        <w:rPr>
          <w:noProof/>
        </w:rPr>
        <w:drawing>
          <wp:inline distT="0" distB="0" distL="0" distR="0" wp14:anchorId="3E56B466" wp14:editId="02218347">
            <wp:extent cx="4876800" cy="5857875"/>
            <wp:effectExtent l="0" t="0" r="0"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stretch>
                      <a:fillRect/>
                    </a:stretch>
                  </pic:blipFill>
                  <pic:spPr>
                    <a:xfrm>
                      <a:off x="0" y="0"/>
                      <a:ext cx="4888156" cy="5871516"/>
                    </a:xfrm>
                    <a:prstGeom prst="rect">
                      <a:avLst/>
                    </a:prstGeom>
                  </pic:spPr>
                </pic:pic>
              </a:graphicData>
            </a:graphic>
          </wp:inline>
        </w:drawing>
      </w:r>
      <w:r>
        <w:rPr>
          <w:sz w:val="52"/>
        </w:rPr>
        <w:t xml:space="preserve"> </w:t>
      </w:r>
    </w:p>
    <w:p w14:paraId="5AF5094C" w14:textId="77777777" w:rsidR="001E2F68" w:rsidRDefault="00AD4725">
      <w:pPr>
        <w:spacing w:after="0" w:line="259" w:lineRule="auto"/>
        <w:ind w:left="215" w:firstLine="0"/>
        <w:jc w:val="center"/>
        <w:rPr>
          <w:sz w:val="52"/>
        </w:rPr>
      </w:pPr>
      <w:r>
        <w:rPr>
          <w:sz w:val="52"/>
        </w:rPr>
        <w:t xml:space="preserve"> </w:t>
      </w:r>
    </w:p>
    <w:p w14:paraId="04954F9B" w14:textId="77777777" w:rsidR="00D6797E" w:rsidRPr="00D6797E" w:rsidRDefault="00D6797E" w:rsidP="00D6797E">
      <w:pPr>
        <w:spacing w:after="46" w:line="259" w:lineRule="auto"/>
        <w:ind w:left="368" w:right="258" w:hanging="10"/>
        <w:jc w:val="center"/>
        <w:rPr>
          <w:b/>
          <w:sz w:val="32"/>
          <w:szCs w:val="32"/>
        </w:rPr>
      </w:pPr>
      <w:r w:rsidRPr="00D6797E">
        <w:rPr>
          <w:b/>
          <w:sz w:val="32"/>
          <w:szCs w:val="32"/>
        </w:rPr>
        <w:t xml:space="preserve">Managua, Nicaragua </w:t>
      </w:r>
    </w:p>
    <w:p w14:paraId="1A265812" w14:textId="6044A3FB" w:rsidR="00D6797E" w:rsidRDefault="00D6797E" w:rsidP="00D6797E">
      <w:pPr>
        <w:spacing w:after="46" w:line="259" w:lineRule="auto"/>
        <w:ind w:left="368" w:right="258" w:hanging="10"/>
        <w:jc w:val="center"/>
        <w:rPr>
          <w:b/>
          <w:sz w:val="32"/>
          <w:szCs w:val="32"/>
        </w:rPr>
      </w:pPr>
      <w:r w:rsidRPr="00D6797E">
        <w:rPr>
          <w:b/>
          <w:sz w:val="32"/>
          <w:szCs w:val="32"/>
        </w:rPr>
        <w:t>February 25 - March 1, 2019</w:t>
      </w:r>
    </w:p>
    <w:p w14:paraId="60DB9A4C" w14:textId="5C9D4DDA" w:rsidR="001E2F68" w:rsidRDefault="00AD4725" w:rsidP="003825CD">
      <w:pPr>
        <w:spacing w:after="42" w:line="259" w:lineRule="auto"/>
        <w:ind w:left="75" w:firstLine="0"/>
        <w:jc w:val="center"/>
      </w:pPr>
      <w:r>
        <w:rPr>
          <w:b/>
          <w:sz w:val="32"/>
        </w:rPr>
        <w:lastRenderedPageBreak/>
        <w:t xml:space="preserve"> Agenda </w:t>
      </w:r>
    </w:p>
    <w:p w14:paraId="74930383" w14:textId="77777777" w:rsidR="004D7F44" w:rsidRDefault="00CB015A">
      <w:pPr>
        <w:spacing w:after="46" w:line="259" w:lineRule="auto"/>
        <w:ind w:left="368" w:right="258" w:hanging="10"/>
        <w:jc w:val="center"/>
        <w:rPr>
          <w:b/>
        </w:rPr>
      </w:pPr>
      <w:r>
        <w:rPr>
          <w:b/>
        </w:rPr>
        <w:t xml:space="preserve">Module </w:t>
      </w:r>
      <w:r w:rsidR="004D7F44">
        <w:rPr>
          <w:b/>
        </w:rPr>
        <w:t>#2</w:t>
      </w:r>
    </w:p>
    <w:p w14:paraId="22D55563" w14:textId="30317645" w:rsidR="009D35E6" w:rsidRDefault="004D7F44">
      <w:pPr>
        <w:spacing w:after="46" w:line="259" w:lineRule="auto"/>
        <w:ind w:left="368" w:right="258" w:hanging="10"/>
        <w:jc w:val="center"/>
        <w:rPr>
          <w:b/>
        </w:rPr>
      </w:pPr>
      <w:r>
        <w:rPr>
          <w:b/>
        </w:rPr>
        <w:t xml:space="preserve"> Blessed With a New Identity</w:t>
      </w:r>
    </w:p>
    <w:p w14:paraId="48B13E2F" w14:textId="77777777" w:rsidR="00DE2E1F" w:rsidRDefault="00DE2E1F" w:rsidP="009D35E6">
      <w:pPr>
        <w:spacing w:after="146"/>
        <w:ind w:left="0" w:firstLine="0"/>
      </w:pPr>
    </w:p>
    <w:p w14:paraId="52AB77CD" w14:textId="77777777" w:rsidR="001E2F68" w:rsidRDefault="00DE2E1F">
      <w:pPr>
        <w:spacing w:after="46" w:line="259" w:lineRule="auto"/>
        <w:ind w:left="368" w:right="258" w:hanging="10"/>
        <w:jc w:val="center"/>
      </w:pPr>
      <w:r>
        <w:rPr>
          <w:b/>
        </w:rPr>
        <w:t>Day One</w:t>
      </w:r>
      <w:r w:rsidR="00AD4725">
        <w:rPr>
          <w:b/>
        </w:rPr>
        <w:t xml:space="preserve"> </w:t>
      </w:r>
    </w:p>
    <w:p w14:paraId="2D31050C" w14:textId="7E7FC0B0" w:rsidR="001E2F68" w:rsidRPr="00746920" w:rsidRDefault="00AD4725" w:rsidP="00F22377">
      <w:pPr>
        <w:pStyle w:val="ListParagraph"/>
        <w:numPr>
          <w:ilvl w:val="0"/>
          <w:numId w:val="9"/>
        </w:numPr>
        <w:spacing w:after="35" w:line="240" w:lineRule="auto"/>
        <w:jc w:val="left"/>
        <w:rPr>
          <w:sz w:val="24"/>
          <w:szCs w:val="24"/>
        </w:rPr>
      </w:pPr>
      <w:r w:rsidRPr="00746920">
        <w:rPr>
          <w:b/>
          <w:sz w:val="24"/>
          <w:szCs w:val="24"/>
        </w:rPr>
        <w:t>Prayer</w:t>
      </w:r>
      <w:r w:rsidR="00746920" w:rsidRPr="00746920">
        <w:rPr>
          <w:b/>
          <w:sz w:val="24"/>
          <w:szCs w:val="24"/>
        </w:rPr>
        <w:t xml:space="preserve">, </w:t>
      </w:r>
      <w:r w:rsidRPr="00746920">
        <w:rPr>
          <w:b/>
          <w:sz w:val="24"/>
          <w:szCs w:val="24"/>
        </w:rPr>
        <w:t>Introductions</w:t>
      </w:r>
      <w:r w:rsidR="00746920" w:rsidRPr="00746920">
        <w:rPr>
          <w:b/>
          <w:sz w:val="24"/>
          <w:szCs w:val="24"/>
        </w:rPr>
        <w:t xml:space="preserve">, </w:t>
      </w:r>
      <w:r w:rsidRPr="00746920">
        <w:rPr>
          <w:b/>
          <w:sz w:val="24"/>
          <w:szCs w:val="24"/>
        </w:rPr>
        <w:t>Icebreaker</w:t>
      </w:r>
      <w:r w:rsidR="0076641F" w:rsidRPr="00746920">
        <w:rPr>
          <w:b/>
          <w:sz w:val="24"/>
          <w:szCs w:val="24"/>
        </w:rPr>
        <w:t xml:space="preserve"> question: </w:t>
      </w:r>
      <w:r w:rsidR="0076641F" w:rsidRPr="00746920">
        <w:rPr>
          <w:sz w:val="24"/>
          <w:szCs w:val="24"/>
        </w:rPr>
        <w:t xml:space="preserve">What’s one thing you can do this year, or stop doing, that will make this year better than last? </w:t>
      </w:r>
      <w:r w:rsidRPr="00746920">
        <w:rPr>
          <w:sz w:val="24"/>
          <w:szCs w:val="24"/>
        </w:rPr>
        <w:t xml:space="preserve"> </w:t>
      </w:r>
    </w:p>
    <w:p w14:paraId="4C9B7134" w14:textId="166C18D1" w:rsidR="00DE2E1F" w:rsidRPr="004D7F44" w:rsidRDefault="004D7710" w:rsidP="00CD35D4">
      <w:pPr>
        <w:pStyle w:val="ListParagraph"/>
        <w:numPr>
          <w:ilvl w:val="0"/>
          <w:numId w:val="9"/>
        </w:numPr>
        <w:spacing w:after="35" w:line="240" w:lineRule="auto"/>
        <w:jc w:val="left"/>
        <w:rPr>
          <w:sz w:val="24"/>
          <w:szCs w:val="24"/>
        </w:rPr>
      </w:pPr>
      <w:r w:rsidRPr="004D7710">
        <w:rPr>
          <w:b/>
          <w:sz w:val="24"/>
          <w:szCs w:val="24"/>
        </w:rPr>
        <w:t>Take a poll</w:t>
      </w:r>
      <w:r w:rsidR="004D7F44">
        <w:rPr>
          <w:b/>
          <w:sz w:val="24"/>
          <w:szCs w:val="24"/>
        </w:rPr>
        <w:t xml:space="preserve">: </w:t>
      </w:r>
      <w:r w:rsidR="004D7F44" w:rsidRPr="004D7F44">
        <w:rPr>
          <w:sz w:val="24"/>
          <w:szCs w:val="24"/>
        </w:rPr>
        <w:t>W</w:t>
      </w:r>
      <w:r w:rsidR="0076641F" w:rsidRPr="004D7F44">
        <w:rPr>
          <w:sz w:val="24"/>
          <w:szCs w:val="24"/>
        </w:rPr>
        <w:t xml:space="preserve">ho has </w:t>
      </w:r>
      <w:r w:rsidRPr="004D7F44">
        <w:rPr>
          <w:sz w:val="24"/>
          <w:szCs w:val="24"/>
        </w:rPr>
        <w:t>begun to disciple</w:t>
      </w:r>
      <w:r w:rsidR="0076641F" w:rsidRPr="004D7F44">
        <w:rPr>
          <w:sz w:val="24"/>
          <w:szCs w:val="24"/>
        </w:rPr>
        <w:t>, what lessons have they taught</w:t>
      </w:r>
      <w:r w:rsidRPr="004D7F44">
        <w:rPr>
          <w:sz w:val="24"/>
          <w:szCs w:val="24"/>
        </w:rPr>
        <w:t xml:space="preserve"> and the names of their disciples. </w:t>
      </w:r>
    </w:p>
    <w:p w14:paraId="0252BB8D" w14:textId="774D4E51" w:rsidR="00DE2E1F" w:rsidRPr="00F14CB7" w:rsidRDefault="00DE2E1F" w:rsidP="00CD35D4">
      <w:pPr>
        <w:pStyle w:val="ListParagraph"/>
        <w:numPr>
          <w:ilvl w:val="0"/>
          <w:numId w:val="9"/>
        </w:numPr>
        <w:spacing w:after="35" w:line="240" w:lineRule="auto"/>
        <w:jc w:val="left"/>
        <w:rPr>
          <w:b/>
          <w:sz w:val="24"/>
          <w:szCs w:val="24"/>
        </w:rPr>
      </w:pPr>
      <w:r w:rsidRPr="004D7710">
        <w:rPr>
          <w:b/>
          <w:sz w:val="24"/>
          <w:szCs w:val="24"/>
        </w:rPr>
        <w:t>Session</w:t>
      </w:r>
      <w:r w:rsidR="00217661">
        <w:rPr>
          <w:b/>
          <w:sz w:val="24"/>
          <w:szCs w:val="24"/>
        </w:rPr>
        <w:t xml:space="preserve"> #</w:t>
      </w:r>
      <w:r w:rsidR="00217661" w:rsidRPr="00F14CB7">
        <w:rPr>
          <w:b/>
          <w:sz w:val="24"/>
          <w:szCs w:val="24"/>
        </w:rPr>
        <w:t xml:space="preserve">1 </w:t>
      </w:r>
      <w:r w:rsidRPr="00F14CB7">
        <w:rPr>
          <w:b/>
          <w:sz w:val="24"/>
          <w:szCs w:val="24"/>
        </w:rPr>
        <w:t xml:space="preserve"> </w:t>
      </w:r>
      <w:r w:rsidR="00217661" w:rsidRPr="00F14CB7">
        <w:rPr>
          <w:b/>
          <w:sz w:val="24"/>
          <w:szCs w:val="24"/>
        </w:rPr>
        <w:t xml:space="preserve"> </w:t>
      </w:r>
      <w:r w:rsidRPr="00F14CB7">
        <w:rPr>
          <w:sz w:val="24"/>
          <w:szCs w:val="24"/>
        </w:rPr>
        <w:t>Strand of Pearls Introduction</w:t>
      </w:r>
      <w:r w:rsidR="004D7710" w:rsidRPr="00F14CB7">
        <w:rPr>
          <w:b/>
          <w:sz w:val="24"/>
          <w:szCs w:val="24"/>
        </w:rPr>
        <w:t xml:space="preserve"> </w:t>
      </w:r>
      <w:r w:rsidR="004D7710" w:rsidRPr="00F14CB7">
        <w:rPr>
          <w:sz w:val="24"/>
          <w:szCs w:val="24"/>
        </w:rPr>
        <w:t xml:space="preserve">– Teacher: </w:t>
      </w:r>
      <w:r w:rsidR="00B54452" w:rsidRPr="00F14CB7">
        <w:rPr>
          <w:sz w:val="24"/>
          <w:szCs w:val="24"/>
        </w:rPr>
        <w:t>Alicia Guillen</w:t>
      </w:r>
    </w:p>
    <w:p w14:paraId="3B85BFAD" w14:textId="452CB3E8" w:rsidR="0076641F" w:rsidRPr="00F14CB7" w:rsidRDefault="0076641F" w:rsidP="00CD35D4">
      <w:pPr>
        <w:pStyle w:val="ListParagraph"/>
        <w:numPr>
          <w:ilvl w:val="0"/>
          <w:numId w:val="9"/>
        </w:numPr>
        <w:spacing w:after="35" w:line="240" w:lineRule="auto"/>
        <w:jc w:val="left"/>
        <w:rPr>
          <w:b/>
          <w:sz w:val="24"/>
          <w:szCs w:val="24"/>
        </w:rPr>
      </w:pPr>
      <w:r w:rsidRPr="00F14CB7">
        <w:rPr>
          <w:b/>
          <w:sz w:val="24"/>
          <w:szCs w:val="24"/>
        </w:rPr>
        <w:t xml:space="preserve">Session </w:t>
      </w:r>
      <w:r w:rsidR="00217661" w:rsidRPr="00F14CB7">
        <w:rPr>
          <w:b/>
          <w:sz w:val="24"/>
          <w:szCs w:val="24"/>
        </w:rPr>
        <w:t>#2 Signs</w:t>
      </w:r>
      <w:r w:rsidRPr="00F14CB7">
        <w:rPr>
          <w:sz w:val="24"/>
          <w:szCs w:val="24"/>
        </w:rPr>
        <w:t xml:space="preserve"> of Life</w:t>
      </w:r>
      <w:r w:rsidRPr="00F14CB7">
        <w:rPr>
          <w:b/>
          <w:sz w:val="24"/>
          <w:szCs w:val="24"/>
        </w:rPr>
        <w:t xml:space="preserve"> </w:t>
      </w:r>
      <w:r w:rsidRPr="00F14CB7">
        <w:rPr>
          <w:sz w:val="24"/>
          <w:szCs w:val="24"/>
        </w:rPr>
        <w:t>–Teacher:</w:t>
      </w:r>
      <w:r w:rsidR="00B54452" w:rsidRPr="00F14CB7">
        <w:rPr>
          <w:sz w:val="24"/>
          <w:szCs w:val="24"/>
        </w:rPr>
        <w:t xml:space="preserve"> Delia Downes</w:t>
      </w:r>
    </w:p>
    <w:p w14:paraId="6DD2EDD1" w14:textId="061015A7" w:rsidR="00DE2E1F" w:rsidRPr="00F14CB7" w:rsidRDefault="00DE2E1F" w:rsidP="004D7F44">
      <w:pPr>
        <w:pStyle w:val="ListParagraph"/>
        <w:numPr>
          <w:ilvl w:val="0"/>
          <w:numId w:val="9"/>
        </w:numPr>
        <w:spacing w:after="35" w:line="240" w:lineRule="auto"/>
        <w:jc w:val="left"/>
        <w:rPr>
          <w:sz w:val="24"/>
          <w:szCs w:val="24"/>
        </w:rPr>
      </w:pPr>
      <w:r w:rsidRPr="00F14CB7">
        <w:rPr>
          <w:b/>
          <w:sz w:val="24"/>
          <w:szCs w:val="24"/>
        </w:rPr>
        <w:t>Q</w:t>
      </w:r>
      <w:r w:rsidR="0076641F" w:rsidRPr="00F14CB7">
        <w:rPr>
          <w:b/>
          <w:sz w:val="24"/>
          <w:szCs w:val="24"/>
        </w:rPr>
        <w:t xml:space="preserve"> &amp; </w:t>
      </w:r>
      <w:r w:rsidRPr="00F14CB7">
        <w:rPr>
          <w:b/>
          <w:sz w:val="24"/>
          <w:szCs w:val="24"/>
        </w:rPr>
        <w:t>A</w:t>
      </w:r>
      <w:r w:rsidR="004D7F44" w:rsidRPr="00F14CB7">
        <w:rPr>
          <w:b/>
          <w:sz w:val="24"/>
          <w:szCs w:val="24"/>
        </w:rPr>
        <w:t xml:space="preserve"> </w:t>
      </w:r>
      <w:r w:rsidRPr="00F14CB7">
        <w:rPr>
          <w:sz w:val="24"/>
          <w:szCs w:val="24"/>
        </w:rPr>
        <w:t xml:space="preserve">Break into 4 groups </w:t>
      </w:r>
      <w:r w:rsidR="00D6797E" w:rsidRPr="00F14CB7">
        <w:rPr>
          <w:sz w:val="24"/>
          <w:szCs w:val="24"/>
        </w:rPr>
        <w:t xml:space="preserve">and </w:t>
      </w:r>
      <w:r w:rsidR="0076641F" w:rsidRPr="00F14CB7">
        <w:rPr>
          <w:sz w:val="24"/>
          <w:szCs w:val="24"/>
        </w:rPr>
        <w:t>discus</w:t>
      </w:r>
      <w:r w:rsidR="004D7F44" w:rsidRPr="00F14CB7">
        <w:rPr>
          <w:sz w:val="24"/>
          <w:szCs w:val="24"/>
        </w:rPr>
        <w:t>s the passages on Signs of Life</w:t>
      </w:r>
      <w:r w:rsidRPr="00F14CB7">
        <w:rPr>
          <w:sz w:val="24"/>
          <w:szCs w:val="24"/>
        </w:rPr>
        <w:t xml:space="preserve"> </w:t>
      </w:r>
    </w:p>
    <w:p w14:paraId="514F0C61" w14:textId="77777777" w:rsidR="00CD35D4" w:rsidRPr="00F14CB7" w:rsidRDefault="00CD35D4" w:rsidP="00CD35D4">
      <w:pPr>
        <w:spacing w:after="35" w:line="240" w:lineRule="auto"/>
        <w:ind w:left="0" w:firstLine="0"/>
        <w:jc w:val="center"/>
        <w:rPr>
          <w:b/>
          <w:szCs w:val="28"/>
        </w:rPr>
      </w:pPr>
      <w:r w:rsidRPr="00F14CB7">
        <w:rPr>
          <w:b/>
          <w:szCs w:val="28"/>
        </w:rPr>
        <w:t>Day Two</w:t>
      </w:r>
    </w:p>
    <w:p w14:paraId="2A3FA3D9" w14:textId="768181B4" w:rsidR="00B322C3" w:rsidRPr="00F14CB7" w:rsidRDefault="00CD35D4" w:rsidP="00F22377">
      <w:pPr>
        <w:pStyle w:val="ListParagraph"/>
        <w:numPr>
          <w:ilvl w:val="0"/>
          <w:numId w:val="10"/>
        </w:numPr>
        <w:spacing w:after="35" w:line="240" w:lineRule="auto"/>
        <w:rPr>
          <w:sz w:val="24"/>
          <w:szCs w:val="24"/>
        </w:rPr>
      </w:pPr>
      <w:r w:rsidRPr="00F14CB7">
        <w:rPr>
          <w:b/>
          <w:sz w:val="24"/>
          <w:szCs w:val="24"/>
        </w:rPr>
        <w:t>Prayer</w:t>
      </w:r>
      <w:r w:rsidR="00746920" w:rsidRPr="00F14CB7">
        <w:rPr>
          <w:b/>
          <w:sz w:val="24"/>
          <w:szCs w:val="24"/>
        </w:rPr>
        <w:t xml:space="preserve">, </w:t>
      </w:r>
      <w:r w:rsidR="00B322C3" w:rsidRPr="00F14CB7">
        <w:rPr>
          <w:b/>
          <w:sz w:val="24"/>
          <w:szCs w:val="24"/>
        </w:rPr>
        <w:t>Icebreaker</w:t>
      </w:r>
      <w:r w:rsidR="0076641F" w:rsidRPr="00F14CB7">
        <w:rPr>
          <w:b/>
          <w:sz w:val="24"/>
          <w:szCs w:val="24"/>
        </w:rPr>
        <w:t xml:space="preserve"> question: </w:t>
      </w:r>
      <w:r w:rsidR="0076641F" w:rsidRPr="00F14CB7">
        <w:rPr>
          <w:sz w:val="24"/>
          <w:szCs w:val="24"/>
        </w:rPr>
        <w:t xml:space="preserve">What is the most important decision you need to make this year? </w:t>
      </w:r>
    </w:p>
    <w:p w14:paraId="667D7706" w14:textId="77777777" w:rsidR="00CD35D4" w:rsidRPr="00F14CB7" w:rsidRDefault="00CD35D4" w:rsidP="00CD35D4">
      <w:pPr>
        <w:pStyle w:val="ListParagraph"/>
        <w:numPr>
          <w:ilvl w:val="0"/>
          <w:numId w:val="10"/>
        </w:numPr>
        <w:spacing w:after="35" w:line="240" w:lineRule="auto"/>
        <w:rPr>
          <w:b/>
          <w:sz w:val="24"/>
          <w:szCs w:val="24"/>
        </w:rPr>
      </w:pPr>
      <w:r w:rsidRPr="00F14CB7">
        <w:rPr>
          <w:b/>
          <w:sz w:val="24"/>
          <w:szCs w:val="24"/>
        </w:rPr>
        <w:t>Review</w:t>
      </w:r>
      <w:r w:rsidR="00B511C8" w:rsidRPr="00F14CB7">
        <w:rPr>
          <w:b/>
          <w:sz w:val="24"/>
          <w:szCs w:val="24"/>
        </w:rPr>
        <w:t xml:space="preserve">: </w:t>
      </w:r>
      <w:r w:rsidR="00B511C8" w:rsidRPr="00F14CB7">
        <w:rPr>
          <w:sz w:val="24"/>
          <w:szCs w:val="24"/>
        </w:rPr>
        <w:t>A</w:t>
      </w:r>
      <w:r w:rsidRPr="00F14CB7">
        <w:rPr>
          <w:sz w:val="24"/>
          <w:szCs w:val="24"/>
        </w:rPr>
        <w:t xml:space="preserve">sk for </w:t>
      </w:r>
      <w:r w:rsidR="00B511C8" w:rsidRPr="00F14CB7">
        <w:rPr>
          <w:sz w:val="24"/>
          <w:szCs w:val="24"/>
        </w:rPr>
        <w:t>volunteers</w:t>
      </w:r>
      <w:r w:rsidRPr="00F14CB7">
        <w:rPr>
          <w:sz w:val="24"/>
          <w:szCs w:val="24"/>
        </w:rPr>
        <w:t xml:space="preserve"> to reteach </w:t>
      </w:r>
      <w:r w:rsidR="00B511C8" w:rsidRPr="00F14CB7">
        <w:rPr>
          <w:sz w:val="24"/>
          <w:szCs w:val="24"/>
        </w:rPr>
        <w:t>session one</w:t>
      </w:r>
    </w:p>
    <w:p w14:paraId="764C0E0C" w14:textId="5528660E" w:rsidR="00CD35D4" w:rsidRPr="00F14CB7" w:rsidRDefault="00CD35D4" w:rsidP="00CD35D4">
      <w:pPr>
        <w:pStyle w:val="ListParagraph"/>
        <w:numPr>
          <w:ilvl w:val="0"/>
          <w:numId w:val="10"/>
        </w:numPr>
        <w:spacing w:after="35" w:line="240" w:lineRule="auto"/>
        <w:rPr>
          <w:sz w:val="24"/>
          <w:szCs w:val="24"/>
        </w:rPr>
      </w:pPr>
      <w:r w:rsidRPr="00F14CB7">
        <w:rPr>
          <w:b/>
          <w:sz w:val="24"/>
          <w:szCs w:val="24"/>
        </w:rPr>
        <w:t xml:space="preserve">Session </w:t>
      </w:r>
      <w:r w:rsidR="00217661" w:rsidRPr="00F14CB7">
        <w:rPr>
          <w:b/>
          <w:sz w:val="24"/>
          <w:szCs w:val="24"/>
        </w:rPr>
        <w:t xml:space="preserve">#3 </w:t>
      </w:r>
      <w:r w:rsidR="00217661" w:rsidRPr="00F14CB7">
        <w:rPr>
          <w:sz w:val="24"/>
          <w:szCs w:val="24"/>
        </w:rPr>
        <w:t>Phase</w:t>
      </w:r>
      <w:r w:rsidR="00AA5596" w:rsidRPr="00F14CB7">
        <w:rPr>
          <w:sz w:val="24"/>
          <w:szCs w:val="24"/>
        </w:rPr>
        <w:t xml:space="preserve"> Two </w:t>
      </w:r>
      <w:r w:rsidR="00767D09" w:rsidRPr="00F14CB7">
        <w:rPr>
          <w:sz w:val="24"/>
          <w:szCs w:val="24"/>
        </w:rPr>
        <w:t xml:space="preserve">Introduction: </w:t>
      </w:r>
      <w:r w:rsidR="00AA5596" w:rsidRPr="00F14CB7">
        <w:rPr>
          <w:sz w:val="24"/>
          <w:szCs w:val="24"/>
        </w:rPr>
        <w:t>Blessed With A New Identity</w:t>
      </w:r>
      <w:r w:rsidRPr="00F14CB7">
        <w:rPr>
          <w:sz w:val="24"/>
          <w:szCs w:val="24"/>
        </w:rPr>
        <w:t xml:space="preserve">–Teacher:  </w:t>
      </w:r>
      <w:r w:rsidR="00B54452" w:rsidRPr="00F14CB7">
        <w:rPr>
          <w:sz w:val="24"/>
          <w:szCs w:val="24"/>
        </w:rPr>
        <w:t>Delia Downs</w:t>
      </w:r>
    </w:p>
    <w:p w14:paraId="5EC3DFA3" w14:textId="20BA0F8D" w:rsidR="0083205C" w:rsidRPr="00F14CB7" w:rsidRDefault="0083205C" w:rsidP="00CD35D4">
      <w:pPr>
        <w:pStyle w:val="ListParagraph"/>
        <w:numPr>
          <w:ilvl w:val="0"/>
          <w:numId w:val="10"/>
        </w:numPr>
        <w:spacing w:after="35" w:line="240" w:lineRule="auto"/>
        <w:rPr>
          <w:sz w:val="24"/>
          <w:szCs w:val="24"/>
        </w:rPr>
      </w:pPr>
      <w:r w:rsidRPr="00F14CB7">
        <w:rPr>
          <w:b/>
          <w:sz w:val="24"/>
          <w:szCs w:val="24"/>
        </w:rPr>
        <w:t xml:space="preserve">Session </w:t>
      </w:r>
      <w:r w:rsidR="00217661" w:rsidRPr="00F14CB7">
        <w:rPr>
          <w:b/>
          <w:sz w:val="24"/>
          <w:szCs w:val="24"/>
        </w:rPr>
        <w:t>#4</w:t>
      </w:r>
      <w:r w:rsidR="00217661" w:rsidRPr="00F14CB7">
        <w:rPr>
          <w:sz w:val="24"/>
          <w:szCs w:val="24"/>
        </w:rPr>
        <w:t xml:space="preserve"> She</w:t>
      </w:r>
      <w:r w:rsidR="00AA5596" w:rsidRPr="00F14CB7">
        <w:rPr>
          <w:sz w:val="24"/>
          <w:szCs w:val="24"/>
        </w:rPr>
        <w:t xml:space="preserve"> Who Has Ears </w:t>
      </w:r>
      <w:r w:rsidR="00922590" w:rsidRPr="00F14CB7">
        <w:rPr>
          <w:sz w:val="24"/>
          <w:szCs w:val="24"/>
        </w:rPr>
        <w:t>–</w:t>
      </w:r>
      <w:r w:rsidR="00AA5596" w:rsidRPr="00F14CB7">
        <w:rPr>
          <w:sz w:val="24"/>
          <w:szCs w:val="24"/>
        </w:rPr>
        <w:t xml:space="preserve"> Teacher:</w:t>
      </w:r>
      <w:r w:rsidR="00B54452" w:rsidRPr="00F14CB7">
        <w:rPr>
          <w:sz w:val="24"/>
          <w:szCs w:val="24"/>
        </w:rPr>
        <w:t xml:space="preserve"> Al</w:t>
      </w:r>
      <w:r w:rsidR="001C1758">
        <w:rPr>
          <w:sz w:val="24"/>
          <w:szCs w:val="24"/>
        </w:rPr>
        <w:t>b</w:t>
      </w:r>
      <w:r w:rsidR="00B54452" w:rsidRPr="00F14CB7">
        <w:rPr>
          <w:sz w:val="24"/>
          <w:szCs w:val="24"/>
        </w:rPr>
        <w:t xml:space="preserve">a Simeon </w:t>
      </w:r>
    </w:p>
    <w:p w14:paraId="1B676508" w14:textId="77777777" w:rsidR="00922590" w:rsidRPr="00F14CB7" w:rsidRDefault="00922590" w:rsidP="00B511C8">
      <w:pPr>
        <w:pStyle w:val="ListParagraph"/>
        <w:spacing w:after="35" w:line="240" w:lineRule="auto"/>
        <w:ind w:firstLine="0"/>
        <w:rPr>
          <w:sz w:val="24"/>
          <w:szCs w:val="24"/>
        </w:rPr>
      </w:pPr>
    </w:p>
    <w:p w14:paraId="689B9E33" w14:textId="77777777" w:rsidR="00B322C3" w:rsidRPr="00F14CB7" w:rsidRDefault="00B322C3" w:rsidP="00B322C3">
      <w:pPr>
        <w:spacing w:after="35" w:line="240" w:lineRule="auto"/>
        <w:ind w:left="0" w:firstLine="0"/>
        <w:jc w:val="center"/>
        <w:rPr>
          <w:b/>
          <w:szCs w:val="28"/>
        </w:rPr>
      </w:pPr>
      <w:r w:rsidRPr="00F14CB7">
        <w:rPr>
          <w:b/>
          <w:szCs w:val="28"/>
        </w:rPr>
        <w:t>Day Three</w:t>
      </w:r>
    </w:p>
    <w:p w14:paraId="796242F6" w14:textId="16E88540" w:rsidR="00B322C3" w:rsidRPr="00F14CB7" w:rsidRDefault="00B322C3" w:rsidP="00F22377">
      <w:pPr>
        <w:pStyle w:val="ListParagraph"/>
        <w:numPr>
          <w:ilvl w:val="0"/>
          <w:numId w:val="10"/>
        </w:numPr>
        <w:spacing w:after="35" w:line="240" w:lineRule="auto"/>
        <w:rPr>
          <w:b/>
          <w:sz w:val="24"/>
          <w:szCs w:val="24"/>
        </w:rPr>
      </w:pPr>
      <w:r w:rsidRPr="00F14CB7">
        <w:rPr>
          <w:b/>
          <w:sz w:val="24"/>
          <w:szCs w:val="24"/>
        </w:rPr>
        <w:t>Prayer</w:t>
      </w:r>
      <w:r w:rsidR="00746920" w:rsidRPr="00F14CB7">
        <w:rPr>
          <w:b/>
          <w:sz w:val="24"/>
          <w:szCs w:val="24"/>
        </w:rPr>
        <w:t xml:space="preserve">, </w:t>
      </w:r>
      <w:r w:rsidRPr="00F14CB7">
        <w:rPr>
          <w:b/>
          <w:sz w:val="24"/>
          <w:szCs w:val="24"/>
        </w:rPr>
        <w:t>Icebreaker</w:t>
      </w:r>
      <w:r w:rsidR="004D7F44" w:rsidRPr="00F14CB7">
        <w:rPr>
          <w:b/>
          <w:sz w:val="24"/>
          <w:szCs w:val="24"/>
        </w:rPr>
        <w:t xml:space="preserve"> question</w:t>
      </w:r>
      <w:r w:rsidR="00746920" w:rsidRPr="00F14CB7">
        <w:rPr>
          <w:b/>
          <w:sz w:val="24"/>
          <w:szCs w:val="24"/>
        </w:rPr>
        <w:t xml:space="preserve">, </w:t>
      </w:r>
      <w:r w:rsidRPr="00F14CB7">
        <w:rPr>
          <w:b/>
          <w:sz w:val="24"/>
          <w:szCs w:val="24"/>
        </w:rPr>
        <w:t xml:space="preserve">Review: </w:t>
      </w:r>
      <w:r w:rsidRPr="00F14CB7">
        <w:rPr>
          <w:sz w:val="24"/>
          <w:szCs w:val="24"/>
        </w:rPr>
        <w:t xml:space="preserve">Ask for volunteers to reteach </w:t>
      </w:r>
      <w:r w:rsidR="00746920" w:rsidRPr="00F14CB7">
        <w:rPr>
          <w:sz w:val="24"/>
          <w:szCs w:val="24"/>
        </w:rPr>
        <w:t>yesterday’s lessons</w:t>
      </w:r>
    </w:p>
    <w:p w14:paraId="49AFE249" w14:textId="4B6E5880" w:rsidR="00B5799A" w:rsidRPr="00F14CB7" w:rsidRDefault="00B322C3" w:rsidP="00B322C3">
      <w:pPr>
        <w:pStyle w:val="ListParagraph"/>
        <w:numPr>
          <w:ilvl w:val="0"/>
          <w:numId w:val="10"/>
        </w:numPr>
        <w:spacing w:after="35" w:line="240" w:lineRule="auto"/>
        <w:rPr>
          <w:sz w:val="24"/>
          <w:szCs w:val="24"/>
        </w:rPr>
      </w:pPr>
      <w:r w:rsidRPr="00F14CB7">
        <w:rPr>
          <w:b/>
          <w:sz w:val="24"/>
          <w:szCs w:val="24"/>
        </w:rPr>
        <w:t xml:space="preserve">Session </w:t>
      </w:r>
      <w:r w:rsidR="00217661" w:rsidRPr="00F14CB7">
        <w:rPr>
          <w:b/>
          <w:sz w:val="24"/>
          <w:szCs w:val="24"/>
        </w:rPr>
        <w:t xml:space="preserve">#5 </w:t>
      </w:r>
      <w:r w:rsidR="00217661" w:rsidRPr="00F14CB7">
        <w:rPr>
          <w:sz w:val="24"/>
          <w:szCs w:val="24"/>
        </w:rPr>
        <w:t>New</w:t>
      </w:r>
      <w:r w:rsidR="00AA5596" w:rsidRPr="00F14CB7">
        <w:rPr>
          <w:sz w:val="24"/>
          <w:szCs w:val="24"/>
        </w:rPr>
        <w:t xml:space="preserve"> Identity</w:t>
      </w:r>
      <w:r w:rsidRPr="00F14CB7">
        <w:rPr>
          <w:sz w:val="24"/>
          <w:szCs w:val="24"/>
        </w:rPr>
        <w:t>– Teacher:</w:t>
      </w:r>
      <w:r w:rsidR="00B5799A" w:rsidRPr="00F14CB7">
        <w:rPr>
          <w:sz w:val="24"/>
          <w:szCs w:val="24"/>
        </w:rPr>
        <w:t xml:space="preserve"> </w:t>
      </w:r>
      <w:r w:rsidR="00960CD3" w:rsidRPr="00F14CB7">
        <w:rPr>
          <w:sz w:val="24"/>
          <w:szCs w:val="24"/>
        </w:rPr>
        <w:t>Delia Downs</w:t>
      </w:r>
    </w:p>
    <w:p w14:paraId="7B88DB5D" w14:textId="08EE3F4F" w:rsidR="00B322C3" w:rsidRPr="00F14CB7" w:rsidRDefault="00B322C3" w:rsidP="00B322C3">
      <w:pPr>
        <w:pStyle w:val="ListParagraph"/>
        <w:numPr>
          <w:ilvl w:val="0"/>
          <w:numId w:val="10"/>
        </w:numPr>
        <w:spacing w:after="35" w:line="240" w:lineRule="auto"/>
        <w:rPr>
          <w:sz w:val="24"/>
          <w:szCs w:val="24"/>
        </w:rPr>
      </w:pPr>
      <w:r w:rsidRPr="00F14CB7">
        <w:rPr>
          <w:b/>
          <w:sz w:val="24"/>
          <w:szCs w:val="24"/>
        </w:rPr>
        <w:t xml:space="preserve">Session </w:t>
      </w:r>
      <w:r w:rsidR="00217661" w:rsidRPr="00F14CB7">
        <w:rPr>
          <w:b/>
          <w:sz w:val="24"/>
          <w:szCs w:val="24"/>
        </w:rPr>
        <w:t xml:space="preserve">#6 </w:t>
      </w:r>
      <w:r w:rsidR="00217661" w:rsidRPr="00F14CB7">
        <w:rPr>
          <w:sz w:val="24"/>
          <w:szCs w:val="24"/>
        </w:rPr>
        <w:t>Reclaiming</w:t>
      </w:r>
      <w:r w:rsidR="00AA5596" w:rsidRPr="00F14CB7">
        <w:rPr>
          <w:sz w:val="24"/>
          <w:szCs w:val="24"/>
        </w:rPr>
        <w:t xml:space="preserve"> Biblical Sexuality</w:t>
      </w:r>
      <w:r w:rsidR="00AA5596" w:rsidRPr="00F14CB7">
        <w:rPr>
          <w:b/>
          <w:sz w:val="24"/>
          <w:szCs w:val="24"/>
        </w:rPr>
        <w:t xml:space="preserve"> </w:t>
      </w:r>
      <w:r w:rsidRPr="00F14CB7">
        <w:rPr>
          <w:sz w:val="24"/>
          <w:szCs w:val="24"/>
        </w:rPr>
        <w:t xml:space="preserve">– Teacher: </w:t>
      </w:r>
      <w:r w:rsidR="00AA5596" w:rsidRPr="00F14CB7">
        <w:rPr>
          <w:sz w:val="24"/>
          <w:szCs w:val="24"/>
        </w:rPr>
        <w:t>Alba</w:t>
      </w:r>
    </w:p>
    <w:p w14:paraId="4C547E9D" w14:textId="77777777" w:rsidR="00CD35D4" w:rsidRPr="00F14CB7" w:rsidRDefault="00B322C3" w:rsidP="00B322C3">
      <w:pPr>
        <w:pStyle w:val="ListParagraph"/>
        <w:spacing w:after="35" w:line="240" w:lineRule="auto"/>
        <w:ind w:firstLine="0"/>
        <w:rPr>
          <w:sz w:val="24"/>
          <w:szCs w:val="24"/>
        </w:rPr>
      </w:pPr>
      <w:r w:rsidRPr="00F14CB7">
        <w:rPr>
          <w:sz w:val="24"/>
          <w:szCs w:val="24"/>
        </w:rPr>
        <w:t xml:space="preserve"> </w:t>
      </w:r>
    </w:p>
    <w:p w14:paraId="608A2260" w14:textId="77777777" w:rsidR="00B322C3" w:rsidRPr="00F14CB7" w:rsidRDefault="00B322C3" w:rsidP="00B322C3">
      <w:pPr>
        <w:pStyle w:val="ListParagraph"/>
        <w:spacing w:after="35" w:line="240" w:lineRule="auto"/>
        <w:ind w:left="360" w:firstLine="0"/>
        <w:jc w:val="center"/>
        <w:rPr>
          <w:szCs w:val="28"/>
        </w:rPr>
      </w:pPr>
      <w:r w:rsidRPr="00F14CB7">
        <w:rPr>
          <w:b/>
          <w:szCs w:val="28"/>
        </w:rPr>
        <w:t>Day Four</w:t>
      </w:r>
    </w:p>
    <w:p w14:paraId="6BFC31CF" w14:textId="2C2A31C6" w:rsidR="00B322C3" w:rsidRPr="00F14CB7" w:rsidRDefault="00B322C3" w:rsidP="00F22377">
      <w:pPr>
        <w:pStyle w:val="ListParagraph"/>
        <w:numPr>
          <w:ilvl w:val="0"/>
          <w:numId w:val="10"/>
        </w:numPr>
        <w:spacing w:after="35" w:line="240" w:lineRule="auto"/>
        <w:rPr>
          <w:b/>
          <w:sz w:val="24"/>
          <w:szCs w:val="24"/>
        </w:rPr>
      </w:pPr>
      <w:r w:rsidRPr="00F14CB7">
        <w:rPr>
          <w:b/>
          <w:sz w:val="24"/>
          <w:szCs w:val="24"/>
        </w:rPr>
        <w:t>Prayer</w:t>
      </w:r>
      <w:r w:rsidR="00746920" w:rsidRPr="00F14CB7">
        <w:rPr>
          <w:b/>
          <w:sz w:val="24"/>
          <w:szCs w:val="24"/>
        </w:rPr>
        <w:t xml:space="preserve">, </w:t>
      </w:r>
      <w:r w:rsidRPr="00F14CB7">
        <w:rPr>
          <w:b/>
          <w:sz w:val="24"/>
          <w:szCs w:val="24"/>
        </w:rPr>
        <w:t>Icebreaker</w:t>
      </w:r>
      <w:r w:rsidR="00746920" w:rsidRPr="00F14CB7">
        <w:rPr>
          <w:b/>
          <w:sz w:val="24"/>
          <w:szCs w:val="24"/>
        </w:rPr>
        <w:t xml:space="preserve"> question, </w:t>
      </w:r>
      <w:r w:rsidRPr="00F14CB7">
        <w:rPr>
          <w:b/>
          <w:sz w:val="24"/>
          <w:szCs w:val="24"/>
        </w:rPr>
        <w:t xml:space="preserve">Review: </w:t>
      </w:r>
      <w:r w:rsidRPr="00F14CB7">
        <w:rPr>
          <w:sz w:val="24"/>
          <w:szCs w:val="24"/>
        </w:rPr>
        <w:t xml:space="preserve">Ask for volunteers to reteach </w:t>
      </w:r>
      <w:r w:rsidR="00746920" w:rsidRPr="00F14CB7">
        <w:rPr>
          <w:sz w:val="24"/>
          <w:szCs w:val="24"/>
        </w:rPr>
        <w:t>yesterday’s lessons</w:t>
      </w:r>
    </w:p>
    <w:p w14:paraId="450FB16F" w14:textId="023CAFD4" w:rsidR="00B322C3" w:rsidRPr="00F14CB7" w:rsidRDefault="00B322C3" w:rsidP="00B322C3">
      <w:pPr>
        <w:pStyle w:val="ListParagraph"/>
        <w:numPr>
          <w:ilvl w:val="0"/>
          <w:numId w:val="10"/>
        </w:numPr>
        <w:spacing w:after="35" w:line="240" w:lineRule="auto"/>
        <w:rPr>
          <w:b/>
          <w:sz w:val="24"/>
          <w:szCs w:val="24"/>
        </w:rPr>
      </w:pPr>
      <w:r w:rsidRPr="00F14CB7">
        <w:rPr>
          <w:b/>
          <w:sz w:val="24"/>
          <w:szCs w:val="24"/>
        </w:rPr>
        <w:t xml:space="preserve">Session </w:t>
      </w:r>
      <w:r w:rsidR="00217661" w:rsidRPr="00F14CB7">
        <w:rPr>
          <w:b/>
          <w:sz w:val="24"/>
          <w:szCs w:val="24"/>
        </w:rPr>
        <w:t xml:space="preserve">#7 </w:t>
      </w:r>
      <w:r w:rsidR="00217661" w:rsidRPr="00F14CB7">
        <w:rPr>
          <w:sz w:val="24"/>
          <w:szCs w:val="24"/>
        </w:rPr>
        <w:t>Redeemed</w:t>
      </w:r>
      <w:r w:rsidR="00AA5596" w:rsidRPr="00F14CB7">
        <w:rPr>
          <w:sz w:val="24"/>
          <w:szCs w:val="24"/>
        </w:rPr>
        <w:t xml:space="preserve"> From A Sinful Past</w:t>
      </w:r>
      <w:r w:rsidR="00AA5596" w:rsidRPr="00F14CB7">
        <w:rPr>
          <w:b/>
          <w:sz w:val="24"/>
          <w:szCs w:val="24"/>
        </w:rPr>
        <w:t xml:space="preserve">-- </w:t>
      </w:r>
      <w:r w:rsidRPr="00F14CB7">
        <w:rPr>
          <w:sz w:val="24"/>
          <w:szCs w:val="24"/>
        </w:rPr>
        <w:t>Teacher</w:t>
      </w:r>
      <w:r w:rsidRPr="00F14CB7">
        <w:rPr>
          <w:b/>
          <w:sz w:val="24"/>
          <w:szCs w:val="24"/>
        </w:rPr>
        <w:t xml:space="preserve">: </w:t>
      </w:r>
      <w:r w:rsidR="00960CD3" w:rsidRPr="00F14CB7">
        <w:rPr>
          <w:sz w:val="24"/>
          <w:szCs w:val="24"/>
        </w:rPr>
        <w:t>Angelica Langh</w:t>
      </w:r>
      <w:r w:rsidR="008E5FC7" w:rsidRPr="00F14CB7">
        <w:rPr>
          <w:sz w:val="24"/>
          <w:szCs w:val="24"/>
        </w:rPr>
        <w:t>a</w:t>
      </w:r>
      <w:r w:rsidR="00960CD3" w:rsidRPr="00F14CB7">
        <w:rPr>
          <w:sz w:val="24"/>
          <w:szCs w:val="24"/>
        </w:rPr>
        <w:t>m</w:t>
      </w:r>
    </w:p>
    <w:p w14:paraId="0616C412" w14:textId="378490D1" w:rsidR="00B5799A" w:rsidRPr="00F14CB7" w:rsidRDefault="00B322C3" w:rsidP="00B5799A">
      <w:pPr>
        <w:pStyle w:val="ListParagraph"/>
        <w:numPr>
          <w:ilvl w:val="0"/>
          <w:numId w:val="10"/>
        </w:numPr>
        <w:spacing w:after="35" w:line="240" w:lineRule="auto"/>
        <w:rPr>
          <w:sz w:val="24"/>
          <w:szCs w:val="24"/>
        </w:rPr>
      </w:pPr>
      <w:r w:rsidRPr="00F14CB7">
        <w:rPr>
          <w:b/>
          <w:sz w:val="24"/>
          <w:szCs w:val="24"/>
        </w:rPr>
        <w:t xml:space="preserve">Session </w:t>
      </w:r>
      <w:r w:rsidR="00217661" w:rsidRPr="00F14CB7">
        <w:rPr>
          <w:b/>
          <w:sz w:val="24"/>
          <w:szCs w:val="24"/>
        </w:rPr>
        <w:t xml:space="preserve">#8 </w:t>
      </w:r>
      <w:r w:rsidR="00217661" w:rsidRPr="00F14CB7">
        <w:rPr>
          <w:sz w:val="24"/>
          <w:szCs w:val="24"/>
        </w:rPr>
        <w:t>Abba</w:t>
      </w:r>
      <w:r w:rsidR="00AA5596" w:rsidRPr="00F14CB7">
        <w:rPr>
          <w:sz w:val="24"/>
          <w:szCs w:val="24"/>
        </w:rPr>
        <w:t xml:space="preserve"> Father</w:t>
      </w:r>
      <w:r w:rsidR="004D7F44" w:rsidRPr="00F14CB7">
        <w:rPr>
          <w:b/>
          <w:sz w:val="24"/>
          <w:szCs w:val="24"/>
        </w:rPr>
        <w:t>--</w:t>
      </w:r>
      <w:r w:rsidRPr="00F14CB7">
        <w:rPr>
          <w:b/>
          <w:sz w:val="24"/>
          <w:szCs w:val="24"/>
        </w:rPr>
        <w:t xml:space="preserve"> </w:t>
      </w:r>
      <w:r w:rsidRPr="00F14CB7">
        <w:rPr>
          <w:sz w:val="24"/>
          <w:szCs w:val="24"/>
        </w:rPr>
        <w:t>Teacher:</w:t>
      </w:r>
      <w:r w:rsidR="00B5799A" w:rsidRPr="00F14CB7">
        <w:rPr>
          <w:sz w:val="24"/>
          <w:szCs w:val="24"/>
        </w:rPr>
        <w:t xml:space="preserve"> </w:t>
      </w:r>
      <w:r w:rsidR="00960CD3" w:rsidRPr="00F14CB7">
        <w:rPr>
          <w:sz w:val="24"/>
          <w:szCs w:val="24"/>
        </w:rPr>
        <w:t>Joney Caudill</w:t>
      </w:r>
    </w:p>
    <w:p w14:paraId="0BBDC118" w14:textId="77777777" w:rsidR="00AA5596" w:rsidRPr="00F14CB7" w:rsidRDefault="00AA5596" w:rsidP="00AA5596">
      <w:pPr>
        <w:pStyle w:val="ListParagraph"/>
        <w:spacing w:after="35" w:line="240" w:lineRule="auto"/>
        <w:ind w:firstLine="0"/>
        <w:rPr>
          <w:sz w:val="24"/>
          <w:szCs w:val="24"/>
        </w:rPr>
      </w:pPr>
    </w:p>
    <w:p w14:paraId="1D042575" w14:textId="3B3CBA5C" w:rsidR="00D6797E" w:rsidRPr="00F14CB7" w:rsidRDefault="00D6797E" w:rsidP="00D6797E">
      <w:pPr>
        <w:pStyle w:val="ListParagraph"/>
        <w:spacing w:after="35" w:line="240" w:lineRule="auto"/>
        <w:ind w:left="360" w:firstLine="0"/>
        <w:jc w:val="center"/>
        <w:rPr>
          <w:szCs w:val="28"/>
        </w:rPr>
      </w:pPr>
      <w:r w:rsidRPr="00F14CB7">
        <w:rPr>
          <w:b/>
          <w:szCs w:val="28"/>
        </w:rPr>
        <w:t>Day Five</w:t>
      </w:r>
    </w:p>
    <w:p w14:paraId="64B88865" w14:textId="4B293D8E" w:rsidR="00D6797E" w:rsidRPr="00F14CB7" w:rsidRDefault="00D6797E" w:rsidP="00F22377">
      <w:pPr>
        <w:pStyle w:val="ListParagraph"/>
        <w:numPr>
          <w:ilvl w:val="0"/>
          <w:numId w:val="10"/>
        </w:numPr>
        <w:spacing w:after="35" w:line="240" w:lineRule="auto"/>
        <w:rPr>
          <w:b/>
          <w:sz w:val="24"/>
          <w:szCs w:val="24"/>
        </w:rPr>
      </w:pPr>
      <w:r w:rsidRPr="00F14CB7">
        <w:rPr>
          <w:b/>
          <w:sz w:val="24"/>
          <w:szCs w:val="24"/>
        </w:rPr>
        <w:t>Prayer</w:t>
      </w:r>
      <w:r w:rsidR="00746920" w:rsidRPr="00F14CB7">
        <w:rPr>
          <w:b/>
          <w:sz w:val="24"/>
          <w:szCs w:val="24"/>
        </w:rPr>
        <w:t xml:space="preserve">, </w:t>
      </w:r>
      <w:r w:rsidRPr="00F14CB7">
        <w:rPr>
          <w:b/>
          <w:sz w:val="24"/>
          <w:szCs w:val="24"/>
        </w:rPr>
        <w:t>Icebreaker</w:t>
      </w:r>
      <w:r w:rsidR="00746920" w:rsidRPr="00F14CB7">
        <w:rPr>
          <w:b/>
          <w:sz w:val="24"/>
          <w:szCs w:val="24"/>
        </w:rPr>
        <w:t xml:space="preserve"> question, Review:</w:t>
      </w:r>
      <w:r w:rsidR="00746920" w:rsidRPr="00F14CB7">
        <w:rPr>
          <w:sz w:val="24"/>
          <w:szCs w:val="24"/>
        </w:rPr>
        <w:t xml:space="preserve"> Ask for volunteers to reteach yesterday’s lessons</w:t>
      </w:r>
    </w:p>
    <w:p w14:paraId="4130C207" w14:textId="3C238393" w:rsidR="0076641F" w:rsidRPr="00F14CB7" w:rsidRDefault="0076641F" w:rsidP="00D6797E">
      <w:pPr>
        <w:pStyle w:val="ListParagraph"/>
        <w:numPr>
          <w:ilvl w:val="0"/>
          <w:numId w:val="10"/>
        </w:numPr>
        <w:spacing w:after="35" w:line="240" w:lineRule="auto"/>
        <w:rPr>
          <w:sz w:val="24"/>
          <w:szCs w:val="24"/>
        </w:rPr>
      </w:pPr>
      <w:r w:rsidRPr="00F14CB7">
        <w:rPr>
          <w:b/>
          <w:sz w:val="24"/>
          <w:szCs w:val="24"/>
        </w:rPr>
        <w:t xml:space="preserve">Session </w:t>
      </w:r>
      <w:r w:rsidR="00217661" w:rsidRPr="00F14CB7">
        <w:rPr>
          <w:b/>
          <w:sz w:val="24"/>
          <w:szCs w:val="24"/>
        </w:rPr>
        <w:t xml:space="preserve">#9 </w:t>
      </w:r>
      <w:r w:rsidR="00217661" w:rsidRPr="00F14CB7">
        <w:rPr>
          <w:sz w:val="24"/>
          <w:szCs w:val="24"/>
        </w:rPr>
        <w:t>Lord</w:t>
      </w:r>
      <w:r w:rsidR="00AA5596" w:rsidRPr="00F14CB7">
        <w:rPr>
          <w:sz w:val="24"/>
          <w:szCs w:val="24"/>
        </w:rPr>
        <w:t>, Teach us to Pray –</w:t>
      </w:r>
      <w:r w:rsidR="00217661" w:rsidRPr="00F14CB7">
        <w:rPr>
          <w:b/>
          <w:sz w:val="24"/>
          <w:szCs w:val="24"/>
        </w:rPr>
        <w:t xml:space="preserve"> </w:t>
      </w:r>
      <w:r w:rsidR="00AA5596" w:rsidRPr="00F14CB7">
        <w:rPr>
          <w:sz w:val="24"/>
          <w:szCs w:val="24"/>
        </w:rPr>
        <w:t>Teacher</w:t>
      </w:r>
      <w:r w:rsidR="00AA5596" w:rsidRPr="00F14CB7">
        <w:rPr>
          <w:b/>
          <w:sz w:val="24"/>
          <w:szCs w:val="24"/>
        </w:rPr>
        <w:t>:</w:t>
      </w:r>
      <w:r w:rsidR="00960CD3" w:rsidRPr="00F14CB7">
        <w:rPr>
          <w:b/>
          <w:sz w:val="24"/>
          <w:szCs w:val="24"/>
        </w:rPr>
        <w:t xml:space="preserve"> </w:t>
      </w:r>
      <w:r w:rsidR="00960CD3" w:rsidRPr="00F14CB7">
        <w:rPr>
          <w:sz w:val="24"/>
          <w:szCs w:val="24"/>
        </w:rPr>
        <w:t>Ginny Porter</w:t>
      </w:r>
    </w:p>
    <w:p w14:paraId="3EAA593E" w14:textId="1DA99807" w:rsidR="0076641F" w:rsidRPr="00F14CB7" w:rsidRDefault="0076641F" w:rsidP="00D6797E">
      <w:pPr>
        <w:pStyle w:val="ListParagraph"/>
        <w:numPr>
          <w:ilvl w:val="0"/>
          <w:numId w:val="10"/>
        </w:numPr>
        <w:spacing w:after="35" w:line="240" w:lineRule="auto"/>
        <w:rPr>
          <w:sz w:val="24"/>
          <w:szCs w:val="24"/>
        </w:rPr>
      </w:pPr>
      <w:r w:rsidRPr="00F14CB7">
        <w:rPr>
          <w:b/>
          <w:sz w:val="24"/>
          <w:szCs w:val="24"/>
        </w:rPr>
        <w:t>Session</w:t>
      </w:r>
      <w:r w:rsidR="00217661" w:rsidRPr="00F14CB7">
        <w:rPr>
          <w:b/>
          <w:sz w:val="24"/>
          <w:szCs w:val="24"/>
        </w:rPr>
        <w:t xml:space="preserve"> #10 </w:t>
      </w:r>
      <w:r w:rsidR="00217661" w:rsidRPr="00F14CB7">
        <w:rPr>
          <w:sz w:val="24"/>
          <w:szCs w:val="24"/>
        </w:rPr>
        <w:t>Building a House of Prayer –Teacher:</w:t>
      </w:r>
      <w:r w:rsidR="00960CD3" w:rsidRPr="00F14CB7">
        <w:rPr>
          <w:sz w:val="24"/>
          <w:szCs w:val="24"/>
        </w:rPr>
        <w:t xml:space="preserve"> Ginny Porter</w:t>
      </w:r>
    </w:p>
    <w:p w14:paraId="4955D4D5" w14:textId="0E3A1266" w:rsidR="004D7F44" w:rsidRPr="00F14CB7" w:rsidRDefault="0002118D" w:rsidP="004D7F44">
      <w:pPr>
        <w:pStyle w:val="ListParagraph"/>
        <w:numPr>
          <w:ilvl w:val="0"/>
          <w:numId w:val="10"/>
        </w:numPr>
        <w:spacing w:after="35" w:line="240" w:lineRule="auto"/>
        <w:jc w:val="left"/>
        <w:rPr>
          <w:sz w:val="24"/>
          <w:szCs w:val="24"/>
        </w:rPr>
      </w:pPr>
      <w:r w:rsidRPr="00F14CB7">
        <w:rPr>
          <w:sz w:val="24"/>
          <w:szCs w:val="24"/>
        </w:rPr>
        <w:t xml:space="preserve">A </w:t>
      </w:r>
      <w:r w:rsidR="000658B2" w:rsidRPr="00F14CB7">
        <w:rPr>
          <w:sz w:val="24"/>
          <w:szCs w:val="24"/>
        </w:rPr>
        <w:t xml:space="preserve">time of Prayer and </w:t>
      </w:r>
      <w:r w:rsidR="004D7F44" w:rsidRPr="00F14CB7">
        <w:rPr>
          <w:sz w:val="24"/>
          <w:szCs w:val="24"/>
        </w:rPr>
        <w:t>Q &amp; A</w:t>
      </w:r>
    </w:p>
    <w:p w14:paraId="64E07BF7" w14:textId="2B17DA7F" w:rsidR="00960CD3" w:rsidRPr="00F14CB7" w:rsidRDefault="00F14CB7" w:rsidP="00960CD3">
      <w:pPr>
        <w:spacing w:after="35" w:line="240" w:lineRule="auto"/>
        <w:jc w:val="center"/>
        <w:rPr>
          <w:b/>
          <w:szCs w:val="28"/>
          <w:lang w:val="es-NI"/>
        </w:rPr>
      </w:pPr>
      <w:r w:rsidRPr="00F14CB7">
        <w:rPr>
          <w:b/>
          <w:szCs w:val="28"/>
          <w:lang w:val="es-NI"/>
        </w:rPr>
        <w:t>Participante</w:t>
      </w:r>
      <w:r>
        <w:rPr>
          <w:b/>
          <w:szCs w:val="28"/>
          <w:lang w:val="es-NI"/>
        </w:rPr>
        <w:t>s</w:t>
      </w:r>
    </w:p>
    <w:p w14:paraId="083B6AE0" w14:textId="745E59D7" w:rsidR="00960CD3" w:rsidRPr="00960CD3" w:rsidRDefault="00960CD3" w:rsidP="00960CD3">
      <w:pPr>
        <w:pStyle w:val="ListParagraph"/>
        <w:spacing w:after="35" w:line="240" w:lineRule="auto"/>
        <w:ind w:left="370" w:firstLine="0"/>
        <w:jc w:val="left"/>
        <w:rPr>
          <w:b/>
          <w:sz w:val="24"/>
          <w:szCs w:val="24"/>
          <w:lang w:val="es-NI"/>
        </w:rPr>
      </w:pPr>
      <w:r w:rsidRPr="00960CD3">
        <w:rPr>
          <w:b/>
          <w:sz w:val="24"/>
          <w:szCs w:val="24"/>
          <w:lang w:val="es-NI"/>
        </w:rPr>
        <w:t xml:space="preserve">Delia </w:t>
      </w:r>
      <w:proofErr w:type="spellStart"/>
      <w:r w:rsidRPr="00960CD3">
        <w:rPr>
          <w:b/>
          <w:sz w:val="24"/>
          <w:szCs w:val="24"/>
          <w:lang w:val="es-NI"/>
        </w:rPr>
        <w:t>Downs</w:t>
      </w:r>
      <w:proofErr w:type="spellEnd"/>
      <w:r w:rsidRPr="00960CD3">
        <w:rPr>
          <w:b/>
          <w:sz w:val="24"/>
          <w:szCs w:val="24"/>
          <w:lang w:val="es-NI"/>
        </w:rPr>
        <w:t xml:space="preserve">; Alba </w:t>
      </w:r>
      <w:proofErr w:type="spellStart"/>
      <w:r w:rsidRPr="00960CD3">
        <w:rPr>
          <w:b/>
          <w:sz w:val="24"/>
          <w:szCs w:val="24"/>
          <w:lang w:val="es-NI"/>
        </w:rPr>
        <w:t>Simeon</w:t>
      </w:r>
      <w:proofErr w:type="spellEnd"/>
      <w:r w:rsidRPr="00960CD3">
        <w:rPr>
          <w:b/>
          <w:sz w:val="24"/>
          <w:szCs w:val="24"/>
          <w:lang w:val="es-NI"/>
        </w:rPr>
        <w:t>; Yanina Cooper; Alicia Guillen; Margarita Gu</w:t>
      </w:r>
      <w:r w:rsidRPr="00F14CB7">
        <w:rPr>
          <w:b/>
          <w:sz w:val="24"/>
          <w:szCs w:val="24"/>
          <w:lang w:val="es-NI"/>
        </w:rPr>
        <w:t>i</w:t>
      </w:r>
      <w:r w:rsidRPr="00960CD3">
        <w:rPr>
          <w:b/>
          <w:sz w:val="24"/>
          <w:szCs w:val="24"/>
          <w:lang w:val="es-NI"/>
        </w:rPr>
        <w:t xml:space="preserve">llen; Fanny </w:t>
      </w:r>
      <w:r w:rsidR="00D713EC" w:rsidRPr="00960CD3">
        <w:rPr>
          <w:b/>
          <w:sz w:val="24"/>
          <w:szCs w:val="24"/>
          <w:lang w:val="es-NI"/>
        </w:rPr>
        <w:t xml:space="preserve">Diaz; </w:t>
      </w:r>
      <w:proofErr w:type="spellStart"/>
      <w:r w:rsidR="00D713EC" w:rsidRPr="00960CD3">
        <w:rPr>
          <w:b/>
          <w:sz w:val="24"/>
          <w:szCs w:val="24"/>
          <w:lang w:val="es-NI"/>
        </w:rPr>
        <w:t>Maria</w:t>
      </w:r>
      <w:proofErr w:type="spellEnd"/>
      <w:r w:rsidRPr="00960CD3">
        <w:rPr>
          <w:b/>
          <w:sz w:val="24"/>
          <w:szCs w:val="24"/>
          <w:lang w:val="es-NI"/>
        </w:rPr>
        <w:t xml:space="preserve"> Haydee Cajina; </w:t>
      </w:r>
      <w:proofErr w:type="spellStart"/>
      <w:r w:rsidRPr="00960CD3">
        <w:rPr>
          <w:b/>
          <w:sz w:val="24"/>
          <w:szCs w:val="24"/>
          <w:lang w:val="es-NI"/>
        </w:rPr>
        <w:t>Sobeyda</w:t>
      </w:r>
      <w:proofErr w:type="spellEnd"/>
      <w:r w:rsidRPr="00960CD3">
        <w:rPr>
          <w:b/>
          <w:sz w:val="24"/>
          <w:szCs w:val="24"/>
          <w:lang w:val="es-NI"/>
        </w:rPr>
        <w:t xml:space="preserve"> Jaime; Arelys </w:t>
      </w:r>
      <w:proofErr w:type="spellStart"/>
      <w:r w:rsidRPr="00960CD3">
        <w:rPr>
          <w:b/>
          <w:sz w:val="24"/>
          <w:szCs w:val="24"/>
          <w:lang w:val="es-NI"/>
        </w:rPr>
        <w:t>Bermudez</w:t>
      </w:r>
      <w:proofErr w:type="spellEnd"/>
      <w:r w:rsidRPr="00960CD3">
        <w:rPr>
          <w:b/>
          <w:sz w:val="24"/>
          <w:szCs w:val="24"/>
          <w:lang w:val="es-NI"/>
        </w:rPr>
        <w:t xml:space="preserve">; Yaritza Hurtado; </w:t>
      </w:r>
      <w:proofErr w:type="spellStart"/>
      <w:r w:rsidRPr="00960CD3">
        <w:rPr>
          <w:b/>
          <w:sz w:val="24"/>
          <w:szCs w:val="24"/>
          <w:lang w:val="es-NI"/>
        </w:rPr>
        <w:t>Maria</w:t>
      </w:r>
      <w:proofErr w:type="spellEnd"/>
      <w:r w:rsidRPr="00960CD3">
        <w:rPr>
          <w:b/>
          <w:sz w:val="24"/>
          <w:szCs w:val="24"/>
          <w:lang w:val="es-NI"/>
        </w:rPr>
        <w:t xml:space="preserve"> </w:t>
      </w:r>
      <w:proofErr w:type="spellStart"/>
      <w:r w:rsidRPr="00960CD3">
        <w:rPr>
          <w:b/>
          <w:sz w:val="24"/>
          <w:szCs w:val="24"/>
          <w:lang w:val="es-NI"/>
        </w:rPr>
        <w:t>Felix</w:t>
      </w:r>
      <w:proofErr w:type="spellEnd"/>
      <w:r w:rsidRPr="00960CD3">
        <w:rPr>
          <w:b/>
          <w:sz w:val="24"/>
          <w:szCs w:val="24"/>
          <w:lang w:val="es-NI"/>
        </w:rPr>
        <w:t xml:space="preserve">; Silvia </w:t>
      </w:r>
      <w:proofErr w:type="spellStart"/>
      <w:r w:rsidRPr="00960CD3">
        <w:rPr>
          <w:b/>
          <w:sz w:val="24"/>
          <w:szCs w:val="24"/>
          <w:lang w:val="es-NI"/>
        </w:rPr>
        <w:t>Mendez</w:t>
      </w:r>
      <w:proofErr w:type="spellEnd"/>
    </w:p>
    <w:p w14:paraId="03797CD2" w14:textId="0BB31B56" w:rsidR="00DE2E1F" w:rsidRDefault="004F0705" w:rsidP="009A18F3">
      <w:pPr>
        <w:spacing w:after="35" w:line="265" w:lineRule="auto"/>
        <w:ind w:left="370" w:hanging="10"/>
        <w:jc w:val="center"/>
        <w:rPr>
          <w:b/>
        </w:rPr>
      </w:pPr>
      <w:r w:rsidRPr="00F14CB7">
        <w:rPr>
          <w:b/>
        </w:rPr>
        <w:t xml:space="preserve">Day 1 </w:t>
      </w:r>
      <w:r w:rsidR="00DE2E1F" w:rsidRPr="00F14CB7">
        <w:rPr>
          <w:b/>
        </w:rPr>
        <w:t>Session One</w:t>
      </w:r>
    </w:p>
    <w:p w14:paraId="66B62747" w14:textId="77777777" w:rsidR="00DE2E1F" w:rsidRDefault="002F1FEB" w:rsidP="00DE2E1F">
      <w:pPr>
        <w:spacing w:after="0" w:line="240" w:lineRule="auto"/>
        <w:jc w:val="center"/>
        <w:rPr>
          <w:rFonts w:ascii="Edwardian Script ITC" w:hAnsi="Edwardian Script ITC" w:cs="Adobe Devanagari"/>
          <w:b/>
          <w:sz w:val="72"/>
          <w:szCs w:val="72"/>
        </w:rPr>
      </w:pPr>
      <w:r>
        <w:rPr>
          <w:rFonts w:ascii="Edwardian Script ITC" w:hAnsi="Edwardian Script ITC" w:cs="Adobe Devanagari"/>
          <w:b/>
          <w:sz w:val="72"/>
          <w:szCs w:val="72"/>
        </w:rPr>
        <w:t>S</w:t>
      </w:r>
      <w:r w:rsidR="00DE2E1F" w:rsidRPr="004C6552">
        <w:rPr>
          <w:rFonts w:ascii="Edwardian Script ITC" w:hAnsi="Edwardian Script ITC" w:cs="Adobe Devanagari"/>
          <w:b/>
          <w:sz w:val="72"/>
          <w:szCs w:val="72"/>
        </w:rPr>
        <w:t>trand of Pearls</w:t>
      </w:r>
      <w:r w:rsidR="00DE2E1F">
        <w:rPr>
          <w:rFonts w:ascii="Edwardian Script ITC" w:hAnsi="Edwardian Script ITC" w:cs="Adobe Devanagari"/>
          <w:b/>
          <w:sz w:val="72"/>
          <w:szCs w:val="72"/>
        </w:rPr>
        <w:t xml:space="preserve"> </w:t>
      </w:r>
    </w:p>
    <w:p w14:paraId="750DC853" w14:textId="77777777" w:rsidR="00DE2E1F" w:rsidRDefault="00DE2E1F" w:rsidP="00DE2E1F">
      <w:pPr>
        <w:spacing w:line="240" w:lineRule="auto"/>
        <w:jc w:val="center"/>
        <w:rPr>
          <w:rFonts w:ascii="Edwardian Script ITC" w:hAnsi="Edwardian Script ITC"/>
          <w:b/>
          <w:sz w:val="72"/>
          <w:szCs w:val="72"/>
        </w:rPr>
      </w:pPr>
      <w:r w:rsidRPr="004C6552">
        <w:rPr>
          <w:rFonts w:ascii="Edwardian Script ITC" w:hAnsi="Edwardian Script ITC"/>
          <w:b/>
          <w:sz w:val="72"/>
          <w:szCs w:val="72"/>
        </w:rPr>
        <w:t>Introduction</w:t>
      </w:r>
    </w:p>
    <w:p w14:paraId="2CCB09D2" w14:textId="77777777" w:rsidR="00DE2E1F" w:rsidRDefault="00DE2E1F" w:rsidP="00DE2E1F">
      <w:pPr>
        <w:spacing w:line="336" w:lineRule="atLeast"/>
        <w:contextualSpacing/>
        <w:jc w:val="center"/>
        <w:rPr>
          <w:b/>
          <w:sz w:val="24"/>
          <w:szCs w:val="24"/>
        </w:rPr>
      </w:pPr>
      <w:r w:rsidRPr="00FE6717">
        <w:rPr>
          <w:b/>
          <w:sz w:val="24"/>
          <w:szCs w:val="24"/>
        </w:rPr>
        <w:t>Matthew 28:1</w:t>
      </w:r>
      <w:r>
        <w:rPr>
          <w:b/>
          <w:sz w:val="24"/>
          <w:szCs w:val="24"/>
        </w:rPr>
        <w:t>9</w:t>
      </w:r>
      <w:r w:rsidRPr="00FE6717">
        <w:rPr>
          <w:b/>
          <w:sz w:val="24"/>
          <w:szCs w:val="24"/>
        </w:rPr>
        <w:t xml:space="preserve"> (KJV)</w:t>
      </w:r>
    </w:p>
    <w:p w14:paraId="044485E6" w14:textId="77777777" w:rsidR="00DE2E1F" w:rsidRDefault="00DE2E1F" w:rsidP="00DE2E1F">
      <w:pPr>
        <w:spacing w:before="240" w:after="0" w:line="336" w:lineRule="atLeast"/>
        <w:contextualSpacing/>
        <w:jc w:val="center"/>
        <w:rPr>
          <w:b/>
          <w:i/>
          <w:sz w:val="24"/>
          <w:szCs w:val="24"/>
        </w:rPr>
      </w:pPr>
      <w:r w:rsidRPr="00C2318C">
        <w:rPr>
          <w:b/>
          <w:i/>
          <w:sz w:val="24"/>
          <w:szCs w:val="24"/>
        </w:rPr>
        <w:t>Go ye therefore, and teach all nations, baptizing them in the name of the Father, and of the Son, and of the Holy Spirit.</w:t>
      </w:r>
    </w:p>
    <w:p w14:paraId="53D17C67" w14:textId="77777777" w:rsidR="00DE2E1F" w:rsidRPr="004C6552" w:rsidRDefault="00DE2E1F" w:rsidP="00EB01ED">
      <w:pPr>
        <w:pStyle w:val="Body"/>
        <w:spacing w:before="240" w:after="0" w:line="240" w:lineRule="auto"/>
        <w:ind w:left="0" w:right="-288" w:firstLine="619"/>
        <w:jc w:val="both"/>
        <w:rPr>
          <w:color w:val="000000"/>
          <w:u w:color="000000"/>
        </w:rPr>
      </w:pPr>
      <w:r w:rsidRPr="004C6552">
        <w:rPr>
          <w:color w:val="000000"/>
          <w:u w:color="000000"/>
        </w:rPr>
        <w:t>Welcome to our strand of pearls! Our aim for this first session is to give you an overview of what we are all about, how to use this discipling tool and the scriptural basis</w:t>
      </w:r>
      <w:r>
        <w:rPr>
          <w:color w:val="000000"/>
          <w:u w:color="000000"/>
        </w:rPr>
        <w:t xml:space="preserve"> that governs</w:t>
      </w:r>
      <w:r w:rsidRPr="004C6552">
        <w:rPr>
          <w:color w:val="000000"/>
          <w:u w:color="000000"/>
        </w:rPr>
        <w:t xml:space="preserve"> </w:t>
      </w:r>
      <w:r>
        <w:rPr>
          <w:color w:val="000000"/>
          <w:u w:color="000000"/>
        </w:rPr>
        <w:t>Catalyst Missions Women’s Discipleship.</w:t>
      </w:r>
      <w:r w:rsidRPr="004C6552">
        <w:rPr>
          <w:color w:val="000000"/>
          <w:u w:color="000000"/>
        </w:rPr>
        <w:t xml:space="preserve"> We esteem God’s Word</w:t>
      </w:r>
      <w:r>
        <w:rPr>
          <w:color w:val="000000"/>
          <w:u w:color="000000"/>
        </w:rPr>
        <w:t xml:space="preserve"> and it is</w:t>
      </w:r>
      <w:r w:rsidRPr="004C6552">
        <w:rPr>
          <w:color w:val="000000"/>
          <w:u w:color="000000"/>
        </w:rPr>
        <w:t xml:space="preserve"> the foundation of this ministry. Every lesson is a pearl of wisdom and filled with Biblical truth. </w:t>
      </w:r>
      <w:r>
        <w:rPr>
          <w:color w:val="000000"/>
          <w:u w:color="000000"/>
        </w:rPr>
        <w:t>You may be wondering if this is</w:t>
      </w:r>
      <w:r w:rsidRPr="004C6552">
        <w:rPr>
          <w:color w:val="000000"/>
          <w:u w:color="000000"/>
        </w:rPr>
        <w:t xml:space="preserve"> a Bible study</w:t>
      </w:r>
      <w:r>
        <w:rPr>
          <w:color w:val="000000"/>
          <w:u w:color="000000"/>
        </w:rPr>
        <w:t>. Absolutely, it is.</w:t>
      </w:r>
      <w:r w:rsidRPr="004C6552">
        <w:rPr>
          <w:color w:val="000000"/>
          <w:u w:color="000000"/>
        </w:rPr>
        <w:t xml:space="preserve"> Yet, you will discover that it is more than that.</w:t>
      </w:r>
    </w:p>
    <w:p w14:paraId="269E6FEF" w14:textId="77777777" w:rsidR="00DE2E1F" w:rsidRPr="004C6552" w:rsidRDefault="00DE2E1F" w:rsidP="00EB01ED">
      <w:pPr>
        <w:pStyle w:val="Body"/>
        <w:spacing w:after="0" w:line="240" w:lineRule="auto"/>
        <w:ind w:left="0" w:right="-288" w:firstLine="619"/>
        <w:jc w:val="both"/>
        <w:rPr>
          <w:color w:val="000000"/>
          <w:u w:color="000000"/>
        </w:rPr>
      </w:pPr>
    </w:p>
    <w:p w14:paraId="2738E89C" w14:textId="77777777" w:rsidR="00B5799A" w:rsidRDefault="00B5799A" w:rsidP="00EB01ED">
      <w:pPr>
        <w:pStyle w:val="Body"/>
        <w:spacing w:after="0" w:line="240" w:lineRule="auto"/>
        <w:ind w:left="0" w:right="-288" w:firstLine="619"/>
        <w:jc w:val="both"/>
        <w:rPr>
          <w:color w:val="000000"/>
          <w:u w:color="000000"/>
        </w:rPr>
      </w:pPr>
      <w:r>
        <w:rPr>
          <w:color w:val="000000"/>
          <w:u w:color="000000"/>
        </w:rPr>
        <w:t xml:space="preserve">The heartbeat of this book, and methodology behind it, comes from the Lord </w:t>
      </w:r>
      <w:r w:rsidRPr="004C6552">
        <w:rPr>
          <w:color w:val="000000"/>
          <w:u w:color="000000"/>
        </w:rPr>
        <w:t>Jesus’ last command to His disciples – past, present and future</w:t>
      </w:r>
      <w:r>
        <w:rPr>
          <w:color w:val="000000"/>
          <w:u w:color="000000"/>
        </w:rPr>
        <w:t xml:space="preserve">. It’s </w:t>
      </w:r>
      <w:r w:rsidRPr="004C6552">
        <w:rPr>
          <w:color w:val="000000"/>
          <w:u w:color="000000"/>
        </w:rPr>
        <w:t xml:space="preserve">called the Great </w:t>
      </w:r>
      <w:r w:rsidRPr="00ED34EF">
        <w:rPr>
          <w:color w:val="000000"/>
          <w:u w:color="000000"/>
        </w:rPr>
        <w:t xml:space="preserve">Commission (Matthew 28:18-20). </w:t>
      </w:r>
      <w:r>
        <w:rPr>
          <w:color w:val="000000"/>
          <w:u w:color="000000"/>
        </w:rPr>
        <w:t xml:space="preserve">Because of the weightiness of His final instructions, and the implications of His mission, it is </w:t>
      </w:r>
      <w:r w:rsidRPr="00ED34EF">
        <w:rPr>
          <w:color w:val="000000"/>
          <w:u w:color="000000"/>
        </w:rPr>
        <w:t xml:space="preserve">of the utmost importance that we clearly </w:t>
      </w:r>
      <w:r>
        <w:rPr>
          <w:color w:val="000000"/>
          <w:u w:color="000000"/>
        </w:rPr>
        <w:t>understand</w:t>
      </w:r>
      <w:r w:rsidRPr="00ED34EF">
        <w:rPr>
          <w:color w:val="000000"/>
          <w:u w:color="000000"/>
        </w:rPr>
        <w:t xml:space="preserve"> Jesus</w:t>
      </w:r>
      <w:r>
        <w:rPr>
          <w:color w:val="000000"/>
          <w:u w:color="000000"/>
        </w:rPr>
        <w:t>’ intent</w:t>
      </w:r>
      <w:r w:rsidRPr="00ED34EF">
        <w:rPr>
          <w:color w:val="000000"/>
          <w:u w:color="000000"/>
        </w:rPr>
        <w:t xml:space="preserve"> when He said, “Go make disciples of all nations</w:t>
      </w:r>
      <w:r>
        <w:rPr>
          <w:color w:val="000000"/>
          <w:u w:color="000000"/>
        </w:rPr>
        <w:t>.</w:t>
      </w:r>
      <w:r w:rsidRPr="00ED34EF">
        <w:rPr>
          <w:color w:val="000000"/>
          <w:u w:color="000000"/>
        </w:rPr>
        <w:t xml:space="preserve">” </w:t>
      </w:r>
    </w:p>
    <w:p w14:paraId="4D4078C5" w14:textId="77777777" w:rsidR="00B5799A" w:rsidRDefault="00B5799A" w:rsidP="00EB01ED">
      <w:pPr>
        <w:pStyle w:val="Body"/>
        <w:spacing w:after="0" w:line="240" w:lineRule="auto"/>
        <w:ind w:left="0" w:right="-288" w:firstLine="619"/>
        <w:jc w:val="both"/>
        <w:rPr>
          <w:color w:val="000000"/>
          <w:u w:color="000000"/>
        </w:rPr>
      </w:pPr>
    </w:p>
    <w:p w14:paraId="3D65FE13" w14:textId="77777777" w:rsidR="00B5799A" w:rsidRDefault="00B5799A" w:rsidP="00EB01ED">
      <w:pPr>
        <w:pStyle w:val="Body"/>
        <w:spacing w:after="0" w:line="240" w:lineRule="auto"/>
        <w:ind w:left="0" w:right="-288" w:firstLine="619"/>
        <w:jc w:val="both"/>
        <w:rPr>
          <w:color w:val="000000"/>
          <w:u w:color="000000"/>
        </w:rPr>
      </w:pPr>
      <w:r w:rsidRPr="00ED34EF">
        <w:rPr>
          <w:color w:val="000000"/>
          <w:u w:color="000000"/>
        </w:rPr>
        <w:t xml:space="preserve">How did Jesus make disciples? </w:t>
      </w:r>
      <w:r>
        <w:rPr>
          <w:color w:val="000000"/>
          <w:u w:color="000000"/>
        </w:rPr>
        <w:t xml:space="preserve">His approach was brilliant, yet, intuitively simple. </w:t>
      </w:r>
      <w:r w:rsidRPr="00ED34EF">
        <w:rPr>
          <w:color w:val="000000"/>
          <w:u w:color="000000"/>
        </w:rPr>
        <w:t>He invested three full years of His public ministry into 12 ordinary uneducated men.</w:t>
      </w:r>
      <w:r>
        <w:rPr>
          <w:color w:val="000000"/>
          <w:u w:color="000000"/>
        </w:rPr>
        <w:t xml:space="preserve"> Read</w:t>
      </w:r>
      <w:r w:rsidRPr="00ED34EF">
        <w:rPr>
          <w:color w:val="000000"/>
          <w:u w:color="000000"/>
        </w:rPr>
        <w:t xml:space="preserve"> Acts 4:13. Jesus was their </w:t>
      </w:r>
      <w:r>
        <w:rPr>
          <w:color w:val="000000"/>
          <w:u w:color="000000"/>
        </w:rPr>
        <w:t>seminary,</w:t>
      </w:r>
      <w:r w:rsidRPr="00ED34EF">
        <w:rPr>
          <w:color w:val="000000"/>
          <w:u w:color="000000"/>
        </w:rPr>
        <w:t xml:space="preserve"> His Word their curriculum, and over the three-year period, He did life with</w:t>
      </w:r>
      <w:r w:rsidRPr="004C6552">
        <w:rPr>
          <w:color w:val="000000"/>
          <w:u w:color="000000"/>
        </w:rPr>
        <w:t xml:space="preserve"> them</w:t>
      </w:r>
      <w:r>
        <w:rPr>
          <w:color w:val="000000"/>
          <w:u w:color="000000"/>
        </w:rPr>
        <w:t xml:space="preserve"> (John 3:22).</w:t>
      </w:r>
      <w:r w:rsidRPr="004C6552">
        <w:rPr>
          <w:color w:val="000000"/>
          <w:u w:color="000000"/>
        </w:rPr>
        <w:t xml:space="preserve"> </w:t>
      </w:r>
      <w:r>
        <w:rPr>
          <w:color w:val="000000"/>
          <w:u w:color="000000"/>
        </w:rPr>
        <w:t>They spent the equivalent of</w:t>
      </w:r>
      <w:r w:rsidRPr="004C6552">
        <w:rPr>
          <w:color w:val="000000"/>
          <w:u w:color="000000"/>
        </w:rPr>
        <w:t xml:space="preserve"> </w:t>
      </w:r>
      <w:r>
        <w:rPr>
          <w:color w:val="000000"/>
          <w:u w:color="000000"/>
        </w:rPr>
        <w:t xml:space="preserve">approximately </w:t>
      </w:r>
      <w:r w:rsidRPr="004C6552">
        <w:rPr>
          <w:color w:val="000000"/>
          <w:u w:color="000000"/>
        </w:rPr>
        <w:t>26,000 hours</w:t>
      </w:r>
      <w:r>
        <w:rPr>
          <w:color w:val="000000"/>
          <w:u w:color="000000"/>
        </w:rPr>
        <w:t xml:space="preserve">. Make no mistake about it, Jesus was not </w:t>
      </w:r>
      <w:r w:rsidRPr="00C6695E">
        <w:rPr>
          <w:i/>
          <w:color w:val="000000"/>
          <w:u w:color="000000"/>
        </w:rPr>
        <w:t>spending</w:t>
      </w:r>
      <w:r>
        <w:rPr>
          <w:color w:val="000000"/>
          <w:u w:color="000000"/>
        </w:rPr>
        <w:t xml:space="preserve"> His time </w:t>
      </w:r>
      <w:r w:rsidRPr="00C6695E">
        <w:rPr>
          <w:color w:val="000000"/>
          <w:u w:color="000000"/>
        </w:rPr>
        <w:t>on them</w:t>
      </w:r>
      <w:r>
        <w:rPr>
          <w:color w:val="000000"/>
          <w:u w:color="000000"/>
        </w:rPr>
        <w:t xml:space="preserve">, He was </w:t>
      </w:r>
      <w:r w:rsidRPr="00C6695E">
        <w:rPr>
          <w:i/>
          <w:color w:val="000000"/>
          <w:u w:color="000000"/>
        </w:rPr>
        <w:t>investing</w:t>
      </w:r>
      <w:r>
        <w:rPr>
          <w:color w:val="000000"/>
          <w:u w:color="000000"/>
        </w:rPr>
        <w:t xml:space="preserve"> His life </w:t>
      </w:r>
      <w:r w:rsidRPr="005C41B2">
        <w:rPr>
          <w:i/>
          <w:color w:val="000000"/>
          <w:u w:color="000000"/>
        </w:rPr>
        <w:t>in them</w:t>
      </w:r>
      <w:r>
        <w:rPr>
          <w:color w:val="000000"/>
          <w:u w:color="000000"/>
        </w:rPr>
        <w:t xml:space="preserve">. There is a big difference. </w:t>
      </w:r>
    </w:p>
    <w:p w14:paraId="0CD0F6F2" w14:textId="77777777" w:rsidR="00B5799A" w:rsidRDefault="00B5799A" w:rsidP="00EB01ED">
      <w:pPr>
        <w:pStyle w:val="Body"/>
        <w:spacing w:after="0" w:line="240" w:lineRule="auto"/>
        <w:ind w:left="0" w:right="-288" w:firstLine="619"/>
        <w:jc w:val="both"/>
        <w:rPr>
          <w:color w:val="000000"/>
          <w:u w:color="000000"/>
        </w:rPr>
      </w:pPr>
    </w:p>
    <w:p w14:paraId="479E65CD" w14:textId="77777777" w:rsidR="00B5799A" w:rsidRPr="004C6552" w:rsidRDefault="00B5799A" w:rsidP="00EB01ED">
      <w:pPr>
        <w:pStyle w:val="Body"/>
        <w:spacing w:after="0" w:line="240" w:lineRule="auto"/>
        <w:ind w:left="0" w:right="-288" w:firstLine="619"/>
        <w:jc w:val="both"/>
        <w:rPr>
          <w:color w:val="000000"/>
          <w:u w:color="000000"/>
        </w:rPr>
      </w:pPr>
      <w:r>
        <w:rPr>
          <w:color w:val="000000"/>
          <w:u w:color="000000"/>
        </w:rPr>
        <w:t>Time is a precious commodity we can’t afford to waste. Our goal is to leverage our time by</w:t>
      </w:r>
      <w:r w:rsidRPr="004C6552">
        <w:rPr>
          <w:color w:val="000000"/>
          <w:u w:color="000000"/>
        </w:rPr>
        <w:t xml:space="preserve"> commit</w:t>
      </w:r>
      <w:r>
        <w:rPr>
          <w:color w:val="000000"/>
          <w:u w:color="000000"/>
        </w:rPr>
        <w:t xml:space="preserve">ting at least </w:t>
      </w:r>
      <w:r w:rsidRPr="004C6552">
        <w:rPr>
          <w:color w:val="000000"/>
          <w:u w:color="000000"/>
        </w:rPr>
        <w:t xml:space="preserve">one-year </w:t>
      </w:r>
      <w:r>
        <w:rPr>
          <w:color w:val="000000"/>
          <w:u w:color="000000"/>
        </w:rPr>
        <w:t>together, learning</w:t>
      </w:r>
      <w:r w:rsidRPr="004C6552">
        <w:rPr>
          <w:color w:val="000000"/>
          <w:u w:color="000000"/>
        </w:rPr>
        <w:t xml:space="preserve"> the</w:t>
      </w:r>
      <w:r>
        <w:rPr>
          <w:color w:val="000000"/>
          <w:u w:color="000000"/>
        </w:rPr>
        <w:t>se Biblical truths,</w:t>
      </w:r>
      <w:r w:rsidRPr="004C6552">
        <w:rPr>
          <w:color w:val="000000"/>
          <w:u w:color="000000"/>
        </w:rPr>
        <w:t xml:space="preserve"> and sharing our live</w:t>
      </w:r>
      <w:r>
        <w:rPr>
          <w:color w:val="000000"/>
          <w:u w:color="000000"/>
        </w:rPr>
        <w:t>s</w:t>
      </w:r>
      <w:r w:rsidRPr="004C6552">
        <w:rPr>
          <w:color w:val="000000"/>
          <w:u w:color="000000"/>
        </w:rPr>
        <w:t xml:space="preserve"> with one another.</w:t>
      </w:r>
      <w:r>
        <w:rPr>
          <w:color w:val="000000"/>
          <w:u w:color="000000"/>
        </w:rPr>
        <w:t xml:space="preserve"> However, k</w:t>
      </w:r>
      <w:r w:rsidRPr="004C6552">
        <w:rPr>
          <w:color w:val="000000"/>
          <w:u w:color="000000"/>
        </w:rPr>
        <w:t xml:space="preserve">nowing that our busy lives will not afford us the luxury of 52 weeks of meetings, and, allowing for </w:t>
      </w:r>
      <w:r>
        <w:rPr>
          <w:color w:val="000000"/>
          <w:u w:color="000000"/>
        </w:rPr>
        <w:t xml:space="preserve">holidays </w:t>
      </w:r>
      <w:r w:rsidRPr="004C6552">
        <w:rPr>
          <w:color w:val="000000"/>
          <w:u w:color="000000"/>
        </w:rPr>
        <w:t xml:space="preserve">and such, we have divided </w:t>
      </w:r>
      <w:r>
        <w:rPr>
          <w:color w:val="000000"/>
          <w:u w:color="000000"/>
        </w:rPr>
        <w:t>this book</w:t>
      </w:r>
      <w:r w:rsidRPr="004C6552">
        <w:rPr>
          <w:color w:val="000000"/>
          <w:u w:color="000000"/>
        </w:rPr>
        <w:t xml:space="preserve"> into 3</w:t>
      </w:r>
      <w:r>
        <w:rPr>
          <w:color w:val="000000"/>
          <w:u w:color="000000"/>
        </w:rPr>
        <w:t>5</w:t>
      </w:r>
      <w:r w:rsidRPr="004C6552">
        <w:rPr>
          <w:color w:val="000000"/>
          <w:u w:color="000000"/>
        </w:rPr>
        <w:t xml:space="preserve"> weeks</w:t>
      </w:r>
      <w:r>
        <w:rPr>
          <w:color w:val="000000"/>
          <w:u w:color="000000"/>
        </w:rPr>
        <w:t xml:space="preserve"> of sessions. </w:t>
      </w:r>
    </w:p>
    <w:p w14:paraId="22B432AE" w14:textId="77777777" w:rsidR="00B5799A" w:rsidRDefault="00B5799A" w:rsidP="00EB01ED">
      <w:pPr>
        <w:pStyle w:val="Body"/>
        <w:spacing w:after="0" w:line="240" w:lineRule="auto"/>
        <w:ind w:left="0" w:right="-288" w:firstLine="619"/>
        <w:jc w:val="both"/>
        <w:rPr>
          <w:color w:val="000000"/>
          <w:sz w:val="28"/>
          <w:szCs w:val="28"/>
          <w:u w:color="000000"/>
        </w:rPr>
      </w:pPr>
    </w:p>
    <w:p w14:paraId="76090271" w14:textId="77777777" w:rsidR="00B5799A" w:rsidRPr="008369F5" w:rsidRDefault="00B5799A" w:rsidP="00EB01ED">
      <w:pPr>
        <w:pStyle w:val="Body"/>
        <w:spacing w:after="0" w:line="240" w:lineRule="auto"/>
        <w:ind w:left="0" w:right="-288"/>
        <w:jc w:val="center"/>
        <w:rPr>
          <w:b/>
          <w:color w:val="000000"/>
          <w:sz w:val="28"/>
          <w:szCs w:val="28"/>
          <w:u w:color="000000"/>
        </w:rPr>
      </w:pPr>
      <w:r>
        <w:rPr>
          <w:b/>
          <w:color w:val="000000"/>
          <w:sz w:val="28"/>
          <w:szCs w:val="28"/>
          <w:u w:color="000000"/>
        </w:rPr>
        <w:t>Lesson Learned From Luke</w:t>
      </w:r>
    </w:p>
    <w:p w14:paraId="52AFA2F5" w14:textId="77777777" w:rsidR="00B5799A" w:rsidRPr="008369F5" w:rsidRDefault="00B5799A" w:rsidP="00EB01ED">
      <w:pPr>
        <w:pStyle w:val="Body"/>
        <w:spacing w:after="0" w:line="240" w:lineRule="auto"/>
        <w:ind w:left="0" w:right="-288" w:firstLine="619"/>
        <w:jc w:val="both"/>
        <w:rPr>
          <w:color w:val="000000"/>
          <w:sz w:val="28"/>
          <w:szCs w:val="28"/>
          <w:u w:color="000000"/>
        </w:rPr>
      </w:pPr>
    </w:p>
    <w:p w14:paraId="370B7F39" w14:textId="77777777" w:rsidR="00B5799A" w:rsidRDefault="00B5799A" w:rsidP="00EB01ED">
      <w:pPr>
        <w:pStyle w:val="Body"/>
        <w:spacing w:after="0" w:line="240" w:lineRule="auto"/>
        <w:ind w:left="0" w:right="-288" w:firstLine="619"/>
        <w:jc w:val="both"/>
        <w:rPr>
          <w:color w:val="000000"/>
          <w:u w:color="000000"/>
        </w:rPr>
      </w:pPr>
      <w:r w:rsidRPr="004C6552">
        <w:rPr>
          <w:color w:val="000000"/>
          <w:u w:color="000000"/>
        </w:rPr>
        <w:t xml:space="preserve">To get us off on the right foot, here’s lesson one.  Luke, the writer of two books of the Bible, was a meticulous </w:t>
      </w:r>
      <w:r w:rsidRPr="004C6552">
        <w:rPr>
          <w:b/>
          <w:color w:val="000000"/>
          <w:u w:color="000000"/>
        </w:rPr>
        <w:t>note taker</w:t>
      </w:r>
      <w:r w:rsidRPr="004C6552">
        <w:rPr>
          <w:color w:val="000000"/>
          <w:u w:color="000000"/>
        </w:rPr>
        <w:t xml:space="preserve">. How do we know this? </w:t>
      </w:r>
      <w:r>
        <w:rPr>
          <w:color w:val="000000"/>
          <w:u w:color="000000"/>
        </w:rPr>
        <w:t>It is obvious when we r</w:t>
      </w:r>
      <w:r w:rsidRPr="004C6552">
        <w:rPr>
          <w:color w:val="000000"/>
          <w:u w:color="000000"/>
        </w:rPr>
        <w:t xml:space="preserve">ead the introduction to his gospel </w:t>
      </w:r>
      <w:r w:rsidRPr="00ED34EF">
        <w:rPr>
          <w:color w:val="000000"/>
          <w:u w:color="000000"/>
        </w:rPr>
        <w:t xml:space="preserve">in Luke 1:1-4. </w:t>
      </w:r>
      <w:r>
        <w:rPr>
          <w:color w:val="000000"/>
          <w:u w:color="000000"/>
        </w:rPr>
        <w:t>This</w:t>
      </w:r>
      <w:r w:rsidRPr="00ED34EF">
        <w:rPr>
          <w:color w:val="000000"/>
          <w:u w:color="000000"/>
        </w:rPr>
        <w:t xml:space="preserve"> labor of love was not for his own scholarship. He wrote it to share the gospel with a Roman official named Theophilus. The second personal letter, the book of Acts, was a discipling letter to his new brother in Christ (Acts 1:1-8). Luke hadn’t a clue that his personal letters to Theophilus would make it into the cannon of the Bible. </w:t>
      </w:r>
      <w:r>
        <w:rPr>
          <w:color w:val="000000"/>
          <w:u w:color="000000"/>
        </w:rPr>
        <w:t>He was i</w:t>
      </w:r>
      <w:r w:rsidRPr="00ED34EF">
        <w:rPr>
          <w:color w:val="000000"/>
          <w:u w:color="000000"/>
        </w:rPr>
        <w:t>nspired by the Holy Spirit</w:t>
      </w:r>
      <w:r>
        <w:rPr>
          <w:color w:val="000000"/>
          <w:u w:color="000000"/>
        </w:rPr>
        <w:t xml:space="preserve"> and took</w:t>
      </w:r>
      <w:r w:rsidRPr="00ED34EF">
        <w:rPr>
          <w:color w:val="000000"/>
          <w:u w:color="000000"/>
        </w:rPr>
        <w:t xml:space="preserve"> great pains </w:t>
      </w:r>
      <w:r>
        <w:rPr>
          <w:color w:val="000000"/>
          <w:u w:color="000000"/>
        </w:rPr>
        <w:t>in researching and interviewing every living eyewitness so that he could accurately compile this information for</w:t>
      </w:r>
      <w:r w:rsidRPr="00ED34EF">
        <w:rPr>
          <w:color w:val="000000"/>
          <w:u w:color="000000"/>
        </w:rPr>
        <w:t xml:space="preserve"> one person. Think about</w:t>
      </w:r>
      <w:r w:rsidRPr="004C6552">
        <w:rPr>
          <w:color w:val="000000"/>
          <w:u w:color="000000"/>
        </w:rPr>
        <w:t xml:space="preserve"> the treasure trove of truth these two books contain. Imagine all we would miss if he </w:t>
      </w:r>
      <w:r>
        <w:rPr>
          <w:color w:val="000000"/>
          <w:u w:color="000000"/>
        </w:rPr>
        <w:t>had never written</w:t>
      </w:r>
      <w:r w:rsidRPr="004C6552">
        <w:rPr>
          <w:color w:val="000000"/>
          <w:u w:color="000000"/>
        </w:rPr>
        <w:t xml:space="preserve"> these letters to Theophilus? My point is this: a disciple of Jesus Christ is one who learns God’s truth so that they can give it away. That is not possible if you can’t remember what you hear.</w:t>
      </w:r>
      <w:r>
        <w:rPr>
          <w:color w:val="000000"/>
          <w:u w:color="000000"/>
        </w:rPr>
        <w:t xml:space="preserve"> A principle tool for learning is as follows: We can remember roughly twenty percent of what we hear, forty percent of what we read, eighty percent of what we write, but we retain almost one-hundred percent of what we consistently repeat. </w:t>
      </w:r>
      <w:r w:rsidRPr="004C6552">
        <w:rPr>
          <w:color w:val="000000"/>
          <w:u w:color="000000"/>
        </w:rPr>
        <w:t xml:space="preserve"> So, always come prepared to take notes</w:t>
      </w:r>
      <w:r>
        <w:rPr>
          <w:color w:val="000000"/>
          <w:u w:color="000000"/>
        </w:rPr>
        <w:t>.</w:t>
      </w:r>
    </w:p>
    <w:p w14:paraId="4F1C8EF7" w14:textId="77777777" w:rsidR="00B5799A" w:rsidRPr="004C6552" w:rsidRDefault="00B5799A" w:rsidP="00EB01ED">
      <w:pPr>
        <w:pStyle w:val="Body"/>
        <w:spacing w:after="0" w:line="240" w:lineRule="auto"/>
        <w:ind w:left="0" w:right="-288" w:firstLine="619"/>
        <w:jc w:val="both"/>
        <w:rPr>
          <w:color w:val="000000"/>
          <w:u w:color="000000"/>
        </w:rPr>
      </w:pPr>
      <w:r w:rsidRPr="004C6552">
        <w:rPr>
          <w:color w:val="000000"/>
          <w:u w:color="000000"/>
        </w:rPr>
        <w:t xml:space="preserve"> </w:t>
      </w:r>
    </w:p>
    <w:p w14:paraId="15A56ABB" w14:textId="77777777" w:rsidR="00B5799A" w:rsidRDefault="00B5799A" w:rsidP="00EB01ED">
      <w:pPr>
        <w:pStyle w:val="Body"/>
        <w:spacing w:after="0" w:line="240" w:lineRule="auto"/>
        <w:ind w:left="0" w:right="-288" w:firstLine="619"/>
        <w:jc w:val="center"/>
        <w:rPr>
          <w:b/>
          <w:color w:val="000000"/>
          <w:sz w:val="28"/>
          <w:szCs w:val="28"/>
          <w:u w:color="000000"/>
        </w:rPr>
      </w:pPr>
      <w:r w:rsidRPr="008369F5">
        <w:rPr>
          <w:b/>
          <w:color w:val="000000"/>
          <w:sz w:val="28"/>
          <w:szCs w:val="28"/>
          <w:u w:color="000000"/>
        </w:rPr>
        <w:t>Eight Essential Elements</w:t>
      </w:r>
    </w:p>
    <w:p w14:paraId="05FC48FA" w14:textId="77777777" w:rsidR="00B5799A" w:rsidRPr="008369F5" w:rsidRDefault="00B5799A" w:rsidP="00EB01ED">
      <w:pPr>
        <w:pStyle w:val="Body"/>
        <w:spacing w:after="0" w:line="240" w:lineRule="auto"/>
        <w:ind w:left="0" w:right="-288"/>
        <w:jc w:val="center"/>
        <w:rPr>
          <w:b/>
          <w:color w:val="000000"/>
          <w:sz w:val="28"/>
          <w:szCs w:val="28"/>
          <w:u w:color="000000"/>
        </w:rPr>
      </w:pPr>
    </w:p>
    <w:p w14:paraId="3A884569" w14:textId="77777777" w:rsidR="00B5799A" w:rsidRPr="004C6552" w:rsidRDefault="00B5799A" w:rsidP="00EB01ED">
      <w:pPr>
        <w:pStyle w:val="Body"/>
        <w:spacing w:after="0" w:line="240" w:lineRule="auto"/>
        <w:ind w:left="0" w:right="-288" w:firstLine="619"/>
        <w:jc w:val="both"/>
        <w:rPr>
          <w:color w:val="000000"/>
          <w:u w:color="000000"/>
        </w:rPr>
      </w:pPr>
      <w:r w:rsidRPr="004C6552">
        <w:rPr>
          <w:color w:val="000000"/>
          <w:u w:color="000000"/>
        </w:rPr>
        <w:t xml:space="preserve"> The following highlighted alliterated words comprise the eight essential </w:t>
      </w:r>
      <w:r w:rsidRPr="004C6552">
        <w:rPr>
          <w:bCs/>
          <w:color w:val="000000"/>
          <w:u w:color="000000"/>
        </w:rPr>
        <w:t>elements that Catalyst Missions Women’s Discipleship employs in the disciple-making process.</w:t>
      </w:r>
      <w:r w:rsidRPr="004C6552">
        <w:rPr>
          <w:color w:val="000000"/>
          <w:u w:color="000000"/>
        </w:rPr>
        <w:t xml:space="preserve"> </w:t>
      </w:r>
    </w:p>
    <w:p w14:paraId="18DB9587" w14:textId="77777777" w:rsidR="00B5799A" w:rsidRPr="004C6552" w:rsidRDefault="00B5799A" w:rsidP="00EB01ED">
      <w:pPr>
        <w:pStyle w:val="Body"/>
        <w:spacing w:after="0" w:line="240" w:lineRule="auto"/>
        <w:ind w:left="0" w:right="-288" w:firstLine="619"/>
        <w:jc w:val="both"/>
        <w:rPr>
          <w:color w:val="000000"/>
          <w:u w:color="000000"/>
        </w:rPr>
      </w:pPr>
    </w:p>
    <w:p w14:paraId="3B04215A" w14:textId="77777777" w:rsidR="00B5799A" w:rsidRDefault="00B5799A" w:rsidP="00EB01ED">
      <w:pPr>
        <w:pStyle w:val="Body"/>
        <w:numPr>
          <w:ilvl w:val="0"/>
          <w:numId w:val="8"/>
        </w:numPr>
        <w:spacing w:line="240" w:lineRule="auto"/>
        <w:ind w:left="0" w:right="-288"/>
        <w:jc w:val="both"/>
        <w:rPr>
          <w:color w:val="000000"/>
          <w:u w:color="000000"/>
        </w:rPr>
      </w:pPr>
      <w:r w:rsidRPr="00B46868">
        <w:rPr>
          <w:color w:val="000000"/>
          <w:u w:color="000000"/>
        </w:rPr>
        <w:t xml:space="preserve">The process begins with a small group of women who </w:t>
      </w:r>
      <w:r w:rsidRPr="00B46868">
        <w:rPr>
          <w:b/>
          <w:color w:val="000000"/>
          <w:u w:color="000000"/>
        </w:rPr>
        <w:t>connect</w:t>
      </w:r>
      <w:r w:rsidRPr="00B46868">
        <w:rPr>
          <w:color w:val="000000"/>
          <w:u w:color="000000"/>
        </w:rPr>
        <w:t xml:space="preserve"> on a weekly basis</w:t>
      </w:r>
      <w:r>
        <w:rPr>
          <w:color w:val="000000"/>
          <w:u w:color="000000"/>
        </w:rPr>
        <w:t xml:space="preserve"> to put into practice Acts 2:42, 46</w:t>
      </w:r>
      <w:r w:rsidRPr="00B46868">
        <w:rPr>
          <w:color w:val="000000"/>
          <w:u w:color="000000"/>
        </w:rPr>
        <w:t xml:space="preserve">. </w:t>
      </w:r>
      <w:r>
        <w:rPr>
          <w:color w:val="000000"/>
          <w:u w:color="000000"/>
        </w:rPr>
        <w:t xml:space="preserve">This includes, teaching, prayer, and a time of fellowship around a </w:t>
      </w:r>
      <w:r w:rsidRPr="005E4653">
        <w:rPr>
          <w:i/>
          <w:color w:val="000000"/>
          <w:u w:color="000000"/>
        </w:rPr>
        <w:t>simple</w:t>
      </w:r>
      <w:r>
        <w:rPr>
          <w:color w:val="000000"/>
          <w:u w:color="000000"/>
        </w:rPr>
        <w:t xml:space="preserve"> meal that everyone contributes to. (The meal is optional.) </w:t>
      </w:r>
      <w:r w:rsidRPr="00B46868">
        <w:rPr>
          <w:color w:val="000000"/>
          <w:u w:color="000000"/>
        </w:rPr>
        <w:t xml:space="preserve">Jesus divided His 12 into 3 groups </w:t>
      </w:r>
      <w:r>
        <w:rPr>
          <w:color w:val="000000"/>
          <w:u w:color="000000"/>
        </w:rPr>
        <w:t>of 4. The group leaders were Simon Peter, Philip and James, the son of Alphaeus (Mark 3:13-18)</w:t>
      </w:r>
      <w:r w:rsidRPr="00B46868">
        <w:rPr>
          <w:color w:val="000000"/>
          <w:u w:color="000000"/>
        </w:rPr>
        <w:t xml:space="preserve">. </w:t>
      </w:r>
      <w:r>
        <w:rPr>
          <w:color w:val="000000"/>
          <w:u w:color="000000"/>
        </w:rPr>
        <w:t xml:space="preserve">When a group grows to 10-12 you should split and start another group of four. </w:t>
      </w:r>
    </w:p>
    <w:p w14:paraId="28805436" w14:textId="77777777" w:rsidR="00B5799A" w:rsidRPr="00B46868" w:rsidRDefault="00B5799A" w:rsidP="00EB01ED">
      <w:pPr>
        <w:pStyle w:val="Body"/>
        <w:numPr>
          <w:ilvl w:val="0"/>
          <w:numId w:val="8"/>
        </w:numPr>
        <w:spacing w:line="240" w:lineRule="auto"/>
        <w:ind w:left="0" w:right="-288"/>
        <w:jc w:val="both"/>
        <w:rPr>
          <w:color w:val="000000"/>
          <w:u w:color="000000"/>
        </w:rPr>
      </w:pPr>
      <w:r>
        <w:rPr>
          <w:color w:val="000000"/>
          <w:u w:color="000000"/>
        </w:rPr>
        <w:t>D</w:t>
      </w:r>
      <w:r w:rsidRPr="00B46868">
        <w:rPr>
          <w:color w:val="000000"/>
          <w:u w:color="000000"/>
        </w:rPr>
        <w:t xml:space="preserve">isciple-making takes place in the </w:t>
      </w:r>
      <w:r w:rsidRPr="00B46868">
        <w:rPr>
          <w:b/>
          <w:color w:val="000000"/>
          <w:u w:color="000000"/>
          <w:lang w:val="fr-FR"/>
        </w:rPr>
        <w:t>contexte</w:t>
      </w:r>
      <w:r w:rsidRPr="00B46868">
        <w:rPr>
          <w:color w:val="000000"/>
          <w:u w:color="000000"/>
        </w:rPr>
        <w:t xml:space="preserve"> of accountable relationships where we share two things. God’s timeless </w:t>
      </w:r>
      <w:r w:rsidRPr="00B46868">
        <w:rPr>
          <w:color w:val="000000"/>
          <w:u w:val="single" w:color="000000"/>
        </w:rPr>
        <w:t>Truth</w:t>
      </w:r>
      <w:r w:rsidRPr="00B46868">
        <w:rPr>
          <w:color w:val="000000"/>
          <w:u w:color="000000"/>
        </w:rPr>
        <w:t xml:space="preserve"> and our </w:t>
      </w:r>
      <w:r w:rsidRPr="00B46868">
        <w:rPr>
          <w:color w:val="000000"/>
          <w:u w:val="single" w:color="000000"/>
        </w:rPr>
        <w:t>lives</w:t>
      </w:r>
      <w:r w:rsidRPr="00B46868">
        <w:rPr>
          <w:color w:val="000000"/>
          <w:u w:color="000000"/>
        </w:rPr>
        <w:t>. To develop th</w:t>
      </w:r>
      <w:r>
        <w:rPr>
          <w:color w:val="000000"/>
          <w:u w:color="000000"/>
        </w:rPr>
        <w:t>is</w:t>
      </w:r>
      <w:r w:rsidRPr="00B46868">
        <w:rPr>
          <w:color w:val="000000"/>
          <w:u w:color="000000"/>
        </w:rPr>
        <w:t xml:space="preserve"> kind of relationship</w:t>
      </w:r>
      <w:r>
        <w:rPr>
          <w:color w:val="000000"/>
          <w:u w:color="000000"/>
        </w:rPr>
        <w:t>, we must get to know one another</w:t>
      </w:r>
      <w:r w:rsidRPr="00B46868">
        <w:rPr>
          <w:color w:val="000000"/>
          <w:u w:color="000000"/>
        </w:rPr>
        <w:t xml:space="preserve">. </w:t>
      </w:r>
      <w:r>
        <w:rPr>
          <w:color w:val="000000"/>
          <w:u w:color="000000"/>
        </w:rPr>
        <w:t>That is one</w:t>
      </w:r>
      <w:r w:rsidRPr="00B46868">
        <w:rPr>
          <w:color w:val="000000"/>
          <w:u w:color="000000"/>
        </w:rPr>
        <w:t xml:space="preserve"> purpose </w:t>
      </w:r>
      <w:r>
        <w:rPr>
          <w:color w:val="000000"/>
          <w:u w:color="000000"/>
        </w:rPr>
        <w:t>for</w:t>
      </w:r>
      <w:r w:rsidRPr="00B46868">
        <w:rPr>
          <w:color w:val="000000"/>
          <w:u w:color="000000"/>
        </w:rPr>
        <w:t xml:space="preserve"> the Spiritual Survey.</w:t>
      </w:r>
      <w:r>
        <w:rPr>
          <w:color w:val="000000"/>
          <w:u w:color="000000"/>
        </w:rPr>
        <w:t xml:space="preserve"> </w:t>
      </w:r>
      <w:r w:rsidRPr="00B46868">
        <w:rPr>
          <w:color w:val="000000"/>
          <w:u w:color="000000"/>
        </w:rPr>
        <w:t>Fill out the form this week and discuss your results with your group next time you meet.</w:t>
      </w:r>
    </w:p>
    <w:p w14:paraId="5E2B5F47" w14:textId="77777777" w:rsidR="00B5799A" w:rsidRPr="004C6552" w:rsidRDefault="00B5799A" w:rsidP="00EB01ED">
      <w:pPr>
        <w:pStyle w:val="Body"/>
        <w:numPr>
          <w:ilvl w:val="0"/>
          <w:numId w:val="8"/>
        </w:numPr>
        <w:spacing w:line="240" w:lineRule="auto"/>
        <w:ind w:left="0" w:right="-288"/>
        <w:jc w:val="both"/>
        <w:rPr>
          <w:color w:val="000000"/>
          <w:u w:color="000000"/>
        </w:rPr>
      </w:pPr>
      <w:r w:rsidRPr="004C6552">
        <w:rPr>
          <w:color w:val="000000"/>
          <w:u w:color="000000"/>
        </w:rPr>
        <w:t xml:space="preserve">This requires mutual commitment on the part of all involved. At the end of this session, if you are ready, fill out the </w:t>
      </w:r>
      <w:r w:rsidRPr="004C6552">
        <w:rPr>
          <w:b/>
          <w:color w:val="000000"/>
          <w:u w:color="000000"/>
        </w:rPr>
        <w:t>Commitment</w:t>
      </w:r>
      <w:r w:rsidRPr="004C6552">
        <w:rPr>
          <w:color w:val="000000"/>
          <w:u w:color="000000"/>
        </w:rPr>
        <w:t xml:space="preserve"> to Discipling Relationship form</w:t>
      </w:r>
      <w:r>
        <w:rPr>
          <w:color w:val="000000"/>
          <w:u w:color="000000"/>
        </w:rPr>
        <w:t xml:space="preserve"> in the back of your book</w:t>
      </w:r>
      <w:r w:rsidRPr="004C6552">
        <w:rPr>
          <w:color w:val="000000"/>
          <w:u w:color="000000"/>
        </w:rPr>
        <w:t>.</w:t>
      </w:r>
    </w:p>
    <w:p w14:paraId="40F30175" w14:textId="135BC44A" w:rsidR="00B5799A" w:rsidRDefault="00B5799A" w:rsidP="00EB01ED">
      <w:pPr>
        <w:pStyle w:val="Body"/>
        <w:numPr>
          <w:ilvl w:val="0"/>
          <w:numId w:val="8"/>
        </w:numPr>
        <w:spacing w:line="240" w:lineRule="auto"/>
        <w:ind w:left="0" w:right="-288"/>
        <w:jc w:val="both"/>
        <w:rPr>
          <w:bCs/>
          <w:color w:val="000000"/>
          <w:u w:color="000000"/>
        </w:rPr>
      </w:pPr>
      <w:r w:rsidRPr="00E666E5">
        <w:rPr>
          <w:bCs/>
          <w:color w:val="000000"/>
          <w:u w:color="000000"/>
        </w:rPr>
        <w:t xml:space="preserve">The hallmarks of true discipleship are </w:t>
      </w:r>
      <w:r w:rsidRPr="00E666E5">
        <w:rPr>
          <w:bCs/>
          <w:i/>
          <w:color w:val="000000"/>
          <w:u w:color="000000"/>
        </w:rPr>
        <w:t>humility</w:t>
      </w:r>
      <w:r w:rsidRPr="00E666E5">
        <w:rPr>
          <w:bCs/>
          <w:color w:val="000000"/>
          <w:u w:color="000000"/>
        </w:rPr>
        <w:t xml:space="preserve"> and </w:t>
      </w:r>
      <w:r w:rsidRPr="00E666E5">
        <w:rPr>
          <w:bCs/>
          <w:i/>
          <w:color w:val="000000"/>
          <w:u w:color="000000"/>
        </w:rPr>
        <w:t>teachability</w:t>
      </w:r>
      <w:r>
        <w:rPr>
          <w:bCs/>
          <w:i/>
          <w:color w:val="000000"/>
          <w:u w:color="000000"/>
        </w:rPr>
        <w:t xml:space="preserve"> </w:t>
      </w:r>
      <w:r w:rsidRPr="00834EF4">
        <w:rPr>
          <w:bCs/>
          <w:color w:val="000000"/>
          <w:u w:color="000000"/>
        </w:rPr>
        <w:t>that fosters</w:t>
      </w:r>
      <w:r>
        <w:rPr>
          <w:bCs/>
          <w:i/>
          <w:color w:val="000000"/>
          <w:u w:color="000000"/>
        </w:rPr>
        <w:t xml:space="preserve"> </w:t>
      </w:r>
      <w:r w:rsidRPr="00834EF4">
        <w:rPr>
          <w:bCs/>
          <w:color w:val="000000"/>
          <w:u w:color="000000"/>
        </w:rPr>
        <w:t>gen</w:t>
      </w:r>
      <w:r>
        <w:rPr>
          <w:bCs/>
          <w:color w:val="000000"/>
          <w:u w:color="000000"/>
        </w:rPr>
        <w:t>u</w:t>
      </w:r>
      <w:r w:rsidRPr="00834EF4">
        <w:rPr>
          <w:bCs/>
          <w:color w:val="000000"/>
          <w:u w:color="000000"/>
        </w:rPr>
        <w:t>in</w:t>
      </w:r>
      <w:r>
        <w:rPr>
          <w:bCs/>
          <w:color w:val="000000"/>
          <w:u w:color="000000"/>
        </w:rPr>
        <w:t>e</w:t>
      </w:r>
      <w:r w:rsidRPr="00834EF4">
        <w:rPr>
          <w:bCs/>
          <w:color w:val="000000"/>
          <w:u w:color="000000"/>
        </w:rPr>
        <w:t xml:space="preserve"> love and </w:t>
      </w:r>
      <w:r w:rsidRPr="00834EF4">
        <w:rPr>
          <w:b/>
          <w:bCs/>
          <w:color w:val="000000"/>
          <w:u w:color="000000"/>
        </w:rPr>
        <w:t>concern</w:t>
      </w:r>
      <w:r w:rsidRPr="00834EF4">
        <w:rPr>
          <w:bCs/>
          <w:color w:val="000000"/>
          <w:u w:color="000000"/>
        </w:rPr>
        <w:t xml:space="preserve"> for others. Jesus often pointed out to His disciples that He was the</w:t>
      </w:r>
      <w:r w:rsidRPr="00E666E5">
        <w:rPr>
          <w:bCs/>
          <w:color w:val="000000"/>
          <w:u w:color="000000"/>
        </w:rPr>
        <w:t xml:space="preserve"> disciple of His Father.</w:t>
      </w:r>
      <w:r w:rsidRPr="00834EF4">
        <w:rPr>
          <w:bCs/>
          <w:color w:val="000000"/>
          <w:u w:color="000000"/>
        </w:rPr>
        <w:t xml:space="preserve"> </w:t>
      </w:r>
      <w:r w:rsidRPr="00E666E5">
        <w:rPr>
          <w:bCs/>
          <w:color w:val="000000"/>
          <w:u w:color="000000"/>
        </w:rPr>
        <w:t xml:space="preserve">Read John 8:23-29. </w:t>
      </w:r>
      <w:r>
        <w:rPr>
          <w:bCs/>
          <w:color w:val="000000"/>
          <w:u w:color="000000"/>
        </w:rPr>
        <w:t xml:space="preserve">In His example, Jesus personifies </w:t>
      </w:r>
      <w:r w:rsidRPr="00E666E5">
        <w:rPr>
          <w:bCs/>
          <w:color w:val="000000"/>
          <w:u w:color="000000"/>
        </w:rPr>
        <w:t>humility</w:t>
      </w:r>
      <w:r>
        <w:rPr>
          <w:bCs/>
          <w:color w:val="000000"/>
          <w:u w:color="000000"/>
        </w:rPr>
        <w:t xml:space="preserve"> and</w:t>
      </w:r>
      <w:r w:rsidRPr="00E666E5">
        <w:rPr>
          <w:bCs/>
          <w:color w:val="000000"/>
          <w:u w:color="000000"/>
        </w:rPr>
        <w:t xml:space="preserve"> submission </w:t>
      </w:r>
      <w:r>
        <w:rPr>
          <w:bCs/>
          <w:color w:val="000000"/>
          <w:u w:color="000000"/>
        </w:rPr>
        <w:t>motivated by</w:t>
      </w:r>
      <w:r w:rsidRPr="00E666E5">
        <w:rPr>
          <w:bCs/>
          <w:color w:val="000000"/>
          <w:u w:color="000000"/>
        </w:rPr>
        <w:t xml:space="preserve"> love</w:t>
      </w:r>
      <w:r>
        <w:rPr>
          <w:bCs/>
          <w:color w:val="000000"/>
          <w:u w:color="000000"/>
        </w:rPr>
        <w:t xml:space="preserve"> and respect</w:t>
      </w:r>
      <w:r w:rsidRPr="00E666E5">
        <w:rPr>
          <w:bCs/>
          <w:color w:val="000000"/>
          <w:u w:color="000000"/>
        </w:rPr>
        <w:t xml:space="preserve">. Jesus loved and </w:t>
      </w:r>
      <w:r w:rsidRPr="00E666E5">
        <w:rPr>
          <w:b/>
          <w:bCs/>
          <w:color w:val="000000"/>
          <w:u w:color="000000"/>
        </w:rPr>
        <w:t>cared</w:t>
      </w:r>
      <w:r w:rsidRPr="00E666E5">
        <w:rPr>
          <w:bCs/>
          <w:color w:val="000000"/>
          <w:u w:color="000000"/>
        </w:rPr>
        <w:t xml:space="preserve"> </w:t>
      </w:r>
      <w:r>
        <w:rPr>
          <w:bCs/>
          <w:color w:val="000000"/>
          <w:u w:color="000000"/>
        </w:rPr>
        <w:t xml:space="preserve">deeply </w:t>
      </w:r>
      <w:r w:rsidRPr="00E666E5">
        <w:rPr>
          <w:bCs/>
          <w:color w:val="000000"/>
          <w:u w:color="000000"/>
        </w:rPr>
        <w:t>for His disciples</w:t>
      </w:r>
      <w:r>
        <w:rPr>
          <w:bCs/>
          <w:color w:val="000000"/>
          <w:u w:color="000000"/>
        </w:rPr>
        <w:t xml:space="preserve">. </w:t>
      </w:r>
      <w:r w:rsidRPr="00E666E5">
        <w:rPr>
          <w:bCs/>
          <w:color w:val="000000"/>
          <w:u w:color="000000"/>
        </w:rPr>
        <w:t>He modeled this before them</w:t>
      </w:r>
      <w:r>
        <w:rPr>
          <w:bCs/>
          <w:color w:val="000000"/>
          <w:u w:color="000000"/>
        </w:rPr>
        <w:t xml:space="preserve">, and </w:t>
      </w:r>
      <w:r w:rsidRPr="00E666E5">
        <w:rPr>
          <w:bCs/>
          <w:color w:val="000000"/>
          <w:u w:color="000000"/>
        </w:rPr>
        <w:t>fully expec</w:t>
      </w:r>
      <w:r>
        <w:rPr>
          <w:bCs/>
          <w:color w:val="000000"/>
          <w:u w:color="000000"/>
        </w:rPr>
        <w:t xml:space="preserve">ted </w:t>
      </w:r>
      <w:r w:rsidRPr="00E666E5">
        <w:rPr>
          <w:bCs/>
          <w:color w:val="000000"/>
          <w:u w:color="000000"/>
        </w:rPr>
        <w:t xml:space="preserve">them to follow His lead (John 13:1-35). </w:t>
      </w:r>
      <w:r>
        <w:rPr>
          <w:bCs/>
          <w:color w:val="000000"/>
          <w:u w:color="000000"/>
        </w:rPr>
        <w:t>The same is required of us</w:t>
      </w:r>
      <w:r w:rsidRPr="00E666E5">
        <w:rPr>
          <w:bCs/>
          <w:color w:val="000000"/>
          <w:u w:color="000000"/>
        </w:rPr>
        <w:t>.</w:t>
      </w:r>
      <w:r>
        <w:rPr>
          <w:bCs/>
          <w:color w:val="000000"/>
          <w:u w:color="000000"/>
        </w:rPr>
        <w:t xml:space="preserve"> </w:t>
      </w:r>
      <w:r w:rsidRPr="00E666E5">
        <w:rPr>
          <w:bCs/>
          <w:color w:val="000000"/>
          <w:u w:color="000000"/>
        </w:rPr>
        <w:t xml:space="preserve">Read Mark 10:33-45 and Galatians 5:13. </w:t>
      </w:r>
      <w:r w:rsidR="00F14CB7">
        <w:rPr>
          <w:bCs/>
          <w:color w:val="000000"/>
          <w:u w:color="000000"/>
        </w:rPr>
        <w:t>Genuine love and concern, underpins true disciplining relationships.</w:t>
      </w:r>
    </w:p>
    <w:p w14:paraId="458BB71A" w14:textId="77777777" w:rsidR="00B5799A" w:rsidRPr="00B46868" w:rsidRDefault="00B5799A" w:rsidP="00EB01ED">
      <w:pPr>
        <w:pStyle w:val="Body"/>
        <w:numPr>
          <w:ilvl w:val="0"/>
          <w:numId w:val="8"/>
        </w:numPr>
        <w:spacing w:after="0" w:line="240" w:lineRule="auto"/>
        <w:ind w:left="0" w:right="-288"/>
        <w:jc w:val="both"/>
        <w:rPr>
          <w:bCs/>
          <w:color w:val="000000"/>
          <w:u w:color="000000"/>
        </w:rPr>
      </w:pPr>
      <w:r w:rsidRPr="004C6552">
        <w:rPr>
          <w:color w:val="000000"/>
          <w:u w:color="000000"/>
        </w:rPr>
        <w:t xml:space="preserve">The Lord Jesus and the Apostle Paul employed the most fundamental learning tools in their disciple-making: reiteration and repetition. Emulating them, through </w:t>
      </w:r>
      <w:r w:rsidRPr="004C6552">
        <w:rPr>
          <w:b/>
          <w:color w:val="000000"/>
          <w:u w:color="000000"/>
          <w:lang w:val="pt-PT"/>
        </w:rPr>
        <w:t>consistent</w:t>
      </w:r>
      <w:r w:rsidRPr="004C6552">
        <w:rPr>
          <w:color w:val="000000"/>
          <w:u w:color="000000"/>
        </w:rPr>
        <w:t xml:space="preserve"> </w:t>
      </w:r>
      <w:r w:rsidRPr="004C6552">
        <w:rPr>
          <w:b/>
          <w:color w:val="000000"/>
          <w:u w:color="000000"/>
          <w:lang w:val="fr-FR"/>
        </w:rPr>
        <w:t>communication</w:t>
      </w:r>
      <w:r>
        <w:rPr>
          <w:b/>
          <w:color w:val="000000"/>
          <w:u w:color="000000"/>
          <w:lang w:val="fr-FR"/>
        </w:rPr>
        <w:t>,</w:t>
      </w:r>
      <w:r w:rsidRPr="004C6552">
        <w:rPr>
          <w:color w:val="000000"/>
          <w:u w:color="000000"/>
          <w:lang w:val="fr-FR"/>
        </w:rPr>
        <w:t xml:space="preserve"> </w:t>
      </w:r>
      <w:r w:rsidRPr="004C6552">
        <w:rPr>
          <w:color w:val="000000"/>
          <w:u w:color="000000"/>
        </w:rPr>
        <w:t xml:space="preserve">we are hearing God’s Word, hiding it in our hearts, applying it to our everyday lives, and like them, we will make disciples </w:t>
      </w:r>
      <w:r w:rsidRPr="00ED34EF">
        <w:rPr>
          <w:color w:val="000000"/>
          <w:u w:color="000000"/>
        </w:rPr>
        <w:t>(</w:t>
      </w:r>
      <w:r w:rsidRPr="00ED34EF">
        <w:rPr>
          <w:bCs/>
          <w:color w:val="000000"/>
          <w:u w:color="000000"/>
        </w:rPr>
        <w:t>Luke 6:39-40)</w:t>
      </w:r>
      <w:r w:rsidRPr="00ED34EF">
        <w:rPr>
          <w:color w:val="000000"/>
          <w:u w:color="000000"/>
        </w:rPr>
        <w:t xml:space="preserve">. </w:t>
      </w:r>
    </w:p>
    <w:p w14:paraId="1BFC32DE" w14:textId="77777777" w:rsidR="00B5799A" w:rsidRPr="00ED34EF" w:rsidRDefault="00B5799A" w:rsidP="00EB01ED">
      <w:pPr>
        <w:pStyle w:val="Body"/>
        <w:spacing w:after="0" w:line="240" w:lineRule="auto"/>
        <w:ind w:left="0" w:right="-288"/>
        <w:jc w:val="both"/>
        <w:rPr>
          <w:bCs/>
          <w:color w:val="000000"/>
          <w:u w:color="000000"/>
        </w:rPr>
      </w:pPr>
    </w:p>
    <w:p w14:paraId="353840FF" w14:textId="77777777" w:rsidR="00B5799A" w:rsidRPr="004C6552" w:rsidRDefault="00B5799A" w:rsidP="00EB01ED">
      <w:pPr>
        <w:pStyle w:val="Body"/>
        <w:numPr>
          <w:ilvl w:val="0"/>
          <w:numId w:val="8"/>
        </w:numPr>
        <w:spacing w:line="240" w:lineRule="auto"/>
        <w:ind w:left="0" w:right="-288"/>
        <w:jc w:val="both"/>
        <w:rPr>
          <w:bCs/>
          <w:color w:val="000000"/>
          <w:u w:color="000000"/>
        </w:rPr>
      </w:pPr>
      <w:r w:rsidRPr="00F81AE6">
        <w:rPr>
          <w:i/>
          <w:color w:val="000000"/>
          <w:u w:color="000000"/>
        </w:rPr>
        <w:t>Strand of Pearls</w:t>
      </w:r>
      <w:r w:rsidRPr="00ED34EF">
        <w:rPr>
          <w:color w:val="000000"/>
          <w:u w:color="000000"/>
        </w:rPr>
        <w:t xml:space="preserve"> booklet is broken down into 5 phases. It comprises the first </w:t>
      </w:r>
      <w:r>
        <w:rPr>
          <w:color w:val="000000"/>
          <w:u w:color="000000"/>
        </w:rPr>
        <w:t xml:space="preserve">five </w:t>
      </w:r>
      <w:r w:rsidRPr="00ED34EF">
        <w:rPr>
          <w:color w:val="000000"/>
          <w:u w:color="000000"/>
        </w:rPr>
        <w:t xml:space="preserve">of </w:t>
      </w:r>
      <w:r>
        <w:rPr>
          <w:color w:val="000000"/>
          <w:u w:color="000000"/>
        </w:rPr>
        <w:t>nine</w:t>
      </w:r>
      <w:r w:rsidRPr="00ED34EF">
        <w:rPr>
          <w:color w:val="000000"/>
          <w:u w:color="000000"/>
        </w:rPr>
        <w:t xml:space="preserve"> modules used on four continents for Catalyst Missions Women’s training. Read </w:t>
      </w:r>
      <w:r w:rsidRPr="00ED34EF">
        <w:rPr>
          <w:bCs/>
          <w:color w:val="000000"/>
          <w:u w:color="000000"/>
        </w:rPr>
        <w:t xml:space="preserve">2 Timothy 2:2 and 1 Corinthians 4:16-17. The key phrases here are “the </w:t>
      </w:r>
      <w:r w:rsidRPr="00ED34EF">
        <w:rPr>
          <w:bCs/>
          <w:i/>
          <w:color w:val="000000"/>
          <w:u w:color="000000"/>
        </w:rPr>
        <w:t>same things</w:t>
      </w:r>
      <w:r w:rsidRPr="00ED34EF">
        <w:rPr>
          <w:bCs/>
          <w:color w:val="000000"/>
          <w:u w:color="000000"/>
        </w:rPr>
        <w:t xml:space="preserve"> you have hea</w:t>
      </w:r>
      <w:r>
        <w:rPr>
          <w:bCs/>
          <w:color w:val="000000"/>
          <w:u w:color="000000"/>
        </w:rPr>
        <w:t>r</w:t>
      </w:r>
      <w:r w:rsidRPr="00ED34EF">
        <w:rPr>
          <w:bCs/>
          <w:color w:val="000000"/>
          <w:u w:color="000000"/>
        </w:rPr>
        <w:t xml:space="preserve">d,” and, “I teach the </w:t>
      </w:r>
      <w:r w:rsidRPr="00ED34EF">
        <w:rPr>
          <w:bCs/>
          <w:i/>
          <w:color w:val="000000"/>
          <w:u w:color="000000"/>
        </w:rPr>
        <w:t>same things</w:t>
      </w:r>
      <w:r w:rsidRPr="00ED34EF">
        <w:rPr>
          <w:bCs/>
          <w:color w:val="000000"/>
          <w:u w:color="000000"/>
        </w:rPr>
        <w:t xml:space="preserve"> in every church</w:t>
      </w:r>
      <w:r>
        <w:rPr>
          <w:bCs/>
          <w:color w:val="000000"/>
          <w:u w:color="000000"/>
        </w:rPr>
        <w:t>.</w:t>
      </w:r>
      <w:r w:rsidRPr="00ED34EF">
        <w:rPr>
          <w:bCs/>
          <w:color w:val="000000"/>
          <w:u w:color="000000"/>
        </w:rPr>
        <w:t>” For this reason, be it</w:t>
      </w:r>
      <w:r w:rsidRPr="004C6552">
        <w:rPr>
          <w:bCs/>
          <w:color w:val="000000"/>
          <w:u w:color="000000"/>
        </w:rPr>
        <w:t xml:space="preserve"> Memphis, Tennessee, Bradenton, Florida, Colombia, Nicaragua, Bolivia, the Philippines, or on the Continent of Africa - we all teach the same </w:t>
      </w:r>
      <w:r w:rsidRPr="004C6552">
        <w:rPr>
          <w:b/>
          <w:color w:val="000000"/>
          <w:u w:color="000000"/>
        </w:rPr>
        <w:t>curriculum</w:t>
      </w:r>
      <w:r w:rsidRPr="004C6552">
        <w:rPr>
          <w:color w:val="000000"/>
          <w:u w:color="000000"/>
        </w:rPr>
        <w:t>.</w:t>
      </w:r>
      <w:r w:rsidRPr="004C6552">
        <w:rPr>
          <w:bCs/>
          <w:color w:val="000000"/>
          <w:u w:color="000000"/>
        </w:rPr>
        <w:t xml:space="preserve"> </w:t>
      </w:r>
      <w:r w:rsidRPr="004C6552">
        <w:rPr>
          <w:color w:val="000000"/>
          <w:u w:color="000000"/>
        </w:rPr>
        <w:t xml:space="preserve"> </w:t>
      </w:r>
    </w:p>
    <w:p w14:paraId="4A224204" w14:textId="3050A3FD" w:rsidR="00B5799A" w:rsidRDefault="00B5799A" w:rsidP="00EB01ED">
      <w:pPr>
        <w:pStyle w:val="Body"/>
        <w:numPr>
          <w:ilvl w:val="0"/>
          <w:numId w:val="8"/>
        </w:numPr>
        <w:spacing w:line="240" w:lineRule="auto"/>
        <w:ind w:left="0" w:right="-288"/>
        <w:jc w:val="both"/>
        <w:rPr>
          <w:color w:val="000000"/>
          <w:u w:color="000000"/>
        </w:rPr>
      </w:pPr>
      <w:r w:rsidRPr="004C6552">
        <w:rPr>
          <w:color w:val="000000"/>
          <w:u w:color="000000"/>
        </w:rPr>
        <w:t>Think of your group as a strand of pearls united and connected to The Pearl of Great Price</w:t>
      </w:r>
      <w:r>
        <w:rPr>
          <w:color w:val="000000"/>
          <w:u w:color="000000"/>
        </w:rPr>
        <w:t xml:space="preserve"> --</w:t>
      </w:r>
      <w:r w:rsidRPr="004C6552">
        <w:rPr>
          <w:color w:val="000000"/>
          <w:u w:color="000000"/>
        </w:rPr>
        <w:t xml:space="preserve"> the Lord Jesus. Each member is a vital link to the nations (Acts 1:8; Mark 16:15). As of now, our strand of pearls spans the globe. We have not fulfilled the Great </w:t>
      </w:r>
      <w:r w:rsidRPr="004C6552">
        <w:rPr>
          <w:b/>
          <w:color w:val="000000"/>
          <w:u w:color="000000"/>
        </w:rPr>
        <w:t>Commission</w:t>
      </w:r>
      <w:r w:rsidRPr="004C6552">
        <w:rPr>
          <w:color w:val="000000"/>
          <w:u w:color="000000"/>
        </w:rPr>
        <w:t xml:space="preserve"> by discipling a person. The imperative command in the Great Commission is </w:t>
      </w:r>
      <w:r w:rsidRPr="00ED34EF">
        <w:rPr>
          <w:color w:val="000000"/>
          <w:u w:color="000000"/>
        </w:rPr>
        <w:t xml:space="preserve">to </w:t>
      </w:r>
      <w:r w:rsidRPr="00ED34EF">
        <w:rPr>
          <w:i/>
          <w:color w:val="000000"/>
          <w:u w:color="000000"/>
        </w:rPr>
        <w:t>make disciples</w:t>
      </w:r>
      <w:r w:rsidRPr="00ED34EF">
        <w:rPr>
          <w:color w:val="000000"/>
          <w:u w:color="000000"/>
        </w:rPr>
        <w:t xml:space="preserve"> of all nations! By following the pattern of disciple-making </w:t>
      </w:r>
      <w:r>
        <w:rPr>
          <w:color w:val="000000"/>
          <w:u w:color="000000"/>
        </w:rPr>
        <w:t xml:space="preserve">that </w:t>
      </w:r>
      <w:r w:rsidRPr="00ED34EF">
        <w:rPr>
          <w:color w:val="000000"/>
          <w:u w:color="000000"/>
        </w:rPr>
        <w:t>Jesus left us, we are part of bringing to fruition Revelation 5:8-10. Read John 15:16 and 1 Thessalonians 2:19</w:t>
      </w:r>
      <w:r>
        <w:rPr>
          <w:color w:val="000000"/>
          <w:u w:color="000000"/>
        </w:rPr>
        <w:t>-20</w:t>
      </w:r>
      <w:r w:rsidRPr="00ED34EF">
        <w:rPr>
          <w:color w:val="000000"/>
          <w:u w:color="000000"/>
        </w:rPr>
        <w:t xml:space="preserve"> and discuss the source of rejoicing when Jesus returns.  </w:t>
      </w:r>
    </w:p>
    <w:p w14:paraId="20AFE552" w14:textId="16FD4E69" w:rsidR="00134237" w:rsidRDefault="00134237" w:rsidP="00EB01ED">
      <w:pPr>
        <w:pStyle w:val="Body"/>
        <w:spacing w:line="240" w:lineRule="auto"/>
        <w:ind w:left="0" w:right="-288"/>
        <w:jc w:val="both"/>
        <w:rPr>
          <w:color w:val="000000"/>
          <w:u w:color="000000"/>
        </w:rPr>
      </w:pPr>
    </w:p>
    <w:p w14:paraId="0EB5E0E6" w14:textId="07E77510" w:rsidR="00134237" w:rsidRDefault="00134237" w:rsidP="00134237">
      <w:pPr>
        <w:pStyle w:val="Body"/>
        <w:spacing w:line="240" w:lineRule="auto"/>
        <w:jc w:val="both"/>
        <w:rPr>
          <w:color w:val="000000"/>
          <w:u w:color="000000"/>
        </w:rPr>
      </w:pPr>
    </w:p>
    <w:p w14:paraId="55828DC7" w14:textId="0C85E726" w:rsidR="00EB01ED" w:rsidRDefault="00EB01ED" w:rsidP="00134237">
      <w:pPr>
        <w:pStyle w:val="Body"/>
        <w:spacing w:line="240" w:lineRule="auto"/>
        <w:jc w:val="both"/>
        <w:rPr>
          <w:color w:val="000000"/>
          <w:u w:color="000000"/>
        </w:rPr>
      </w:pPr>
    </w:p>
    <w:p w14:paraId="08015B86" w14:textId="3720D86E" w:rsidR="00EB01ED" w:rsidRDefault="00EB01ED" w:rsidP="00134237">
      <w:pPr>
        <w:pStyle w:val="Body"/>
        <w:spacing w:line="240" w:lineRule="auto"/>
        <w:jc w:val="both"/>
        <w:rPr>
          <w:color w:val="000000"/>
          <w:u w:color="000000"/>
        </w:rPr>
      </w:pPr>
    </w:p>
    <w:p w14:paraId="021BC902" w14:textId="77777777" w:rsidR="00EB01ED" w:rsidRDefault="00EB01ED" w:rsidP="00134237">
      <w:pPr>
        <w:pStyle w:val="Body"/>
        <w:spacing w:line="240" w:lineRule="auto"/>
        <w:jc w:val="both"/>
        <w:rPr>
          <w:color w:val="000000"/>
          <w:u w:color="000000"/>
        </w:rPr>
      </w:pPr>
    </w:p>
    <w:p w14:paraId="6E32A9EA" w14:textId="28AD5997" w:rsidR="00134237" w:rsidRDefault="00134237" w:rsidP="00134237">
      <w:pPr>
        <w:pStyle w:val="Body"/>
        <w:spacing w:line="240" w:lineRule="auto"/>
        <w:jc w:val="both"/>
        <w:rPr>
          <w:color w:val="000000"/>
          <w:u w:color="000000"/>
        </w:rPr>
      </w:pPr>
    </w:p>
    <w:p w14:paraId="1D52B8C5" w14:textId="098718EA" w:rsidR="00134237" w:rsidRDefault="00134237" w:rsidP="00134237">
      <w:pPr>
        <w:pStyle w:val="Body"/>
        <w:spacing w:line="240" w:lineRule="auto"/>
        <w:jc w:val="both"/>
        <w:rPr>
          <w:color w:val="000000"/>
          <w:u w:color="000000"/>
        </w:rPr>
      </w:pPr>
    </w:p>
    <w:p w14:paraId="1ED37717" w14:textId="318C7C08" w:rsidR="00134237" w:rsidRDefault="00134237" w:rsidP="00134237">
      <w:pPr>
        <w:pStyle w:val="Body"/>
        <w:spacing w:line="240" w:lineRule="auto"/>
        <w:jc w:val="both"/>
        <w:rPr>
          <w:color w:val="000000"/>
          <w:u w:color="000000"/>
        </w:rPr>
      </w:pPr>
    </w:p>
    <w:p w14:paraId="757F0E1A" w14:textId="264CFB6D" w:rsidR="00134237" w:rsidRDefault="00134237" w:rsidP="00134237">
      <w:pPr>
        <w:pStyle w:val="Body"/>
        <w:spacing w:line="240" w:lineRule="auto"/>
        <w:jc w:val="both"/>
        <w:rPr>
          <w:color w:val="000000"/>
          <w:u w:color="000000"/>
        </w:rPr>
      </w:pPr>
    </w:p>
    <w:p w14:paraId="7256415D" w14:textId="72167289" w:rsidR="00134237" w:rsidRDefault="00134237" w:rsidP="00134237">
      <w:pPr>
        <w:pStyle w:val="Body"/>
        <w:spacing w:line="240" w:lineRule="auto"/>
        <w:jc w:val="both"/>
        <w:rPr>
          <w:color w:val="000000"/>
          <w:u w:color="000000"/>
        </w:rPr>
      </w:pPr>
    </w:p>
    <w:p w14:paraId="6234E562" w14:textId="29C3E778" w:rsidR="00134237" w:rsidRDefault="00134237" w:rsidP="00134237">
      <w:pPr>
        <w:pStyle w:val="Body"/>
        <w:spacing w:line="240" w:lineRule="auto"/>
        <w:jc w:val="both"/>
        <w:rPr>
          <w:color w:val="000000"/>
          <w:u w:color="000000"/>
        </w:rPr>
      </w:pPr>
    </w:p>
    <w:p w14:paraId="5B93B125" w14:textId="4BFFCE61" w:rsidR="00746920" w:rsidRDefault="00746920" w:rsidP="00134237">
      <w:pPr>
        <w:pStyle w:val="Body"/>
        <w:spacing w:line="240" w:lineRule="auto"/>
        <w:jc w:val="both"/>
        <w:rPr>
          <w:color w:val="000000"/>
          <w:u w:color="000000"/>
        </w:rPr>
      </w:pPr>
    </w:p>
    <w:p w14:paraId="2F9D3555" w14:textId="3D13CC67" w:rsidR="00746920" w:rsidRDefault="00746920" w:rsidP="00134237">
      <w:pPr>
        <w:pStyle w:val="Body"/>
        <w:spacing w:line="240" w:lineRule="auto"/>
        <w:jc w:val="both"/>
        <w:rPr>
          <w:color w:val="000000"/>
          <w:u w:color="000000"/>
        </w:rPr>
      </w:pPr>
    </w:p>
    <w:p w14:paraId="3B95730B" w14:textId="6480C75F" w:rsidR="00746920" w:rsidRDefault="00746920" w:rsidP="00134237">
      <w:pPr>
        <w:pStyle w:val="Body"/>
        <w:spacing w:line="240" w:lineRule="auto"/>
        <w:jc w:val="both"/>
        <w:rPr>
          <w:color w:val="000000"/>
          <w:u w:color="000000"/>
        </w:rPr>
      </w:pPr>
    </w:p>
    <w:p w14:paraId="3B6D80AC" w14:textId="77777777" w:rsidR="00217661" w:rsidRDefault="00217661" w:rsidP="00134237">
      <w:pPr>
        <w:pStyle w:val="Body"/>
        <w:spacing w:line="240" w:lineRule="auto"/>
        <w:jc w:val="both"/>
        <w:rPr>
          <w:color w:val="000000"/>
          <w:u w:color="000000"/>
        </w:rPr>
      </w:pPr>
    </w:p>
    <w:p w14:paraId="02BCE395" w14:textId="77777777" w:rsidR="00746920" w:rsidRDefault="00746920" w:rsidP="00134237">
      <w:pPr>
        <w:pStyle w:val="Body"/>
        <w:spacing w:line="240" w:lineRule="auto"/>
        <w:jc w:val="both"/>
        <w:rPr>
          <w:color w:val="000000"/>
          <w:u w:color="000000"/>
        </w:rPr>
      </w:pPr>
    </w:p>
    <w:p w14:paraId="0F9FC09F" w14:textId="77777777" w:rsidR="00134237" w:rsidRDefault="00134237" w:rsidP="00134237">
      <w:pPr>
        <w:pStyle w:val="Body"/>
        <w:spacing w:line="240" w:lineRule="auto"/>
        <w:jc w:val="both"/>
        <w:rPr>
          <w:color w:val="000000"/>
          <w:u w:color="000000"/>
        </w:rPr>
      </w:pPr>
    </w:p>
    <w:p w14:paraId="28C5FE27" w14:textId="177C6C2D" w:rsidR="00CB015A" w:rsidRDefault="004F0705" w:rsidP="00C31C4E">
      <w:pPr>
        <w:spacing w:after="35" w:line="265" w:lineRule="auto"/>
        <w:jc w:val="center"/>
        <w:rPr>
          <w:b/>
        </w:rPr>
      </w:pPr>
      <w:r w:rsidRPr="00F14CB7">
        <w:rPr>
          <w:b/>
        </w:rPr>
        <w:t xml:space="preserve">Day 1 </w:t>
      </w:r>
      <w:r w:rsidR="00CB015A" w:rsidRPr="00F14CB7">
        <w:rPr>
          <w:b/>
        </w:rPr>
        <w:t>Session Two</w:t>
      </w:r>
    </w:p>
    <w:p w14:paraId="6ACB0553" w14:textId="77777777" w:rsidR="00C31C4E" w:rsidRPr="00504FE4" w:rsidRDefault="00C31C4E">
      <w:pPr>
        <w:pStyle w:val="Header1-Style2"/>
        <w:pPrChange w:id="0" w:author="Microsoft Office User" w:date="2019-01-02T19:27:00Z">
          <w:pPr>
            <w:spacing w:after="523" w:line="245" w:lineRule="auto"/>
            <w:ind w:left="2880" w:right="3726" w:firstLine="0"/>
            <w:jc w:val="center"/>
          </w:pPr>
        </w:pPrChange>
      </w:pPr>
      <w:bookmarkStart w:id="1" w:name="_Toc534222092"/>
      <w:bookmarkStart w:id="2" w:name="_Toc534304791"/>
      <w:bookmarkStart w:id="3" w:name="_Toc534305864"/>
      <w:r w:rsidRPr="00946FE0">
        <w:t>Signs of Life</w:t>
      </w:r>
      <w:bookmarkEnd w:id="1"/>
      <w:bookmarkEnd w:id="2"/>
      <w:bookmarkEnd w:id="3"/>
    </w:p>
    <w:p w14:paraId="099835E5" w14:textId="6378C1D2" w:rsidR="00C31C4E" w:rsidRDefault="004D7F44">
      <w:pPr>
        <w:pStyle w:val="Header3-Style2"/>
        <w:ind w:left="699"/>
        <w:pPrChange w:id="4" w:author="Microsoft Office User" w:date="2019-01-02T19:27:00Z">
          <w:pPr>
            <w:pStyle w:val="Heading2"/>
            <w:ind w:left="689" w:right="838"/>
          </w:pPr>
        </w:pPrChange>
      </w:pPr>
      <w:bookmarkStart w:id="5" w:name="_Toc534218016"/>
      <w:bookmarkStart w:id="6" w:name="_Toc534219853"/>
      <w:r>
        <w:t xml:space="preserve">     </w:t>
      </w:r>
      <w:r w:rsidR="00C31C4E">
        <w:t>Key Passage</w:t>
      </w:r>
      <w:bookmarkEnd w:id="5"/>
      <w:bookmarkEnd w:id="6"/>
      <w:r w:rsidR="00C31C4E">
        <w:rPr>
          <w:color w:val="000000"/>
        </w:rPr>
        <w:t xml:space="preserve"> </w:t>
      </w:r>
    </w:p>
    <w:p w14:paraId="2F5845AB" w14:textId="7C0A002D" w:rsidR="00C31C4E" w:rsidRPr="00831988" w:rsidRDefault="004D7F44">
      <w:pPr>
        <w:pStyle w:val="Header3-Style2"/>
        <w:pPrChange w:id="7" w:author="Microsoft Office User" w:date="2019-01-02T19:27:00Z">
          <w:pPr>
            <w:pStyle w:val="Heading3"/>
            <w:ind w:right="296"/>
          </w:pPr>
        </w:pPrChange>
      </w:pPr>
      <w:r>
        <w:rPr>
          <w:sz w:val="24"/>
          <w:szCs w:val="24"/>
        </w:rPr>
        <w:t xml:space="preserve">     </w:t>
      </w:r>
      <w:r w:rsidR="00C31C4E" w:rsidRPr="00831988">
        <w:rPr>
          <w:sz w:val="24"/>
          <w:szCs w:val="24"/>
        </w:rPr>
        <w:t>1 John 5:</w:t>
      </w:r>
      <w:ins w:id="8" w:author="virginia porter" w:date="2018-12-11T17:00:00Z">
        <w:r w:rsidR="00C31C4E" w:rsidRPr="00831988">
          <w:rPr>
            <w:sz w:val="24"/>
            <w:szCs w:val="24"/>
          </w:rPr>
          <w:t>7</w:t>
        </w:r>
      </w:ins>
      <w:del w:id="9" w:author="virginia porter" w:date="2018-12-11T17:00:00Z">
        <w:r w:rsidR="00C31C4E" w:rsidRPr="00831988" w:rsidDel="004E6465">
          <w:rPr>
            <w:sz w:val="24"/>
            <w:szCs w:val="24"/>
          </w:rPr>
          <w:delText>1</w:delText>
        </w:r>
      </w:del>
      <w:del w:id="10" w:author="virginia porter" w:date="2018-12-11T16:57:00Z">
        <w:r w:rsidR="00C31C4E" w:rsidRPr="00831988" w:rsidDel="00FD2496">
          <w:rPr>
            <w:sz w:val="24"/>
            <w:szCs w:val="24"/>
          </w:rPr>
          <w:delText>3</w:delText>
        </w:r>
      </w:del>
      <w:r w:rsidR="00C31C4E" w:rsidRPr="00831988">
        <w:rPr>
          <w:sz w:val="24"/>
          <w:szCs w:val="24"/>
        </w:rPr>
        <w:t>-15</w:t>
      </w:r>
      <w:r w:rsidR="00C31C4E" w:rsidRPr="00831988">
        <w:rPr>
          <w:color w:val="000000"/>
          <w:sz w:val="24"/>
          <w:szCs w:val="24"/>
        </w:rPr>
        <w:t xml:space="preserve"> </w:t>
      </w:r>
    </w:p>
    <w:p w14:paraId="687582CA" w14:textId="77777777" w:rsidR="00C31C4E" w:rsidDel="005332D4" w:rsidRDefault="00C31C4E" w:rsidP="00C31C4E">
      <w:pPr>
        <w:spacing w:after="54" w:line="277" w:lineRule="auto"/>
        <w:ind w:left="1130" w:right="1276" w:hanging="7"/>
        <w:rPr>
          <w:del w:id="11" w:author="virginia porter" w:date="2018-11-28T13:26:00Z"/>
        </w:rPr>
      </w:pPr>
      <w:del w:id="12" w:author="virginia porter" w:date="2018-11-28T13:26:00Z">
        <w:r w:rsidDel="005332D4">
          <w:rPr>
            <w:b/>
            <w:i/>
          </w:rPr>
          <w:delText xml:space="preserve">I have written these things to you who believe in the name of the Son of God so that you may know that you have eternal life. And this is the confidence that we have before him: that whenever we ask anything according to his will, he hears us. And if we know that he hears us in regard to whatever we ask, then we know that we have the requests that we have asked from him. </w:delText>
        </w:r>
      </w:del>
    </w:p>
    <w:p w14:paraId="7F277F22" w14:textId="77777777" w:rsidR="00C31C4E" w:rsidRDefault="00C31C4E" w:rsidP="00C31C4E">
      <w:pPr>
        <w:spacing w:after="55" w:line="259" w:lineRule="auto"/>
        <w:ind w:left="0" w:firstLine="0"/>
        <w:jc w:val="left"/>
      </w:pPr>
      <w:r>
        <w:rPr>
          <w:b/>
          <w:i/>
        </w:rPr>
        <w:t xml:space="preserve"> </w:t>
      </w:r>
      <w:r>
        <w:rPr>
          <w:b/>
          <w:i/>
          <w:sz w:val="36"/>
        </w:rPr>
        <w:t xml:space="preserve"> </w:t>
      </w:r>
    </w:p>
    <w:p w14:paraId="29452FF1" w14:textId="0B939DFA" w:rsidR="00C31C4E" w:rsidRDefault="004D7F44" w:rsidP="00C31C4E">
      <w:pPr>
        <w:spacing w:after="162"/>
        <w:ind w:left="0" w:right="288" w:firstLine="0"/>
        <w:jc w:val="center"/>
        <w:rPr>
          <w:b/>
        </w:rPr>
      </w:pPr>
      <w:r>
        <w:rPr>
          <w:b/>
        </w:rPr>
        <w:t xml:space="preserve">        </w:t>
      </w:r>
      <w:r w:rsidR="00C31C4E">
        <w:rPr>
          <w:b/>
        </w:rPr>
        <w:t>Introduction</w:t>
      </w:r>
    </w:p>
    <w:p w14:paraId="5E4CFC4D" w14:textId="4306BFBD" w:rsidR="00C31C4E" w:rsidRPr="00C31C4E" w:rsidRDefault="00C31C4E" w:rsidP="00134237">
      <w:pPr>
        <w:spacing w:after="162"/>
        <w:ind w:left="141" w:right="-288" w:firstLine="0"/>
        <w:rPr>
          <w:sz w:val="24"/>
          <w:szCs w:val="24"/>
        </w:rPr>
      </w:pPr>
      <w:r w:rsidRPr="00C31C4E">
        <w:rPr>
          <w:sz w:val="24"/>
          <w:szCs w:val="24"/>
        </w:rPr>
        <w:t xml:space="preserve">Have you ever experienced some symptoms that indicated that you may have a serious illness? </w:t>
      </w:r>
      <w:ins w:id="13" w:author="virginia porter" w:date="2018-12-11T15:33:00Z">
        <w:r w:rsidRPr="00C31C4E">
          <w:rPr>
            <w:sz w:val="24"/>
            <w:szCs w:val="24"/>
          </w:rPr>
          <w:t>If so,</w:t>
        </w:r>
      </w:ins>
      <w:del w:id="14" w:author="virginia porter" w:date="2018-12-11T15:33:00Z">
        <w:r w:rsidRPr="00C31C4E" w:rsidDel="00FF67D5">
          <w:rPr>
            <w:sz w:val="24"/>
            <w:szCs w:val="24"/>
          </w:rPr>
          <w:delText>T</w:delText>
        </w:r>
      </w:del>
      <w:ins w:id="15" w:author="virginia porter" w:date="2018-12-11T15:33:00Z">
        <w:r w:rsidRPr="00C31C4E">
          <w:rPr>
            <w:sz w:val="24"/>
            <w:szCs w:val="24"/>
          </w:rPr>
          <w:t xml:space="preserve"> t</w:t>
        </w:r>
      </w:ins>
      <w:r w:rsidRPr="00C31C4E">
        <w:rPr>
          <w:sz w:val="24"/>
          <w:szCs w:val="24"/>
        </w:rPr>
        <w:t xml:space="preserve">hen you know that the only way to alleviate the nagging anxiety and worry is to visit a doctor who will perform a thorough examination. Only then can you have peace of mind, a proper diagnosis, and a plan of treatment. Likewise, a checkup of our spiritual health can alleviate the uncertainty of where we stand in relation to God. </w:t>
      </w:r>
      <w:moveFromRangeStart w:id="16" w:author="virginia porter" w:date="2018-12-11T15:41:00Z" w:name="move532306237"/>
      <w:moveFrom w:id="17" w:author="virginia porter" w:date="2018-12-11T15:41:00Z">
        <w:r w:rsidRPr="00C31C4E" w:rsidDel="002F318A">
          <w:rPr>
            <w:sz w:val="24"/>
            <w:szCs w:val="24"/>
          </w:rPr>
          <w:t xml:space="preserve">In this lesson, we’ll be checking our “spiritual pulse” so to speak. </w:t>
        </w:r>
      </w:moveFrom>
      <w:moveFromRangeEnd w:id="16"/>
    </w:p>
    <w:p w14:paraId="4A780850" w14:textId="77777777" w:rsidR="00C31C4E" w:rsidRPr="00C31C4E" w:rsidRDefault="00C31C4E" w:rsidP="00134237">
      <w:pPr>
        <w:spacing w:after="0" w:line="259" w:lineRule="auto"/>
        <w:ind w:left="0" w:right="-288" w:firstLine="0"/>
        <w:jc w:val="center"/>
        <w:rPr>
          <w:b/>
          <w:sz w:val="24"/>
          <w:szCs w:val="24"/>
        </w:rPr>
      </w:pPr>
      <w:r w:rsidRPr="00C31C4E">
        <w:rPr>
          <w:b/>
          <w:sz w:val="24"/>
          <w:szCs w:val="24"/>
        </w:rPr>
        <w:t>2 Corinthians 13:5-6</w:t>
      </w:r>
    </w:p>
    <w:p w14:paraId="79E3C5F1" w14:textId="77777777" w:rsidR="00C31C4E" w:rsidRPr="00C31C4E" w:rsidRDefault="00C31C4E" w:rsidP="00EB01ED">
      <w:pPr>
        <w:spacing w:after="0" w:line="277" w:lineRule="auto"/>
        <w:ind w:left="720" w:right="-288" w:firstLine="0"/>
        <w:rPr>
          <w:b/>
          <w:i/>
          <w:sz w:val="24"/>
          <w:szCs w:val="24"/>
        </w:rPr>
      </w:pPr>
      <w:r w:rsidRPr="00C31C4E">
        <w:rPr>
          <w:b/>
          <w:i/>
          <w:sz w:val="24"/>
          <w:szCs w:val="24"/>
        </w:rPr>
        <w:t>Put yourselves to the test to see if you are in the faith; examine yourselves! Or do you not recognize regarding yourselves that Jesus Christ is in you—unless, indeed, you fail the test! And I hope that you will realize that we have not failed the test!</w:t>
      </w:r>
    </w:p>
    <w:p w14:paraId="322DA96F" w14:textId="77777777" w:rsidR="00C31C4E" w:rsidRPr="00C31C4E" w:rsidRDefault="00C31C4E" w:rsidP="00134237">
      <w:pPr>
        <w:spacing w:after="0" w:line="277" w:lineRule="auto"/>
        <w:ind w:left="0" w:right="-288" w:firstLine="1130"/>
        <w:rPr>
          <w:sz w:val="24"/>
          <w:szCs w:val="24"/>
        </w:rPr>
      </w:pPr>
    </w:p>
    <w:p w14:paraId="1CC9DCF8" w14:textId="77777777" w:rsidR="00C31C4E" w:rsidRPr="00C31C4E" w:rsidDel="002F318A" w:rsidRDefault="00C31C4E">
      <w:pPr>
        <w:spacing w:after="162"/>
        <w:ind w:left="141" w:right="-288" w:firstLine="540"/>
        <w:rPr>
          <w:del w:id="18" w:author="virginia porter" w:date="2018-12-11T15:45:00Z"/>
          <w:sz w:val="24"/>
          <w:szCs w:val="24"/>
        </w:rPr>
        <w:pPrChange w:id="19" w:author="virginia porter" w:date="2018-12-11T15:41:00Z">
          <w:pPr>
            <w:spacing w:after="162"/>
            <w:ind w:left="141" w:right="288" w:firstLine="0"/>
          </w:pPr>
        </w:pPrChange>
      </w:pPr>
      <w:ins w:id="20" w:author="virginia porter" w:date="2018-12-11T15:34:00Z">
        <w:r w:rsidRPr="00C31C4E">
          <w:rPr>
            <w:sz w:val="24"/>
            <w:szCs w:val="24"/>
          </w:rPr>
          <w:t xml:space="preserve">In our last lesson we learned the </w:t>
        </w:r>
      </w:ins>
      <w:ins w:id="21" w:author="virginia porter" w:date="2018-12-11T15:37:00Z">
        <w:r w:rsidRPr="00C31C4E">
          <w:rPr>
            <w:sz w:val="24"/>
            <w:szCs w:val="24"/>
          </w:rPr>
          <w:t>ala</w:t>
        </w:r>
      </w:ins>
      <w:ins w:id="22" w:author="virginia porter" w:date="2018-12-11T15:38:00Z">
        <w:r w:rsidRPr="00C31C4E">
          <w:rPr>
            <w:sz w:val="24"/>
            <w:szCs w:val="24"/>
          </w:rPr>
          <w:t xml:space="preserve">rming truth that </w:t>
        </w:r>
      </w:ins>
      <w:ins w:id="23" w:author="virginia porter" w:date="2018-12-11T15:35:00Z">
        <w:r w:rsidRPr="00C31C4E">
          <w:rPr>
            <w:sz w:val="24"/>
            <w:szCs w:val="24"/>
          </w:rPr>
          <w:t xml:space="preserve">a person can think that they are on the road that leads to </w:t>
        </w:r>
      </w:ins>
      <w:ins w:id="24" w:author="virginia porter" w:date="2018-12-11T15:44:00Z">
        <w:r w:rsidRPr="00C31C4E">
          <w:rPr>
            <w:sz w:val="24"/>
            <w:szCs w:val="24"/>
          </w:rPr>
          <w:t>heaven yet</w:t>
        </w:r>
      </w:ins>
      <w:ins w:id="25" w:author="virginia porter" w:date="2018-12-11T15:43:00Z">
        <w:r w:rsidRPr="00C31C4E">
          <w:rPr>
            <w:sz w:val="24"/>
            <w:szCs w:val="24"/>
          </w:rPr>
          <w:t xml:space="preserve"> be</w:t>
        </w:r>
      </w:ins>
      <w:ins w:id="26" w:author="virginia porter" w:date="2018-12-11T15:39:00Z">
        <w:r w:rsidRPr="00C31C4E">
          <w:rPr>
            <w:sz w:val="24"/>
            <w:szCs w:val="24"/>
          </w:rPr>
          <w:t xml:space="preserve"> lost and </w:t>
        </w:r>
      </w:ins>
      <w:ins w:id="27" w:author="virginia porter" w:date="2018-12-11T15:36:00Z">
        <w:r w:rsidRPr="00C31C4E">
          <w:rPr>
            <w:sz w:val="24"/>
            <w:szCs w:val="24"/>
          </w:rPr>
          <w:t xml:space="preserve">headed for hell. </w:t>
        </w:r>
      </w:ins>
      <w:ins w:id="28" w:author="virginia porter" w:date="2018-12-11T15:42:00Z">
        <w:r w:rsidRPr="00C31C4E">
          <w:rPr>
            <w:sz w:val="24"/>
            <w:szCs w:val="24"/>
          </w:rPr>
          <w:t>This shoul</w:t>
        </w:r>
      </w:ins>
      <w:ins w:id="29" w:author="virginia porter" w:date="2018-12-11T15:43:00Z">
        <w:r w:rsidRPr="00C31C4E">
          <w:rPr>
            <w:sz w:val="24"/>
            <w:szCs w:val="24"/>
          </w:rPr>
          <w:t>d serve as a warning and underscores</w:t>
        </w:r>
      </w:ins>
      <w:ins w:id="30" w:author="virginia porter" w:date="2018-12-11T15:39:00Z">
        <w:r w:rsidRPr="00C31C4E">
          <w:rPr>
            <w:sz w:val="24"/>
            <w:szCs w:val="24"/>
          </w:rPr>
          <w:t xml:space="preserve"> the </w:t>
        </w:r>
      </w:ins>
      <w:ins w:id="31" w:author="virginia porter" w:date="2018-12-11T15:40:00Z">
        <w:r w:rsidRPr="00C31C4E">
          <w:rPr>
            <w:sz w:val="24"/>
            <w:szCs w:val="24"/>
          </w:rPr>
          <w:t>necessity</w:t>
        </w:r>
      </w:ins>
      <w:ins w:id="32" w:author="virginia porter" w:date="2018-12-11T15:39:00Z">
        <w:r w:rsidRPr="00C31C4E">
          <w:rPr>
            <w:sz w:val="24"/>
            <w:szCs w:val="24"/>
          </w:rPr>
          <w:t xml:space="preserve"> to </w:t>
        </w:r>
      </w:ins>
      <w:ins w:id="33" w:author="virginia porter" w:date="2018-12-11T15:40:00Z">
        <w:r w:rsidRPr="00C31C4E">
          <w:rPr>
            <w:sz w:val="24"/>
            <w:szCs w:val="24"/>
          </w:rPr>
          <w:t xml:space="preserve">find out </w:t>
        </w:r>
        <w:r w:rsidRPr="00C31C4E">
          <w:rPr>
            <w:i/>
            <w:sz w:val="24"/>
            <w:szCs w:val="24"/>
            <w:rPrChange w:id="34" w:author="virginia porter" w:date="2018-12-11T15:45:00Z">
              <w:rPr/>
            </w:rPrChange>
          </w:rPr>
          <w:t>now</w:t>
        </w:r>
        <w:r w:rsidRPr="00C31C4E">
          <w:rPr>
            <w:sz w:val="24"/>
            <w:szCs w:val="24"/>
          </w:rPr>
          <w:t xml:space="preserve"> before it is eternally too late. </w:t>
        </w:r>
      </w:ins>
      <w:moveToRangeStart w:id="35" w:author="virginia porter" w:date="2018-12-11T15:41:00Z" w:name="move532306237"/>
      <w:moveTo w:id="36" w:author="virginia porter" w:date="2018-12-11T15:41:00Z">
        <w:r w:rsidRPr="00C31C4E">
          <w:rPr>
            <w:sz w:val="24"/>
            <w:szCs w:val="24"/>
          </w:rPr>
          <w:t xml:space="preserve">In this lesson, we’ll be checking our “spiritual pulse” so to speak. </w:t>
        </w:r>
      </w:moveTo>
    </w:p>
    <w:moveToRangeEnd w:id="35"/>
    <w:p w14:paraId="072EE12D" w14:textId="77777777" w:rsidR="00C31C4E" w:rsidRPr="00C31C4E" w:rsidRDefault="00C31C4E" w:rsidP="00134237">
      <w:pPr>
        <w:spacing w:after="162"/>
        <w:ind w:left="141" w:right="-288" w:firstLine="540"/>
        <w:rPr>
          <w:ins w:id="37" w:author="virginia porter" w:date="2018-12-11T15:46:00Z"/>
          <w:sz w:val="24"/>
          <w:szCs w:val="24"/>
        </w:rPr>
      </w:pPr>
    </w:p>
    <w:p w14:paraId="2C812EFA" w14:textId="7C1CF858" w:rsidR="00C31C4E" w:rsidRDefault="00C31C4E">
      <w:pPr>
        <w:spacing w:after="162"/>
        <w:ind w:left="141" w:right="-288" w:firstLine="540"/>
        <w:rPr>
          <w:sz w:val="24"/>
          <w:szCs w:val="24"/>
        </w:rPr>
      </w:pPr>
      <w:r w:rsidRPr="00C31C4E">
        <w:rPr>
          <w:sz w:val="24"/>
          <w:szCs w:val="24"/>
        </w:rPr>
        <w:t xml:space="preserve">Here’s the plan: Together, we will take the Bible and lay it side by side with our lives. In this way, we can determine if there is legitimate proof that we are saved. However, if this subject makes you </w:t>
      </w:r>
      <w:ins w:id="38" w:author="virginia porter" w:date="2018-12-11T15:46:00Z">
        <w:r w:rsidRPr="00C31C4E">
          <w:rPr>
            <w:sz w:val="24"/>
            <w:szCs w:val="24"/>
          </w:rPr>
          <w:t>uncomfortable,</w:t>
        </w:r>
      </w:ins>
      <w:del w:id="39" w:author="virginia porter" w:date="2018-12-11T15:46:00Z">
        <w:r w:rsidRPr="00C31C4E" w:rsidDel="002F318A">
          <w:rPr>
            <w:sz w:val="24"/>
            <w:szCs w:val="24"/>
          </w:rPr>
          <w:delText>a little edgy,</w:delText>
        </w:r>
      </w:del>
      <w:r w:rsidRPr="00C31C4E">
        <w:rPr>
          <w:sz w:val="24"/>
          <w:szCs w:val="24"/>
        </w:rPr>
        <w:t xml:space="preserve"> please don’t close the book yet! Ignorance or denial comes at a high cost, and there is too much at stake. This is a win-win exercise. Regardless of the outcome of this examination, God loves you and desires for you to live with blessed assurance. </w:t>
      </w:r>
    </w:p>
    <w:p w14:paraId="7E705535" w14:textId="77777777" w:rsidR="005F239D" w:rsidRPr="00C31C4E" w:rsidRDefault="005F239D" w:rsidP="005F239D">
      <w:pPr>
        <w:spacing w:after="162"/>
        <w:ind w:left="141" w:right="-288" w:firstLine="540"/>
        <w:rPr>
          <w:sz w:val="24"/>
          <w:szCs w:val="24"/>
        </w:rPr>
      </w:pPr>
    </w:p>
    <w:p w14:paraId="11CDEB54" w14:textId="77777777" w:rsidR="00C31C4E" w:rsidRDefault="00C31C4E">
      <w:pPr>
        <w:pStyle w:val="Header3-Style2"/>
        <w:ind w:right="-288"/>
        <w:rPr>
          <w:color w:val="000000"/>
        </w:rPr>
        <w:pPrChange w:id="40" w:author="Microsoft Office User" w:date="2019-01-02T20:17:00Z">
          <w:pPr>
            <w:pStyle w:val="Heading2"/>
            <w:ind w:left="689" w:right="810"/>
          </w:pPr>
        </w:pPrChange>
      </w:pPr>
      <w:bookmarkStart w:id="41" w:name="_Toc534218017"/>
      <w:bookmarkStart w:id="42" w:name="_Toc534219854"/>
      <w:bookmarkStart w:id="43" w:name="_Toc534222093"/>
      <w:r>
        <w:t>Three Trustworthy Witnesses</w:t>
      </w:r>
      <w:bookmarkEnd w:id="41"/>
      <w:bookmarkEnd w:id="42"/>
      <w:bookmarkEnd w:id="43"/>
      <w:r>
        <w:rPr>
          <w:color w:val="000000"/>
        </w:rPr>
        <w:t xml:space="preserve"> </w:t>
      </w:r>
    </w:p>
    <w:p w14:paraId="23C99E34" w14:textId="77777777" w:rsidR="00C31C4E" w:rsidRPr="000142F8" w:rsidRDefault="00C31C4E" w:rsidP="00134237">
      <w:pPr>
        <w:ind w:right="-288"/>
      </w:pPr>
    </w:p>
    <w:p w14:paraId="08C6FC92" w14:textId="77777777" w:rsidR="00C31C4E" w:rsidRPr="00C31C4E" w:rsidRDefault="00C31C4E" w:rsidP="00134237">
      <w:pPr>
        <w:ind w:left="141" w:right="-288" w:firstLine="540"/>
        <w:rPr>
          <w:sz w:val="24"/>
          <w:szCs w:val="24"/>
        </w:rPr>
      </w:pPr>
      <w:r w:rsidRPr="00C31C4E">
        <w:rPr>
          <w:sz w:val="24"/>
          <w:szCs w:val="24"/>
        </w:rPr>
        <w:t>If we have been born again, there are three trustworthy witnesses who will testify to the fact.</w:t>
      </w:r>
      <w:del w:id="44" w:author="virginia porter" w:date="2018-12-11T16:58:00Z">
        <w:r w:rsidRPr="00C31C4E" w:rsidDel="004E6465">
          <w:rPr>
            <w:sz w:val="24"/>
            <w:szCs w:val="24"/>
          </w:rPr>
          <w:delText xml:space="preserve"> </w:delText>
        </w:r>
      </w:del>
      <w:ins w:id="45" w:author="virginia porter" w:date="2018-11-27T22:55:00Z">
        <w:r w:rsidRPr="00C31C4E">
          <w:rPr>
            <w:sz w:val="24"/>
            <w:szCs w:val="24"/>
          </w:rPr>
          <w:t xml:space="preserve"> </w:t>
        </w:r>
      </w:ins>
      <w:r w:rsidRPr="00C31C4E">
        <w:rPr>
          <w:sz w:val="24"/>
          <w:szCs w:val="24"/>
        </w:rPr>
        <w:t xml:space="preserve">First, the circumstances surrounding the day of your second birthday is witness number one. You might call this a personal salvation experience. If you’re like me, you may not have an actual date recorded. That’s inconsequential because the next two witnesses speak the loudest anyway. However, before we go any further, let’s add a couple of important caveats. The test is </w:t>
      </w:r>
      <w:r w:rsidRPr="00C31C4E">
        <w:rPr>
          <w:i/>
          <w:sz w:val="24"/>
          <w:szCs w:val="24"/>
        </w:rPr>
        <w:t xml:space="preserve">not </w:t>
      </w:r>
      <w:r w:rsidRPr="00C31C4E">
        <w:rPr>
          <w:sz w:val="24"/>
          <w:szCs w:val="24"/>
        </w:rPr>
        <w:t xml:space="preserve">someone else’s experience compared to yours. You can’t look at a one-time event in your life as proof that you are saved nor a time of great failure as proof that you are lost. </w:t>
      </w:r>
    </w:p>
    <w:p w14:paraId="54D4320C" w14:textId="498E38B2" w:rsidR="00C31C4E" w:rsidRPr="00C31C4E" w:rsidRDefault="00C31C4E" w:rsidP="00134237">
      <w:pPr>
        <w:ind w:left="141" w:right="-288" w:firstLine="540"/>
        <w:rPr>
          <w:sz w:val="24"/>
          <w:szCs w:val="24"/>
        </w:rPr>
      </w:pPr>
      <w:r w:rsidRPr="00C31C4E">
        <w:rPr>
          <w:sz w:val="24"/>
          <w:szCs w:val="24"/>
        </w:rPr>
        <w:t xml:space="preserve">Granted, at times you may not “feel saved,” but that’s not the point. Rather, to build a strong case for assurance, you need to look at </w:t>
      </w:r>
      <w:r w:rsidRPr="00C31C4E">
        <w:rPr>
          <w:i/>
          <w:sz w:val="24"/>
          <w:szCs w:val="24"/>
        </w:rPr>
        <w:t xml:space="preserve">all </w:t>
      </w:r>
      <w:r w:rsidRPr="00C31C4E">
        <w:rPr>
          <w:sz w:val="24"/>
          <w:szCs w:val="24"/>
        </w:rPr>
        <w:t xml:space="preserve">the evidence in God’s Word, and this is witness number two. Unlike a circus mirror that distorts things, the Bible is a true mirror and judge of our hearts. His mirror will show us our true condition. </w:t>
      </w:r>
      <w:ins w:id="46" w:author="virginia porter" w:date="2018-12-11T17:03:00Z">
        <w:r w:rsidRPr="00C31C4E">
          <w:rPr>
            <w:sz w:val="24"/>
            <w:szCs w:val="24"/>
          </w:rPr>
          <w:t>The signs of spiritual life ar</w:t>
        </w:r>
      </w:ins>
      <w:ins w:id="47" w:author="virginia porter" w:date="2018-12-11T17:04:00Z">
        <w:r w:rsidRPr="00C31C4E">
          <w:rPr>
            <w:sz w:val="24"/>
            <w:szCs w:val="24"/>
          </w:rPr>
          <w:t xml:space="preserve">e primarily found in the book of </w:t>
        </w:r>
      </w:ins>
      <w:del w:id="48" w:author="virginia porter" w:date="2018-12-11T17:04:00Z">
        <w:r w:rsidRPr="00C31C4E" w:rsidDel="004E6465">
          <w:rPr>
            <w:sz w:val="24"/>
            <w:szCs w:val="24"/>
          </w:rPr>
          <w:delText xml:space="preserve">We will look specifically at the book of </w:delText>
        </w:r>
      </w:del>
      <w:r w:rsidRPr="00C31C4E">
        <w:rPr>
          <w:sz w:val="24"/>
          <w:szCs w:val="24"/>
        </w:rPr>
        <w:t>1 John. Witness number three is a changed life. When you are born again by the Holy Spirit, He produces His fruit in you (</w:t>
      </w:r>
      <w:ins w:id="49" w:author="virginia porter" w:date="2018-12-11T16:58:00Z">
        <w:r w:rsidRPr="00C31C4E">
          <w:rPr>
            <w:sz w:val="24"/>
            <w:szCs w:val="24"/>
          </w:rPr>
          <w:t>2 Peter 1:</w:t>
        </w:r>
      </w:ins>
      <w:r w:rsidR="005F239D">
        <w:rPr>
          <w:sz w:val="24"/>
          <w:szCs w:val="24"/>
        </w:rPr>
        <w:t>3-1</w:t>
      </w:r>
      <w:ins w:id="50" w:author="virginia porter" w:date="2018-12-11T16:58:00Z">
        <w:r w:rsidRPr="00C31C4E">
          <w:rPr>
            <w:sz w:val="24"/>
            <w:szCs w:val="24"/>
          </w:rPr>
          <w:t>1</w:t>
        </w:r>
      </w:ins>
      <w:r w:rsidRPr="00C31C4E">
        <w:rPr>
          <w:sz w:val="24"/>
          <w:szCs w:val="24"/>
        </w:rPr>
        <w:t>; Romans 8:9-14; 2 Corinthians 5:17)</w:t>
      </w:r>
      <w:ins w:id="51" w:author="virginia porter" w:date="2018-12-11T16:58:00Z">
        <w:r w:rsidRPr="00C31C4E">
          <w:rPr>
            <w:sz w:val="24"/>
            <w:szCs w:val="24"/>
          </w:rPr>
          <w:t>.</w:t>
        </w:r>
      </w:ins>
    </w:p>
    <w:p w14:paraId="6B90DB5C" w14:textId="77777777" w:rsidR="00C31C4E" w:rsidRPr="00C31C4E" w:rsidRDefault="00C31C4E" w:rsidP="00134237">
      <w:pPr>
        <w:spacing w:after="0"/>
        <w:ind w:left="0" w:right="-288" w:firstLine="680"/>
        <w:rPr>
          <w:sz w:val="24"/>
          <w:szCs w:val="24"/>
        </w:rPr>
      </w:pPr>
      <w:r w:rsidRPr="00C31C4E">
        <w:rPr>
          <w:sz w:val="24"/>
          <w:szCs w:val="24"/>
        </w:rPr>
        <w:t xml:space="preserve"> </w:t>
      </w:r>
    </w:p>
    <w:p w14:paraId="2F3C52EE" w14:textId="77777777" w:rsidR="00C31C4E" w:rsidRPr="00C31C4E" w:rsidRDefault="00C31C4E" w:rsidP="00A44CC6">
      <w:pPr>
        <w:pStyle w:val="Header3-Style2"/>
        <w:ind w:left="2170"/>
        <w:jc w:val="left"/>
        <w:rPr>
          <w:color w:val="000000"/>
        </w:rPr>
      </w:pPr>
      <w:r w:rsidRPr="00C31C4E">
        <w:t>Do You Desire the Hearing of God’s Word?</w:t>
      </w:r>
      <w:r w:rsidRPr="00C31C4E">
        <w:rPr>
          <w:color w:val="000000"/>
        </w:rPr>
        <w:t xml:space="preserve"> </w:t>
      </w:r>
    </w:p>
    <w:p w14:paraId="38464DB4" w14:textId="77777777" w:rsidR="00C31C4E" w:rsidRPr="00C31C4E" w:rsidRDefault="00C31C4E" w:rsidP="00C31C4E">
      <w:pPr>
        <w:pStyle w:val="Header3-Style2"/>
      </w:pPr>
    </w:p>
    <w:p w14:paraId="7C1FB2AD" w14:textId="77777777" w:rsidR="00C31C4E" w:rsidRPr="00C31C4E" w:rsidRDefault="00C31C4E" w:rsidP="00134237">
      <w:pPr>
        <w:spacing w:after="170"/>
        <w:ind w:left="141" w:right="-288" w:firstLine="541"/>
        <w:rPr>
          <w:sz w:val="24"/>
          <w:szCs w:val="24"/>
        </w:rPr>
      </w:pPr>
      <w:r w:rsidRPr="00C31C4E">
        <w:rPr>
          <w:sz w:val="24"/>
          <w:szCs w:val="24"/>
        </w:rPr>
        <w:t xml:space="preserve">There are two connections between the Lord and His bride. One is the Bible, and the other is prayer. For the believer, these are not obligations but signs of a true, ongoing relationship. The Bible is God’s love letter to His bride. And what bride does not cherish every word from her beloved? Since the Holy Spirit wrote the Bible, when He occupies a believer, He brings with Him a hunger for the Bread of Life—God’s Word. Read the following passages and make note of this key word translated as </w:t>
      </w:r>
      <w:r w:rsidRPr="00C31C4E">
        <w:rPr>
          <w:i/>
          <w:sz w:val="24"/>
          <w:szCs w:val="24"/>
        </w:rPr>
        <w:t>abide</w:t>
      </w:r>
      <w:r w:rsidRPr="00C31C4E">
        <w:rPr>
          <w:sz w:val="24"/>
          <w:szCs w:val="24"/>
        </w:rPr>
        <w:t xml:space="preserve">, </w:t>
      </w:r>
      <w:r w:rsidRPr="00C31C4E">
        <w:rPr>
          <w:i/>
          <w:sz w:val="24"/>
          <w:szCs w:val="24"/>
        </w:rPr>
        <w:t>remain</w:t>
      </w:r>
      <w:r w:rsidRPr="00C31C4E">
        <w:rPr>
          <w:sz w:val="24"/>
          <w:szCs w:val="24"/>
        </w:rPr>
        <w:t xml:space="preserve">, or </w:t>
      </w:r>
      <w:r w:rsidRPr="00C31C4E">
        <w:rPr>
          <w:i/>
          <w:sz w:val="24"/>
          <w:szCs w:val="24"/>
        </w:rPr>
        <w:t>continue</w:t>
      </w:r>
      <w:r w:rsidRPr="00C31C4E">
        <w:rPr>
          <w:sz w:val="24"/>
          <w:szCs w:val="24"/>
        </w:rPr>
        <w:t xml:space="preserve">: </w:t>
      </w:r>
      <w:r w:rsidRPr="00C31C4E">
        <w:rPr>
          <w:b/>
          <w:sz w:val="24"/>
          <w:szCs w:val="24"/>
        </w:rPr>
        <w:t>John 8:31-32, 15:7-8; 1 John 2:24; 2 John 9 and James 2:25</w:t>
      </w:r>
      <w:r w:rsidRPr="00C31C4E">
        <w:rPr>
          <w:sz w:val="24"/>
          <w:szCs w:val="24"/>
        </w:rPr>
        <w:t xml:space="preserve">. A person who is alive in the Spirit, will hunger for God’s Word and abide in it (1 Peter 2:2). </w:t>
      </w:r>
    </w:p>
    <w:p w14:paraId="67169134" w14:textId="77777777" w:rsidR="00C31C4E" w:rsidRPr="00C31C4E" w:rsidRDefault="00C31C4E" w:rsidP="00134237">
      <w:pPr>
        <w:spacing w:after="0" w:line="259" w:lineRule="auto"/>
        <w:ind w:left="0" w:right="-288" w:firstLine="0"/>
        <w:jc w:val="center"/>
        <w:rPr>
          <w:b/>
          <w:sz w:val="24"/>
          <w:szCs w:val="24"/>
        </w:rPr>
      </w:pPr>
      <w:r w:rsidRPr="00C31C4E">
        <w:rPr>
          <w:b/>
          <w:sz w:val="24"/>
          <w:szCs w:val="24"/>
        </w:rPr>
        <w:t>John 10:27-28</w:t>
      </w:r>
    </w:p>
    <w:p w14:paraId="67CD698E" w14:textId="77777777" w:rsidR="00C31C4E" w:rsidRPr="00C31C4E" w:rsidRDefault="00C31C4E" w:rsidP="00134237">
      <w:pPr>
        <w:spacing w:after="100"/>
        <w:ind w:left="962" w:right="-288" w:hanging="10"/>
        <w:jc w:val="center"/>
        <w:rPr>
          <w:sz w:val="24"/>
          <w:szCs w:val="24"/>
        </w:rPr>
      </w:pPr>
      <w:r w:rsidRPr="00C31C4E">
        <w:rPr>
          <w:b/>
          <w:i/>
          <w:sz w:val="24"/>
          <w:szCs w:val="24"/>
        </w:rPr>
        <w:t xml:space="preserve">My sheep listen to my voice, and I know them, and they follow me. I give them eternal life, and they will never perish; no one will snatch them from my hand. </w:t>
      </w:r>
    </w:p>
    <w:p w14:paraId="4E575B7B" w14:textId="77777777" w:rsidR="00C31C4E" w:rsidRPr="00C31C4E" w:rsidRDefault="00C31C4E" w:rsidP="00134237">
      <w:pPr>
        <w:spacing w:after="0" w:line="259" w:lineRule="auto"/>
        <w:ind w:left="0" w:right="-288" w:firstLine="0"/>
        <w:jc w:val="left"/>
        <w:rPr>
          <w:sz w:val="24"/>
          <w:szCs w:val="24"/>
        </w:rPr>
      </w:pPr>
      <w:r w:rsidRPr="00C31C4E">
        <w:rPr>
          <w:b/>
          <w:i/>
          <w:sz w:val="24"/>
          <w:szCs w:val="24"/>
        </w:rPr>
        <w:t xml:space="preserve"> </w:t>
      </w:r>
    </w:p>
    <w:p w14:paraId="7EF68CBB" w14:textId="5CC48EB9" w:rsidR="00C31C4E" w:rsidRDefault="00C31C4E" w:rsidP="00134237">
      <w:pPr>
        <w:spacing w:after="5" w:line="265" w:lineRule="auto"/>
        <w:ind w:left="10" w:right="-288" w:firstLine="710"/>
        <w:rPr>
          <w:sz w:val="24"/>
          <w:szCs w:val="24"/>
        </w:rPr>
      </w:pPr>
      <w:r w:rsidRPr="00C31C4E">
        <w:rPr>
          <w:sz w:val="24"/>
          <w:szCs w:val="24"/>
        </w:rPr>
        <w:t>On the other hand, spiritually dead people don’t have an appetite for spiritual things such as God’s Word. Let’s look at the words hear, follow, and obey. In Greek, they are as follows: hear—</w:t>
      </w:r>
      <w:r w:rsidRPr="00C31C4E">
        <w:rPr>
          <w:i/>
          <w:sz w:val="24"/>
          <w:szCs w:val="24"/>
        </w:rPr>
        <w:t>akouo</w:t>
      </w:r>
      <w:r w:rsidRPr="00C31C4E">
        <w:rPr>
          <w:sz w:val="24"/>
          <w:szCs w:val="24"/>
        </w:rPr>
        <w:t>, follow—</w:t>
      </w:r>
      <w:r w:rsidRPr="00C31C4E">
        <w:rPr>
          <w:i/>
          <w:sz w:val="24"/>
          <w:szCs w:val="24"/>
        </w:rPr>
        <w:t xml:space="preserve">klotho </w:t>
      </w:r>
      <w:r w:rsidRPr="00C31C4E">
        <w:rPr>
          <w:sz w:val="24"/>
          <w:szCs w:val="24"/>
        </w:rPr>
        <w:t>and obey—</w:t>
      </w:r>
      <w:r w:rsidRPr="00C31C4E">
        <w:rPr>
          <w:i/>
          <w:sz w:val="24"/>
          <w:szCs w:val="24"/>
        </w:rPr>
        <w:t xml:space="preserve">Hupakouo. </w:t>
      </w:r>
      <w:r w:rsidRPr="00C31C4E">
        <w:rPr>
          <w:sz w:val="24"/>
          <w:szCs w:val="24"/>
        </w:rPr>
        <w:t>See how</w:t>
      </w:r>
      <w:r w:rsidRPr="00C31C4E">
        <w:rPr>
          <w:i/>
          <w:sz w:val="24"/>
          <w:szCs w:val="24"/>
        </w:rPr>
        <w:t xml:space="preserve"> </w:t>
      </w:r>
      <w:r w:rsidRPr="00C31C4E">
        <w:rPr>
          <w:sz w:val="24"/>
          <w:szCs w:val="24"/>
        </w:rPr>
        <w:t xml:space="preserve">the word obedience is used in the following passages: </w:t>
      </w:r>
      <w:r w:rsidRPr="00C31C4E">
        <w:rPr>
          <w:b/>
          <w:sz w:val="24"/>
          <w:szCs w:val="24"/>
        </w:rPr>
        <w:t>Romans 1:5, 6:17, 10:16,16:26, Hebrews 5:9</w:t>
      </w:r>
      <w:r w:rsidRPr="00C31C4E">
        <w:rPr>
          <w:sz w:val="24"/>
          <w:szCs w:val="24"/>
        </w:rPr>
        <w:t xml:space="preserve">.  </w:t>
      </w:r>
      <w:del w:id="52" w:author="virginia porter" w:date="2018-11-07T12:28:00Z">
        <w:r w:rsidRPr="00C31C4E" w:rsidDel="00491140">
          <w:rPr>
            <w:sz w:val="24"/>
            <w:szCs w:val="24"/>
          </w:rPr>
          <w:delText>Clearly,</w:delText>
        </w:r>
      </w:del>
      <w:ins w:id="53" w:author="virginia porter" w:date="2018-11-07T12:28:00Z">
        <w:r w:rsidRPr="00C31C4E">
          <w:rPr>
            <w:sz w:val="24"/>
            <w:szCs w:val="24"/>
          </w:rPr>
          <w:t xml:space="preserve">It is interesting to note that </w:t>
        </w:r>
      </w:ins>
      <w:del w:id="54" w:author="virginia porter" w:date="2018-11-07T12:28:00Z">
        <w:r w:rsidRPr="00C31C4E" w:rsidDel="00491140">
          <w:rPr>
            <w:sz w:val="24"/>
            <w:szCs w:val="24"/>
          </w:rPr>
          <w:delText xml:space="preserve"> they are</w:delText>
        </w:r>
      </w:del>
      <w:ins w:id="55" w:author="virginia porter" w:date="2018-11-07T12:28:00Z">
        <w:r w:rsidRPr="00C31C4E">
          <w:rPr>
            <w:sz w:val="24"/>
            <w:szCs w:val="24"/>
          </w:rPr>
          <w:t>hear</w:t>
        </w:r>
      </w:ins>
      <w:ins w:id="56" w:author="virginia porter" w:date="2018-11-07T12:29:00Z">
        <w:r w:rsidRPr="00C31C4E">
          <w:rPr>
            <w:sz w:val="24"/>
            <w:szCs w:val="24"/>
          </w:rPr>
          <w:t>,</w:t>
        </w:r>
      </w:ins>
      <w:ins w:id="57" w:author="virginia porter" w:date="2018-11-07T12:28:00Z">
        <w:r w:rsidRPr="00C31C4E">
          <w:rPr>
            <w:sz w:val="24"/>
            <w:szCs w:val="24"/>
          </w:rPr>
          <w:t xml:space="preserve"> follow and obey are</w:t>
        </w:r>
      </w:ins>
      <w:ins w:id="58" w:author="virginia porter" w:date="2018-11-07T12:29:00Z">
        <w:r w:rsidRPr="00C31C4E">
          <w:rPr>
            <w:sz w:val="24"/>
            <w:szCs w:val="24"/>
          </w:rPr>
          <w:t xml:space="preserve"> all </w:t>
        </w:r>
      </w:ins>
      <w:del w:id="59" w:author="virginia porter" w:date="2018-11-07T12:29:00Z">
        <w:r w:rsidRPr="00C31C4E" w:rsidDel="00491140">
          <w:rPr>
            <w:sz w:val="24"/>
            <w:szCs w:val="24"/>
          </w:rPr>
          <w:delText xml:space="preserve"> </w:delText>
        </w:r>
      </w:del>
      <w:r w:rsidRPr="00C31C4E">
        <w:rPr>
          <w:sz w:val="24"/>
          <w:szCs w:val="24"/>
        </w:rPr>
        <w:t xml:space="preserve">derived from the same Greek word. Why does this matter? It matters because Jesus said that those who are His not only hear His voice, they follow and obey Him. This leads us to the next test of salvation. </w:t>
      </w:r>
    </w:p>
    <w:p w14:paraId="7BA43362" w14:textId="77777777" w:rsidR="00C31C4E" w:rsidRPr="00C31C4E" w:rsidRDefault="00C31C4E" w:rsidP="00C31C4E">
      <w:pPr>
        <w:spacing w:after="5" w:line="265" w:lineRule="auto"/>
        <w:ind w:left="10" w:right="312" w:firstLine="710"/>
        <w:rPr>
          <w:sz w:val="24"/>
          <w:szCs w:val="24"/>
        </w:rPr>
      </w:pPr>
    </w:p>
    <w:p w14:paraId="5381CCB5" w14:textId="77777777" w:rsidR="00C31C4E" w:rsidRPr="00C31C4E" w:rsidRDefault="00C31C4E" w:rsidP="00C31C4E">
      <w:pPr>
        <w:pStyle w:val="Header3-Style2"/>
      </w:pPr>
      <w:r w:rsidRPr="00C31C4E">
        <w:t>Do You Obey God’s Word?</w:t>
      </w:r>
    </w:p>
    <w:p w14:paraId="35970F73" w14:textId="77777777" w:rsidR="00C31C4E" w:rsidRPr="00C31C4E" w:rsidRDefault="00C31C4E" w:rsidP="00C31C4E">
      <w:pPr>
        <w:spacing w:after="0" w:line="259" w:lineRule="auto"/>
        <w:ind w:left="0" w:firstLine="0"/>
        <w:jc w:val="center"/>
        <w:rPr>
          <w:b/>
          <w:sz w:val="24"/>
          <w:szCs w:val="24"/>
        </w:rPr>
      </w:pPr>
    </w:p>
    <w:p w14:paraId="7F38847E" w14:textId="77777777" w:rsidR="00C31C4E" w:rsidRPr="00C31C4E" w:rsidRDefault="00C31C4E" w:rsidP="00C31C4E">
      <w:pPr>
        <w:spacing w:after="0" w:line="259" w:lineRule="auto"/>
        <w:ind w:left="0" w:firstLine="0"/>
        <w:jc w:val="center"/>
        <w:rPr>
          <w:b/>
          <w:sz w:val="24"/>
          <w:szCs w:val="24"/>
        </w:rPr>
      </w:pPr>
      <w:r w:rsidRPr="00C31C4E">
        <w:rPr>
          <w:b/>
          <w:sz w:val="24"/>
          <w:szCs w:val="24"/>
        </w:rPr>
        <w:t>1 John 2:3-4</w:t>
      </w:r>
    </w:p>
    <w:p w14:paraId="363FCE2F" w14:textId="4E9E97A4" w:rsidR="00C31C4E" w:rsidRPr="00C31C4E" w:rsidRDefault="00C31C4E" w:rsidP="00C31C4E">
      <w:pPr>
        <w:spacing w:after="67" w:line="272" w:lineRule="auto"/>
        <w:ind w:left="1131" w:right="1285" w:firstLine="0"/>
        <w:rPr>
          <w:b/>
          <w:i/>
          <w:sz w:val="24"/>
          <w:szCs w:val="24"/>
        </w:rPr>
      </w:pPr>
      <w:r w:rsidRPr="00C31C4E">
        <w:rPr>
          <w:b/>
          <w:i/>
          <w:sz w:val="24"/>
          <w:szCs w:val="24"/>
        </w:rPr>
        <w:t xml:space="preserve">Now, by this we know that we have come to know God: if we keep his commandments. The one who </w:t>
      </w:r>
      <w:r w:rsidR="00217661" w:rsidRPr="00C31C4E">
        <w:rPr>
          <w:b/>
          <w:i/>
          <w:sz w:val="24"/>
          <w:szCs w:val="24"/>
        </w:rPr>
        <w:t>says,</w:t>
      </w:r>
      <w:r w:rsidRPr="00C31C4E">
        <w:rPr>
          <w:b/>
          <w:i/>
          <w:sz w:val="24"/>
          <w:szCs w:val="24"/>
        </w:rPr>
        <w:t xml:space="preserve"> “I have come to know God” and yet does not keep his commandments is a liar, and the truth is not in such a person. </w:t>
      </w:r>
    </w:p>
    <w:p w14:paraId="48D5B704" w14:textId="77777777" w:rsidR="00C31C4E" w:rsidRPr="00C31C4E" w:rsidRDefault="00C31C4E" w:rsidP="00C31C4E">
      <w:pPr>
        <w:spacing w:after="67" w:line="272" w:lineRule="auto"/>
        <w:ind w:left="1131" w:right="1285" w:firstLine="0"/>
        <w:rPr>
          <w:sz w:val="24"/>
          <w:szCs w:val="24"/>
        </w:rPr>
      </w:pPr>
    </w:p>
    <w:p w14:paraId="49DAFB68" w14:textId="23736B46" w:rsidR="00C31C4E" w:rsidRDefault="00C31C4E" w:rsidP="00134237">
      <w:pPr>
        <w:ind w:left="141" w:right="-288" w:firstLine="540"/>
        <w:rPr>
          <w:sz w:val="24"/>
          <w:szCs w:val="24"/>
        </w:rPr>
      </w:pPr>
      <w:r w:rsidRPr="00C31C4E">
        <w:rPr>
          <w:sz w:val="24"/>
          <w:szCs w:val="24"/>
        </w:rPr>
        <w:t xml:space="preserve">Jesus is referred to as Savior twenty-four times in the gospels, yet He is called Lord 433 times. Why is that? Because when we believe on Christ for salvation, we relinquish our rights to autonomy and accept Christ’s rule in every aspect of our lives. Jesus explained it this way: “My mother and brothers are those who hear the Word of God and do it” (Luke 8:21). He asked another question: “Why do you call me, ‘Lord, Lord’ and do not do what I say?” (Luke 6:46). </w:t>
      </w:r>
    </w:p>
    <w:p w14:paraId="1DE7335A" w14:textId="77777777" w:rsidR="00746920" w:rsidRPr="00C31C4E" w:rsidRDefault="00746920" w:rsidP="00134237">
      <w:pPr>
        <w:ind w:left="141" w:right="-288" w:firstLine="540"/>
        <w:rPr>
          <w:sz w:val="24"/>
          <w:szCs w:val="24"/>
        </w:rPr>
      </w:pPr>
    </w:p>
    <w:p w14:paraId="70EB8E49" w14:textId="77777777" w:rsidR="00C31C4E" w:rsidRPr="00C31C4E" w:rsidRDefault="00C31C4E" w:rsidP="00134237">
      <w:pPr>
        <w:spacing w:after="11"/>
        <w:ind w:left="141" w:right="-288" w:firstLine="540"/>
        <w:rPr>
          <w:sz w:val="24"/>
          <w:szCs w:val="24"/>
        </w:rPr>
      </w:pPr>
      <w:r w:rsidRPr="00C31C4E">
        <w:rPr>
          <w:sz w:val="24"/>
          <w:szCs w:val="24"/>
        </w:rPr>
        <w:t xml:space="preserve">Someone has said, salvation is a long obedience in the same direction. A lost person has no power in and of himself to obey God (Romans 8:5-10). It is the Spirit of God a believer who creates both the desire and the ability to do what He commands (Philippians 2:13). We all live by a worldview, and thereby act on a set of beliefs. If the Bible does not inform </w:t>
      </w:r>
      <w:del w:id="60" w:author="virginia porter" w:date="2018-11-27T22:44:00Z">
        <w:r w:rsidRPr="00C31C4E" w:rsidDel="00C7198F">
          <w:rPr>
            <w:sz w:val="24"/>
            <w:szCs w:val="24"/>
          </w:rPr>
          <w:delText>my  worldview</w:delText>
        </w:r>
      </w:del>
      <w:ins w:id="61" w:author="virginia porter" w:date="2018-11-27T22:44:00Z">
        <w:r w:rsidRPr="00C31C4E">
          <w:rPr>
            <w:sz w:val="24"/>
            <w:szCs w:val="24"/>
          </w:rPr>
          <w:t>my worldview</w:t>
        </w:r>
      </w:ins>
      <w:r w:rsidRPr="00C31C4E">
        <w:rPr>
          <w:sz w:val="24"/>
          <w:szCs w:val="24"/>
        </w:rPr>
        <w:t xml:space="preserve"> and translate into my practical everyday life, I can’t legitimately claim that Christ is my Lord. Read </w:t>
      </w:r>
      <w:r w:rsidRPr="00C31C4E">
        <w:rPr>
          <w:b/>
          <w:sz w:val="24"/>
          <w:szCs w:val="24"/>
        </w:rPr>
        <w:t>1 Peter 1:1-2 and 2 Peter 1:1-10.</w:t>
      </w:r>
      <w:r w:rsidRPr="00C31C4E">
        <w:rPr>
          <w:sz w:val="24"/>
          <w:szCs w:val="24"/>
        </w:rPr>
        <w:t xml:space="preserve"> Note the words “</w:t>
      </w:r>
      <w:r w:rsidRPr="00C31C4E">
        <w:rPr>
          <w:i/>
          <w:sz w:val="24"/>
          <w:szCs w:val="24"/>
        </w:rPr>
        <w:t>if</w:t>
      </w:r>
      <w:r w:rsidRPr="00C31C4E">
        <w:rPr>
          <w:sz w:val="24"/>
          <w:szCs w:val="24"/>
        </w:rPr>
        <w:t xml:space="preserve"> </w:t>
      </w:r>
      <w:r w:rsidRPr="00C31C4E">
        <w:rPr>
          <w:i/>
          <w:sz w:val="24"/>
          <w:szCs w:val="24"/>
        </w:rPr>
        <w:t>these qualities’ are yours and</w:t>
      </w:r>
      <w:r w:rsidRPr="00C31C4E">
        <w:rPr>
          <w:sz w:val="24"/>
          <w:szCs w:val="24"/>
        </w:rPr>
        <w:t xml:space="preserve"> increasing.” That is what proceeds Paul’s admonition to check to see if you are really saved. To sum it up, here is a quote by Precept Austin, “It is not our profession of faith that guarantees we are saved, but our progression in the faith that gives us assurance.” Plainly put, obedience (not sinless perfection) will accompany true saving faith, and a heart that is yielded towards God is evidence of salvation. </w:t>
      </w:r>
    </w:p>
    <w:p w14:paraId="17BE67A1" w14:textId="77777777" w:rsidR="00C31C4E" w:rsidRPr="00C31C4E" w:rsidRDefault="00C31C4E" w:rsidP="00C31C4E">
      <w:pPr>
        <w:spacing w:after="11"/>
        <w:ind w:left="141" w:right="288" w:firstLine="540"/>
        <w:rPr>
          <w:sz w:val="24"/>
          <w:szCs w:val="24"/>
        </w:rPr>
      </w:pPr>
    </w:p>
    <w:p w14:paraId="7E9A4E8C" w14:textId="77777777" w:rsidR="00C31C4E" w:rsidRPr="00C31C4E" w:rsidRDefault="00C31C4E" w:rsidP="00C31C4E">
      <w:pPr>
        <w:spacing w:after="11"/>
        <w:ind w:left="0" w:right="288" w:firstLine="540"/>
        <w:jc w:val="center"/>
        <w:rPr>
          <w:b/>
          <w:sz w:val="24"/>
          <w:szCs w:val="24"/>
        </w:rPr>
      </w:pPr>
      <w:r w:rsidRPr="00C31C4E">
        <w:rPr>
          <w:b/>
          <w:sz w:val="24"/>
          <w:szCs w:val="24"/>
        </w:rPr>
        <w:t>Titus 1:15-16</w:t>
      </w:r>
    </w:p>
    <w:p w14:paraId="00C44082" w14:textId="6A42CD73" w:rsidR="00C31C4E" w:rsidRPr="004F0705" w:rsidRDefault="00C31C4E" w:rsidP="00EB01ED">
      <w:pPr>
        <w:spacing w:after="11"/>
        <w:ind w:left="698" w:right="288"/>
        <w:jc w:val="left"/>
        <w:rPr>
          <w:rFonts w:asciiTheme="minorHAnsi" w:hAnsiTheme="minorHAnsi" w:cstheme="minorHAnsi"/>
          <w:b/>
          <w:i/>
          <w:sz w:val="24"/>
          <w:szCs w:val="24"/>
        </w:rPr>
      </w:pPr>
      <w:r w:rsidRPr="004F0705">
        <w:rPr>
          <w:rStyle w:val="netverse"/>
          <w:rFonts w:asciiTheme="minorHAnsi" w:hAnsiTheme="minorHAnsi" w:cstheme="minorHAnsi"/>
          <w:b/>
          <w:i/>
          <w:color w:val="222222"/>
          <w:sz w:val="24"/>
          <w:szCs w:val="24"/>
          <w:bdr w:val="none" w:sz="0" w:space="0" w:color="auto" w:frame="1"/>
          <w:shd w:val="clear" w:color="auto" w:fill="FFFFFF"/>
        </w:rPr>
        <w:t xml:space="preserve">All is pure to those who are pure. But to those who </w:t>
      </w:r>
      <w:r w:rsidR="004F0705">
        <w:rPr>
          <w:rStyle w:val="netverse"/>
          <w:rFonts w:asciiTheme="minorHAnsi" w:hAnsiTheme="minorHAnsi" w:cstheme="minorHAnsi"/>
          <w:b/>
          <w:i/>
          <w:color w:val="222222"/>
          <w:sz w:val="24"/>
          <w:szCs w:val="24"/>
          <w:bdr w:val="none" w:sz="0" w:space="0" w:color="auto" w:frame="1"/>
          <w:shd w:val="clear" w:color="auto" w:fill="FFFFFF"/>
        </w:rPr>
        <w:t>a</w:t>
      </w:r>
      <w:r w:rsidRPr="004F0705">
        <w:rPr>
          <w:rStyle w:val="netverse"/>
          <w:rFonts w:asciiTheme="minorHAnsi" w:hAnsiTheme="minorHAnsi" w:cstheme="minorHAnsi"/>
          <w:b/>
          <w:i/>
          <w:color w:val="222222"/>
          <w:sz w:val="24"/>
          <w:szCs w:val="24"/>
          <w:bdr w:val="none" w:sz="0" w:space="0" w:color="auto" w:frame="1"/>
          <w:shd w:val="clear" w:color="auto" w:fill="FFFFFF"/>
        </w:rPr>
        <w:t>re corrupt and unbelieving, nothing is pure, but boththeir minds and consciences arecorrupted. They profess to know God but with their deeds they deny him, since</w:t>
      </w:r>
      <w:r w:rsidR="004F0705" w:rsidRPr="004F0705">
        <w:rPr>
          <w:rStyle w:val="netverse"/>
          <w:rFonts w:asciiTheme="minorHAnsi" w:hAnsiTheme="minorHAnsi" w:cstheme="minorHAnsi"/>
          <w:b/>
          <w:i/>
          <w:color w:val="222222"/>
          <w:sz w:val="24"/>
          <w:szCs w:val="24"/>
          <w:bdr w:val="none" w:sz="0" w:space="0" w:color="auto" w:frame="1"/>
          <w:shd w:val="clear" w:color="auto" w:fill="FFFFFF"/>
        </w:rPr>
        <w:t xml:space="preserve"> t</w:t>
      </w:r>
      <w:r w:rsidRPr="004F0705">
        <w:rPr>
          <w:rStyle w:val="netverse"/>
          <w:rFonts w:asciiTheme="minorHAnsi" w:hAnsiTheme="minorHAnsi" w:cstheme="minorHAnsi"/>
          <w:b/>
          <w:i/>
          <w:color w:val="222222"/>
          <w:sz w:val="24"/>
          <w:szCs w:val="24"/>
          <w:bdr w:val="none" w:sz="0" w:space="0" w:color="auto" w:frame="1"/>
          <w:shd w:val="clear" w:color="auto" w:fill="FFFFFF"/>
        </w:rPr>
        <w:t>hey are detestable, disobedient, and unfit for any good deed.</w:t>
      </w:r>
    </w:p>
    <w:p w14:paraId="77FD5857" w14:textId="77777777" w:rsidR="00C31C4E" w:rsidRDefault="00C31C4E" w:rsidP="00C31C4E">
      <w:pPr>
        <w:spacing w:after="0" w:line="259" w:lineRule="auto"/>
        <w:ind w:left="0" w:firstLine="0"/>
        <w:jc w:val="left"/>
      </w:pPr>
    </w:p>
    <w:p w14:paraId="4D32F361" w14:textId="77777777" w:rsidR="00C31C4E" w:rsidRDefault="00C31C4E" w:rsidP="00C31C4E">
      <w:pPr>
        <w:pStyle w:val="Header3-Style2"/>
        <w:rPr>
          <w:color w:val="000000"/>
        </w:rPr>
      </w:pPr>
      <w:bookmarkStart w:id="62" w:name="_Toc534218018"/>
      <w:bookmarkStart w:id="63" w:name="_Toc534219855"/>
      <w:bookmarkStart w:id="64" w:name="_Toc534222094"/>
      <w:r>
        <w:t>Love, the Birthmark of God’s Children</w:t>
      </w:r>
      <w:bookmarkEnd w:id="62"/>
      <w:bookmarkEnd w:id="63"/>
      <w:bookmarkEnd w:id="64"/>
      <w:r>
        <w:rPr>
          <w:color w:val="000000"/>
        </w:rPr>
        <w:t xml:space="preserve"> </w:t>
      </w:r>
    </w:p>
    <w:p w14:paraId="36AFAEE0" w14:textId="77777777" w:rsidR="00C31C4E" w:rsidRPr="00831988" w:rsidRDefault="00C31C4E" w:rsidP="00C31C4E"/>
    <w:p w14:paraId="0CD48AAA" w14:textId="77777777" w:rsidR="00C31C4E" w:rsidRPr="00C31C4E" w:rsidRDefault="00C31C4E" w:rsidP="00C31C4E">
      <w:pPr>
        <w:pStyle w:val="Heading1"/>
      </w:pPr>
      <w:r w:rsidRPr="00C31C4E">
        <w:t xml:space="preserve">1 John 3:14 </w:t>
      </w:r>
    </w:p>
    <w:p w14:paraId="50D85394" w14:textId="77777777" w:rsidR="00C31C4E" w:rsidRPr="00831988" w:rsidRDefault="00C31C4E" w:rsidP="00C31C4E">
      <w:pPr>
        <w:spacing w:after="94" w:line="277" w:lineRule="auto"/>
        <w:ind w:left="1130" w:right="1276" w:hanging="7"/>
        <w:rPr>
          <w:b/>
          <w:sz w:val="24"/>
          <w:szCs w:val="24"/>
        </w:rPr>
      </w:pPr>
      <w:r w:rsidRPr="00831988">
        <w:rPr>
          <w:b/>
          <w:i/>
          <w:sz w:val="24"/>
          <w:szCs w:val="24"/>
        </w:rPr>
        <w:t xml:space="preserve">We know that we have crossed over from death to life because we love our fellow Christians. The one who does not love remains in death. </w:t>
      </w:r>
    </w:p>
    <w:p w14:paraId="160B3AF8" w14:textId="77777777" w:rsidR="00C31C4E" w:rsidRDefault="00C31C4E" w:rsidP="00C31C4E">
      <w:pPr>
        <w:spacing w:after="0" w:line="259" w:lineRule="auto"/>
        <w:ind w:left="0" w:firstLine="0"/>
        <w:jc w:val="left"/>
      </w:pPr>
      <w:r>
        <w:rPr>
          <w:b/>
          <w:i/>
          <w:sz w:val="34"/>
        </w:rPr>
        <w:t xml:space="preserve"> </w:t>
      </w:r>
    </w:p>
    <w:p w14:paraId="47E20CA4" w14:textId="77777777" w:rsidR="00C31C4E" w:rsidRPr="00C31C4E" w:rsidRDefault="00C31C4E" w:rsidP="00134237">
      <w:pPr>
        <w:ind w:left="0" w:right="-288" w:firstLine="675"/>
        <w:rPr>
          <w:sz w:val="24"/>
          <w:szCs w:val="24"/>
        </w:rPr>
      </w:pPr>
      <w:r w:rsidRPr="00C31C4E">
        <w:rPr>
          <w:sz w:val="24"/>
          <w:szCs w:val="24"/>
        </w:rPr>
        <w:t xml:space="preserve">Above all the other signs that validate a true conversion, love is the one that is nonnegotiable. It’s the tangible evidence and birthmark of God’s children. Whereas, an absence of love clearly indicates there is no relationship with God—and God </w:t>
      </w:r>
      <w:r w:rsidRPr="00C31C4E">
        <w:rPr>
          <w:i/>
          <w:sz w:val="24"/>
          <w:szCs w:val="24"/>
        </w:rPr>
        <w:t xml:space="preserve">is </w:t>
      </w:r>
      <w:r w:rsidRPr="00C31C4E">
        <w:rPr>
          <w:sz w:val="24"/>
          <w:szCs w:val="24"/>
        </w:rPr>
        <w:t>love! Those who do not love God, will not love His family. Walking away from God’s family, and not returning, is a sure mark of an apostate. Read 1 John 2:18-25. And hate and love cannot co-exist. Please take some time to look up each of the following passages and do some soul-searching. Then you will know if you are alive or dead. Love and obedience go hand and hand (John 14:21-24). A saved person will remain in love (John 15:9).</w:t>
      </w:r>
    </w:p>
    <w:p w14:paraId="460BD388" w14:textId="77777777" w:rsidR="00C31C4E" w:rsidRPr="00C31C4E" w:rsidDel="009E2B12" w:rsidRDefault="00C31C4E" w:rsidP="00134237">
      <w:pPr>
        <w:spacing w:after="0" w:line="259" w:lineRule="auto"/>
        <w:ind w:left="0" w:right="-288" w:firstLine="0"/>
        <w:jc w:val="left"/>
        <w:rPr>
          <w:del w:id="65" w:author="virginia porter" w:date="2018-12-11T17:36:00Z"/>
          <w:sz w:val="24"/>
          <w:szCs w:val="24"/>
        </w:rPr>
      </w:pPr>
    </w:p>
    <w:p w14:paraId="4EBEEE15" w14:textId="512E852D" w:rsidR="00C31C4E" w:rsidRDefault="00C31C4E" w:rsidP="00134237">
      <w:pPr>
        <w:spacing w:after="0" w:line="259" w:lineRule="auto"/>
        <w:ind w:left="0" w:right="-288" w:firstLine="0"/>
        <w:jc w:val="left"/>
        <w:rPr>
          <w:sz w:val="24"/>
          <w:szCs w:val="24"/>
        </w:rPr>
      </w:pPr>
      <w:r w:rsidRPr="00C31C4E">
        <w:rPr>
          <w:b/>
          <w:sz w:val="24"/>
          <w:szCs w:val="24"/>
        </w:rPr>
        <w:t xml:space="preserve">DIGGING DEEPER: </w:t>
      </w:r>
      <w:r w:rsidRPr="00C31C4E">
        <w:rPr>
          <w:sz w:val="24"/>
          <w:szCs w:val="24"/>
        </w:rPr>
        <w:t xml:space="preserve">Ephesians 1:15; Matthew 5:43-48, 22:37-40; 1 John 2:7-11, 3:10-24, 4:7-21; Galatians 5:13-22; John 13:34-35, 15:12-13; Romans 5:5; James 2:8 </w:t>
      </w:r>
    </w:p>
    <w:p w14:paraId="00B801EB" w14:textId="2E2E3D6F" w:rsidR="00946FE0" w:rsidRDefault="00946FE0" w:rsidP="00C31C4E">
      <w:pPr>
        <w:spacing w:after="0" w:line="259" w:lineRule="auto"/>
        <w:ind w:left="0" w:firstLine="0"/>
        <w:jc w:val="left"/>
        <w:rPr>
          <w:sz w:val="24"/>
          <w:szCs w:val="24"/>
        </w:rPr>
      </w:pPr>
    </w:p>
    <w:p w14:paraId="77AF5EDD" w14:textId="77777777" w:rsidR="00C31C4E" w:rsidRDefault="00C31C4E" w:rsidP="00C31C4E">
      <w:pPr>
        <w:spacing w:after="50" w:line="259" w:lineRule="auto"/>
        <w:ind w:left="689" w:right="840" w:hanging="10"/>
        <w:jc w:val="center"/>
        <w:rPr>
          <w:b/>
        </w:rPr>
      </w:pPr>
      <w:r>
        <w:rPr>
          <w:b/>
        </w:rPr>
        <w:t xml:space="preserve">Can God Get a Witness Out of You? </w:t>
      </w:r>
    </w:p>
    <w:p w14:paraId="1DD7496F" w14:textId="6F6326E8" w:rsidR="00C31C4E" w:rsidRPr="00C31C4E" w:rsidRDefault="00C31C4E" w:rsidP="00C31C4E">
      <w:pPr>
        <w:pStyle w:val="Heading3"/>
        <w:ind w:right="293"/>
        <w:jc w:val="center"/>
        <w:rPr>
          <w:b/>
          <w:color w:val="auto"/>
        </w:rPr>
      </w:pPr>
      <w:r w:rsidRPr="00C31C4E">
        <w:rPr>
          <w:b/>
          <w:color w:val="auto"/>
        </w:rPr>
        <w:t>Acts 1:8</w:t>
      </w:r>
    </w:p>
    <w:p w14:paraId="6728F89F" w14:textId="77777777" w:rsidR="00C31C4E" w:rsidRPr="00C31C4E" w:rsidRDefault="00C31C4E" w:rsidP="00C31C4E">
      <w:pPr>
        <w:spacing w:after="94" w:line="277" w:lineRule="auto"/>
        <w:ind w:left="1130" w:right="1276" w:hanging="7"/>
        <w:rPr>
          <w:sz w:val="24"/>
          <w:szCs w:val="24"/>
        </w:rPr>
      </w:pPr>
      <w:r w:rsidRPr="00C31C4E">
        <w:rPr>
          <w:b/>
          <w:i/>
          <w:sz w:val="24"/>
          <w:szCs w:val="24"/>
        </w:rPr>
        <w:t xml:space="preserve">But you will receive power when the Holy Spirit has come upon you, and you will be my witnesses in Jerusalem, and in all Judea and Samaria, and to the farthest parts of the earth.” </w:t>
      </w:r>
    </w:p>
    <w:p w14:paraId="29D6C8AD" w14:textId="7A6CBCCD" w:rsidR="00C31C4E" w:rsidRDefault="00C31C4E" w:rsidP="00134237">
      <w:pPr>
        <w:spacing w:after="3"/>
        <w:ind w:left="0" w:right="-288" w:firstLine="679"/>
        <w:rPr>
          <w:i/>
          <w:sz w:val="24"/>
          <w:szCs w:val="24"/>
        </w:rPr>
      </w:pPr>
      <w:r w:rsidRPr="00C31C4E">
        <w:rPr>
          <w:sz w:val="24"/>
          <w:szCs w:val="24"/>
        </w:rPr>
        <w:t xml:space="preserve">You were saved for a purpose. In Acts 1:8, Jesus said that when you receive the Holy Spirit, you </w:t>
      </w:r>
      <w:r w:rsidRPr="00C31C4E">
        <w:rPr>
          <w:i/>
          <w:sz w:val="24"/>
          <w:szCs w:val="24"/>
        </w:rPr>
        <w:t>will be His witnesses</w:t>
      </w:r>
      <w:r w:rsidRPr="00C31C4E">
        <w:rPr>
          <w:sz w:val="24"/>
          <w:szCs w:val="24"/>
        </w:rPr>
        <w:t xml:space="preserve">. That means that everyone who has the Holy Spirit will bear witness to Christ (2 Corinthians 5:10-19). As C.H. Spurgeon said in a sermon in 1888, </w:t>
      </w:r>
      <w:r w:rsidRPr="00C31C4E">
        <w:rPr>
          <w:i/>
          <w:sz w:val="24"/>
          <w:szCs w:val="24"/>
        </w:rPr>
        <w:t xml:space="preserve">“Have you no wish for others to be saved? Then you are not saved yourself. Be sure of that.”  </w:t>
      </w:r>
    </w:p>
    <w:p w14:paraId="389407BF" w14:textId="77777777" w:rsidR="0082385D" w:rsidRPr="00C31C4E" w:rsidRDefault="0082385D" w:rsidP="00134237">
      <w:pPr>
        <w:spacing w:after="3"/>
        <w:ind w:left="0" w:right="-288" w:firstLine="679"/>
        <w:rPr>
          <w:i/>
          <w:sz w:val="24"/>
          <w:szCs w:val="24"/>
        </w:rPr>
      </w:pPr>
    </w:p>
    <w:p w14:paraId="58855A4E" w14:textId="77777777" w:rsidR="00C31C4E" w:rsidRDefault="00C31C4E" w:rsidP="00C31C4E">
      <w:pPr>
        <w:spacing w:after="50" w:line="259" w:lineRule="auto"/>
        <w:ind w:left="689" w:right="766" w:hanging="10"/>
        <w:jc w:val="center"/>
        <w:rPr>
          <w:b/>
        </w:rPr>
      </w:pPr>
      <w:r>
        <w:rPr>
          <w:b/>
        </w:rPr>
        <w:t xml:space="preserve">Does God’s Phone Vibrate in You When You Sin? </w:t>
      </w:r>
    </w:p>
    <w:p w14:paraId="0EE63FED" w14:textId="77777777" w:rsidR="00C31C4E" w:rsidRDefault="00C31C4E" w:rsidP="00C31C4E">
      <w:pPr>
        <w:spacing w:after="50" w:line="259" w:lineRule="auto"/>
        <w:ind w:left="689" w:right="766" w:hanging="10"/>
        <w:jc w:val="center"/>
      </w:pPr>
    </w:p>
    <w:p w14:paraId="322F158E" w14:textId="77777777" w:rsidR="00C31C4E" w:rsidRPr="00C31C4E" w:rsidRDefault="00C31C4E" w:rsidP="00134237">
      <w:pPr>
        <w:ind w:left="141" w:right="-288" w:firstLine="540"/>
        <w:rPr>
          <w:sz w:val="24"/>
          <w:szCs w:val="24"/>
        </w:rPr>
      </w:pPr>
      <w:r w:rsidRPr="00C31C4E">
        <w:rPr>
          <w:sz w:val="24"/>
          <w:szCs w:val="24"/>
        </w:rPr>
        <w:t xml:space="preserve">If you will notice in this subtitle, I did not say </w:t>
      </w:r>
      <w:r w:rsidRPr="00C31C4E">
        <w:rPr>
          <w:i/>
          <w:sz w:val="24"/>
          <w:szCs w:val="24"/>
        </w:rPr>
        <w:t xml:space="preserve">if </w:t>
      </w:r>
      <w:r w:rsidRPr="00C31C4E">
        <w:rPr>
          <w:sz w:val="24"/>
          <w:szCs w:val="24"/>
        </w:rPr>
        <w:t xml:space="preserve">you sin—but </w:t>
      </w:r>
      <w:r w:rsidRPr="00C31C4E">
        <w:rPr>
          <w:i/>
          <w:sz w:val="24"/>
          <w:szCs w:val="24"/>
        </w:rPr>
        <w:t xml:space="preserve">when </w:t>
      </w:r>
      <w:r w:rsidRPr="00C31C4E">
        <w:rPr>
          <w:sz w:val="24"/>
          <w:szCs w:val="24"/>
        </w:rPr>
        <w:t xml:space="preserve">you sin. Unfortunately, Christians still have a battle with our old sin nature. Consequently, when the Holy Spirit is subjected to sin, He becomes uncomfortable, and so does the child He lives in. One indicator that a person is saved </w:t>
      </w:r>
      <w:r w:rsidRPr="00C31C4E">
        <w:rPr>
          <w:i/>
          <w:sz w:val="24"/>
          <w:szCs w:val="24"/>
        </w:rPr>
        <w:t xml:space="preserve">from </w:t>
      </w:r>
      <w:r w:rsidRPr="00C31C4E">
        <w:rPr>
          <w:sz w:val="24"/>
          <w:szCs w:val="24"/>
        </w:rPr>
        <w:t xml:space="preserve">their sins is that they have the desire to fight </w:t>
      </w:r>
      <w:r w:rsidRPr="00C31C4E">
        <w:rPr>
          <w:i/>
          <w:sz w:val="24"/>
          <w:szCs w:val="24"/>
        </w:rPr>
        <w:t xml:space="preserve">against </w:t>
      </w:r>
      <w:r w:rsidRPr="00C31C4E">
        <w:rPr>
          <w:sz w:val="24"/>
          <w:szCs w:val="24"/>
        </w:rPr>
        <w:t xml:space="preserve">sins that once enslaved them. To further quote C. H. Spurgeon, he said, The mere professor’ loves a salvation from hell. The true Christian loves a salvation from sin (Psalm 119:128). When the Holy Spirit lives in you, He won’t let you remain in sin for long. You may find it interesting that the Greek word for </w:t>
      </w:r>
      <w:r w:rsidRPr="00C31C4E">
        <w:rPr>
          <w:b/>
          <w:sz w:val="24"/>
          <w:szCs w:val="24"/>
        </w:rPr>
        <w:t xml:space="preserve">voice </w:t>
      </w:r>
      <w:r w:rsidRPr="00C31C4E">
        <w:rPr>
          <w:sz w:val="24"/>
          <w:szCs w:val="24"/>
        </w:rPr>
        <w:t xml:space="preserve">is </w:t>
      </w:r>
      <w:r w:rsidRPr="00C31C4E">
        <w:rPr>
          <w:i/>
          <w:sz w:val="24"/>
          <w:szCs w:val="24"/>
        </w:rPr>
        <w:t>phone</w:t>
      </w:r>
      <w:r w:rsidRPr="00C31C4E">
        <w:rPr>
          <w:sz w:val="24"/>
          <w:szCs w:val="24"/>
        </w:rPr>
        <w:t xml:space="preserve">. Yes—voice in Greek is spelled PHONE! Do you hear God’s phone ring </w:t>
      </w:r>
      <w:r w:rsidRPr="00C31C4E">
        <w:rPr>
          <w:i/>
          <w:sz w:val="24"/>
          <w:szCs w:val="24"/>
        </w:rPr>
        <w:t xml:space="preserve">inside </w:t>
      </w:r>
      <w:r w:rsidRPr="00C31C4E">
        <w:rPr>
          <w:sz w:val="24"/>
          <w:szCs w:val="24"/>
        </w:rPr>
        <w:t xml:space="preserve">of you when you are disobeying God, or is He still </w:t>
      </w:r>
      <w:r w:rsidRPr="00C31C4E">
        <w:rPr>
          <w:i/>
          <w:sz w:val="24"/>
          <w:szCs w:val="24"/>
        </w:rPr>
        <w:t xml:space="preserve">outside </w:t>
      </w:r>
      <w:r w:rsidRPr="00C31C4E">
        <w:rPr>
          <w:sz w:val="24"/>
          <w:szCs w:val="24"/>
        </w:rPr>
        <w:t xml:space="preserve">convicting you of your sins (1 John 1:8-10; 2 Corinthians 7:10)? </w:t>
      </w:r>
    </w:p>
    <w:p w14:paraId="535AB3BD" w14:textId="77777777" w:rsidR="00C31C4E" w:rsidRDefault="00C31C4E" w:rsidP="00C31C4E">
      <w:pPr>
        <w:ind w:left="141" w:right="288" w:firstLine="540"/>
      </w:pPr>
    </w:p>
    <w:p w14:paraId="59AE3A9E" w14:textId="77777777" w:rsidR="00C31C4E" w:rsidRDefault="00C31C4E" w:rsidP="00C31C4E">
      <w:pPr>
        <w:spacing w:after="0" w:line="259" w:lineRule="auto"/>
        <w:ind w:left="0" w:firstLine="0"/>
        <w:jc w:val="center"/>
        <w:rPr>
          <w:b/>
          <w:szCs w:val="28"/>
        </w:rPr>
      </w:pPr>
      <w:bookmarkStart w:id="66" w:name="_Toc534218019"/>
      <w:bookmarkStart w:id="67" w:name="_Toc534219856"/>
      <w:bookmarkStart w:id="68" w:name="_Toc534222095"/>
      <w:r w:rsidRPr="00472951">
        <w:rPr>
          <w:b/>
          <w:szCs w:val="28"/>
        </w:rPr>
        <w:t>God Disciplines His Own</w:t>
      </w:r>
      <w:bookmarkEnd w:id="66"/>
      <w:bookmarkEnd w:id="67"/>
      <w:bookmarkEnd w:id="68"/>
    </w:p>
    <w:p w14:paraId="0C0B9AE4" w14:textId="77777777" w:rsidR="00C31C4E" w:rsidRPr="00472951" w:rsidRDefault="00C31C4E" w:rsidP="00C31C4E">
      <w:pPr>
        <w:spacing w:after="0" w:line="259" w:lineRule="auto"/>
        <w:ind w:left="0" w:firstLine="0"/>
        <w:jc w:val="center"/>
        <w:rPr>
          <w:szCs w:val="28"/>
        </w:rPr>
      </w:pPr>
    </w:p>
    <w:p w14:paraId="3441C7FD" w14:textId="77777777" w:rsidR="00C31C4E" w:rsidRPr="00C31C4E" w:rsidRDefault="00C31C4E" w:rsidP="00C31C4E">
      <w:pPr>
        <w:pStyle w:val="Heading1"/>
      </w:pPr>
      <w:r w:rsidRPr="00C31C4E">
        <w:t xml:space="preserve">Hebrews 12:6 </w:t>
      </w:r>
    </w:p>
    <w:p w14:paraId="5AA2005D" w14:textId="77777777" w:rsidR="00C31C4E" w:rsidRPr="00C31C4E" w:rsidRDefault="00C31C4E" w:rsidP="00C31C4E">
      <w:pPr>
        <w:spacing w:after="100"/>
        <w:ind w:left="962" w:right="1312" w:hanging="10"/>
        <w:jc w:val="center"/>
        <w:rPr>
          <w:sz w:val="24"/>
          <w:szCs w:val="24"/>
        </w:rPr>
      </w:pPr>
      <w:r w:rsidRPr="00C31C4E">
        <w:rPr>
          <w:b/>
          <w:i/>
          <w:sz w:val="24"/>
          <w:szCs w:val="24"/>
        </w:rPr>
        <w:t>For the Lord disciplines the one he loves and chastises every son he accepts</w:t>
      </w:r>
      <w:r w:rsidRPr="00C31C4E">
        <w:rPr>
          <w:i/>
          <w:sz w:val="24"/>
          <w:szCs w:val="24"/>
        </w:rPr>
        <w:t xml:space="preserve">. </w:t>
      </w:r>
    </w:p>
    <w:p w14:paraId="13F4C641" w14:textId="77777777" w:rsidR="00C31C4E" w:rsidRDefault="00C31C4E" w:rsidP="00C31C4E">
      <w:pPr>
        <w:spacing w:after="0" w:line="259" w:lineRule="auto"/>
        <w:ind w:left="0" w:firstLine="0"/>
        <w:jc w:val="left"/>
      </w:pPr>
      <w:r>
        <w:rPr>
          <w:i/>
          <w:sz w:val="38"/>
        </w:rPr>
        <w:t xml:space="preserve"> </w:t>
      </w:r>
    </w:p>
    <w:p w14:paraId="3066769E" w14:textId="4BB9E7C8" w:rsidR="00C31C4E" w:rsidRDefault="00C31C4E" w:rsidP="00134237">
      <w:pPr>
        <w:ind w:left="141" w:right="-144" w:firstLine="541"/>
        <w:rPr>
          <w:sz w:val="24"/>
          <w:szCs w:val="24"/>
        </w:rPr>
      </w:pPr>
      <w:r w:rsidRPr="00C31C4E">
        <w:rPr>
          <w:sz w:val="24"/>
          <w:szCs w:val="24"/>
        </w:rPr>
        <w:t xml:space="preserve">Hebrews 12 clearly states that those whom God loves, He disciplines. When we sin, we dishonor our Father’s name. Out of love, He will allow the natural consequences of our sins to come upon us to teach us. To ignore God’s discipline is to invite calamity. If He must spank us all the way home to heaven (or take us home prematurely), that’s just what He will do. While God is serious about our holiness and does not sweep our sin under the rug by ignoring it, He will never ever stop loving us. </w:t>
      </w:r>
      <w:r w:rsidR="00A44CC6">
        <w:rPr>
          <w:sz w:val="24"/>
          <w:szCs w:val="24"/>
        </w:rPr>
        <w:t xml:space="preserve">Stop and read </w:t>
      </w:r>
      <w:r w:rsidR="00A44CC6" w:rsidRPr="00A44CC6">
        <w:rPr>
          <w:b/>
          <w:sz w:val="24"/>
          <w:szCs w:val="24"/>
        </w:rPr>
        <w:t>2 Samuel 7:14-15; Psalm 89:30-33</w:t>
      </w:r>
      <w:r w:rsidR="00A44CC6">
        <w:rPr>
          <w:sz w:val="24"/>
          <w:szCs w:val="24"/>
        </w:rPr>
        <w:t xml:space="preserve">. </w:t>
      </w:r>
      <w:r w:rsidRPr="00C31C4E">
        <w:rPr>
          <w:sz w:val="24"/>
          <w:szCs w:val="24"/>
        </w:rPr>
        <w:t>Once we have been placed in Christ, it’s a done deal</w:t>
      </w:r>
      <w:r w:rsidR="00A44CC6">
        <w:rPr>
          <w:sz w:val="24"/>
          <w:szCs w:val="24"/>
        </w:rPr>
        <w:t xml:space="preserve"> and we are secure </w:t>
      </w:r>
      <w:r w:rsidRPr="00C31C4E">
        <w:rPr>
          <w:sz w:val="24"/>
          <w:szCs w:val="24"/>
        </w:rPr>
        <w:t>for eternity.</w:t>
      </w:r>
      <w:r w:rsidR="00A44CC6">
        <w:rPr>
          <w:sz w:val="24"/>
          <w:szCs w:val="24"/>
        </w:rPr>
        <w:t xml:space="preserve"> Not because of our faithfulness, but because He is faithful (2 Timothy 2:13). </w:t>
      </w:r>
      <w:r w:rsidRPr="00C31C4E">
        <w:rPr>
          <w:sz w:val="24"/>
          <w:szCs w:val="24"/>
        </w:rPr>
        <w:t xml:space="preserve">As my pastor would say, “that’s a good place for an amen!” Amen? </w:t>
      </w:r>
    </w:p>
    <w:p w14:paraId="12F03911" w14:textId="77777777" w:rsidR="0082385D" w:rsidRPr="00C31C4E" w:rsidRDefault="0082385D" w:rsidP="00134237">
      <w:pPr>
        <w:ind w:left="141" w:right="-144" w:firstLine="541"/>
        <w:rPr>
          <w:sz w:val="24"/>
          <w:szCs w:val="24"/>
        </w:rPr>
      </w:pPr>
    </w:p>
    <w:p w14:paraId="11F0129B" w14:textId="42C6F779" w:rsidR="00C31C4E" w:rsidRDefault="00C31C4E" w:rsidP="00746920">
      <w:pPr>
        <w:spacing w:after="0" w:line="259" w:lineRule="auto"/>
        <w:ind w:left="0" w:firstLine="0"/>
        <w:jc w:val="center"/>
        <w:rPr>
          <w:ins w:id="69" w:author="virginia porter" w:date="2018-11-07T13:12:00Z"/>
          <w:b/>
        </w:rPr>
      </w:pPr>
      <w:r>
        <w:rPr>
          <w:b/>
        </w:rPr>
        <w:t>When You Pray, Do You Get Any Response?</w:t>
      </w:r>
    </w:p>
    <w:p w14:paraId="42066EB8" w14:textId="77777777" w:rsidR="00C31C4E" w:rsidRDefault="00C31C4E" w:rsidP="00C31C4E">
      <w:pPr>
        <w:spacing w:after="50" w:line="259" w:lineRule="auto"/>
        <w:ind w:left="689" w:right="757" w:hanging="10"/>
        <w:jc w:val="center"/>
      </w:pPr>
    </w:p>
    <w:p w14:paraId="0BD25B58" w14:textId="77777777" w:rsidR="00C31C4E" w:rsidRDefault="00C31C4E" w:rsidP="00C31C4E">
      <w:pPr>
        <w:pStyle w:val="Heading1"/>
      </w:pPr>
      <w:r>
        <w:t xml:space="preserve">1 John 5:13-15 </w:t>
      </w:r>
    </w:p>
    <w:p w14:paraId="2006F1EC" w14:textId="21FA0D38" w:rsidR="00C31C4E" w:rsidRDefault="00C31C4E" w:rsidP="00C31C4E">
      <w:pPr>
        <w:spacing w:after="94" w:line="277" w:lineRule="auto"/>
        <w:ind w:left="1130" w:right="1276" w:hanging="7"/>
        <w:rPr>
          <w:b/>
          <w:i/>
          <w:sz w:val="24"/>
          <w:szCs w:val="24"/>
        </w:rPr>
      </w:pPr>
      <w:r w:rsidRPr="00946FE0">
        <w:rPr>
          <w:b/>
          <w:i/>
          <w:sz w:val="24"/>
          <w:szCs w:val="24"/>
        </w:rPr>
        <w:t xml:space="preserve">I have written these things to you who believe in the name of the Son of God so that you may know that you have eternal life. And this is the confidence that we have before him: that whenever we ask anything according to his will, he hears us. And if we know that he hears us in regard to whatever we ask, then we know that we have the requests that we have asked from him. </w:t>
      </w:r>
    </w:p>
    <w:p w14:paraId="10D9E73A" w14:textId="77777777" w:rsidR="0082385D" w:rsidRPr="00946FE0" w:rsidRDefault="0082385D" w:rsidP="00C31C4E">
      <w:pPr>
        <w:spacing w:after="94" w:line="277" w:lineRule="auto"/>
        <w:ind w:left="1130" w:right="1276" w:hanging="7"/>
        <w:rPr>
          <w:b/>
          <w:i/>
          <w:sz w:val="24"/>
          <w:szCs w:val="24"/>
        </w:rPr>
      </w:pPr>
    </w:p>
    <w:p w14:paraId="35682D26" w14:textId="77777777" w:rsidR="00C31C4E" w:rsidRPr="00946FE0" w:rsidRDefault="00C31C4E" w:rsidP="0082385D">
      <w:pPr>
        <w:spacing w:after="5" w:line="265" w:lineRule="auto"/>
        <w:ind w:left="9" w:right="-288"/>
        <w:rPr>
          <w:sz w:val="24"/>
          <w:szCs w:val="24"/>
        </w:rPr>
      </w:pPr>
      <w:r w:rsidRPr="00946FE0">
        <w:rPr>
          <w:sz w:val="24"/>
          <w:szCs w:val="24"/>
        </w:rPr>
        <w:t xml:space="preserve">   </w:t>
      </w:r>
      <w:r w:rsidRPr="00946FE0">
        <w:rPr>
          <w:sz w:val="24"/>
          <w:szCs w:val="24"/>
        </w:rPr>
        <w:tab/>
        <w:t>There is one final evidence of salvation that we need to see—answered prayer. According to Isaiah 59 and other passages</w:t>
      </w:r>
      <w:r w:rsidRPr="00946FE0">
        <w:rPr>
          <w:b/>
          <w:sz w:val="24"/>
          <w:szCs w:val="24"/>
        </w:rPr>
        <w:t xml:space="preserve">, </w:t>
      </w:r>
      <w:r w:rsidRPr="00946FE0">
        <w:rPr>
          <w:sz w:val="24"/>
          <w:szCs w:val="24"/>
        </w:rPr>
        <w:t xml:space="preserve">God does not hear the prayers of those who are separated from Him in their sins. But because we are in Christ, answered prayers are one of the fruits of having an intimate relationship with Him. Furthermore, as you will see when you look up the following passages, there is ample evidence that answered prayer is a clear sign of salvation.  </w:t>
      </w:r>
    </w:p>
    <w:p w14:paraId="7898D667" w14:textId="77777777" w:rsidR="00C31C4E" w:rsidRPr="00946FE0" w:rsidRDefault="00C31C4E" w:rsidP="00134237">
      <w:pPr>
        <w:spacing w:after="5" w:line="265" w:lineRule="auto"/>
        <w:ind w:right="-288"/>
        <w:rPr>
          <w:sz w:val="24"/>
          <w:szCs w:val="24"/>
        </w:rPr>
      </w:pPr>
    </w:p>
    <w:p w14:paraId="1A663830" w14:textId="77777777" w:rsidR="00C31C4E" w:rsidRPr="00946FE0" w:rsidRDefault="00C31C4E" w:rsidP="00134237">
      <w:pPr>
        <w:spacing w:after="166"/>
        <w:ind w:left="141" w:right="-288" w:firstLine="605"/>
        <w:rPr>
          <w:ins w:id="70" w:author="virginia porter" w:date="2019-01-08T16:49:00Z"/>
          <w:sz w:val="24"/>
          <w:szCs w:val="24"/>
        </w:rPr>
      </w:pPr>
      <w:r w:rsidRPr="00946FE0">
        <w:rPr>
          <w:sz w:val="24"/>
          <w:szCs w:val="24"/>
        </w:rPr>
        <w:t xml:space="preserve">But, let me clarify. When it comes to prayer, I am not saying that we can simply name it and claim it. What I am saying, though, is that there should be some undeniably answered prayer in the life of every saint. He is our Daddy, and because of Christ, we have twenty-four hour a day access to Him in prayer. Because He is our Father, He delights in taking care of His children. Just today, my friend Cathy, a widow, shared with me how she was talking to the Lord and expressing her needs to him. She said she had been quite specific in her prayer for an exact amount of money that she needed. And do you know what? Within days she received a call that she would receive a sum of money that was part of her husband’s inheritance. The amount? Just what she needed. Our heavenly Father is just good that way. Answered prayers are one way we know He hears us, and we are His. </w:t>
      </w:r>
    </w:p>
    <w:p w14:paraId="5E864C32" w14:textId="6FC6F311" w:rsidR="00C31C4E" w:rsidRPr="00946FE0" w:rsidRDefault="00C31C4E" w:rsidP="00134237">
      <w:pPr>
        <w:spacing w:after="166"/>
        <w:ind w:left="141" w:right="-288" w:firstLine="605"/>
        <w:rPr>
          <w:ins w:id="71" w:author="virginia porter" w:date="2019-01-08T16:49:00Z"/>
          <w:sz w:val="24"/>
          <w:szCs w:val="24"/>
        </w:rPr>
      </w:pPr>
      <w:r w:rsidRPr="00946FE0">
        <w:rPr>
          <w:sz w:val="24"/>
          <w:szCs w:val="24"/>
        </w:rPr>
        <w:t xml:space="preserve">As we wrap up this lesson, I will leave you with this final thought, in our key passages, 1 John 5:13, the word </w:t>
      </w:r>
      <w:r w:rsidRPr="00946FE0">
        <w:rPr>
          <w:i/>
          <w:sz w:val="24"/>
          <w:szCs w:val="24"/>
        </w:rPr>
        <w:t>know</w:t>
      </w:r>
      <w:r w:rsidRPr="00946FE0">
        <w:rPr>
          <w:sz w:val="24"/>
          <w:szCs w:val="24"/>
        </w:rPr>
        <w:t xml:space="preserve"> could also be translated as </w:t>
      </w:r>
      <w:r w:rsidRPr="00946FE0">
        <w:rPr>
          <w:i/>
          <w:sz w:val="24"/>
          <w:szCs w:val="24"/>
        </w:rPr>
        <w:t>see</w:t>
      </w:r>
      <w:r w:rsidRPr="00946FE0">
        <w:rPr>
          <w:sz w:val="24"/>
          <w:szCs w:val="24"/>
        </w:rPr>
        <w:t xml:space="preserve">. In Greek the word is </w:t>
      </w:r>
      <w:r w:rsidRPr="00946FE0">
        <w:rPr>
          <w:i/>
          <w:sz w:val="24"/>
          <w:szCs w:val="24"/>
        </w:rPr>
        <w:t>eido</w:t>
      </w:r>
      <w:r w:rsidRPr="00946FE0">
        <w:rPr>
          <w:sz w:val="24"/>
          <w:szCs w:val="24"/>
        </w:rPr>
        <w:t xml:space="preserve">. It’s akin to </w:t>
      </w:r>
      <w:r w:rsidR="0082385D">
        <w:rPr>
          <w:sz w:val="24"/>
          <w:szCs w:val="24"/>
        </w:rPr>
        <w:t xml:space="preserve">the </w:t>
      </w:r>
      <w:r w:rsidRPr="00946FE0">
        <w:rPr>
          <w:sz w:val="24"/>
          <w:szCs w:val="24"/>
        </w:rPr>
        <w:t xml:space="preserve">Greek word </w:t>
      </w:r>
      <w:r w:rsidR="0082385D" w:rsidRPr="0082385D">
        <w:rPr>
          <w:i/>
          <w:sz w:val="24"/>
          <w:szCs w:val="24"/>
        </w:rPr>
        <w:t>idou</w:t>
      </w:r>
      <w:r w:rsidR="0082385D">
        <w:rPr>
          <w:sz w:val="24"/>
          <w:szCs w:val="24"/>
        </w:rPr>
        <w:t xml:space="preserve"> that is translated as behold in</w:t>
      </w:r>
      <w:r w:rsidRPr="00946FE0">
        <w:rPr>
          <w:sz w:val="24"/>
          <w:szCs w:val="24"/>
        </w:rPr>
        <w:t xml:space="preserve"> 2 Corinthians 5:17. To the point: You cannot </w:t>
      </w:r>
      <w:r w:rsidRPr="00946FE0">
        <w:rPr>
          <w:i/>
          <w:sz w:val="24"/>
          <w:szCs w:val="24"/>
        </w:rPr>
        <w:t>know</w:t>
      </w:r>
      <w:r w:rsidRPr="00946FE0">
        <w:rPr>
          <w:sz w:val="24"/>
          <w:szCs w:val="24"/>
        </w:rPr>
        <w:t xml:space="preserve"> for certain that you are saved unless you </w:t>
      </w:r>
      <w:r w:rsidRPr="00946FE0">
        <w:rPr>
          <w:i/>
          <w:sz w:val="24"/>
          <w:szCs w:val="24"/>
        </w:rPr>
        <w:t>see</w:t>
      </w:r>
      <w:r w:rsidRPr="00946FE0">
        <w:rPr>
          <w:sz w:val="24"/>
          <w:szCs w:val="24"/>
        </w:rPr>
        <w:t xml:space="preserve"> the Biblical signs of life. Do you see them? </w:t>
      </w:r>
    </w:p>
    <w:p w14:paraId="26B6F2BF" w14:textId="437136EF" w:rsidR="00C31C4E" w:rsidRPr="00C7198F" w:rsidDel="002448D8" w:rsidRDefault="00134237" w:rsidP="00946FE0">
      <w:pPr>
        <w:spacing w:after="94" w:line="277" w:lineRule="auto"/>
        <w:ind w:left="1130" w:right="1276" w:hanging="7"/>
        <w:rPr>
          <w:del w:id="72" w:author="virginia porter" w:date="2018-11-07T13:12:00Z"/>
          <w:rFonts w:ascii="Times New Roman" w:eastAsia="Times New Roman" w:hAnsi="Times New Roman" w:cs="Times New Roman"/>
          <w:szCs w:val="28"/>
          <w:rPrChange w:id="73" w:author="virginia porter" w:date="2018-11-27T22:45:00Z">
            <w:rPr>
              <w:del w:id="74" w:author="virginia porter" w:date="2018-11-07T13:12:00Z"/>
              <w:rFonts w:ascii="Times New Roman" w:eastAsia="Times New Roman" w:hAnsi="Times New Roman" w:cs="Times New Roman"/>
              <w:sz w:val="20"/>
            </w:rPr>
          </w:rPrChange>
        </w:rPr>
      </w:pPr>
      <w:r>
        <w:rPr>
          <w:b/>
          <w:i/>
          <w:szCs w:val="28"/>
        </w:rPr>
        <w:t xml:space="preserve">       </w:t>
      </w:r>
      <w:del w:id="75" w:author="virginia porter" w:date="2018-11-07T13:12:00Z">
        <w:r w:rsidR="00C31C4E" w:rsidRPr="00504FE4" w:rsidDel="002448D8">
          <w:rPr>
            <w:b/>
            <w:i/>
            <w:szCs w:val="28"/>
          </w:rPr>
          <w:delText xml:space="preserve">Therefore, brothers and sisters, make every effort to be sure of your calling and election. For by doing </w:delText>
        </w:r>
        <w:r w:rsidR="00C31C4E" w:rsidRPr="00D6797E" w:rsidDel="002448D8">
          <w:rPr>
            <w:b/>
            <w:i/>
            <w:szCs w:val="28"/>
          </w:rPr>
          <w:delText xml:space="preserve">this you will never stumble into sin. For thus an entrance into the eternal kingdom of our Lord and Savior, Jesus Christ, will be richly provided for you. </w:delText>
        </w:r>
      </w:del>
    </w:p>
    <w:p w14:paraId="538B4BEC" w14:textId="77777777" w:rsidR="00C31C4E" w:rsidRPr="00C7198F" w:rsidDel="002448D8" w:rsidRDefault="00C31C4E" w:rsidP="00C31C4E">
      <w:pPr>
        <w:spacing w:after="0" w:line="259" w:lineRule="auto"/>
        <w:ind w:left="0" w:right="327" w:firstLine="0"/>
        <w:jc w:val="center"/>
        <w:rPr>
          <w:del w:id="76" w:author="virginia porter" w:date="2018-11-07T13:12:00Z"/>
          <w:rFonts w:ascii="Times New Roman" w:eastAsia="Times New Roman" w:hAnsi="Times New Roman" w:cs="Times New Roman"/>
          <w:szCs w:val="28"/>
          <w:rPrChange w:id="77" w:author="virginia porter" w:date="2018-11-27T22:45:00Z">
            <w:rPr>
              <w:del w:id="78" w:author="virginia porter" w:date="2018-11-07T13:12:00Z"/>
              <w:rFonts w:ascii="Times New Roman" w:eastAsia="Times New Roman" w:hAnsi="Times New Roman" w:cs="Times New Roman"/>
              <w:sz w:val="20"/>
            </w:rPr>
          </w:rPrChange>
        </w:rPr>
      </w:pPr>
    </w:p>
    <w:p w14:paraId="21EC81F7" w14:textId="77777777" w:rsidR="00C31C4E" w:rsidRPr="00C7198F" w:rsidDel="002448D8" w:rsidRDefault="00C31C4E" w:rsidP="00C31C4E">
      <w:pPr>
        <w:spacing w:after="0" w:line="259" w:lineRule="auto"/>
        <w:ind w:left="0" w:right="327" w:firstLine="0"/>
        <w:jc w:val="center"/>
        <w:rPr>
          <w:del w:id="79" w:author="virginia porter" w:date="2018-11-07T13:12:00Z"/>
          <w:rFonts w:ascii="Times New Roman" w:eastAsia="Times New Roman" w:hAnsi="Times New Roman" w:cs="Times New Roman"/>
          <w:szCs w:val="28"/>
          <w:rPrChange w:id="80" w:author="virginia porter" w:date="2018-11-27T22:45:00Z">
            <w:rPr>
              <w:del w:id="81" w:author="virginia porter" w:date="2018-11-07T13:12:00Z"/>
              <w:rFonts w:ascii="Times New Roman" w:eastAsia="Times New Roman" w:hAnsi="Times New Roman" w:cs="Times New Roman"/>
              <w:sz w:val="20"/>
            </w:rPr>
          </w:rPrChange>
        </w:rPr>
      </w:pPr>
    </w:p>
    <w:p w14:paraId="0942A36C" w14:textId="77777777" w:rsidR="00C31C4E" w:rsidRPr="00C7198F" w:rsidRDefault="00C31C4E" w:rsidP="00C31C4E">
      <w:pPr>
        <w:spacing w:after="0" w:line="259" w:lineRule="auto"/>
        <w:ind w:left="0" w:right="327" w:firstLine="0"/>
        <w:jc w:val="center"/>
        <w:rPr>
          <w:ins w:id="82" w:author="virginia porter" w:date="2018-11-07T13:11:00Z"/>
          <w:rFonts w:asciiTheme="minorHAnsi" w:eastAsia="Times New Roman" w:hAnsiTheme="minorHAnsi" w:cstheme="minorHAnsi"/>
          <w:b/>
          <w:szCs w:val="28"/>
        </w:rPr>
      </w:pPr>
      <w:ins w:id="83" w:author="virginia porter" w:date="2018-11-07T13:11:00Z">
        <w:r w:rsidRPr="00C7198F">
          <w:rPr>
            <w:rFonts w:asciiTheme="minorHAnsi" w:eastAsia="Times New Roman" w:hAnsiTheme="minorHAnsi" w:cstheme="minorHAnsi"/>
            <w:b/>
            <w:szCs w:val="28"/>
            <w:rPrChange w:id="84" w:author="virginia porter" w:date="2018-11-27T22:45:00Z">
              <w:rPr>
                <w:rFonts w:ascii="Times New Roman" w:eastAsia="Times New Roman" w:hAnsi="Times New Roman" w:cs="Times New Roman"/>
                <w:sz w:val="20"/>
              </w:rPr>
            </w:rPrChange>
          </w:rPr>
          <w:t>Memory Verse</w:t>
        </w:r>
      </w:ins>
    </w:p>
    <w:p w14:paraId="5C840CAC" w14:textId="0CC9AF24" w:rsidR="00C31C4E" w:rsidRPr="00C7198F" w:rsidRDefault="00134237" w:rsidP="00C31C4E">
      <w:pPr>
        <w:spacing w:after="0" w:line="259" w:lineRule="auto"/>
        <w:ind w:left="0" w:right="327" w:firstLine="0"/>
        <w:jc w:val="center"/>
        <w:rPr>
          <w:ins w:id="85" w:author="virginia porter" w:date="2018-11-09T15:09:00Z"/>
          <w:rFonts w:asciiTheme="minorHAnsi" w:eastAsia="Times New Roman" w:hAnsiTheme="minorHAnsi" w:cstheme="minorHAnsi"/>
          <w:b/>
          <w:sz w:val="24"/>
          <w:szCs w:val="24"/>
          <w:rPrChange w:id="86" w:author="virginia porter" w:date="2018-11-27T22:45:00Z">
            <w:rPr>
              <w:ins w:id="87" w:author="virginia porter" w:date="2018-11-09T15:09:00Z"/>
              <w:rFonts w:ascii="Times New Roman" w:eastAsia="Times New Roman" w:hAnsi="Times New Roman" w:cs="Times New Roman"/>
              <w:sz w:val="20"/>
            </w:rPr>
          </w:rPrChange>
        </w:rPr>
      </w:pPr>
      <w:r>
        <w:rPr>
          <w:rFonts w:asciiTheme="minorHAnsi" w:eastAsia="Times New Roman" w:hAnsiTheme="minorHAnsi" w:cstheme="minorHAnsi"/>
          <w:b/>
          <w:sz w:val="24"/>
          <w:szCs w:val="24"/>
        </w:rPr>
        <w:t xml:space="preserve">        </w:t>
      </w:r>
      <w:ins w:id="88" w:author="virginia porter" w:date="2018-11-07T13:11:00Z">
        <w:r w:rsidR="00C31C4E" w:rsidRPr="00C7198F">
          <w:rPr>
            <w:rFonts w:asciiTheme="minorHAnsi" w:eastAsia="Times New Roman" w:hAnsiTheme="minorHAnsi" w:cstheme="minorHAnsi"/>
            <w:b/>
            <w:sz w:val="24"/>
            <w:szCs w:val="24"/>
            <w:rPrChange w:id="89" w:author="virginia porter" w:date="2018-11-27T22:45:00Z">
              <w:rPr>
                <w:rFonts w:ascii="Times New Roman" w:eastAsia="Times New Roman" w:hAnsi="Times New Roman" w:cs="Times New Roman"/>
                <w:sz w:val="20"/>
              </w:rPr>
            </w:rPrChange>
          </w:rPr>
          <w:t>1 John 5:13-14</w:t>
        </w:r>
      </w:ins>
    </w:p>
    <w:p w14:paraId="563FE2EC" w14:textId="796AA366" w:rsidR="00946FE0" w:rsidRDefault="00946FE0" w:rsidP="00946FE0">
      <w:pPr>
        <w:pStyle w:val="bodytext"/>
        <w:shd w:val="clear" w:color="auto" w:fill="FFFFFF"/>
        <w:spacing w:before="0" w:beforeAutospacing="0" w:after="0" w:afterAutospacing="0" w:line="384" w:lineRule="atLeast"/>
        <w:jc w:val="center"/>
        <w:textAlignment w:val="baseline"/>
        <w:rPr>
          <w:rFonts w:asciiTheme="minorHAnsi" w:hAnsiTheme="minorHAnsi" w:cstheme="minorHAnsi"/>
          <w:b/>
          <w:i/>
          <w:color w:val="222222"/>
        </w:rPr>
      </w:pPr>
    </w:p>
    <w:p w14:paraId="3C84644A" w14:textId="341AC3B7" w:rsidR="00946FE0" w:rsidRDefault="004F0705" w:rsidP="006E347F">
      <w:pPr>
        <w:pStyle w:val="Header3-Style2"/>
        <w:ind w:left="730"/>
      </w:pPr>
      <w:r w:rsidRPr="00F14CB7">
        <w:t xml:space="preserve">Day 2 </w:t>
      </w:r>
      <w:r w:rsidR="00946FE0" w:rsidRPr="00F14CB7">
        <w:t>Session Three</w:t>
      </w:r>
    </w:p>
    <w:p w14:paraId="705498F8" w14:textId="5993CF2E" w:rsidR="009D0974" w:rsidRPr="00EE2309" w:rsidRDefault="00F14CB7">
      <w:pPr>
        <w:pStyle w:val="Header1-Style2"/>
        <w:pPrChange w:id="90" w:author="Microsoft Office User" w:date="2019-01-02T20:10:00Z">
          <w:pPr>
            <w:spacing w:after="0" w:line="259" w:lineRule="auto"/>
            <w:ind w:left="0" w:firstLine="0"/>
            <w:jc w:val="center"/>
          </w:pPr>
        </w:pPrChange>
      </w:pPr>
      <w:bookmarkStart w:id="91" w:name="_Toc534304792"/>
      <w:bookmarkStart w:id="92" w:name="_Toc534305865"/>
      <w:r>
        <w:t xml:space="preserve">Introduction to </w:t>
      </w:r>
      <w:r w:rsidR="009D0974" w:rsidRPr="00EE2309">
        <w:t>Phase Two</w:t>
      </w:r>
      <w:bookmarkEnd w:id="91"/>
      <w:bookmarkEnd w:id="92"/>
    </w:p>
    <w:p w14:paraId="787D564E" w14:textId="77777777" w:rsidR="009D0974" w:rsidRDefault="009D0974">
      <w:pPr>
        <w:pStyle w:val="Header1-Style2"/>
        <w:rPr>
          <w:ins w:id="93" w:author="virginia porter" w:date="2018-11-07T13:13:00Z"/>
          <w:rFonts w:cs="Times New Roman"/>
        </w:rPr>
        <w:pPrChange w:id="94" w:author="Microsoft Office User" w:date="2019-01-02T20:10:00Z">
          <w:pPr>
            <w:spacing w:after="0" w:line="259" w:lineRule="auto"/>
            <w:ind w:left="10" w:right="435" w:hanging="10"/>
            <w:jc w:val="center"/>
          </w:pPr>
        </w:pPrChange>
      </w:pPr>
      <w:bookmarkStart w:id="95" w:name="_Toc534304793"/>
      <w:bookmarkStart w:id="96" w:name="_Toc534305616"/>
      <w:bookmarkStart w:id="97" w:name="_Toc534305866"/>
      <w:r w:rsidRPr="00EE2309">
        <w:rPr>
          <w:rFonts w:cs="Times New Roman"/>
        </w:rPr>
        <w:t>Blessed with a New Identity</w:t>
      </w:r>
      <w:bookmarkEnd w:id="95"/>
      <w:bookmarkEnd w:id="96"/>
      <w:bookmarkEnd w:id="97"/>
      <w:r w:rsidRPr="00EE2309">
        <w:rPr>
          <w:rFonts w:cs="Times New Roman"/>
        </w:rPr>
        <w:t xml:space="preserve"> </w:t>
      </w:r>
    </w:p>
    <w:p w14:paraId="7B64E40C" w14:textId="77777777" w:rsidR="009D0974" w:rsidRPr="00EE2309" w:rsidDel="00C7198F" w:rsidRDefault="009D0974" w:rsidP="00971B8C">
      <w:pPr>
        <w:pStyle w:val="Header1-Style2"/>
        <w:rPr>
          <w:del w:id="98" w:author="virginia porter" w:date="2018-11-27T22:46:00Z"/>
        </w:rPr>
      </w:pPr>
    </w:p>
    <w:p w14:paraId="688D87FC" w14:textId="77777777" w:rsidR="009D0974" w:rsidRDefault="009D0974" w:rsidP="00971B8C">
      <w:pPr>
        <w:pStyle w:val="Header1-Style2"/>
        <w:rPr>
          <w:ins w:id="99" w:author="virginia porter" w:date="2018-11-27T22:46:00Z"/>
          <w:sz w:val="25"/>
        </w:rPr>
      </w:pPr>
    </w:p>
    <w:p w14:paraId="18A6B07B" w14:textId="12B41A59" w:rsidR="009D0974" w:rsidRPr="009D0974" w:rsidRDefault="009D0974" w:rsidP="009D0974">
      <w:pPr>
        <w:pStyle w:val="Heading2"/>
        <w:spacing w:after="53"/>
        <w:ind w:left="147" w:right="293"/>
        <w:jc w:val="center"/>
        <w:rPr>
          <w:ins w:id="100" w:author="Walter Moore" w:date="2019-01-04T14:55:00Z"/>
          <w:b/>
          <w:color w:val="auto"/>
          <w:sz w:val="24"/>
          <w:szCs w:val="24"/>
        </w:rPr>
      </w:pPr>
      <w:bookmarkStart w:id="101" w:name="_Toc534218020"/>
      <w:bookmarkStart w:id="102" w:name="_Toc534219857"/>
      <w:bookmarkStart w:id="103" w:name="_Toc534222096"/>
      <w:ins w:id="104" w:author="Walter Moore" w:date="2019-01-04T14:55:00Z">
        <w:r w:rsidRPr="009D0974">
          <w:rPr>
            <w:b/>
            <w:color w:val="auto"/>
            <w:sz w:val="24"/>
            <w:szCs w:val="24"/>
          </w:rPr>
          <w:t>1 Peter 2:2-5</w:t>
        </w:r>
      </w:ins>
    </w:p>
    <w:p w14:paraId="4DCD21AB" w14:textId="3E67BA0E" w:rsidR="009D0974" w:rsidRDefault="009D0974" w:rsidP="009D0974">
      <w:pPr>
        <w:spacing w:after="54" w:line="277" w:lineRule="auto"/>
        <w:ind w:left="1130" w:right="1276" w:hanging="7"/>
        <w:rPr>
          <w:b/>
          <w:i/>
          <w:sz w:val="24"/>
          <w:szCs w:val="24"/>
        </w:rPr>
      </w:pPr>
      <w:ins w:id="105" w:author="Walter Moore" w:date="2019-01-04T14:55:00Z">
        <w:r w:rsidRPr="009D0974">
          <w:rPr>
            <w:b/>
            <w:i/>
            <w:sz w:val="24"/>
            <w:szCs w:val="24"/>
          </w:rPr>
          <w:t xml:space="preserve">And yearn like newborn infants for pure, spiritual milk, so that by it you may grow up to salvation, if you have experienced the Lord’s kindness. So as you come to him, a living stone rejected by men but chosen and priceless in God’s sight, you yourselves, as living stones, are built up as a spiritual house to be a holy priesthood and to offer spiritual sacrifices that are acceptable to God through Jesus Christ. </w:t>
        </w:r>
      </w:ins>
    </w:p>
    <w:p w14:paraId="2C596DB3" w14:textId="77777777" w:rsidR="0082385D" w:rsidRPr="009D0974" w:rsidRDefault="0082385D" w:rsidP="009D0974">
      <w:pPr>
        <w:spacing w:after="54" w:line="277" w:lineRule="auto"/>
        <w:ind w:left="1130" w:right="1276" w:hanging="7"/>
        <w:rPr>
          <w:ins w:id="106" w:author="Walter Moore" w:date="2019-01-04T14:55:00Z"/>
          <w:sz w:val="24"/>
          <w:szCs w:val="24"/>
        </w:rPr>
      </w:pPr>
    </w:p>
    <w:p w14:paraId="1FDE7860" w14:textId="4B02C34B" w:rsidR="009D0974" w:rsidRDefault="009D0974" w:rsidP="009D0974">
      <w:pPr>
        <w:spacing w:after="67" w:line="259" w:lineRule="auto"/>
        <w:ind w:left="0" w:firstLine="0"/>
        <w:jc w:val="left"/>
        <w:rPr>
          <w:ins w:id="107" w:author="Walter Moore" w:date="2019-01-04T14:55:00Z"/>
        </w:rPr>
      </w:pPr>
      <w:ins w:id="108" w:author="Walter Moore" w:date="2019-01-04T14:55:00Z">
        <w:r>
          <w:rPr>
            <w:b/>
            <w:i/>
          </w:rPr>
          <w:t xml:space="preserve"> </w:t>
        </w:r>
        <w:r>
          <w:rPr>
            <w:b/>
            <w:sz w:val="26"/>
          </w:rPr>
          <w:t xml:space="preserve">The Main Goals for Phase Two: </w:t>
        </w:r>
      </w:ins>
    </w:p>
    <w:p w14:paraId="34BCC68E" w14:textId="77777777" w:rsidR="009D0974" w:rsidRPr="009D0974" w:rsidRDefault="009D0974" w:rsidP="009D0974">
      <w:pPr>
        <w:numPr>
          <w:ilvl w:val="0"/>
          <w:numId w:val="27"/>
        </w:numPr>
        <w:spacing w:after="42" w:line="271" w:lineRule="auto"/>
        <w:ind w:right="288" w:hanging="175"/>
        <w:rPr>
          <w:ins w:id="109" w:author="Walter Moore" w:date="2019-01-04T14:55:00Z"/>
          <w:sz w:val="24"/>
          <w:szCs w:val="24"/>
        </w:rPr>
      </w:pPr>
      <w:ins w:id="110" w:author="Walter Moore" w:date="2019-01-04T14:55:00Z">
        <w:r w:rsidRPr="009D0974">
          <w:rPr>
            <w:sz w:val="24"/>
            <w:szCs w:val="24"/>
          </w:rPr>
          <w:t xml:space="preserve">Introduce believers to God, their heavenly Father. </w:t>
        </w:r>
      </w:ins>
    </w:p>
    <w:p w14:paraId="4919FA98" w14:textId="77777777" w:rsidR="009D0974" w:rsidRPr="009D0974" w:rsidRDefault="009D0974" w:rsidP="009D0974">
      <w:pPr>
        <w:numPr>
          <w:ilvl w:val="0"/>
          <w:numId w:val="27"/>
        </w:numPr>
        <w:spacing w:after="63" w:line="259" w:lineRule="auto"/>
        <w:ind w:right="288" w:hanging="175"/>
        <w:rPr>
          <w:ins w:id="111" w:author="Walter Moore" w:date="2019-01-04T14:55:00Z"/>
          <w:sz w:val="24"/>
          <w:szCs w:val="24"/>
        </w:rPr>
      </w:pPr>
      <w:ins w:id="112" w:author="Walter Moore" w:date="2019-01-04T14:55:00Z">
        <w:r w:rsidRPr="009D0974">
          <w:rPr>
            <w:sz w:val="24"/>
            <w:szCs w:val="24"/>
          </w:rPr>
          <w:t xml:space="preserve">Help believers understand that being a Christian means that they are </w:t>
        </w:r>
      </w:ins>
      <w:r w:rsidRPr="009D0974">
        <w:rPr>
          <w:sz w:val="24"/>
          <w:szCs w:val="24"/>
        </w:rPr>
        <w:t>holy</w:t>
      </w:r>
      <w:ins w:id="113" w:author="Walter Moore" w:date="2019-01-04T14:55:00Z">
        <w:r w:rsidRPr="009D0974">
          <w:rPr>
            <w:sz w:val="24"/>
            <w:szCs w:val="24"/>
          </w:rPr>
          <w:t xml:space="preserve">. </w:t>
        </w:r>
      </w:ins>
    </w:p>
    <w:p w14:paraId="04AF7E3A" w14:textId="77777777" w:rsidR="009D0974" w:rsidRPr="009D0974" w:rsidRDefault="009D0974" w:rsidP="009D0974">
      <w:pPr>
        <w:numPr>
          <w:ilvl w:val="0"/>
          <w:numId w:val="27"/>
        </w:numPr>
        <w:spacing w:after="90" w:line="271" w:lineRule="auto"/>
        <w:ind w:right="288" w:hanging="175"/>
        <w:rPr>
          <w:ins w:id="114" w:author="Walter Moore" w:date="2019-01-04T14:55:00Z"/>
          <w:sz w:val="24"/>
          <w:szCs w:val="24"/>
        </w:rPr>
      </w:pPr>
      <w:ins w:id="115" w:author="Walter Moore" w:date="2019-01-04T14:55:00Z">
        <w:r w:rsidRPr="009D0974">
          <w:rPr>
            <w:sz w:val="24"/>
            <w:szCs w:val="24"/>
          </w:rPr>
          <w:t xml:space="preserve">Help them discover their new identity in Christ. </w:t>
        </w:r>
      </w:ins>
    </w:p>
    <w:p w14:paraId="5B8A24DA" w14:textId="77777777" w:rsidR="009D0974" w:rsidRDefault="009D0974" w:rsidP="009D0974">
      <w:pPr>
        <w:ind w:left="0" w:right="288" w:firstLine="0"/>
        <w:rPr>
          <w:ins w:id="116" w:author="Walter Moore" w:date="2019-01-04T14:55:00Z"/>
          <w:b/>
          <w:sz w:val="26"/>
          <w:szCs w:val="26"/>
        </w:rPr>
      </w:pPr>
      <w:ins w:id="117" w:author="Walter Moore" w:date="2019-01-04T14:55:00Z">
        <w:r>
          <w:rPr>
            <w:b/>
            <w:sz w:val="26"/>
            <w:szCs w:val="26"/>
          </w:rPr>
          <w:t xml:space="preserve">  </w:t>
        </w:r>
        <w:r w:rsidRPr="00405308">
          <w:rPr>
            <w:b/>
            <w:sz w:val="26"/>
            <w:szCs w:val="26"/>
          </w:rPr>
          <w:t>Phase Two Lessons:</w:t>
        </w:r>
      </w:ins>
    </w:p>
    <w:p w14:paraId="5DB4985C" w14:textId="77777777" w:rsidR="009D0974" w:rsidRPr="00405308" w:rsidRDefault="009D0974" w:rsidP="00971B8C">
      <w:pPr>
        <w:numPr>
          <w:ilvl w:val="0"/>
          <w:numId w:val="95"/>
        </w:numPr>
        <w:spacing w:after="0" w:line="259" w:lineRule="auto"/>
        <w:ind w:right="720"/>
        <w:jc w:val="left"/>
        <w:rPr>
          <w:ins w:id="118" w:author="Walter Moore" w:date="2019-01-04T14:55:00Z"/>
          <w:sz w:val="23"/>
          <w:szCs w:val="23"/>
        </w:rPr>
      </w:pPr>
      <w:ins w:id="119" w:author="Walter Moore" w:date="2019-01-04T14:55:00Z">
        <w:r w:rsidRPr="00405308">
          <w:rPr>
            <w:sz w:val="23"/>
            <w:szCs w:val="23"/>
          </w:rPr>
          <w:t>She Who Has Ears</w:t>
        </w:r>
      </w:ins>
    </w:p>
    <w:p w14:paraId="7445E11A" w14:textId="35FDD1A7" w:rsidR="009D0974" w:rsidRPr="00A44CC6" w:rsidRDefault="009D0974" w:rsidP="00971B8C">
      <w:pPr>
        <w:numPr>
          <w:ilvl w:val="0"/>
          <w:numId w:val="95"/>
        </w:numPr>
        <w:spacing w:after="0" w:line="259" w:lineRule="auto"/>
        <w:ind w:right="288"/>
        <w:jc w:val="left"/>
        <w:rPr>
          <w:b/>
          <w:sz w:val="26"/>
          <w:szCs w:val="26"/>
        </w:rPr>
      </w:pPr>
      <w:ins w:id="120" w:author="Walter Moore" w:date="2019-01-04T14:55:00Z">
        <w:r>
          <w:rPr>
            <w:sz w:val="23"/>
            <w:szCs w:val="23"/>
          </w:rPr>
          <w:t>New Identity</w:t>
        </w:r>
      </w:ins>
    </w:p>
    <w:p w14:paraId="6560C005" w14:textId="221DCF6C" w:rsidR="00A44CC6" w:rsidRPr="00405308" w:rsidRDefault="00A44CC6" w:rsidP="00971B8C">
      <w:pPr>
        <w:numPr>
          <w:ilvl w:val="0"/>
          <w:numId w:val="95"/>
        </w:numPr>
        <w:spacing w:after="0" w:line="259" w:lineRule="auto"/>
        <w:ind w:right="288"/>
        <w:jc w:val="left"/>
        <w:rPr>
          <w:ins w:id="121" w:author="Walter Moore" w:date="2019-01-04T14:55:00Z"/>
          <w:b/>
          <w:sz w:val="26"/>
          <w:szCs w:val="26"/>
        </w:rPr>
      </w:pPr>
      <w:r>
        <w:rPr>
          <w:sz w:val="23"/>
          <w:szCs w:val="23"/>
        </w:rPr>
        <w:t>R</w:t>
      </w:r>
      <w:r w:rsidR="00612400">
        <w:rPr>
          <w:sz w:val="23"/>
          <w:szCs w:val="23"/>
        </w:rPr>
        <w:t>e</w:t>
      </w:r>
      <w:r>
        <w:rPr>
          <w:sz w:val="23"/>
          <w:szCs w:val="23"/>
        </w:rPr>
        <w:t>cla</w:t>
      </w:r>
      <w:r w:rsidR="00612400">
        <w:rPr>
          <w:sz w:val="23"/>
          <w:szCs w:val="23"/>
        </w:rPr>
        <w:t>i</w:t>
      </w:r>
      <w:r>
        <w:rPr>
          <w:sz w:val="23"/>
          <w:szCs w:val="23"/>
        </w:rPr>
        <w:t>ming Biblical Sexuality</w:t>
      </w:r>
    </w:p>
    <w:p w14:paraId="37D9A0ED" w14:textId="77777777" w:rsidR="009D0974" w:rsidRPr="00405308" w:rsidRDefault="009D0974" w:rsidP="00971B8C">
      <w:pPr>
        <w:numPr>
          <w:ilvl w:val="0"/>
          <w:numId w:val="95"/>
        </w:numPr>
        <w:spacing w:after="0" w:line="259" w:lineRule="auto"/>
        <w:ind w:right="288"/>
        <w:jc w:val="left"/>
        <w:rPr>
          <w:ins w:id="122" w:author="Walter Moore" w:date="2019-01-04T14:55:00Z"/>
          <w:b/>
          <w:sz w:val="26"/>
          <w:szCs w:val="26"/>
        </w:rPr>
      </w:pPr>
      <w:ins w:id="123" w:author="Walter Moore" w:date="2019-01-04T14:55:00Z">
        <w:r>
          <w:rPr>
            <w:sz w:val="23"/>
            <w:szCs w:val="23"/>
          </w:rPr>
          <w:t>Redeemed from a Sinful Past</w:t>
        </w:r>
      </w:ins>
    </w:p>
    <w:p w14:paraId="32FF6EF4" w14:textId="6CAB315B" w:rsidR="009D0974" w:rsidRPr="00612400" w:rsidRDefault="009D0974" w:rsidP="00971B8C">
      <w:pPr>
        <w:numPr>
          <w:ilvl w:val="0"/>
          <w:numId w:val="95"/>
        </w:numPr>
        <w:spacing w:after="0" w:line="259" w:lineRule="auto"/>
        <w:ind w:right="288"/>
        <w:jc w:val="left"/>
        <w:rPr>
          <w:b/>
          <w:sz w:val="26"/>
          <w:szCs w:val="26"/>
        </w:rPr>
      </w:pPr>
      <w:ins w:id="124" w:author="Walter Moore" w:date="2019-01-04T14:55:00Z">
        <w:r>
          <w:rPr>
            <w:sz w:val="23"/>
            <w:szCs w:val="23"/>
          </w:rPr>
          <w:t xml:space="preserve">Abba Father </w:t>
        </w:r>
      </w:ins>
    </w:p>
    <w:p w14:paraId="006D9587" w14:textId="77777777" w:rsidR="00612400" w:rsidRPr="00612400" w:rsidRDefault="00612400" w:rsidP="00971B8C">
      <w:pPr>
        <w:numPr>
          <w:ilvl w:val="0"/>
          <w:numId w:val="95"/>
        </w:numPr>
        <w:spacing w:after="0" w:line="259" w:lineRule="auto"/>
        <w:ind w:right="288"/>
        <w:jc w:val="left"/>
        <w:rPr>
          <w:b/>
          <w:sz w:val="26"/>
          <w:szCs w:val="26"/>
        </w:rPr>
      </w:pPr>
      <w:r>
        <w:rPr>
          <w:sz w:val="23"/>
          <w:szCs w:val="23"/>
        </w:rPr>
        <w:t>Lord, Teach us to Pray</w:t>
      </w:r>
    </w:p>
    <w:p w14:paraId="7E916910" w14:textId="070E18BD" w:rsidR="00612400" w:rsidRPr="0082385D" w:rsidRDefault="00612400" w:rsidP="00971B8C">
      <w:pPr>
        <w:numPr>
          <w:ilvl w:val="0"/>
          <w:numId w:val="95"/>
        </w:numPr>
        <w:spacing w:after="0" w:line="259" w:lineRule="auto"/>
        <w:ind w:right="288"/>
        <w:jc w:val="left"/>
        <w:rPr>
          <w:b/>
          <w:sz w:val="26"/>
          <w:szCs w:val="26"/>
        </w:rPr>
      </w:pPr>
      <w:r>
        <w:rPr>
          <w:sz w:val="23"/>
          <w:szCs w:val="23"/>
        </w:rPr>
        <w:t>Building a House of Prayer</w:t>
      </w:r>
    </w:p>
    <w:p w14:paraId="03CFA9DB" w14:textId="77777777" w:rsidR="0082385D" w:rsidRPr="00405308" w:rsidRDefault="0082385D" w:rsidP="0082385D">
      <w:pPr>
        <w:spacing w:after="0" w:line="259" w:lineRule="auto"/>
        <w:ind w:left="1080" w:right="288" w:firstLine="0"/>
        <w:jc w:val="left"/>
        <w:rPr>
          <w:ins w:id="125" w:author="Walter Moore" w:date="2019-01-04T14:55:00Z"/>
          <w:b/>
          <w:sz w:val="26"/>
          <w:szCs w:val="26"/>
        </w:rPr>
      </w:pPr>
    </w:p>
    <w:p w14:paraId="7F75E42D" w14:textId="005BFCB0" w:rsidR="009D0974" w:rsidRDefault="009D0974" w:rsidP="0082385D">
      <w:pPr>
        <w:spacing w:after="27" w:line="259" w:lineRule="auto"/>
        <w:ind w:left="129" w:right="-288" w:firstLine="591"/>
        <w:rPr>
          <w:ins w:id="126" w:author="Walter Moore" w:date="2019-01-04T14:55:00Z"/>
          <w:sz w:val="24"/>
        </w:rPr>
      </w:pPr>
      <w:ins w:id="127" w:author="Walter Moore" w:date="2019-01-04T14:55:00Z">
        <w:r>
          <w:rPr>
            <w:sz w:val="24"/>
          </w:rPr>
          <w:t xml:space="preserve">After completing the “Spiritual Growth Survey” in the back of this book and covering the gospel lessons in Phase One, the foundation has been laid and you are now ready to start Phase Two. These lessons are intended for those who have professed faith in Christ. </w:t>
        </w:r>
        <w:r w:rsidRPr="00395EAF">
          <w:rPr>
            <w:sz w:val="24"/>
            <w:szCs w:val="24"/>
          </w:rPr>
          <w:t>Once a person has heard the gospel</w:t>
        </w:r>
        <w:r>
          <w:rPr>
            <w:sz w:val="24"/>
            <w:szCs w:val="24"/>
          </w:rPr>
          <w:t xml:space="preserve"> and responded to the message of Christ through repentance and faith, they are new creations. </w:t>
        </w:r>
        <w:r w:rsidRPr="00395EAF">
          <w:rPr>
            <w:sz w:val="24"/>
            <w:szCs w:val="24"/>
          </w:rPr>
          <w:t xml:space="preserve"> </w:t>
        </w:r>
        <w:r>
          <w:rPr>
            <w:sz w:val="24"/>
          </w:rPr>
          <w:t xml:space="preserve">In every respect, a new believer is like a newborn babe (John 3:1-12; </w:t>
        </w:r>
        <w:r w:rsidRPr="00C53119">
          <w:rPr>
            <w:b/>
            <w:sz w:val="24"/>
          </w:rPr>
          <w:t xml:space="preserve">1 Peter </w:t>
        </w:r>
      </w:ins>
      <w:r w:rsidR="00C53119" w:rsidRPr="00C53119">
        <w:rPr>
          <w:b/>
          <w:sz w:val="24"/>
        </w:rPr>
        <w:t xml:space="preserve">1:22-25, </w:t>
      </w:r>
      <w:ins w:id="128" w:author="Walter Moore" w:date="2019-01-04T14:55:00Z">
        <w:r w:rsidRPr="00C53119">
          <w:rPr>
            <w:b/>
            <w:sz w:val="24"/>
          </w:rPr>
          <w:t>2:2-5</w:t>
        </w:r>
        <w:r>
          <w:rPr>
            <w:sz w:val="24"/>
          </w:rPr>
          <w:t>). The work of disciple-making is just beginning. Entering a covenant relationship with God in Christ is monumental. Everything is new and exciting, yet, also mysterious and unfamiliar. They need help navigating the uncharted waters of change. For those who come to faith as an adult, coming to terms with who they used to be can be an agonizing process. The consequences of a life of sin, coupled with the accusations of the devil, can keep them from ever realizing all the blessings God has for their lives</w:t>
        </w:r>
      </w:ins>
      <w:r w:rsidR="00612400">
        <w:rPr>
          <w:sz w:val="24"/>
        </w:rPr>
        <w:t xml:space="preserve"> (John 1:12-17)</w:t>
      </w:r>
      <w:ins w:id="129" w:author="Walter Moore" w:date="2019-01-04T14:55:00Z">
        <w:r>
          <w:rPr>
            <w:sz w:val="24"/>
          </w:rPr>
          <w:t xml:space="preserve">. Furthermore, if they remain blind to who they are in Christ, they could easily be led astray back to the bondage of past sins, essentially shipwrecking their walk of faith before it ever begins. </w:t>
        </w:r>
      </w:ins>
    </w:p>
    <w:p w14:paraId="68BF88BB" w14:textId="77777777" w:rsidR="009D0974" w:rsidRDefault="009D0974" w:rsidP="009D0974">
      <w:pPr>
        <w:spacing w:after="27" w:line="259" w:lineRule="auto"/>
        <w:ind w:firstLine="716"/>
        <w:rPr>
          <w:ins w:id="130" w:author="Walter Moore" w:date="2019-01-04T14:55:00Z"/>
          <w:sz w:val="24"/>
        </w:rPr>
      </w:pPr>
    </w:p>
    <w:p w14:paraId="2DFDCF31" w14:textId="1E1EC227" w:rsidR="006E347F" w:rsidRDefault="009D0974" w:rsidP="0082385D">
      <w:pPr>
        <w:spacing w:after="27" w:line="259" w:lineRule="auto"/>
        <w:ind w:left="138" w:right="-288"/>
        <w:rPr>
          <w:sz w:val="24"/>
        </w:rPr>
      </w:pPr>
      <w:ins w:id="131" w:author="Walter Moore" w:date="2019-01-04T14:55:00Z">
        <w:r>
          <w:rPr>
            <w:sz w:val="24"/>
          </w:rPr>
          <w:tab/>
        </w:r>
        <w:r>
          <w:rPr>
            <w:sz w:val="24"/>
          </w:rPr>
          <w:tab/>
          <w:t xml:space="preserve">Paramount in the journey of faith is getting to know who God is and where He is, and who we are in relationship to Him.  Everything we can know and need to know about these things are found in God’s Word </w:t>
        </w:r>
      </w:ins>
      <w:r>
        <w:rPr>
          <w:sz w:val="24"/>
        </w:rPr>
        <w:t>(</w:t>
      </w:r>
      <w:ins w:id="132" w:author="Walter Moore" w:date="2019-01-04T14:55:00Z">
        <w:r>
          <w:rPr>
            <w:sz w:val="24"/>
          </w:rPr>
          <w:t>Matthew 4:4;2 Timothy 3:14-17). Hence</w:t>
        </w:r>
      </w:ins>
      <w:r>
        <w:rPr>
          <w:sz w:val="24"/>
        </w:rPr>
        <w:t>,</w:t>
      </w:r>
      <w:ins w:id="133" w:author="Walter Moore" w:date="2019-01-04T14:55:00Z">
        <w:r>
          <w:rPr>
            <w:sz w:val="24"/>
          </w:rPr>
          <w:t xml:space="preserve"> the importance of God’s Word in the life of every believer. Discipleship is the God ordained method by which these liberating truths are revealed to His children. That’s where you come in (</w:t>
        </w:r>
        <w:r w:rsidRPr="00C53119">
          <w:rPr>
            <w:b/>
            <w:sz w:val="24"/>
          </w:rPr>
          <w:t>1 Thessalonians 2:</w:t>
        </w:r>
      </w:ins>
      <w:r w:rsidR="00C53119" w:rsidRPr="00C53119">
        <w:rPr>
          <w:b/>
          <w:sz w:val="24"/>
        </w:rPr>
        <w:t>4-19</w:t>
      </w:r>
      <w:ins w:id="134" w:author="Walter Moore" w:date="2019-01-04T14:55:00Z">
        <w:r>
          <w:rPr>
            <w:sz w:val="24"/>
          </w:rPr>
          <w:t xml:space="preserve">). You don’t need to have walked in their shoes or have had the same kind of background to be able to help them. I have observed that when I am lacking in experience, the Lord seems to always supply a person in the group who can relate at a deep level. He comforts us in our sorrows so that we can, in turn, comfort others (2 Corinthians 1:3-7). </w:t>
        </w:r>
      </w:ins>
    </w:p>
    <w:p w14:paraId="2D9B86E8" w14:textId="13E4076E" w:rsidR="009D0974" w:rsidRDefault="009D0974" w:rsidP="0082385D">
      <w:pPr>
        <w:spacing w:after="27" w:line="259" w:lineRule="auto"/>
        <w:ind w:left="138" w:right="-288"/>
        <w:rPr>
          <w:ins w:id="135" w:author="Walter Moore" w:date="2019-01-04T14:55:00Z"/>
          <w:sz w:val="24"/>
        </w:rPr>
      </w:pPr>
      <w:ins w:id="136" w:author="Walter Moore" w:date="2019-01-04T14:55:00Z">
        <w:r>
          <w:rPr>
            <w:sz w:val="24"/>
          </w:rPr>
          <w:t xml:space="preserve"> </w:t>
        </w:r>
      </w:ins>
    </w:p>
    <w:p w14:paraId="429335CB" w14:textId="77777777" w:rsidR="009D0974" w:rsidRDefault="009D0974" w:rsidP="0082385D">
      <w:pPr>
        <w:spacing w:after="27" w:line="259" w:lineRule="auto"/>
        <w:ind w:left="138" w:right="-288" w:firstLine="716"/>
        <w:rPr>
          <w:ins w:id="137" w:author="Walter Moore" w:date="2019-01-04T14:55:00Z"/>
        </w:rPr>
      </w:pPr>
      <w:ins w:id="138" w:author="Walter Moore" w:date="2019-01-04T14:55:00Z">
        <w:r>
          <w:rPr>
            <w:sz w:val="24"/>
          </w:rPr>
          <w:t>I have heard it said, “Show me your friends, and I will show you your future. To put this in Biblical terms, “Whoever walks with the wise becomes wise, but the companion of fools will suffer harm” (Proverbs 13:20 ESV). It is all about b</w:t>
        </w:r>
        <w:r w:rsidRPr="00395EAF">
          <w:rPr>
            <w:sz w:val="24"/>
            <w:szCs w:val="24"/>
          </w:rPr>
          <w:t>uilding relationships</w:t>
        </w:r>
        <w:r>
          <w:rPr>
            <w:sz w:val="24"/>
            <w:szCs w:val="24"/>
          </w:rPr>
          <w:t>. This</w:t>
        </w:r>
        <w:r w:rsidRPr="00395EAF">
          <w:rPr>
            <w:sz w:val="24"/>
            <w:szCs w:val="24"/>
          </w:rPr>
          <w:t xml:space="preserve"> takes time and patience. So there is no need to rush to complete any of the phases. There are many passages to look up and study if you so wish. Just be mindful</w:t>
        </w:r>
        <w:r>
          <w:rPr>
            <w:sz w:val="24"/>
          </w:rPr>
          <w:t xml:space="preserve"> of their level of understanding and go at your own pace. Do not teach a new truth until you are certain that they have grasped the main points. By grasp we mean that they can clearly articulate the Scriptural truths from the lesson and are able to reteach it to others (2 Timothy 2:2). Stick to the key passages but feel free to omit content or examples that are not culturally relevant or pertinent to those you are discipling. Our aim is to have a personal encounter with God through prayer and His written Word. </w:t>
        </w:r>
      </w:ins>
    </w:p>
    <w:p w14:paraId="2483797A" w14:textId="77777777" w:rsidR="009D0974" w:rsidRDefault="009D0974" w:rsidP="0082385D">
      <w:pPr>
        <w:spacing w:after="0" w:line="259" w:lineRule="auto"/>
        <w:ind w:left="144" w:right="-288" w:firstLine="0"/>
        <w:jc w:val="left"/>
        <w:rPr>
          <w:ins w:id="139" w:author="Walter Moore" w:date="2019-01-04T14:55:00Z"/>
        </w:rPr>
      </w:pPr>
    </w:p>
    <w:p w14:paraId="62D7F0CB" w14:textId="63F9AC99" w:rsidR="009D0974" w:rsidRDefault="009D0974" w:rsidP="0082385D">
      <w:pPr>
        <w:spacing w:after="0" w:line="283" w:lineRule="auto"/>
        <w:ind w:right="-288" w:firstLine="716"/>
        <w:rPr>
          <w:sz w:val="22"/>
        </w:rPr>
      </w:pPr>
      <w:ins w:id="140" w:author="Walter Moore" w:date="2019-01-04T14:55:00Z">
        <w:r>
          <w:rPr>
            <w:sz w:val="24"/>
          </w:rPr>
          <w:t>The truths found in Phase Two will help all of us gain a Biblical worldview as it pertains to our identity in Christ</w:t>
        </w:r>
      </w:ins>
      <w:r w:rsidR="00612400">
        <w:rPr>
          <w:sz w:val="24"/>
        </w:rPr>
        <w:t xml:space="preserve"> (read 2 Peter 1:2-9</w:t>
      </w:r>
      <w:r w:rsidR="00F14CB7">
        <w:rPr>
          <w:sz w:val="24"/>
        </w:rPr>
        <w:t>).</w:t>
      </w:r>
      <w:ins w:id="141" w:author="Walter Moore" w:date="2019-01-04T14:55:00Z">
        <w:r>
          <w:rPr>
            <w:sz w:val="24"/>
          </w:rPr>
          <w:t xml:space="preserve"> The main points in this phase </w:t>
        </w:r>
      </w:ins>
      <w:r>
        <w:rPr>
          <w:sz w:val="24"/>
        </w:rPr>
        <w:t>are</w:t>
      </w:r>
      <w:ins w:id="142" w:author="Walter Moore" w:date="2019-01-04T14:55:00Z">
        <w:r>
          <w:rPr>
            <w:sz w:val="24"/>
          </w:rPr>
          <w:t xml:space="preserve"> this: Once we were separated from God. There was no internet connection between us. Yet now, we have been placed in Christ, we have an internal link and direct access to God through the Holy Spirit. God communicates to us through His Word, and through prayer, we can talk to Him as a child to her father. Our past does not have to dictate our future (</w:t>
        </w:r>
        <w:r w:rsidRPr="00C53119">
          <w:rPr>
            <w:b/>
            <w:sz w:val="24"/>
          </w:rPr>
          <w:t>Ephesians 1:1-6</w:t>
        </w:r>
        <w:r>
          <w:rPr>
            <w:sz w:val="24"/>
          </w:rPr>
          <w:t>). We are daughters of the King, and He is still in the business of replacing beauty for ashes (Isaiah 60:1-6)</w:t>
        </w:r>
        <w:r>
          <w:rPr>
            <w:sz w:val="22"/>
          </w:rPr>
          <w:t>.</w:t>
        </w:r>
      </w:ins>
    </w:p>
    <w:p w14:paraId="7FF202D4" w14:textId="77777777" w:rsidR="00EB01ED" w:rsidRDefault="00EB01ED" w:rsidP="0082385D">
      <w:pPr>
        <w:spacing w:after="0" w:line="283" w:lineRule="auto"/>
        <w:ind w:right="-288" w:firstLine="716"/>
        <w:rPr>
          <w:ins w:id="143" w:author="Walter Moore" w:date="2019-01-04T14:55:00Z"/>
          <w:sz w:val="22"/>
        </w:rPr>
      </w:pPr>
    </w:p>
    <w:p w14:paraId="025B390D" w14:textId="77777777" w:rsidR="009D0974" w:rsidRPr="00405308" w:rsidRDefault="009D0974" w:rsidP="009D0974">
      <w:pPr>
        <w:spacing w:after="0" w:line="259" w:lineRule="auto"/>
        <w:ind w:left="0" w:right="141" w:firstLine="0"/>
        <w:jc w:val="center"/>
        <w:rPr>
          <w:ins w:id="144" w:author="Walter Moore" w:date="2019-01-04T14:55:00Z"/>
          <w:rFonts w:asciiTheme="minorHAnsi" w:eastAsia="Times New Roman" w:hAnsiTheme="minorHAnsi" w:cstheme="minorHAnsi"/>
          <w:b/>
          <w:szCs w:val="28"/>
        </w:rPr>
      </w:pPr>
      <w:ins w:id="145" w:author="Walter Moore" w:date="2019-01-04T14:55:00Z">
        <w:r w:rsidRPr="00405308">
          <w:rPr>
            <w:rFonts w:asciiTheme="minorHAnsi" w:eastAsia="Times New Roman" w:hAnsiTheme="minorHAnsi" w:cstheme="minorHAnsi"/>
            <w:b/>
            <w:szCs w:val="28"/>
          </w:rPr>
          <w:t>Memory Verse</w:t>
        </w:r>
      </w:ins>
    </w:p>
    <w:p w14:paraId="00A84F97" w14:textId="77777777" w:rsidR="009D0974" w:rsidRPr="00405308" w:rsidRDefault="009D0974" w:rsidP="009D0974">
      <w:pPr>
        <w:spacing w:after="0" w:line="259" w:lineRule="auto"/>
        <w:ind w:left="0" w:right="141" w:firstLine="0"/>
        <w:jc w:val="center"/>
        <w:rPr>
          <w:ins w:id="146" w:author="Walter Moore" w:date="2019-01-04T14:55:00Z"/>
          <w:rFonts w:asciiTheme="minorHAnsi" w:eastAsia="Times New Roman" w:hAnsiTheme="minorHAnsi" w:cstheme="minorHAnsi"/>
          <w:b/>
          <w:sz w:val="24"/>
          <w:szCs w:val="24"/>
        </w:rPr>
      </w:pPr>
      <w:ins w:id="147" w:author="Walter Moore" w:date="2019-01-04T14:55:00Z">
        <w:r w:rsidRPr="00405308">
          <w:rPr>
            <w:rFonts w:asciiTheme="minorHAnsi" w:eastAsia="Times New Roman" w:hAnsiTheme="minorHAnsi" w:cstheme="minorHAnsi"/>
            <w:b/>
            <w:sz w:val="24"/>
            <w:szCs w:val="24"/>
          </w:rPr>
          <w:t>Ephesians 1:3-4</w:t>
        </w:r>
      </w:ins>
    </w:p>
    <w:p w14:paraId="7450ED34" w14:textId="005ADAC5" w:rsidR="00F970B4" w:rsidRDefault="00F970B4" w:rsidP="009D0974">
      <w:pPr>
        <w:spacing w:after="0" w:line="259" w:lineRule="auto"/>
        <w:ind w:left="0" w:right="141" w:firstLine="0"/>
        <w:jc w:val="center"/>
        <w:rPr>
          <w:rFonts w:asciiTheme="minorHAnsi" w:eastAsia="Times New Roman" w:hAnsiTheme="minorHAnsi" w:cstheme="minorHAnsi"/>
          <w:b/>
          <w:i/>
          <w:sz w:val="24"/>
          <w:szCs w:val="24"/>
        </w:rPr>
      </w:pPr>
    </w:p>
    <w:p w14:paraId="388763DA" w14:textId="7C5F606B" w:rsidR="00946FE0" w:rsidRDefault="00946FE0" w:rsidP="009D0974">
      <w:pPr>
        <w:spacing w:after="0" w:line="259" w:lineRule="auto"/>
        <w:ind w:left="0" w:right="141" w:firstLine="0"/>
        <w:jc w:val="center"/>
        <w:rPr>
          <w:rFonts w:asciiTheme="minorHAnsi" w:eastAsia="Times New Roman" w:hAnsiTheme="minorHAnsi" w:cstheme="minorHAnsi"/>
          <w:b/>
          <w:i/>
          <w:sz w:val="24"/>
          <w:szCs w:val="24"/>
        </w:rPr>
      </w:pPr>
    </w:p>
    <w:p w14:paraId="7202D43E" w14:textId="77777777" w:rsidR="00C53119" w:rsidRDefault="00C53119" w:rsidP="009D0974">
      <w:pPr>
        <w:spacing w:after="0" w:line="259" w:lineRule="auto"/>
        <w:ind w:left="0" w:right="141" w:firstLine="0"/>
        <w:jc w:val="center"/>
        <w:rPr>
          <w:rFonts w:asciiTheme="minorHAnsi" w:eastAsia="Times New Roman" w:hAnsiTheme="minorHAnsi" w:cstheme="minorHAnsi"/>
          <w:b/>
          <w:i/>
          <w:sz w:val="24"/>
          <w:szCs w:val="24"/>
        </w:rPr>
      </w:pPr>
    </w:p>
    <w:p w14:paraId="6AC3C8DC" w14:textId="1535178B" w:rsidR="009D0974" w:rsidRDefault="004F0705" w:rsidP="009D0974">
      <w:pPr>
        <w:spacing w:after="160" w:line="259" w:lineRule="auto"/>
        <w:ind w:left="0" w:firstLine="0"/>
        <w:jc w:val="center"/>
        <w:rPr>
          <w:b/>
        </w:rPr>
      </w:pPr>
      <w:r w:rsidRPr="00F14CB7">
        <w:rPr>
          <w:b/>
        </w:rPr>
        <w:t xml:space="preserve">Day 2 </w:t>
      </w:r>
      <w:r w:rsidR="009D0974" w:rsidRPr="00F14CB7">
        <w:rPr>
          <w:b/>
        </w:rPr>
        <w:t xml:space="preserve">Session </w:t>
      </w:r>
      <w:r w:rsidR="00946FE0" w:rsidRPr="00F14CB7">
        <w:rPr>
          <w:b/>
        </w:rPr>
        <w:t>Four</w:t>
      </w:r>
      <w:del w:id="148" w:author="Walter Moore" w:date="2019-01-04T14:54:00Z">
        <w:r w:rsidR="009D0974" w:rsidRPr="009D0974" w:rsidDel="000E2A50">
          <w:rPr>
            <w:b/>
          </w:rPr>
          <w:delText>1 Peter 2:2-5</w:delText>
        </w:r>
      </w:del>
      <w:bookmarkEnd w:id="101"/>
      <w:bookmarkEnd w:id="102"/>
      <w:bookmarkEnd w:id="103"/>
    </w:p>
    <w:p w14:paraId="6C4649D8" w14:textId="10FE745A" w:rsidR="00F970B4" w:rsidRPr="00F970B4" w:rsidRDefault="00F970B4" w:rsidP="00971B8C">
      <w:pPr>
        <w:pStyle w:val="Header1-Style2"/>
      </w:pPr>
      <w:r w:rsidRPr="00F970B4">
        <w:t>She Who Has Ears, Let Her Hear</w:t>
      </w:r>
    </w:p>
    <w:p w14:paraId="0CC258AC" w14:textId="16A4C9D4" w:rsidR="00F970B4" w:rsidRDefault="00F970B4" w:rsidP="009D0974">
      <w:pPr>
        <w:spacing w:after="160" w:line="259" w:lineRule="auto"/>
        <w:ind w:left="0" w:firstLine="0"/>
        <w:jc w:val="center"/>
        <w:rPr>
          <w:b/>
        </w:rPr>
      </w:pPr>
      <w:r>
        <w:rPr>
          <w:b/>
        </w:rPr>
        <w:t>Key Passage</w:t>
      </w:r>
    </w:p>
    <w:p w14:paraId="4ADF86C8" w14:textId="1C92BDD0" w:rsidR="00F970B4" w:rsidRDefault="00F970B4" w:rsidP="009D0974">
      <w:pPr>
        <w:spacing w:after="160" w:line="259" w:lineRule="auto"/>
        <w:ind w:left="0" w:firstLine="0"/>
        <w:jc w:val="center"/>
        <w:rPr>
          <w:b/>
          <w:sz w:val="24"/>
          <w:szCs w:val="24"/>
        </w:rPr>
      </w:pPr>
      <w:r w:rsidRPr="00F970B4">
        <w:rPr>
          <w:b/>
          <w:sz w:val="24"/>
          <w:szCs w:val="24"/>
        </w:rPr>
        <w:t>Matthew 13:1-45</w:t>
      </w:r>
    </w:p>
    <w:p w14:paraId="59AEF157" w14:textId="0F20E1CA" w:rsidR="00F970B4" w:rsidRDefault="00F970B4" w:rsidP="00F970B4">
      <w:pPr>
        <w:ind w:left="3600" w:right="288" w:firstLine="0"/>
        <w:rPr>
          <w:b/>
        </w:rPr>
      </w:pPr>
      <w:r>
        <w:rPr>
          <w:b/>
        </w:rPr>
        <w:t xml:space="preserve">   Introduction </w:t>
      </w:r>
    </w:p>
    <w:p w14:paraId="5490CC11" w14:textId="18BB6544" w:rsidR="00F970B4" w:rsidRDefault="00F970B4" w:rsidP="0082385D">
      <w:pPr>
        <w:ind w:left="0" w:firstLine="720"/>
        <w:rPr>
          <w:sz w:val="24"/>
          <w:szCs w:val="24"/>
        </w:rPr>
      </w:pPr>
      <w:r>
        <w:rPr>
          <w:sz w:val="24"/>
          <w:szCs w:val="24"/>
        </w:rPr>
        <w:t>T</w:t>
      </w:r>
      <w:ins w:id="149" w:author="Walter Moore" w:date="2019-01-04T15:00:00Z">
        <w:r w:rsidRPr="00F970B4">
          <w:rPr>
            <w:sz w:val="24"/>
            <w:szCs w:val="24"/>
          </w:rPr>
          <w:t xml:space="preserve">echnology is a wonderful thing. Through it we can cross time-zones and land masses to see and hear people on the opposite end of this orb we call planet earth. On a weekly basis, women in Catalyst Missions are connecting by cell phones and Facebook Messenger to pray and study these very lessons that you hold in your hands. This brings us close and keeps us close to one another. It works great </w:t>
        </w:r>
      </w:ins>
      <w:r w:rsidR="008E113A">
        <w:rPr>
          <w:sz w:val="24"/>
          <w:szCs w:val="24"/>
        </w:rPr>
        <w:t xml:space="preserve">until it doesn’t. </w:t>
      </w:r>
      <w:ins w:id="150" w:author="Walter Moore" w:date="2019-01-04T15:00:00Z">
        <w:r w:rsidRPr="00F970B4">
          <w:rPr>
            <w:sz w:val="24"/>
            <w:szCs w:val="24"/>
          </w:rPr>
          <w:t>For instance, just today our disciple group in Memphis, Tennessee was trying to connect with two women who live in different areas of Nicaragua. Although we could see one another, there was no sound. After adjusting the volume I said, “Can you hear me now?”. We prayed and thankfully, with the Lord’s help, we were able to hear one another loud and clear. It does not always work perfectly and there are times when we have no connection, but why would we not leverage every conceivable means afforded us through technology to advance the gospel and obey the Great Commission?</w:t>
        </w:r>
      </w:ins>
    </w:p>
    <w:p w14:paraId="748B5D16" w14:textId="77777777" w:rsidR="006E347F" w:rsidRPr="00F970B4" w:rsidRDefault="006E347F" w:rsidP="00134237">
      <w:pPr>
        <w:ind w:left="0" w:firstLine="579"/>
        <w:rPr>
          <w:ins w:id="151" w:author="Walter Moore" w:date="2019-01-04T15:00:00Z"/>
          <w:sz w:val="24"/>
          <w:szCs w:val="24"/>
        </w:rPr>
      </w:pPr>
    </w:p>
    <w:p w14:paraId="51F18D8E" w14:textId="56A6C3F5" w:rsidR="00F970B4" w:rsidRDefault="00F970B4" w:rsidP="00134237">
      <w:pPr>
        <w:ind w:left="9"/>
        <w:rPr>
          <w:sz w:val="24"/>
          <w:szCs w:val="24"/>
        </w:rPr>
      </w:pPr>
      <w:ins w:id="152" w:author="Walter Moore" w:date="2019-01-04T15:00:00Z">
        <w:r w:rsidRPr="00F970B4">
          <w:rPr>
            <w:sz w:val="24"/>
            <w:szCs w:val="24"/>
          </w:rPr>
          <w:t xml:space="preserve"> </w:t>
        </w:r>
        <w:r w:rsidRPr="00F970B4">
          <w:rPr>
            <w:sz w:val="24"/>
            <w:szCs w:val="24"/>
          </w:rPr>
          <w:tab/>
          <w:t xml:space="preserve"> I am so very grateful for this and wonder how we ever made it without cell phones and such.  As foreign as this may seem to Generation X, I remember the days when my husband was traveling for weeks at a time and connecting this way was not even an option. All of this to say, communication is important in every area of our lives</w:t>
        </w:r>
      </w:ins>
      <w:r w:rsidR="001C1758">
        <w:rPr>
          <w:sz w:val="24"/>
          <w:szCs w:val="24"/>
        </w:rPr>
        <w:t>. N</w:t>
      </w:r>
      <w:ins w:id="153" w:author="Walter Moore" w:date="2019-01-04T15:00:00Z">
        <w:r w:rsidRPr="00F970B4">
          <w:rPr>
            <w:sz w:val="24"/>
            <w:szCs w:val="24"/>
          </w:rPr>
          <w:t xml:space="preserve">o connection equals no communication. No communication equals no relationship. </w:t>
        </w:r>
      </w:ins>
    </w:p>
    <w:p w14:paraId="60713286" w14:textId="77777777" w:rsidR="006E347F" w:rsidRPr="00F970B4" w:rsidRDefault="006E347F" w:rsidP="00134237">
      <w:pPr>
        <w:ind w:left="9"/>
        <w:rPr>
          <w:ins w:id="154" w:author="Walter Moore" w:date="2019-01-04T15:00:00Z"/>
          <w:sz w:val="24"/>
          <w:szCs w:val="24"/>
        </w:rPr>
      </w:pPr>
    </w:p>
    <w:p w14:paraId="3AD05136" w14:textId="56DDC491" w:rsidR="00F970B4" w:rsidRDefault="00F970B4" w:rsidP="00134237">
      <w:pPr>
        <w:spacing w:line="271" w:lineRule="auto"/>
        <w:ind w:left="9" w:firstLine="716"/>
        <w:rPr>
          <w:sz w:val="24"/>
          <w:szCs w:val="24"/>
        </w:rPr>
      </w:pPr>
      <w:ins w:id="155" w:author="Walter Moore" w:date="2019-01-04T15:00:00Z">
        <w:r w:rsidRPr="00F970B4">
          <w:rPr>
            <w:sz w:val="24"/>
            <w:szCs w:val="24"/>
          </w:rPr>
          <w:t xml:space="preserve">Being born again means that we are in a true relationship with God through faith in Christ.  Our identity is in Him and our </w:t>
        </w:r>
      </w:ins>
      <w:r w:rsidR="005D5DC2">
        <w:rPr>
          <w:sz w:val="24"/>
          <w:szCs w:val="24"/>
        </w:rPr>
        <w:t>s</w:t>
      </w:r>
      <w:ins w:id="156" w:author="Walter Moore" w:date="2019-01-04T15:00:00Z">
        <w:r w:rsidRPr="00F970B4">
          <w:rPr>
            <w:sz w:val="24"/>
            <w:szCs w:val="24"/>
          </w:rPr>
          <w:t>piritual address is too (Ephesians 1:3-16, 2:4-8)! Among other innumerable benefits of being placed in God’s family is the fact that we can communicate with God. That is huge! Just think about this: according to Ephesians 2:1-3, 11-13 and Isaiah 59:1-3, God nether hears nor speaks to sinners. That’s what we were by our natural births – sinners, and sin separated us from God. Now</w:t>
        </w:r>
      </w:ins>
      <w:r w:rsidR="001C1758">
        <w:rPr>
          <w:sz w:val="24"/>
          <w:szCs w:val="24"/>
        </w:rPr>
        <w:t xml:space="preserve"> we can hear God be</w:t>
      </w:r>
      <w:ins w:id="157" w:author="Walter Moore" w:date="2019-01-04T15:00:00Z">
        <w:r w:rsidRPr="00F970B4">
          <w:rPr>
            <w:sz w:val="24"/>
            <w:szCs w:val="24"/>
          </w:rPr>
          <w:t>cause the Holy Spirit lives in us</w:t>
        </w:r>
      </w:ins>
      <w:r w:rsidR="001C1758">
        <w:rPr>
          <w:sz w:val="24"/>
          <w:szCs w:val="24"/>
        </w:rPr>
        <w:t xml:space="preserve"> and He</w:t>
      </w:r>
      <w:ins w:id="158" w:author="Walter Moore" w:date="2019-01-04T15:00:00Z">
        <w:r w:rsidRPr="00F970B4">
          <w:rPr>
            <w:sz w:val="24"/>
            <w:szCs w:val="24"/>
          </w:rPr>
          <w:t xml:space="preserve"> can hear us when we pray (1 John 5:13-15). Which one do you think is more important- to hear from God or God hearing from us? Both are equally vital in communication</w:t>
        </w:r>
      </w:ins>
      <w:r w:rsidR="001C1758">
        <w:rPr>
          <w:sz w:val="24"/>
          <w:szCs w:val="24"/>
        </w:rPr>
        <w:t>. However,</w:t>
      </w:r>
      <w:ins w:id="159" w:author="Walter Moore" w:date="2019-01-04T15:00:00Z">
        <w:r w:rsidRPr="00F970B4">
          <w:rPr>
            <w:sz w:val="24"/>
            <w:szCs w:val="24"/>
          </w:rPr>
          <w:t xml:space="preserve"> we don’t even know how to pray with</w:t>
        </w:r>
        <w:del w:id="160" w:author="virginia porter" w:date="2019-01-16T17:46:00Z">
          <w:r w:rsidRPr="00F970B4" w:rsidDel="007D6F02">
            <w:rPr>
              <w:sz w:val="24"/>
              <w:szCs w:val="24"/>
            </w:rPr>
            <w:delText xml:space="preserve"> </w:delText>
          </w:r>
        </w:del>
        <w:r w:rsidRPr="00F970B4">
          <w:rPr>
            <w:sz w:val="24"/>
            <w:szCs w:val="24"/>
          </w:rPr>
          <w:t xml:space="preserve">out God’s Word instructing us. </w:t>
        </w:r>
      </w:ins>
      <w:r w:rsidR="005D5DC2">
        <w:rPr>
          <w:sz w:val="24"/>
          <w:szCs w:val="24"/>
        </w:rPr>
        <w:t>Prayer</w:t>
      </w:r>
      <w:r w:rsidR="001C1758">
        <w:rPr>
          <w:sz w:val="24"/>
          <w:szCs w:val="24"/>
        </w:rPr>
        <w:t xml:space="preserve"> will be our final lesson for this training. </w:t>
      </w:r>
      <w:ins w:id="161" w:author="Walter Moore" w:date="2019-01-04T15:00:00Z">
        <w:del w:id="162" w:author="virginia porter" w:date="2019-01-16T17:47:00Z">
          <w:r w:rsidRPr="00F970B4" w:rsidDel="007D6F02">
            <w:rPr>
              <w:sz w:val="24"/>
              <w:szCs w:val="24"/>
            </w:rPr>
            <w:delText xml:space="preserve">Therefore, we will spend the next two weeks focusing on hearing God’s Word. </w:delText>
          </w:r>
        </w:del>
      </w:ins>
    </w:p>
    <w:p w14:paraId="04AAF3DB" w14:textId="77777777" w:rsidR="00D54A40" w:rsidRDefault="00D54A40" w:rsidP="00134237">
      <w:pPr>
        <w:spacing w:line="271" w:lineRule="auto"/>
        <w:ind w:left="9" w:firstLine="716"/>
        <w:rPr>
          <w:sz w:val="24"/>
          <w:szCs w:val="24"/>
        </w:rPr>
      </w:pPr>
    </w:p>
    <w:p w14:paraId="241A242B" w14:textId="77777777" w:rsidR="0082385D" w:rsidRPr="00F970B4" w:rsidDel="007D6F02" w:rsidRDefault="0082385D" w:rsidP="0082385D">
      <w:pPr>
        <w:ind w:left="9" w:firstLine="716"/>
        <w:rPr>
          <w:ins w:id="163" w:author="Walter Moore" w:date="2019-01-04T15:00:00Z"/>
          <w:del w:id="164" w:author="virginia porter" w:date="2019-01-16T17:47:00Z"/>
          <w:sz w:val="24"/>
          <w:szCs w:val="24"/>
        </w:rPr>
      </w:pPr>
    </w:p>
    <w:p w14:paraId="64C8492D" w14:textId="77777777" w:rsidR="00F970B4" w:rsidRPr="00F970B4" w:rsidRDefault="00F970B4">
      <w:pPr>
        <w:spacing w:line="271" w:lineRule="auto"/>
        <w:ind w:left="9" w:firstLine="716"/>
        <w:rPr>
          <w:ins w:id="165" w:author="Walter Moore" w:date="2019-01-04T15:00:00Z"/>
          <w:sz w:val="24"/>
          <w:szCs w:val="24"/>
        </w:rPr>
        <w:pPrChange w:id="166" w:author="virginia porter" w:date="2019-01-16T17:47:00Z">
          <w:pPr>
            <w:spacing w:line="240" w:lineRule="auto"/>
            <w:ind w:right="288"/>
          </w:pPr>
        </w:pPrChange>
      </w:pPr>
    </w:p>
    <w:p w14:paraId="559383C8" w14:textId="167FF201" w:rsidR="00F970B4" w:rsidRDefault="00F970B4" w:rsidP="00F970B4">
      <w:pPr>
        <w:spacing w:line="240" w:lineRule="auto"/>
        <w:ind w:right="-8"/>
        <w:jc w:val="center"/>
        <w:rPr>
          <w:b/>
          <w:szCs w:val="28"/>
        </w:rPr>
      </w:pPr>
      <w:ins w:id="167" w:author="Walter Moore" w:date="2019-01-04T15:00:00Z">
        <w:r w:rsidRPr="00C06DFF">
          <w:rPr>
            <w:b/>
            <w:szCs w:val="28"/>
          </w:rPr>
          <w:t xml:space="preserve">The </w:t>
        </w:r>
        <w:r>
          <w:rPr>
            <w:b/>
            <w:szCs w:val="28"/>
          </w:rPr>
          <w:t>Condition of the</w:t>
        </w:r>
        <w:r w:rsidRPr="00C06DFF">
          <w:rPr>
            <w:b/>
            <w:szCs w:val="28"/>
          </w:rPr>
          <w:t xml:space="preserve"> Heart </w:t>
        </w:r>
        <w:r>
          <w:rPr>
            <w:b/>
            <w:szCs w:val="28"/>
          </w:rPr>
          <w:t xml:space="preserve">Determines the Hearing </w:t>
        </w:r>
      </w:ins>
    </w:p>
    <w:p w14:paraId="4573BF1E" w14:textId="77777777" w:rsidR="00F14CB7" w:rsidRDefault="00F14CB7" w:rsidP="00F970B4">
      <w:pPr>
        <w:spacing w:line="240" w:lineRule="auto"/>
        <w:ind w:right="-8"/>
        <w:jc w:val="center"/>
        <w:rPr>
          <w:ins w:id="168" w:author="Walter Moore" w:date="2019-01-04T15:00:00Z"/>
          <w:b/>
          <w:szCs w:val="28"/>
        </w:rPr>
      </w:pPr>
    </w:p>
    <w:p w14:paraId="2318EB88" w14:textId="2DF5DFA0" w:rsidR="00F970B4" w:rsidRDefault="00F970B4" w:rsidP="00134237">
      <w:pPr>
        <w:ind w:left="141" w:firstLine="716"/>
        <w:rPr>
          <w:sz w:val="24"/>
          <w:szCs w:val="24"/>
        </w:rPr>
      </w:pPr>
      <w:ins w:id="169" w:author="Walter Moore" w:date="2019-01-04T15:00:00Z">
        <w:r w:rsidRPr="00F970B4">
          <w:rPr>
            <w:sz w:val="24"/>
            <w:szCs w:val="24"/>
          </w:rPr>
          <w:t>Throughout the Bible, there is a great emphasis placed on the necessity of hearing what God says. In Hebrew, the word is s</w:t>
        </w:r>
        <w:r w:rsidRPr="00F970B4">
          <w:rPr>
            <w:i/>
            <w:sz w:val="24"/>
            <w:szCs w:val="24"/>
          </w:rPr>
          <w:t xml:space="preserve">hama, </w:t>
        </w:r>
        <w:r w:rsidRPr="00F970B4">
          <w:rPr>
            <w:sz w:val="24"/>
            <w:szCs w:val="24"/>
          </w:rPr>
          <w:t xml:space="preserve">and it has special significance to the Jewish people. A prayer known as </w:t>
        </w:r>
        <w:r w:rsidRPr="00F970B4">
          <w:rPr>
            <w:i/>
            <w:sz w:val="24"/>
            <w:szCs w:val="24"/>
          </w:rPr>
          <w:t xml:space="preserve">Shama Israel </w:t>
        </w:r>
        <w:r w:rsidRPr="00F970B4">
          <w:rPr>
            <w:sz w:val="24"/>
            <w:szCs w:val="24"/>
          </w:rPr>
          <w:t>begins with these words, “</w:t>
        </w:r>
        <w:r w:rsidRPr="00F970B4">
          <w:rPr>
            <w:i/>
            <w:sz w:val="24"/>
            <w:szCs w:val="24"/>
          </w:rPr>
          <w:t>Hear, O Israel</w:t>
        </w:r>
        <w:r w:rsidRPr="00F970B4">
          <w:rPr>
            <w:sz w:val="24"/>
            <w:szCs w:val="24"/>
          </w:rPr>
          <w:t xml:space="preserve">” (Deuteronomy 6:4-9, 11:13- 21; Numbers 15:37-41). The word shama means to listen or to hear obediently.  In fact, in different places in the Old Testament it is translated as both hear and obey. </w:t>
        </w:r>
      </w:ins>
      <w:r w:rsidR="007E1F07">
        <w:rPr>
          <w:sz w:val="24"/>
          <w:szCs w:val="24"/>
        </w:rPr>
        <w:t>To the Jewish people, is was a matter of life and death. R</w:t>
      </w:r>
      <w:ins w:id="170" w:author="Walter Moore" w:date="2019-01-04T15:00:00Z">
        <w:r w:rsidRPr="00F970B4">
          <w:rPr>
            <w:sz w:val="24"/>
            <w:szCs w:val="24"/>
          </w:rPr>
          <w:t>ead Deuteronomy 30:1-2, 6-1</w:t>
        </w:r>
      </w:ins>
      <w:r w:rsidR="007E1F07">
        <w:rPr>
          <w:sz w:val="24"/>
          <w:szCs w:val="24"/>
        </w:rPr>
        <w:t>7</w:t>
      </w:r>
      <w:ins w:id="171" w:author="Walter Moore" w:date="2019-01-04T15:00:00Z">
        <w:r w:rsidRPr="00F970B4">
          <w:rPr>
            <w:sz w:val="24"/>
            <w:szCs w:val="24"/>
          </w:rPr>
          <w:t>.</w:t>
        </w:r>
      </w:ins>
      <w:r w:rsidR="007E1F07">
        <w:rPr>
          <w:sz w:val="24"/>
          <w:szCs w:val="24"/>
        </w:rPr>
        <w:t xml:space="preserve"> T</w:t>
      </w:r>
      <w:r w:rsidR="005D5DC2">
        <w:rPr>
          <w:sz w:val="24"/>
          <w:szCs w:val="24"/>
        </w:rPr>
        <w:t xml:space="preserve">he first time </w:t>
      </w:r>
      <w:r w:rsidR="007E1F07">
        <w:rPr>
          <w:sz w:val="24"/>
          <w:szCs w:val="24"/>
        </w:rPr>
        <w:t>the</w:t>
      </w:r>
      <w:r w:rsidR="005D5DC2">
        <w:rPr>
          <w:sz w:val="24"/>
          <w:szCs w:val="24"/>
        </w:rPr>
        <w:t xml:space="preserve"> word </w:t>
      </w:r>
      <w:r w:rsidR="005D5DC2" w:rsidRPr="007E1F07">
        <w:rPr>
          <w:i/>
          <w:sz w:val="24"/>
          <w:szCs w:val="24"/>
        </w:rPr>
        <w:t>shama</w:t>
      </w:r>
      <w:r w:rsidR="005D5DC2">
        <w:rPr>
          <w:sz w:val="24"/>
          <w:szCs w:val="24"/>
        </w:rPr>
        <w:t xml:space="preserve"> translated as obey is</w:t>
      </w:r>
      <w:r w:rsidR="007E1F07">
        <w:rPr>
          <w:sz w:val="24"/>
          <w:szCs w:val="24"/>
        </w:rPr>
        <w:t xml:space="preserve"> found</w:t>
      </w:r>
      <w:r w:rsidR="005D5DC2">
        <w:rPr>
          <w:sz w:val="24"/>
          <w:szCs w:val="24"/>
        </w:rPr>
        <w:t xml:space="preserve"> in the account of Abraham’s offering up his only beloved son Isaac. The pivotal verse is </w:t>
      </w:r>
      <w:r w:rsidR="005D5DC2" w:rsidRPr="00183C12">
        <w:rPr>
          <w:b/>
          <w:sz w:val="24"/>
          <w:szCs w:val="24"/>
        </w:rPr>
        <w:t>Genesis 22:18</w:t>
      </w:r>
      <w:r w:rsidR="007E1F07">
        <w:rPr>
          <w:sz w:val="24"/>
          <w:szCs w:val="24"/>
        </w:rPr>
        <w:t xml:space="preserve"> “</w:t>
      </w:r>
      <w:r w:rsidR="005D5DC2" w:rsidRPr="00D713EC">
        <w:rPr>
          <w:sz w:val="24"/>
          <w:szCs w:val="24"/>
        </w:rPr>
        <w:t xml:space="preserve">In your </w:t>
      </w:r>
      <w:r w:rsidR="005D5DC2" w:rsidRPr="00D713EC">
        <w:rPr>
          <w:b/>
          <w:sz w:val="24"/>
          <w:szCs w:val="24"/>
        </w:rPr>
        <w:t>seed</w:t>
      </w:r>
      <w:r w:rsidR="005D5DC2" w:rsidRPr="00D713EC">
        <w:rPr>
          <w:sz w:val="24"/>
          <w:szCs w:val="24"/>
        </w:rPr>
        <w:t xml:space="preserve"> all the nations of the earth shall be blessed, because you have </w:t>
      </w:r>
      <w:r w:rsidR="005D5DC2" w:rsidRPr="00D713EC">
        <w:rPr>
          <w:b/>
          <w:sz w:val="24"/>
          <w:szCs w:val="24"/>
        </w:rPr>
        <w:t>obeyed</w:t>
      </w:r>
      <w:r w:rsidR="005D5DC2" w:rsidRPr="00D713EC">
        <w:rPr>
          <w:sz w:val="24"/>
          <w:szCs w:val="24"/>
        </w:rPr>
        <w:t xml:space="preserve"> </w:t>
      </w:r>
      <w:r w:rsidR="005D5DC2" w:rsidRPr="00D713EC">
        <w:rPr>
          <w:i/>
          <w:sz w:val="24"/>
          <w:szCs w:val="24"/>
        </w:rPr>
        <w:t>My voice</w:t>
      </w:r>
      <w:r w:rsidR="005D5DC2" w:rsidRPr="00D713EC">
        <w:rPr>
          <w:sz w:val="24"/>
          <w:szCs w:val="24"/>
        </w:rPr>
        <w:t>.</w:t>
      </w:r>
      <w:r w:rsidR="005D5DC2">
        <w:rPr>
          <w:sz w:val="24"/>
          <w:szCs w:val="24"/>
        </w:rPr>
        <w:t xml:space="preserve">” </w:t>
      </w:r>
      <w:r w:rsidR="007E1F07">
        <w:rPr>
          <w:sz w:val="24"/>
          <w:szCs w:val="24"/>
        </w:rPr>
        <w:t xml:space="preserve">Bottom line -- </w:t>
      </w:r>
      <w:ins w:id="172" w:author="Walter Moore" w:date="2019-01-04T15:00:00Z">
        <w:r w:rsidRPr="00F970B4">
          <w:rPr>
            <w:sz w:val="24"/>
            <w:szCs w:val="24"/>
          </w:rPr>
          <w:t xml:space="preserve">hearing God </w:t>
        </w:r>
      </w:ins>
      <w:r w:rsidR="007E1F07">
        <w:rPr>
          <w:sz w:val="24"/>
          <w:szCs w:val="24"/>
        </w:rPr>
        <w:t>is</w:t>
      </w:r>
      <w:ins w:id="173" w:author="Walter Moore" w:date="2019-01-04T15:00:00Z">
        <w:r w:rsidRPr="00F970B4">
          <w:rPr>
            <w:sz w:val="24"/>
            <w:szCs w:val="24"/>
          </w:rPr>
          <w:t xml:space="preserve"> synonymous with doing what He sa</w:t>
        </w:r>
      </w:ins>
      <w:r w:rsidR="007E1F07">
        <w:rPr>
          <w:sz w:val="24"/>
          <w:szCs w:val="24"/>
        </w:rPr>
        <w:t>ys</w:t>
      </w:r>
      <w:ins w:id="174" w:author="Walter Moore" w:date="2019-01-04T15:00:00Z">
        <w:r w:rsidRPr="00F970B4">
          <w:rPr>
            <w:sz w:val="24"/>
            <w:szCs w:val="24"/>
          </w:rPr>
          <w:t xml:space="preserve">. </w:t>
        </w:r>
      </w:ins>
      <w:r w:rsidR="00D713EC">
        <w:rPr>
          <w:sz w:val="24"/>
          <w:szCs w:val="24"/>
        </w:rPr>
        <w:t>Th</w:t>
      </w:r>
      <w:ins w:id="175" w:author="Walter Moore" w:date="2019-01-04T15:00:00Z">
        <w:r w:rsidRPr="00F970B4">
          <w:rPr>
            <w:sz w:val="24"/>
            <w:szCs w:val="24"/>
          </w:rPr>
          <w:t xml:space="preserve">ey were to listen carefully </w:t>
        </w:r>
      </w:ins>
      <w:r w:rsidR="00D713EC">
        <w:rPr>
          <w:sz w:val="24"/>
          <w:szCs w:val="24"/>
        </w:rPr>
        <w:t>so that they could accurately</w:t>
      </w:r>
      <w:ins w:id="176" w:author="Walter Moore" w:date="2019-01-04T15:00:00Z">
        <w:r w:rsidRPr="00F970B4">
          <w:rPr>
            <w:sz w:val="24"/>
            <w:szCs w:val="24"/>
          </w:rPr>
          <w:t xml:space="preserve"> transfer what they heard to the next generation. Read: Psalm 78:1-8 and Psalm 145:4-13. </w:t>
        </w:r>
      </w:ins>
    </w:p>
    <w:p w14:paraId="76D1C333" w14:textId="77777777" w:rsidR="0082385D" w:rsidRPr="00F970B4" w:rsidRDefault="0082385D" w:rsidP="00134237">
      <w:pPr>
        <w:ind w:left="141" w:firstLine="716"/>
        <w:rPr>
          <w:ins w:id="177" w:author="Walter Moore" w:date="2019-01-04T15:00:00Z"/>
          <w:b/>
          <w:sz w:val="24"/>
          <w:szCs w:val="24"/>
        </w:rPr>
      </w:pPr>
    </w:p>
    <w:p w14:paraId="0E109467" w14:textId="25678893" w:rsidR="00F970B4" w:rsidRPr="00242482" w:rsidRDefault="00F970B4" w:rsidP="00134237">
      <w:pPr>
        <w:ind w:left="141" w:firstLine="593"/>
        <w:rPr>
          <w:sz w:val="24"/>
          <w:szCs w:val="24"/>
        </w:rPr>
      </w:pPr>
      <w:ins w:id="178" w:author="Walter Moore" w:date="2019-01-04T15:00:00Z">
        <w:r w:rsidRPr="00F970B4">
          <w:rPr>
            <w:sz w:val="24"/>
            <w:szCs w:val="24"/>
          </w:rPr>
          <w:t xml:space="preserve">When the prophet Isaiah received his commission, he </w:t>
        </w:r>
        <w:r w:rsidRPr="00F970B4">
          <w:rPr>
            <w:i/>
            <w:sz w:val="24"/>
            <w:szCs w:val="24"/>
          </w:rPr>
          <w:t xml:space="preserve">heard </w:t>
        </w:r>
        <w:r w:rsidRPr="00F970B4">
          <w:rPr>
            <w:sz w:val="24"/>
            <w:szCs w:val="24"/>
          </w:rPr>
          <w:t>the voice of the Lord saying, “Who shall I send; who will go for Us?” Isaiah replied, “Here I am. Send me.” The message he was told to preach would fall on deaf ears (Isaiah 6:8-10). Tradition is that Isaiah was killed by being sawed into. How, then</w:t>
        </w:r>
      </w:ins>
      <w:r w:rsidR="007E1F07">
        <w:rPr>
          <w:sz w:val="24"/>
          <w:szCs w:val="24"/>
        </w:rPr>
        <w:t>,</w:t>
      </w:r>
      <w:ins w:id="179" w:author="Walter Moore" w:date="2019-01-04T15:00:00Z">
        <w:r w:rsidRPr="00F970B4">
          <w:rPr>
            <w:sz w:val="24"/>
            <w:szCs w:val="24"/>
          </w:rPr>
          <w:t xml:space="preserve"> was this Old Testament gospel message preserved? Isaiah had disciples (Isaiah 8:1</w:t>
        </w:r>
      </w:ins>
      <w:r w:rsidR="007E1F07">
        <w:rPr>
          <w:sz w:val="24"/>
          <w:szCs w:val="24"/>
        </w:rPr>
        <w:t>, 16-20</w:t>
      </w:r>
      <w:ins w:id="180" w:author="Walter Moore" w:date="2019-01-04T15:00:00Z">
        <w:r w:rsidRPr="00F970B4">
          <w:rPr>
            <w:sz w:val="24"/>
            <w:szCs w:val="24"/>
          </w:rPr>
          <w:t xml:space="preserve">). Although it is sometimes translated as </w:t>
        </w:r>
        <w:r w:rsidRPr="00F970B4">
          <w:rPr>
            <w:i/>
            <w:sz w:val="24"/>
            <w:szCs w:val="24"/>
          </w:rPr>
          <w:t>learned</w:t>
        </w:r>
        <w:r w:rsidRPr="00F970B4">
          <w:rPr>
            <w:sz w:val="24"/>
            <w:szCs w:val="24"/>
          </w:rPr>
          <w:t xml:space="preserve">, the word </w:t>
        </w:r>
        <w:r w:rsidRPr="00F970B4">
          <w:rPr>
            <w:i/>
            <w:sz w:val="24"/>
            <w:szCs w:val="24"/>
          </w:rPr>
          <w:t>disciple</w:t>
        </w:r>
        <w:r w:rsidRPr="00F970B4">
          <w:rPr>
            <w:sz w:val="24"/>
            <w:szCs w:val="24"/>
          </w:rPr>
          <w:t xml:space="preserve"> is found only 4 times in the Old Testament. All four are in the book of Isaiah and highlighted below. Read the following passages and make note of the connection between hearing and learning as God’s disciple: </w:t>
        </w:r>
        <w:r w:rsidRPr="00242482">
          <w:rPr>
            <w:sz w:val="24"/>
            <w:szCs w:val="24"/>
            <w:rPrChange w:id="181" w:author="virginia porter" w:date="2019-01-16T19:22:00Z">
              <w:rPr/>
            </w:rPrChange>
          </w:rPr>
          <w:t xml:space="preserve">Isaiah </w:t>
        </w:r>
        <w:r w:rsidRPr="00242482">
          <w:rPr>
            <w:sz w:val="24"/>
            <w:szCs w:val="24"/>
          </w:rPr>
          <w:t>8:16</w:t>
        </w:r>
        <w:r w:rsidRPr="00242482">
          <w:rPr>
            <w:sz w:val="24"/>
            <w:szCs w:val="24"/>
            <w:rPrChange w:id="182" w:author="virginia porter" w:date="2019-01-16T19:22:00Z">
              <w:rPr/>
            </w:rPrChange>
          </w:rPr>
          <w:t xml:space="preserve">-20, </w:t>
        </w:r>
        <w:r w:rsidRPr="00242482">
          <w:rPr>
            <w:sz w:val="24"/>
            <w:szCs w:val="24"/>
          </w:rPr>
          <w:t>50:4</w:t>
        </w:r>
        <w:r w:rsidRPr="00242482">
          <w:rPr>
            <w:sz w:val="24"/>
            <w:szCs w:val="24"/>
            <w:rPrChange w:id="183" w:author="virginia porter" w:date="2019-01-16T19:22:00Z">
              <w:rPr/>
            </w:rPrChange>
          </w:rPr>
          <w:t xml:space="preserve">-5, </w:t>
        </w:r>
        <w:r w:rsidRPr="00242482">
          <w:rPr>
            <w:sz w:val="24"/>
            <w:szCs w:val="24"/>
          </w:rPr>
          <w:t>54:13</w:t>
        </w:r>
        <w:r w:rsidRPr="00242482">
          <w:rPr>
            <w:sz w:val="24"/>
            <w:szCs w:val="24"/>
            <w:rPrChange w:id="184" w:author="virginia porter" w:date="2019-01-16T19:22:00Z">
              <w:rPr/>
            </w:rPrChange>
          </w:rPr>
          <w:t>, 55:1-11.</w:t>
        </w:r>
        <w:r w:rsidRPr="00242482">
          <w:rPr>
            <w:sz w:val="24"/>
            <w:szCs w:val="24"/>
          </w:rPr>
          <w:t xml:space="preserve"> </w:t>
        </w:r>
      </w:ins>
    </w:p>
    <w:p w14:paraId="3121AC10" w14:textId="77777777" w:rsidR="0082385D" w:rsidRPr="00F970B4" w:rsidRDefault="0082385D" w:rsidP="00134237">
      <w:pPr>
        <w:ind w:left="141" w:firstLine="593"/>
        <w:rPr>
          <w:ins w:id="185" w:author="Walter Moore" w:date="2019-01-04T15:00:00Z"/>
          <w:sz w:val="24"/>
          <w:szCs w:val="24"/>
        </w:rPr>
      </w:pPr>
    </w:p>
    <w:p w14:paraId="2D19FEA6" w14:textId="1D39E9D1" w:rsidR="00F970B4" w:rsidRDefault="00F970B4" w:rsidP="00134237">
      <w:pPr>
        <w:ind w:left="141" w:firstLine="593"/>
        <w:rPr>
          <w:sz w:val="24"/>
          <w:szCs w:val="24"/>
        </w:rPr>
      </w:pPr>
      <w:ins w:id="186" w:author="Walter Moore" w:date="2019-01-04T15:00:00Z">
        <w:r w:rsidRPr="00F970B4">
          <w:rPr>
            <w:sz w:val="24"/>
            <w:szCs w:val="24"/>
          </w:rPr>
          <w:t xml:space="preserve">The people refused to hear the message God sent through His prophet, and so approximately seven hundred fifty years later, God spoke through His one and only Son the same message (Hebrews 1:1-10; John 1:1-14). Jesus’ disciples heard what He said and recorded His reference to the words He had spoken through the prophet Isaiah. For example, read Isaiah 54:13; John 6:44-45 and John 10:3, 26-30.  Only true disciples have ears to hear. The question is, are you His disciple? </w:t>
        </w:r>
      </w:ins>
    </w:p>
    <w:p w14:paraId="51CBC06E" w14:textId="77777777" w:rsidR="00F970B4" w:rsidRDefault="00F970B4" w:rsidP="00F970B4">
      <w:pPr>
        <w:ind w:left="141" w:right="288" w:firstLine="593"/>
        <w:rPr>
          <w:sz w:val="24"/>
          <w:szCs w:val="24"/>
        </w:rPr>
      </w:pPr>
    </w:p>
    <w:p w14:paraId="789F9592" w14:textId="026372A2" w:rsidR="00F970B4" w:rsidRDefault="00F970B4" w:rsidP="00C75580">
      <w:pPr>
        <w:pStyle w:val="Heading2"/>
        <w:ind w:left="1449" w:right="838"/>
        <w:jc w:val="center"/>
        <w:rPr>
          <w:rFonts w:asciiTheme="minorHAnsi" w:hAnsiTheme="minorHAnsi" w:cstheme="minorHAnsi"/>
          <w:b/>
          <w:color w:val="auto"/>
          <w:sz w:val="28"/>
          <w:szCs w:val="28"/>
        </w:rPr>
      </w:pPr>
      <w:ins w:id="187" w:author="Walter Moore" w:date="2019-01-04T15:00:00Z">
        <w:r w:rsidRPr="00971B8C">
          <w:rPr>
            <w:rFonts w:asciiTheme="minorHAnsi" w:hAnsiTheme="minorHAnsi" w:cstheme="minorHAnsi"/>
            <w:b/>
            <w:color w:val="auto"/>
            <w:sz w:val="28"/>
            <w:szCs w:val="28"/>
          </w:rPr>
          <w:t>The Soil, The Seed, and The Sower</w:t>
        </w:r>
      </w:ins>
    </w:p>
    <w:p w14:paraId="3C316ED1" w14:textId="77777777" w:rsidR="00EB01ED" w:rsidRPr="00EB01ED" w:rsidRDefault="00EB01ED" w:rsidP="00EB01ED"/>
    <w:p w14:paraId="0F0C2BE4" w14:textId="00650179" w:rsidR="00F970B4" w:rsidRDefault="00F970B4" w:rsidP="00134237">
      <w:pPr>
        <w:ind w:left="141" w:right="-144" w:firstLine="593"/>
        <w:rPr>
          <w:sz w:val="24"/>
          <w:szCs w:val="24"/>
        </w:rPr>
      </w:pPr>
      <w:ins w:id="188" w:author="Walter Moore" w:date="2019-01-04T15:00:00Z">
        <w:r w:rsidRPr="00F970B4">
          <w:rPr>
            <w:sz w:val="24"/>
            <w:szCs w:val="24"/>
          </w:rPr>
          <w:t>Jesus cited Isaiah as He described the people who had ears and eyes, but they remained deaf and blind because of the hardness of their hearts. They failed repeatedly to listen to or obey God’s Word. Reading the full message in context will clarify exactly who had ears to hear the Word of God and who didn’t. As we are about to see, when Jesus spoke in parables, He was not merely saying words. He was depositing His truth into the fertile soil of the hearts of His disciples. Now, let’s read Matthew 12:4</w:t>
        </w:r>
      </w:ins>
      <w:ins w:id="189" w:author="virginia porter" w:date="2019-01-16T17:48:00Z">
        <w:r w:rsidRPr="00F970B4">
          <w:rPr>
            <w:sz w:val="24"/>
            <w:szCs w:val="24"/>
          </w:rPr>
          <w:t>6</w:t>
        </w:r>
      </w:ins>
      <w:ins w:id="190" w:author="Walter Moore" w:date="2019-01-04T15:00:00Z">
        <w:del w:id="191" w:author="virginia porter" w:date="2019-01-16T17:48:00Z">
          <w:r w:rsidRPr="00F970B4" w:rsidDel="007D6F02">
            <w:rPr>
              <w:sz w:val="24"/>
              <w:szCs w:val="24"/>
            </w:rPr>
            <w:delText>4</w:delText>
          </w:r>
        </w:del>
        <w:r w:rsidRPr="00F970B4">
          <w:rPr>
            <w:sz w:val="24"/>
            <w:szCs w:val="24"/>
          </w:rPr>
          <w:t>-50</w:t>
        </w:r>
      </w:ins>
      <w:ins w:id="192" w:author="virginia porter" w:date="2019-01-16T17:49:00Z">
        <w:r w:rsidRPr="00F970B4">
          <w:rPr>
            <w:sz w:val="24"/>
            <w:szCs w:val="24"/>
          </w:rPr>
          <w:t>; Luke 11:27-28; Luke 6:46-47; Luke 8:1-3</w:t>
        </w:r>
      </w:ins>
      <w:ins w:id="193" w:author="Walter Moore" w:date="2019-01-04T15:00:00Z">
        <w:r w:rsidRPr="00F970B4">
          <w:rPr>
            <w:sz w:val="24"/>
            <w:szCs w:val="24"/>
          </w:rPr>
          <w:t xml:space="preserve">. </w:t>
        </w:r>
      </w:ins>
    </w:p>
    <w:p w14:paraId="5CDC5685" w14:textId="77777777" w:rsidR="00EB01ED" w:rsidRPr="00F970B4" w:rsidRDefault="00EB01ED" w:rsidP="00134237">
      <w:pPr>
        <w:ind w:left="141" w:right="-144" w:firstLine="593"/>
        <w:rPr>
          <w:ins w:id="194" w:author="virginia porter" w:date="2019-01-16T17:51:00Z"/>
          <w:sz w:val="24"/>
          <w:szCs w:val="24"/>
        </w:rPr>
      </w:pPr>
    </w:p>
    <w:p w14:paraId="515F1507" w14:textId="77777777" w:rsidR="00F970B4" w:rsidRPr="00F970B4" w:rsidRDefault="00F970B4" w:rsidP="00134237">
      <w:pPr>
        <w:pStyle w:val="Heading3"/>
        <w:ind w:right="-144"/>
        <w:jc w:val="center"/>
        <w:rPr>
          <w:ins w:id="195" w:author="virginia porter" w:date="2019-01-16T17:51:00Z"/>
          <w:rFonts w:asciiTheme="minorHAnsi" w:hAnsiTheme="minorHAnsi" w:cstheme="minorHAnsi"/>
          <w:b/>
          <w:color w:val="auto"/>
        </w:rPr>
      </w:pPr>
      <w:moveToRangeStart w:id="196" w:author="virginia porter" w:date="2019-01-16T17:51:00Z" w:name="move535424412"/>
      <w:ins w:id="197" w:author="virginia porter" w:date="2019-01-16T17:51:00Z">
        <w:r w:rsidRPr="00F970B4">
          <w:rPr>
            <w:rFonts w:asciiTheme="minorHAnsi" w:hAnsiTheme="minorHAnsi" w:cstheme="minorHAnsi"/>
            <w:b/>
            <w:color w:val="auto"/>
          </w:rPr>
          <w:t>Luke 8:18-21</w:t>
        </w:r>
      </w:ins>
    </w:p>
    <w:p w14:paraId="655A3890" w14:textId="77777777" w:rsidR="00F970B4" w:rsidRDefault="00F970B4" w:rsidP="00134237">
      <w:pPr>
        <w:spacing w:after="32" w:line="277" w:lineRule="auto"/>
        <w:ind w:left="1130" w:right="-144" w:hanging="7"/>
        <w:rPr>
          <w:rFonts w:asciiTheme="minorHAnsi" w:hAnsiTheme="minorHAnsi" w:cstheme="minorHAnsi"/>
          <w:b/>
          <w:i/>
          <w:sz w:val="24"/>
          <w:szCs w:val="24"/>
        </w:rPr>
      </w:pPr>
      <w:ins w:id="198" w:author="virginia porter" w:date="2019-01-16T17:51:00Z">
        <w:r w:rsidRPr="00F970B4">
          <w:rPr>
            <w:rFonts w:asciiTheme="minorHAnsi" w:hAnsiTheme="minorHAnsi" w:cstheme="minorHAnsi"/>
            <w:b/>
            <w:i/>
            <w:sz w:val="24"/>
            <w:szCs w:val="24"/>
          </w:rPr>
          <w:t>So listen carefully, for whoever has will be given more, but whoever does not have, even what he thinks he has will be taken from him. Now Jesus’ mother and his brothers came to him, but they could not get near him because of the crowd.</w:t>
        </w:r>
      </w:ins>
    </w:p>
    <w:p w14:paraId="47B69D7C" w14:textId="43C4861F" w:rsidR="00F970B4" w:rsidRPr="00F970B4" w:rsidRDefault="00F970B4" w:rsidP="00F970B4">
      <w:pPr>
        <w:spacing w:after="32" w:line="277" w:lineRule="auto"/>
        <w:ind w:left="1130" w:right="1276" w:hanging="7"/>
        <w:rPr>
          <w:ins w:id="199" w:author="virginia porter" w:date="2019-01-16T17:51:00Z"/>
          <w:rFonts w:asciiTheme="minorHAnsi" w:hAnsiTheme="minorHAnsi" w:cstheme="minorHAnsi"/>
          <w:sz w:val="24"/>
          <w:szCs w:val="24"/>
        </w:rPr>
      </w:pPr>
      <w:ins w:id="200" w:author="virginia porter" w:date="2019-01-16T17:51:00Z">
        <w:r w:rsidRPr="00F970B4">
          <w:rPr>
            <w:rFonts w:asciiTheme="minorHAnsi" w:hAnsiTheme="minorHAnsi" w:cstheme="minorHAnsi"/>
            <w:b/>
            <w:i/>
            <w:sz w:val="24"/>
            <w:szCs w:val="24"/>
          </w:rPr>
          <w:t xml:space="preserve"> So he was told, “Your mother and your brothers are standing outside, wanting to see you.” But he replied to them, “My mother and my brothers are those who hear the word of God and do it.” </w:t>
        </w:r>
      </w:ins>
    </w:p>
    <w:moveToRangeEnd w:id="196"/>
    <w:p w14:paraId="48D784BD" w14:textId="77777777" w:rsidR="00F970B4" w:rsidRPr="00F970B4" w:rsidRDefault="00F970B4" w:rsidP="00F970B4">
      <w:pPr>
        <w:ind w:left="0" w:firstLine="0"/>
        <w:rPr>
          <w:ins w:id="201" w:author="Walter Moore" w:date="2019-01-04T15:00:00Z"/>
        </w:rPr>
      </w:pPr>
    </w:p>
    <w:p w14:paraId="457438CC" w14:textId="77777777" w:rsidR="00F970B4" w:rsidRPr="00F970B4" w:rsidRDefault="00F970B4" w:rsidP="00134237">
      <w:pPr>
        <w:spacing w:after="165"/>
        <w:ind w:left="141" w:firstLine="540"/>
        <w:rPr>
          <w:ins w:id="202" w:author="Walter Moore" w:date="2019-01-04T15:00:00Z"/>
          <w:rFonts w:asciiTheme="minorHAnsi" w:hAnsiTheme="minorHAnsi" w:cstheme="minorHAnsi"/>
          <w:sz w:val="24"/>
          <w:szCs w:val="24"/>
        </w:rPr>
      </w:pPr>
      <w:ins w:id="203" w:author="Walter Moore" w:date="2019-01-04T15:00:00Z">
        <w:r w:rsidRPr="00F970B4">
          <w:rPr>
            <w:rFonts w:asciiTheme="minorHAnsi" w:hAnsiTheme="minorHAnsi" w:cstheme="minorHAnsi"/>
            <w:sz w:val="24"/>
            <w:szCs w:val="24"/>
          </w:rPr>
          <w:t xml:space="preserve">In this parable, </w:t>
        </w:r>
        <w:r w:rsidRPr="00F970B4">
          <w:rPr>
            <w:rFonts w:asciiTheme="minorHAnsi" w:hAnsiTheme="minorHAnsi" w:cstheme="minorHAnsi"/>
            <w:i/>
            <w:sz w:val="24"/>
            <w:szCs w:val="24"/>
          </w:rPr>
          <w:t xml:space="preserve">the soil </w:t>
        </w:r>
        <w:r w:rsidRPr="00F970B4">
          <w:rPr>
            <w:rFonts w:asciiTheme="minorHAnsi" w:hAnsiTheme="minorHAnsi" w:cstheme="minorHAnsi"/>
            <w:sz w:val="24"/>
            <w:szCs w:val="24"/>
          </w:rPr>
          <w:t xml:space="preserve">represents the human heart, </w:t>
        </w:r>
        <w:r w:rsidRPr="00F970B4">
          <w:rPr>
            <w:rFonts w:asciiTheme="minorHAnsi" w:hAnsiTheme="minorHAnsi" w:cstheme="minorHAnsi"/>
            <w:i/>
            <w:sz w:val="24"/>
            <w:szCs w:val="24"/>
          </w:rPr>
          <w:t xml:space="preserve">the Seed </w:t>
        </w:r>
        <w:r w:rsidRPr="00F970B4">
          <w:rPr>
            <w:rFonts w:asciiTheme="minorHAnsi" w:hAnsiTheme="minorHAnsi" w:cstheme="minorHAnsi"/>
            <w:sz w:val="24"/>
            <w:szCs w:val="24"/>
          </w:rPr>
          <w:t xml:space="preserve">is the Word of God, and </w:t>
        </w:r>
        <w:r w:rsidRPr="00F970B4">
          <w:rPr>
            <w:rFonts w:asciiTheme="minorHAnsi" w:hAnsiTheme="minorHAnsi" w:cstheme="minorHAnsi"/>
            <w:i/>
            <w:sz w:val="24"/>
            <w:szCs w:val="24"/>
          </w:rPr>
          <w:t xml:space="preserve">the Sower </w:t>
        </w:r>
        <w:r w:rsidRPr="00F970B4">
          <w:rPr>
            <w:rFonts w:asciiTheme="minorHAnsi" w:hAnsiTheme="minorHAnsi" w:cstheme="minorHAnsi"/>
            <w:sz w:val="24"/>
            <w:szCs w:val="24"/>
          </w:rPr>
          <w:t xml:space="preserve">is the Lord Jesus. In his message, “At What Level Do You Listen,” Herb Hodges said there were four types of people who followed Jesus around. The first three categories of listeners he named the curious crowds, the casual listeners, and the convinced listeners. This group represents about </w:t>
        </w:r>
        <w:r w:rsidRPr="00F970B4">
          <w:rPr>
            <w:rFonts w:asciiTheme="minorHAnsi" w:hAnsiTheme="minorHAnsi" w:cstheme="minorHAnsi"/>
            <w:i/>
            <w:sz w:val="24"/>
            <w:szCs w:val="24"/>
          </w:rPr>
          <w:t xml:space="preserve">seventy-five percent </w:t>
        </w:r>
        <w:r w:rsidRPr="00F970B4">
          <w:rPr>
            <w:rFonts w:asciiTheme="minorHAnsi" w:hAnsiTheme="minorHAnsi" w:cstheme="minorHAnsi"/>
            <w:sz w:val="24"/>
            <w:szCs w:val="24"/>
          </w:rPr>
          <w:t xml:space="preserve">of people whose hearts are exposed to God’s Word. Those who fall into these categories hear God’s Word but do not act upon </w:t>
        </w:r>
      </w:ins>
      <w:r w:rsidRPr="00F970B4">
        <w:rPr>
          <w:rFonts w:asciiTheme="minorHAnsi" w:hAnsiTheme="minorHAnsi" w:cstheme="minorHAnsi"/>
          <w:sz w:val="24"/>
          <w:szCs w:val="24"/>
        </w:rPr>
        <w:t>it</w:t>
      </w:r>
      <w:ins w:id="204" w:author="Walter Moore" w:date="2019-01-04T15:00:00Z">
        <w:r w:rsidRPr="00F970B4">
          <w:rPr>
            <w:rFonts w:asciiTheme="minorHAnsi" w:hAnsiTheme="minorHAnsi" w:cstheme="minorHAnsi"/>
            <w:sz w:val="24"/>
            <w:szCs w:val="24"/>
          </w:rPr>
          <w:t xml:space="preserve">. Although they may call Jesus </w:t>
        </w:r>
        <w:r w:rsidRPr="00F970B4">
          <w:rPr>
            <w:rFonts w:asciiTheme="minorHAnsi" w:hAnsiTheme="minorHAnsi" w:cstheme="minorHAnsi"/>
            <w:i/>
            <w:sz w:val="24"/>
            <w:szCs w:val="24"/>
          </w:rPr>
          <w:t>Lord</w:t>
        </w:r>
        <w:r w:rsidRPr="00F970B4">
          <w:rPr>
            <w:rFonts w:asciiTheme="minorHAnsi" w:hAnsiTheme="minorHAnsi" w:cstheme="minorHAnsi"/>
            <w:sz w:val="24"/>
            <w:szCs w:val="24"/>
          </w:rPr>
          <w:t xml:space="preserve">, they don’t do what He says. </w:t>
        </w:r>
      </w:ins>
    </w:p>
    <w:p w14:paraId="25B4E327" w14:textId="3BBF7733" w:rsidR="004D5DF3" w:rsidRPr="00F970B4" w:rsidDel="00516A10" w:rsidRDefault="00F970B4" w:rsidP="00F970B4">
      <w:pPr>
        <w:spacing w:after="0" w:line="259" w:lineRule="auto"/>
        <w:ind w:left="0" w:firstLine="0"/>
        <w:jc w:val="left"/>
        <w:rPr>
          <w:ins w:id="205" w:author="Walter Moore" w:date="2019-01-04T15:00:00Z"/>
          <w:del w:id="206" w:author="virginia porter" w:date="2019-01-16T19:16:00Z"/>
          <w:rFonts w:asciiTheme="minorHAnsi" w:hAnsiTheme="minorHAnsi" w:cstheme="minorHAnsi"/>
          <w:sz w:val="24"/>
          <w:szCs w:val="24"/>
        </w:rPr>
      </w:pPr>
      <w:ins w:id="207" w:author="Walter Moore" w:date="2019-01-04T15:00:00Z">
        <w:r w:rsidRPr="00F970B4">
          <w:rPr>
            <w:rFonts w:asciiTheme="minorHAnsi" w:hAnsiTheme="minorHAnsi" w:cstheme="minorHAnsi"/>
            <w:sz w:val="24"/>
            <w:szCs w:val="24"/>
          </w:rPr>
          <w:t xml:space="preserve"> </w:t>
        </w:r>
      </w:ins>
    </w:p>
    <w:p w14:paraId="069CB38B" w14:textId="77777777" w:rsidR="00F970B4" w:rsidRPr="00F970B4" w:rsidDel="007D6F02" w:rsidRDefault="00F970B4" w:rsidP="00F970B4">
      <w:pPr>
        <w:pStyle w:val="Heading3"/>
        <w:ind w:right="296"/>
        <w:rPr>
          <w:ins w:id="208" w:author="Walter Moore" w:date="2019-01-04T15:00:00Z"/>
          <w:del w:id="209" w:author="virginia porter" w:date="2019-01-16T17:51:00Z"/>
          <w:rFonts w:asciiTheme="minorHAnsi" w:hAnsiTheme="minorHAnsi" w:cstheme="minorHAnsi"/>
          <w:rPrChange w:id="210" w:author="virginia porter" w:date="2019-01-16T17:51:00Z">
            <w:rPr>
              <w:ins w:id="211" w:author="Walter Moore" w:date="2019-01-04T15:00:00Z"/>
              <w:del w:id="212" w:author="virginia porter" w:date="2019-01-16T17:51:00Z"/>
            </w:rPr>
          </w:rPrChange>
        </w:rPr>
      </w:pPr>
      <w:ins w:id="213" w:author="Walter Moore" w:date="2019-01-04T15:00:00Z">
        <w:del w:id="214" w:author="virginia porter" w:date="2019-01-16T17:51:00Z">
          <w:r w:rsidRPr="00F970B4" w:rsidDel="007D6F02">
            <w:rPr>
              <w:rFonts w:asciiTheme="minorHAnsi" w:hAnsiTheme="minorHAnsi" w:cstheme="minorHAnsi"/>
              <w:b/>
              <w:rPrChange w:id="215" w:author="virginia porter" w:date="2019-01-16T17:51:00Z">
                <w:rPr>
                  <w:b/>
                  <w:sz w:val="25"/>
                </w:rPr>
              </w:rPrChange>
            </w:rPr>
            <w:delText xml:space="preserve">Luke 8:18-21 </w:delText>
          </w:r>
        </w:del>
      </w:ins>
    </w:p>
    <w:p w14:paraId="44A09138" w14:textId="77777777" w:rsidR="00F970B4" w:rsidRPr="00F970B4" w:rsidDel="007D6F02" w:rsidRDefault="00F970B4" w:rsidP="00F970B4">
      <w:pPr>
        <w:spacing w:after="32" w:line="277" w:lineRule="auto"/>
        <w:ind w:left="1130" w:right="1276" w:hanging="7"/>
        <w:rPr>
          <w:ins w:id="216" w:author="Walter Moore" w:date="2019-01-04T15:00:00Z"/>
          <w:del w:id="217" w:author="virginia porter" w:date="2019-01-16T17:51:00Z"/>
          <w:rFonts w:asciiTheme="minorHAnsi" w:hAnsiTheme="minorHAnsi" w:cstheme="minorHAnsi"/>
          <w:sz w:val="24"/>
          <w:szCs w:val="24"/>
          <w:rPrChange w:id="218" w:author="virginia porter" w:date="2019-01-16T17:51:00Z">
            <w:rPr>
              <w:ins w:id="219" w:author="Walter Moore" w:date="2019-01-04T15:00:00Z"/>
              <w:del w:id="220" w:author="virginia porter" w:date="2019-01-16T17:51:00Z"/>
            </w:rPr>
          </w:rPrChange>
        </w:rPr>
      </w:pPr>
      <w:ins w:id="221" w:author="Walter Moore" w:date="2019-01-04T15:00:00Z">
        <w:del w:id="222" w:author="virginia porter" w:date="2019-01-16T17:51:00Z">
          <w:r w:rsidRPr="00F970B4" w:rsidDel="007D6F02">
            <w:rPr>
              <w:rFonts w:asciiTheme="minorHAnsi" w:hAnsiTheme="minorHAnsi" w:cstheme="minorHAnsi"/>
              <w:b/>
              <w:i/>
              <w:sz w:val="24"/>
              <w:szCs w:val="24"/>
              <w:rPrChange w:id="223" w:author="virginia porter" w:date="2019-01-16T17:51:00Z">
                <w:rPr>
                  <w:b/>
                  <w:i/>
                </w:rPr>
              </w:rPrChange>
            </w:rPr>
            <w:delText xml:space="preserve">So listen carefully, for whoever has will be given more, but whoever does not have, even what he thinks he has will be taken from him. Now Jesus’ mother and his brothers came to him, but they could not get near him because of the crowd. So he was told, “Your mother and your brothers are standing outside, wanting to see you.” But he replied to them, “My mother and my brothers are those who hear the word of God and do it.” </w:delText>
          </w:r>
        </w:del>
      </w:ins>
    </w:p>
    <w:p w14:paraId="5EEFF43F" w14:textId="77777777" w:rsidR="00F970B4" w:rsidRPr="00F970B4" w:rsidRDefault="00F970B4" w:rsidP="00F970B4">
      <w:pPr>
        <w:spacing w:after="0" w:line="259" w:lineRule="auto"/>
        <w:ind w:left="0" w:firstLine="0"/>
        <w:jc w:val="left"/>
        <w:rPr>
          <w:ins w:id="224" w:author="Walter Moore" w:date="2019-01-04T15:00:00Z"/>
          <w:rFonts w:asciiTheme="minorHAnsi" w:hAnsiTheme="minorHAnsi" w:cstheme="minorHAnsi"/>
          <w:sz w:val="24"/>
          <w:szCs w:val="24"/>
        </w:rPr>
      </w:pPr>
      <w:ins w:id="225" w:author="Walter Moore" w:date="2019-01-04T15:00:00Z">
        <w:del w:id="226" w:author="virginia porter" w:date="2019-01-16T17:51:00Z">
          <w:r w:rsidRPr="00F970B4" w:rsidDel="007D6F02">
            <w:rPr>
              <w:rFonts w:asciiTheme="minorHAnsi" w:hAnsiTheme="minorHAnsi" w:cstheme="minorHAnsi"/>
              <w:b/>
              <w:i/>
              <w:sz w:val="24"/>
              <w:szCs w:val="24"/>
            </w:rPr>
            <w:delText xml:space="preserve"> </w:delText>
          </w:r>
        </w:del>
      </w:ins>
    </w:p>
    <w:p w14:paraId="367A0C19" w14:textId="77777777" w:rsidR="00F970B4" w:rsidRPr="00F970B4" w:rsidRDefault="00F970B4" w:rsidP="00134237">
      <w:pPr>
        <w:numPr>
          <w:ilvl w:val="0"/>
          <w:numId w:val="58"/>
        </w:numPr>
        <w:spacing w:after="38" w:line="271" w:lineRule="auto"/>
        <w:ind w:hanging="379"/>
        <w:rPr>
          <w:ins w:id="227" w:author="Walter Moore" w:date="2019-01-04T15:00:00Z"/>
          <w:rFonts w:asciiTheme="minorHAnsi" w:hAnsiTheme="minorHAnsi" w:cstheme="minorHAnsi"/>
          <w:sz w:val="24"/>
          <w:szCs w:val="24"/>
        </w:rPr>
      </w:pPr>
      <w:ins w:id="228" w:author="Walter Moore" w:date="2019-01-04T15:00:00Z">
        <w:r w:rsidRPr="00F970B4">
          <w:rPr>
            <w:rFonts w:asciiTheme="minorHAnsi" w:hAnsiTheme="minorHAnsi" w:cstheme="minorHAnsi"/>
            <w:b/>
            <w:sz w:val="24"/>
            <w:szCs w:val="24"/>
          </w:rPr>
          <w:t xml:space="preserve">Soil #1 </w:t>
        </w:r>
        <w:r w:rsidRPr="00F970B4">
          <w:rPr>
            <w:rFonts w:asciiTheme="minorHAnsi" w:hAnsiTheme="minorHAnsi" w:cstheme="minorHAnsi"/>
            <w:sz w:val="24"/>
            <w:szCs w:val="24"/>
          </w:rPr>
          <w:t>(</w:t>
        </w:r>
        <w:r w:rsidRPr="00F970B4">
          <w:rPr>
            <w:rFonts w:asciiTheme="minorHAnsi" w:hAnsiTheme="minorHAnsi" w:cstheme="minorHAnsi"/>
            <w:b/>
            <w:sz w:val="24"/>
            <w:szCs w:val="24"/>
          </w:rPr>
          <w:t>Matthew 13:1-4</w:t>
        </w:r>
      </w:ins>
      <w:ins w:id="229" w:author="virginia porter" w:date="2019-01-16T17:52:00Z">
        <w:r w:rsidRPr="00F970B4">
          <w:rPr>
            <w:rFonts w:asciiTheme="minorHAnsi" w:hAnsiTheme="minorHAnsi" w:cstheme="minorHAnsi"/>
            <w:b/>
            <w:sz w:val="24"/>
            <w:szCs w:val="24"/>
          </w:rPr>
          <w:t>; Luke 8:11-12</w:t>
        </w:r>
      </w:ins>
      <w:ins w:id="230" w:author="Walter Moore" w:date="2019-01-04T15:00:00Z">
        <w:r w:rsidRPr="00F970B4">
          <w:rPr>
            <w:rFonts w:asciiTheme="minorHAnsi" w:hAnsiTheme="minorHAnsi" w:cstheme="minorHAnsi"/>
            <w:b/>
            <w:sz w:val="24"/>
            <w:szCs w:val="24"/>
          </w:rPr>
          <w:t xml:space="preserve">) </w:t>
        </w:r>
        <w:r w:rsidRPr="00F970B4">
          <w:rPr>
            <w:rFonts w:asciiTheme="minorHAnsi" w:hAnsiTheme="minorHAnsi" w:cstheme="minorHAnsi"/>
            <w:b/>
            <w:sz w:val="24"/>
            <w:szCs w:val="24"/>
            <w:u w:val="single" w:color="221F1F"/>
          </w:rPr>
          <w:t>The Crowd</w:t>
        </w:r>
        <w:r w:rsidRPr="00F970B4">
          <w:rPr>
            <w:rFonts w:asciiTheme="minorHAnsi" w:hAnsiTheme="minorHAnsi" w:cstheme="minorHAnsi"/>
            <w:b/>
            <w:sz w:val="24"/>
            <w:szCs w:val="24"/>
          </w:rPr>
          <w:t xml:space="preserve">: </w:t>
        </w:r>
        <w:r w:rsidRPr="00F970B4">
          <w:rPr>
            <w:rFonts w:asciiTheme="minorHAnsi" w:hAnsiTheme="minorHAnsi" w:cstheme="minorHAnsi"/>
            <w:sz w:val="24"/>
            <w:szCs w:val="24"/>
          </w:rPr>
          <w:t xml:space="preserve">The ones along the roadside were curious listeners. The seed lay on top of the soil, but it had no reception into their hearts (Matthew 7:18-27). Crowds are often fickle, and they will only follow the leader as long as it benefits them. </w:t>
        </w:r>
      </w:ins>
    </w:p>
    <w:p w14:paraId="032EF48D" w14:textId="77777777" w:rsidR="00F970B4" w:rsidRPr="00F970B4" w:rsidRDefault="00F970B4" w:rsidP="00134237">
      <w:pPr>
        <w:numPr>
          <w:ilvl w:val="0"/>
          <w:numId w:val="58"/>
        </w:numPr>
        <w:spacing w:after="38" w:line="271" w:lineRule="auto"/>
        <w:ind w:hanging="379"/>
        <w:rPr>
          <w:ins w:id="231" w:author="Walter Moore" w:date="2019-01-04T15:00:00Z"/>
          <w:rFonts w:asciiTheme="minorHAnsi" w:hAnsiTheme="minorHAnsi" w:cstheme="minorHAnsi"/>
          <w:sz w:val="24"/>
          <w:szCs w:val="24"/>
        </w:rPr>
      </w:pPr>
      <w:ins w:id="232" w:author="Walter Moore" w:date="2019-01-04T15:00:00Z">
        <w:r w:rsidRPr="00F970B4">
          <w:rPr>
            <w:rFonts w:asciiTheme="minorHAnsi" w:hAnsiTheme="minorHAnsi" w:cstheme="minorHAnsi"/>
            <w:b/>
            <w:sz w:val="24"/>
            <w:szCs w:val="24"/>
          </w:rPr>
          <w:t xml:space="preserve">Soil #2 (Matthew 13:5-6) </w:t>
        </w:r>
        <w:r w:rsidRPr="00F970B4">
          <w:rPr>
            <w:rFonts w:asciiTheme="minorHAnsi" w:hAnsiTheme="minorHAnsi" w:cstheme="minorHAnsi"/>
            <w:b/>
            <w:sz w:val="24"/>
            <w:szCs w:val="24"/>
            <w:u w:val="single" w:color="221F1F"/>
          </w:rPr>
          <w:t>The Casual Listener</w:t>
        </w:r>
        <w:r w:rsidRPr="00F970B4">
          <w:rPr>
            <w:rFonts w:asciiTheme="minorHAnsi" w:hAnsiTheme="minorHAnsi" w:cstheme="minorHAnsi"/>
            <w:b/>
            <w:sz w:val="24"/>
            <w:szCs w:val="24"/>
          </w:rPr>
          <w:t xml:space="preserve">: </w:t>
        </w:r>
        <w:r w:rsidRPr="00F970B4">
          <w:rPr>
            <w:rFonts w:asciiTheme="minorHAnsi" w:hAnsiTheme="minorHAnsi" w:cstheme="minorHAnsi"/>
            <w:sz w:val="24"/>
            <w:szCs w:val="24"/>
          </w:rPr>
          <w:t xml:space="preserve">These were the ones whose hearts were rocky. The seed fell on the soil, took root, but the root was not firm. These listeners were confused in their loyalty, the seed did not put down roots. They were shallow listeners, and they soon fell away. </w:t>
        </w:r>
      </w:ins>
    </w:p>
    <w:p w14:paraId="3B68740E" w14:textId="77777777" w:rsidR="00F970B4" w:rsidRPr="00F970B4" w:rsidRDefault="00F970B4" w:rsidP="00134237">
      <w:pPr>
        <w:numPr>
          <w:ilvl w:val="0"/>
          <w:numId w:val="58"/>
        </w:numPr>
        <w:spacing w:after="90" w:line="271" w:lineRule="auto"/>
        <w:ind w:hanging="379"/>
        <w:rPr>
          <w:ins w:id="233" w:author="Walter Moore" w:date="2019-01-04T15:00:00Z"/>
          <w:rFonts w:asciiTheme="minorHAnsi" w:hAnsiTheme="minorHAnsi" w:cstheme="minorHAnsi"/>
          <w:sz w:val="24"/>
          <w:szCs w:val="24"/>
        </w:rPr>
      </w:pPr>
      <w:ins w:id="234" w:author="Walter Moore" w:date="2019-01-04T15:00:00Z">
        <w:r w:rsidRPr="00F970B4">
          <w:rPr>
            <w:rFonts w:asciiTheme="minorHAnsi" w:hAnsiTheme="minorHAnsi" w:cstheme="minorHAnsi"/>
            <w:b/>
            <w:sz w:val="24"/>
            <w:szCs w:val="24"/>
          </w:rPr>
          <w:t xml:space="preserve">Soil #3 (Matthew 13:7, 13-15) </w:t>
        </w:r>
        <w:r w:rsidRPr="00F970B4">
          <w:rPr>
            <w:rFonts w:asciiTheme="minorHAnsi" w:hAnsiTheme="minorHAnsi" w:cstheme="minorHAnsi"/>
            <w:b/>
            <w:sz w:val="24"/>
            <w:szCs w:val="24"/>
            <w:u w:val="single" w:color="221F1F"/>
          </w:rPr>
          <w:t>The Convinced Listener</w:t>
        </w:r>
        <w:r w:rsidRPr="00F970B4">
          <w:rPr>
            <w:rFonts w:asciiTheme="minorHAnsi" w:hAnsiTheme="minorHAnsi" w:cstheme="minorHAnsi"/>
            <w:b/>
            <w:sz w:val="24"/>
            <w:szCs w:val="24"/>
          </w:rPr>
          <w:t xml:space="preserve">: </w:t>
        </w:r>
        <w:r w:rsidRPr="00F970B4">
          <w:rPr>
            <w:rFonts w:asciiTheme="minorHAnsi" w:hAnsiTheme="minorHAnsi" w:cstheme="minorHAnsi"/>
            <w:sz w:val="24"/>
            <w:szCs w:val="24"/>
          </w:rPr>
          <w:t>This type of soil represents those whose hearts are full of thorns. The seed fell on the soil and penetrated it. Yet the thorns kept that seed from sprouting upwards, and, therefore, it produced no crop. There was too much competing for their attention</w:t>
        </w:r>
        <w:r w:rsidRPr="00F970B4">
          <w:rPr>
            <w:rFonts w:asciiTheme="minorHAnsi" w:hAnsiTheme="minorHAnsi" w:cstheme="minorHAnsi"/>
            <w:b/>
            <w:sz w:val="24"/>
            <w:szCs w:val="24"/>
          </w:rPr>
          <w:t xml:space="preserve">. </w:t>
        </w:r>
      </w:ins>
    </w:p>
    <w:p w14:paraId="1057F6B1" w14:textId="1CAAE6A7" w:rsidR="004D5DF3" w:rsidRDefault="00F970B4" w:rsidP="004D5DF3">
      <w:pPr>
        <w:spacing w:after="0" w:line="259" w:lineRule="auto"/>
        <w:ind w:left="0" w:firstLine="660"/>
        <w:rPr>
          <w:rFonts w:asciiTheme="minorHAnsi" w:hAnsiTheme="minorHAnsi" w:cstheme="minorHAnsi"/>
          <w:sz w:val="24"/>
          <w:szCs w:val="24"/>
        </w:rPr>
      </w:pPr>
      <w:ins w:id="235" w:author="Walter Moore" w:date="2019-01-04T15:00:00Z">
        <w:r w:rsidRPr="00F970B4">
          <w:rPr>
            <w:rFonts w:asciiTheme="minorHAnsi" w:hAnsiTheme="minorHAnsi" w:cstheme="minorHAnsi"/>
            <w:sz w:val="24"/>
            <w:szCs w:val="24"/>
          </w:rPr>
          <w:t>Just because we are exposed to God’s Word, does not mean that we receive it. When Jesus sows His Eternal Seed (the Word), He expects to receive a harvest. For all His labor, only a few will yield a crop. But their productivity will be greatly multiplied.  Jesus “weeded” out the uncommitted majority by telling them some hard truths about the cost of being His disciples</w:t>
        </w:r>
      </w:ins>
      <w:ins w:id="236" w:author="virginia porter" w:date="2019-01-16T17:55:00Z">
        <w:r w:rsidRPr="00F970B4">
          <w:rPr>
            <w:rFonts w:asciiTheme="minorHAnsi" w:hAnsiTheme="minorHAnsi" w:cstheme="minorHAnsi"/>
            <w:sz w:val="24"/>
            <w:szCs w:val="24"/>
          </w:rPr>
          <w:t>. Read</w:t>
        </w:r>
      </w:ins>
      <w:ins w:id="237" w:author="Walter Moore" w:date="2019-01-04T15:00:00Z">
        <w:del w:id="238" w:author="virginia porter" w:date="2019-01-16T17:55:00Z">
          <w:r w:rsidRPr="00F970B4" w:rsidDel="00462EB5">
            <w:rPr>
              <w:rFonts w:asciiTheme="minorHAnsi" w:hAnsiTheme="minorHAnsi" w:cstheme="minorHAnsi"/>
              <w:sz w:val="24"/>
              <w:szCs w:val="24"/>
            </w:rPr>
            <w:delText xml:space="preserve"> (</w:delText>
          </w:r>
        </w:del>
      </w:ins>
      <w:ins w:id="239" w:author="virginia porter" w:date="2019-01-16T17:55:00Z">
        <w:r w:rsidRPr="00F970B4">
          <w:rPr>
            <w:rFonts w:asciiTheme="minorHAnsi" w:hAnsiTheme="minorHAnsi" w:cstheme="minorHAnsi"/>
            <w:sz w:val="24"/>
            <w:szCs w:val="24"/>
          </w:rPr>
          <w:t xml:space="preserve"> </w:t>
        </w:r>
      </w:ins>
      <w:ins w:id="240" w:author="Walter Moore" w:date="2019-01-04T15:00:00Z">
        <w:r w:rsidRPr="00F970B4">
          <w:rPr>
            <w:rFonts w:asciiTheme="minorHAnsi" w:hAnsiTheme="minorHAnsi" w:cstheme="minorHAnsi"/>
            <w:sz w:val="24"/>
            <w:szCs w:val="24"/>
          </w:rPr>
          <w:t>Luke 9:18-27</w:t>
        </w:r>
      </w:ins>
      <w:ins w:id="241" w:author="virginia porter" w:date="2019-01-16T17:57:00Z">
        <w:r w:rsidRPr="00F970B4">
          <w:rPr>
            <w:rFonts w:asciiTheme="minorHAnsi" w:hAnsiTheme="minorHAnsi" w:cstheme="minorHAnsi"/>
            <w:sz w:val="24"/>
            <w:szCs w:val="24"/>
          </w:rPr>
          <w:t>,</w:t>
        </w:r>
      </w:ins>
      <w:ins w:id="242" w:author="Walter Moore" w:date="2019-01-04T15:00:00Z">
        <w:del w:id="243" w:author="virginia porter" w:date="2019-01-16T17:55:00Z">
          <w:r w:rsidRPr="00F970B4" w:rsidDel="00462EB5">
            <w:rPr>
              <w:rFonts w:asciiTheme="minorHAnsi" w:hAnsiTheme="minorHAnsi" w:cstheme="minorHAnsi"/>
              <w:sz w:val="24"/>
              <w:szCs w:val="24"/>
            </w:rPr>
            <w:delText>,</w:delText>
          </w:r>
        </w:del>
      </w:ins>
      <w:ins w:id="244" w:author="virginia porter" w:date="2019-01-16T17:56:00Z">
        <w:r w:rsidRPr="00F970B4">
          <w:rPr>
            <w:rFonts w:asciiTheme="minorHAnsi" w:hAnsiTheme="minorHAnsi" w:cstheme="minorHAnsi"/>
            <w:sz w:val="24"/>
            <w:szCs w:val="24"/>
          </w:rPr>
          <w:t xml:space="preserve"> </w:t>
        </w:r>
      </w:ins>
      <w:ins w:id="245" w:author="Walter Moore" w:date="2019-01-04T15:00:00Z">
        <w:del w:id="246" w:author="virginia porter" w:date="2019-01-16T17:56:00Z">
          <w:r w:rsidRPr="00F970B4" w:rsidDel="00462EB5">
            <w:rPr>
              <w:rFonts w:asciiTheme="minorHAnsi" w:hAnsiTheme="minorHAnsi" w:cstheme="minorHAnsi"/>
              <w:sz w:val="24"/>
              <w:szCs w:val="24"/>
            </w:rPr>
            <w:delText xml:space="preserve"> </w:delText>
          </w:r>
        </w:del>
        <w:r w:rsidRPr="00F970B4">
          <w:rPr>
            <w:rFonts w:asciiTheme="minorHAnsi" w:hAnsiTheme="minorHAnsi" w:cstheme="minorHAnsi"/>
            <w:sz w:val="24"/>
            <w:szCs w:val="24"/>
          </w:rPr>
          <w:t>14:25-3</w:t>
        </w:r>
      </w:ins>
      <w:ins w:id="247" w:author="virginia porter" w:date="2019-01-16T17:55:00Z">
        <w:r w:rsidRPr="00F970B4">
          <w:rPr>
            <w:rFonts w:asciiTheme="minorHAnsi" w:hAnsiTheme="minorHAnsi" w:cstheme="minorHAnsi"/>
            <w:sz w:val="24"/>
            <w:szCs w:val="24"/>
          </w:rPr>
          <w:t>5</w:t>
        </w:r>
      </w:ins>
      <w:ins w:id="248" w:author="virginia porter" w:date="2019-01-16T17:57:00Z">
        <w:r w:rsidRPr="00F970B4">
          <w:rPr>
            <w:rFonts w:asciiTheme="minorHAnsi" w:hAnsiTheme="minorHAnsi" w:cstheme="minorHAnsi"/>
            <w:sz w:val="24"/>
            <w:szCs w:val="24"/>
          </w:rPr>
          <w:t xml:space="preserve"> and John 8:43-47</w:t>
        </w:r>
      </w:ins>
      <w:ins w:id="249" w:author="Walter Moore" w:date="2019-01-04T15:00:00Z">
        <w:del w:id="250" w:author="virginia porter" w:date="2019-01-16T17:55:00Z">
          <w:r w:rsidRPr="00F970B4" w:rsidDel="00462EB5">
            <w:rPr>
              <w:rFonts w:asciiTheme="minorHAnsi" w:hAnsiTheme="minorHAnsi" w:cstheme="minorHAnsi"/>
              <w:sz w:val="24"/>
              <w:szCs w:val="24"/>
            </w:rPr>
            <w:delText>4)</w:delText>
          </w:r>
        </w:del>
        <w:r w:rsidRPr="00F970B4">
          <w:rPr>
            <w:rFonts w:asciiTheme="minorHAnsi" w:hAnsiTheme="minorHAnsi" w:cstheme="minorHAnsi"/>
            <w:sz w:val="24"/>
            <w:szCs w:val="24"/>
          </w:rPr>
          <w:t xml:space="preserve">. </w:t>
        </w:r>
      </w:ins>
      <w:r w:rsidR="004D5DF3">
        <w:rPr>
          <w:rFonts w:asciiTheme="minorHAnsi" w:hAnsiTheme="minorHAnsi" w:cstheme="minorHAnsi"/>
          <w:sz w:val="24"/>
          <w:szCs w:val="24"/>
        </w:rPr>
        <w:t xml:space="preserve"> </w:t>
      </w:r>
    </w:p>
    <w:p w14:paraId="635F6690" w14:textId="77777777" w:rsidR="004D5DF3" w:rsidRDefault="004D5DF3" w:rsidP="004D5DF3">
      <w:pPr>
        <w:spacing w:after="0" w:line="259" w:lineRule="auto"/>
        <w:rPr>
          <w:rFonts w:asciiTheme="minorHAnsi" w:hAnsiTheme="minorHAnsi" w:cstheme="minorHAnsi"/>
          <w:sz w:val="24"/>
          <w:szCs w:val="24"/>
        </w:rPr>
      </w:pPr>
    </w:p>
    <w:p w14:paraId="34037AD3" w14:textId="199FA5DE" w:rsidR="00F970B4" w:rsidRPr="00F970B4" w:rsidDel="00462EB5" w:rsidRDefault="00F970B4" w:rsidP="004D5DF3">
      <w:pPr>
        <w:spacing w:after="0" w:line="259" w:lineRule="auto"/>
        <w:ind w:left="0" w:firstLine="660"/>
        <w:jc w:val="left"/>
        <w:rPr>
          <w:ins w:id="251" w:author="Walter Moore" w:date="2019-01-04T15:00:00Z"/>
          <w:del w:id="252" w:author="virginia porter" w:date="2019-01-16T17:58:00Z"/>
          <w:rFonts w:asciiTheme="minorHAnsi" w:hAnsiTheme="minorHAnsi" w:cstheme="minorHAnsi"/>
          <w:sz w:val="24"/>
          <w:szCs w:val="24"/>
        </w:rPr>
      </w:pPr>
    </w:p>
    <w:p w14:paraId="048BB178" w14:textId="77777777" w:rsidR="00F970B4" w:rsidRPr="00F970B4" w:rsidDel="00462EB5" w:rsidRDefault="00F970B4" w:rsidP="00134237">
      <w:pPr>
        <w:pStyle w:val="Heading3"/>
        <w:rPr>
          <w:ins w:id="253" w:author="Walter Moore" w:date="2019-01-04T15:00:00Z"/>
          <w:del w:id="254" w:author="virginia porter" w:date="2019-01-16T17:57:00Z"/>
          <w:rFonts w:asciiTheme="minorHAnsi" w:hAnsiTheme="minorHAnsi" w:cstheme="minorHAnsi"/>
        </w:rPr>
      </w:pPr>
      <w:ins w:id="255" w:author="Walter Moore" w:date="2019-01-04T15:00:00Z">
        <w:del w:id="256" w:author="virginia porter" w:date="2019-01-16T17:57:00Z">
          <w:r w:rsidRPr="00F970B4" w:rsidDel="00462EB5">
            <w:rPr>
              <w:rFonts w:asciiTheme="minorHAnsi" w:hAnsiTheme="minorHAnsi" w:cstheme="minorHAnsi"/>
            </w:rPr>
            <w:delText>John 8:43-47</w:delText>
          </w:r>
          <w:r w:rsidRPr="00F970B4" w:rsidDel="00462EB5">
            <w:rPr>
              <w:rFonts w:asciiTheme="minorHAnsi" w:hAnsiTheme="minorHAnsi" w:cstheme="minorHAnsi"/>
              <w:color w:val="000000"/>
            </w:rPr>
            <w:delText xml:space="preserve"> </w:delText>
          </w:r>
        </w:del>
      </w:ins>
    </w:p>
    <w:p w14:paraId="7E2400A3" w14:textId="77777777" w:rsidR="00F970B4" w:rsidRPr="00F970B4" w:rsidDel="00462EB5" w:rsidRDefault="00F970B4" w:rsidP="00134237">
      <w:pPr>
        <w:spacing w:after="6" w:line="277" w:lineRule="auto"/>
        <w:ind w:left="1130" w:hanging="7"/>
        <w:rPr>
          <w:ins w:id="257" w:author="Walter Moore" w:date="2019-01-04T15:00:00Z"/>
          <w:del w:id="258" w:author="virginia porter" w:date="2019-01-16T17:57:00Z"/>
          <w:rFonts w:asciiTheme="minorHAnsi" w:hAnsiTheme="minorHAnsi" w:cstheme="minorHAnsi"/>
          <w:sz w:val="24"/>
          <w:szCs w:val="24"/>
        </w:rPr>
      </w:pPr>
      <w:ins w:id="259" w:author="Walter Moore" w:date="2019-01-04T15:00:00Z">
        <w:del w:id="260" w:author="virginia porter" w:date="2019-01-16T17:57:00Z">
          <w:r w:rsidRPr="00F970B4" w:rsidDel="00462EB5">
            <w:rPr>
              <w:rFonts w:asciiTheme="minorHAnsi" w:hAnsiTheme="minorHAnsi" w:cstheme="minorHAnsi"/>
              <w:b/>
              <w:i/>
              <w:sz w:val="24"/>
              <w:szCs w:val="24"/>
            </w:rPr>
            <w:delText xml:space="preserve">Why don’t you understand what I am saying? It is because you cannot accept my teaching. You people are from your father the devil, and you want to do what your father desires. He was a murderer from the beginning, and does not uphold the truth, because there is no truth in him. Whenever he lies, he speaks according to his own nature, because he is a liar and the father of lies. But because I am telling you the truth, you do not believe me. Who among you can prove me guilty of any sin? If I am telling you the truth, why don’t you believe me? The one who belongs to God listens and responds to God’s words. </w:delText>
          </w:r>
        </w:del>
      </w:ins>
    </w:p>
    <w:p w14:paraId="46396852" w14:textId="77777777" w:rsidR="00F970B4" w:rsidRPr="00F970B4" w:rsidDel="00462EB5" w:rsidRDefault="00F970B4" w:rsidP="00134237">
      <w:pPr>
        <w:spacing w:after="94" w:line="277" w:lineRule="auto"/>
        <w:ind w:left="1130" w:hanging="7"/>
        <w:rPr>
          <w:ins w:id="261" w:author="Walter Moore" w:date="2019-01-04T15:00:00Z"/>
          <w:del w:id="262" w:author="virginia porter" w:date="2019-01-16T17:57:00Z"/>
          <w:rFonts w:asciiTheme="minorHAnsi" w:hAnsiTheme="minorHAnsi" w:cstheme="minorHAnsi"/>
          <w:sz w:val="24"/>
          <w:szCs w:val="24"/>
        </w:rPr>
      </w:pPr>
      <w:ins w:id="263" w:author="Walter Moore" w:date="2019-01-04T15:00:00Z">
        <w:del w:id="264" w:author="virginia porter" w:date="2019-01-16T17:57:00Z">
          <w:r w:rsidRPr="00F970B4" w:rsidDel="00462EB5">
            <w:rPr>
              <w:rFonts w:asciiTheme="minorHAnsi" w:hAnsiTheme="minorHAnsi" w:cstheme="minorHAnsi"/>
              <w:b/>
              <w:i/>
              <w:sz w:val="24"/>
              <w:szCs w:val="24"/>
            </w:rPr>
            <w:delText xml:space="preserve">You don’t listen and respond, because you don’t belong to God.” </w:delText>
          </w:r>
        </w:del>
      </w:ins>
    </w:p>
    <w:p w14:paraId="4DD73431" w14:textId="45C0A69A" w:rsidR="00F970B4" w:rsidRPr="00F970B4" w:rsidRDefault="00F970B4" w:rsidP="00242482">
      <w:pPr>
        <w:spacing w:after="0" w:line="259" w:lineRule="auto"/>
        <w:ind w:left="0" w:firstLine="0"/>
        <w:jc w:val="left"/>
        <w:rPr>
          <w:ins w:id="265" w:author="Walter Moore" w:date="2019-01-04T15:00:00Z"/>
          <w:rFonts w:asciiTheme="minorHAnsi" w:hAnsiTheme="minorHAnsi" w:cstheme="minorHAnsi"/>
          <w:sz w:val="24"/>
          <w:szCs w:val="24"/>
        </w:rPr>
      </w:pPr>
      <w:ins w:id="266" w:author="Walter Moore" w:date="2019-01-04T15:00:00Z">
        <w:del w:id="267" w:author="virginia porter" w:date="2019-01-16T17:57:00Z">
          <w:r w:rsidRPr="00F970B4" w:rsidDel="00462EB5">
            <w:rPr>
              <w:rFonts w:asciiTheme="minorHAnsi" w:hAnsiTheme="minorHAnsi" w:cstheme="minorHAnsi"/>
              <w:b/>
              <w:i/>
              <w:sz w:val="24"/>
              <w:szCs w:val="24"/>
            </w:rPr>
            <w:delText xml:space="preserve"> </w:delText>
          </w:r>
        </w:del>
        <w:r w:rsidRPr="00F970B4">
          <w:rPr>
            <w:rFonts w:asciiTheme="minorHAnsi" w:hAnsiTheme="minorHAnsi" w:cstheme="minorHAnsi"/>
            <w:b/>
            <w:sz w:val="24"/>
            <w:szCs w:val="24"/>
          </w:rPr>
          <w:t xml:space="preserve">DIGGING DEEPER: </w:t>
        </w:r>
        <w:del w:id="268" w:author="virginia porter" w:date="2019-01-16T17:51:00Z">
          <w:r w:rsidRPr="00F970B4" w:rsidDel="007D6F02">
            <w:rPr>
              <w:rFonts w:asciiTheme="minorHAnsi" w:hAnsiTheme="minorHAnsi" w:cstheme="minorHAnsi"/>
              <w:sz w:val="24"/>
              <w:szCs w:val="24"/>
            </w:rPr>
            <w:delText xml:space="preserve">Luke 8:1-21, 6:46; </w:delText>
          </w:r>
        </w:del>
        <w:r w:rsidRPr="00F970B4">
          <w:rPr>
            <w:rFonts w:asciiTheme="minorHAnsi" w:hAnsiTheme="minorHAnsi" w:cstheme="minorHAnsi"/>
            <w:sz w:val="24"/>
            <w:szCs w:val="24"/>
          </w:rPr>
          <w:t xml:space="preserve">Mark 4:1-34; Romans 10:13-18; James 1:21-25; John 5:24-47, 6:32-69; Revelation 3:14-20 </w:t>
        </w:r>
      </w:ins>
    </w:p>
    <w:p w14:paraId="53FA12CB" w14:textId="77777777" w:rsidR="00F970B4" w:rsidRPr="00F970B4" w:rsidRDefault="00F970B4" w:rsidP="00F970B4">
      <w:pPr>
        <w:spacing w:after="0" w:line="259" w:lineRule="auto"/>
        <w:ind w:left="0" w:firstLine="0"/>
        <w:jc w:val="left"/>
        <w:rPr>
          <w:ins w:id="269" w:author="Walter Moore" w:date="2019-01-04T15:00:00Z"/>
          <w:rFonts w:asciiTheme="minorHAnsi" w:hAnsiTheme="minorHAnsi" w:cstheme="minorHAnsi"/>
          <w:sz w:val="24"/>
          <w:szCs w:val="24"/>
        </w:rPr>
      </w:pPr>
      <w:ins w:id="270" w:author="Walter Moore" w:date="2019-01-04T15:00:00Z">
        <w:r w:rsidRPr="00F970B4">
          <w:rPr>
            <w:rFonts w:asciiTheme="minorHAnsi" w:hAnsiTheme="minorHAnsi" w:cstheme="minorHAnsi"/>
            <w:sz w:val="24"/>
            <w:szCs w:val="24"/>
          </w:rPr>
          <w:t xml:space="preserve"> </w:t>
        </w:r>
      </w:ins>
    </w:p>
    <w:p w14:paraId="3BAFCB2A" w14:textId="60BFDD2B" w:rsidR="00F970B4" w:rsidRPr="00971B8C" w:rsidRDefault="00F970B4" w:rsidP="00971B8C">
      <w:pPr>
        <w:pStyle w:val="Heading2"/>
        <w:ind w:left="689" w:right="838"/>
        <w:jc w:val="center"/>
        <w:rPr>
          <w:ins w:id="271" w:author="Walter Moore" w:date="2019-01-04T15:00:00Z"/>
          <w:rFonts w:asciiTheme="minorHAnsi" w:hAnsiTheme="minorHAnsi" w:cstheme="minorHAnsi"/>
          <w:b/>
          <w:color w:val="auto"/>
          <w:sz w:val="28"/>
          <w:szCs w:val="28"/>
        </w:rPr>
      </w:pPr>
      <w:ins w:id="272" w:author="Walter Moore" w:date="2019-01-04T15:00:00Z">
        <w:r w:rsidRPr="00971B8C">
          <w:rPr>
            <w:rFonts w:asciiTheme="minorHAnsi" w:hAnsiTheme="minorHAnsi" w:cstheme="minorHAnsi"/>
            <w:b/>
            <w:color w:val="auto"/>
            <w:sz w:val="28"/>
            <w:szCs w:val="28"/>
          </w:rPr>
          <w:t>A Receptive Heart is a Good Heart</w:t>
        </w:r>
      </w:ins>
    </w:p>
    <w:p w14:paraId="6211E6CB" w14:textId="3B94AB50" w:rsidR="00F970B4" w:rsidRPr="00971B8C" w:rsidRDefault="00F970B4" w:rsidP="00971B8C">
      <w:pPr>
        <w:pStyle w:val="Heading3"/>
        <w:ind w:right="296"/>
        <w:jc w:val="center"/>
        <w:rPr>
          <w:ins w:id="273" w:author="Walter Moore" w:date="2019-01-04T15:00:00Z"/>
          <w:rFonts w:asciiTheme="minorHAnsi" w:hAnsiTheme="minorHAnsi" w:cstheme="minorHAnsi"/>
          <w:b/>
          <w:color w:val="auto"/>
        </w:rPr>
      </w:pPr>
      <w:ins w:id="274" w:author="Walter Moore" w:date="2019-01-04T15:00:00Z">
        <w:r w:rsidRPr="00971B8C">
          <w:rPr>
            <w:rFonts w:asciiTheme="minorHAnsi" w:hAnsiTheme="minorHAnsi" w:cstheme="minorHAnsi"/>
            <w:b/>
            <w:color w:val="auto"/>
          </w:rPr>
          <w:t>Luke 8:11-15</w:t>
        </w:r>
      </w:ins>
    </w:p>
    <w:p w14:paraId="63CFE019" w14:textId="77777777" w:rsidR="00F970B4" w:rsidRPr="00F970B4" w:rsidRDefault="00F970B4" w:rsidP="00F970B4">
      <w:pPr>
        <w:spacing w:after="94" w:line="277" w:lineRule="auto"/>
        <w:ind w:left="1130" w:right="1276" w:hanging="7"/>
        <w:rPr>
          <w:ins w:id="275" w:author="Walter Moore" w:date="2019-01-04T15:00:00Z"/>
          <w:rFonts w:asciiTheme="minorHAnsi" w:hAnsiTheme="minorHAnsi" w:cstheme="minorHAnsi"/>
          <w:sz w:val="24"/>
          <w:szCs w:val="24"/>
        </w:rPr>
      </w:pPr>
      <w:ins w:id="276" w:author="Walter Moore" w:date="2019-01-04T15:00:00Z">
        <w:r w:rsidRPr="00F970B4">
          <w:rPr>
            <w:rFonts w:asciiTheme="minorHAnsi" w:hAnsiTheme="minorHAnsi" w:cstheme="minorHAnsi"/>
            <w:b/>
            <w:i/>
            <w:sz w:val="24"/>
            <w:szCs w:val="24"/>
          </w:rPr>
          <w:t xml:space="preserve">Now the parable means this: The seed is the word of God. Those along the path are the ones who have heard; then the devil comes and takes away the word from their hearts, so that they may not believe and be saved. Those on the rock are the ones who receive the word with joy when they hear it, but they have no root. They believe for a while, but in a time of testing fall away. As for the seed that fell among thorns, these are the ones who hear, but as they go on their way they are choked by the worries and riches and pleasures  </w:t>
        </w:r>
        <w:del w:id="277" w:author="virginia porter" w:date="2019-01-16T18:00:00Z">
          <w:r w:rsidRPr="00F970B4" w:rsidDel="00462EB5">
            <w:rPr>
              <w:rFonts w:asciiTheme="minorHAnsi" w:hAnsiTheme="minorHAnsi" w:cstheme="minorHAnsi"/>
              <w:b/>
              <w:i/>
              <w:sz w:val="24"/>
              <w:szCs w:val="24"/>
            </w:rPr>
            <w:delText xml:space="preserve">   </w:delText>
          </w:r>
        </w:del>
        <w:r w:rsidRPr="00F970B4">
          <w:rPr>
            <w:rFonts w:asciiTheme="minorHAnsi" w:hAnsiTheme="minorHAnsi" w:cstheme="minorHAnsi"/>
            <w:b/>
            <w:i/>
            <w:sz w:val="24"/>
            <w:szCs w:val="24"/>
          </w:rPr>
          <w:t xml:space="preserve"> of life, and their fruit does not mature. But as for the seed that landed on good soil, these are the ones who, after hearing the word, cling to it with an honest and good heart, and bear fruit with steadfast endurance. </w:t>
        </w:r>
      </w:ins>
    </w:p>
    <w:p w14:paraId="38D4FD91" w14:textId="77777777" w:rsidR="00F970B4" w:rsidRPr="00F970B4" w:rsidRDefault="00F970B4" w:rsidP="00F970B4">
      <w:pPr>
        <w:spacing w:after="0" w:line="259" w:lineRule="auto"/>
        <w:ind w:left="0" w:firstLine="0"/>
        <w:jc w:val="left"/>
        <w:rPr>
          <w:ins w:id="278" w:author="Walter Moore" w:date="2019-01-04T15:00:00Z"/>
          <w:rFonts w:asciiTheme="minorHAnsi" w:hAnsiTheme="minorHAnsi" w:cstheme="minorHAnsi"/>
          <w:sz w:val="24"/>
          <w:szCs w:val="24"/>
        </w:rPr>
      </w:pPr>
      <w:ins w:id="279" w:author="Walter Moore" w:date="2019-01-04T15:00:00Z">
        <w:r w:rsidRPr="00F970B4">
          <w:rPr>
            <w:rFonts w:asciiTheme="minorHAnsi" w:hAnsiTheme="minorHAnsi" w:cstheme="minorHAnsi"/>
            <w:b/>
            <w:i/>
            <w:sz w:val="24"/>
            <w:szCs w:val="24"/>
          </w:rPr>
          <w:t xml:space="preserve"> </w:t>
        </w:r>
      </w:ins>
    </w:p>
    <w:p w14:paraId="5E107F63" w14:textId="77777777" w:rsidR="00F970B4" w:rsidRPr="00F970B4" w:rsidRDefault="00F970B4" w:rsidP="00134237">
      <w:pPr>
        <w:ind w:left="1038" w:hanging="378"/>
        <w:rPr>
          <w:ins w:id="280" w:author="Walter Moore" w:date="2019-01-04T15:00:00Z"/>
          <w:rFonts w:asciiTheme="minorHAnsi" w:hAnsiTheme="minorHAnsi" w:cstheme="minorHAnsi"/>
          <w:sz w:val="24"/>
          <w:szCs w:val="24"/>
        </w:rPr>
      </w:pPr>
      <w:ins w:id="281" w:author="Walter Moore" w:date="2019-01-04T15:00:00Z">
        <w:r w:rsidRPr="00F970B4">
          <w:rPr>
            <w:rFonts w:asciiTheme="minorHAnsi" w:eastAsia="Segoe UI Symbol" w:hAnsiTheme="minorHAnsi" w:cstheme="minorHAnsi"/>
            <w:sz w:val="24"/>
            <w:szCs w:val="24"/>
          </w:rPr>
          <w:t>•</w:t>
        </w:r>
        <w:r w:rsidRPr="00F970B4">
          <w:rPr>
            <w:rFonts w:asciiTheme="minorHAnsi" w:eastAsia="Arial" w:hAnsiTheme="minorHAnsi" w:cstheme="minorHAnsi"/>
            <w:sz w:val="24"/>
            <w:szCs w:val="24"/>
          </w:rPr>
          <w:t xml:space="preserve"> </w:t>
        </w:r>
        <w:r w:rsidRPr="00F970B4">
          <w:rPr>
            <w:rFonts w:asciiTheme="minorHAnsi" w:hAnsiTheme="minorHAnsi" w:cstheme="minorHAnsi"/>
            <w:b/>
            <w:sz w:val="24"/>
            <w:szCs w:val="24"/>
          </w:rPr>
          <w:t xml:space="preserve">Soil #4 (Matthew 13:8-12, 16, 23-24, 30-43) </w:t>
        </w:r>
        <w:r w:rsidRPr="00F970B4">
          <w:rPr>
            <w:rFonts w:asciiTheme="minorHAnsi" w:hAnsiTheme="minorHAnsi" w:cstheme="minorHAnsi"/>
            <w:b/>
            <w:sz w:val="24"/>
            <w:szCs w:val="24"/>
            <w:u w:val="single" w:color="221F1F"/>
          </w:rPr>
          <w:t>The Committed Listener</w:t>
        </w:r>
        <w:r w:rsidRPr="00F970B4">
          <w:rPr>
            <w:rFonts w:asciiTheme="minorHAnsi" w:hAnsiTheme="minorHAnsi" w:cstheme="minorHAnsi"/>
            <w:b/>
            <w:sz w:val="24"/>
            <w:szCs w:val="24"/>
          </w:rPr>
          <w:t xml:space="preserve">: </w:t>
        </w:r>
        <w:r w:rsidRPr="00F970B4">
          <w:rPr>
            <w:rFonts w:asciiTheme="minorHAnsi" w:hAnsiTheme="minorHAnsi" w:cstheme="minorHAnsi"/>
            <w:sz w:val="24"/>
            <w:szCs w:val="24"/>
          </w:rPr>
          <w:t xml:space="preserve">This last group represents a considerably smaller percentage, and yet, they are Jesus’ true followers; they are the </w:t>
        </w:r>
        <w:r w:rsidRPr="00F970B4">
          <w:rPr>
            <w:rFonts w:asciiTheme="minorHAnsi" w:hAnsiTheme="minorHAnsi" w:cstheme="minorHAnsi"/>
            <w:i/>
            <w:sz w:val="24"/>
            <w:szCs w:val="24"/>
          </w:rPr>
          <w:t xml:space="preserve">spiritually reproductive listeners. </w:t>
        </w:r>
        <w:r w:rsidRPr="00F970B4">
          <w:rPr>
            <w:rFonts w:asciiTheme="minorHAnsi" w:hAnsiTheme="minorHAnsi" w:cstheme="minorHAnsi"/>
            <w:sz w:val="24"/>
            <w:szCs w:val="24"/>
          </w:rPr>
          <w:t xml:space="preserve">The good seed fell upon the good soil of their hearts. These are careful listeners, true Christians, and disciples of Christ. Although they are </w:t>
        </w:r>
        <w:r w:rsidRPr="00F970B4">
          <w:rPr>
            <w:rFonts w:asciiTheme="minorHAnsi" w:hAnsiTheme="minorHAnsi" w:cstheme="minorHAnsi"/>
            <w:i/>
            <w:sz w:val="24"/>
            <w:szCs w:val="24"/>
          </w:rPr>
          <w:t>few in number, they’re faithful and fruitful investments for the Sower</w:t>
        </w:r>
        <w:r w:rsidRPr="00F970B4">
          <w:rPr>
            <w:rFonts w:asciiTheme="minorHAnsi" w:hAnsiTheme="minorHAnsi" w:cstheme="minorHAnsi"/>
            <w:sz w:val="24"/>
            <w:szCs w:val="24"/>
          </w:rPr>
          <w:t xml:space="preserve">. Jesus calls them sons and daughters of the Kingdom. And He further identified them as </w:t>
        </w:r>
        <w:r w:rsidRPr="00F970B4">
          <w:rPr>
            <w:rFonts w:asciiTheme="minorHAnsi" w:hAnsiTheme="minorHAnsi" w:cstheme="minorHAnsi"/>
            <w:i/>
            <w:sz w:val="24"/>
            <w:szCs w:val="24"/>
          </w:rPr>
          <w:t xml:space="preserve">good seeds and sowers of His Word. </w:t>
        </w:r>
      </w:ins>
    </w:p>
    <w:p w14:paraId="39F3DF64" w14:textId="77777777" w:rsidR="00F970B4" w:rsidRPr="00F970B4" w:rsidRDefault="00F970B4" w:rsidP="00F970B4">
      <w:pPr>
        <w:spacing w:after="0" w:line="259" w:lineRule="auto"/>
        <w:ind w:left="0" w:firstLine="0"/>
        <w:jc w:val="left"/>
        <w:rPr>
          <w:ins w:id="282" w:author="Walter Moore" w:date="2019-01-04T15:00:00Z"/>
          <w:rFonts w:asciiTheme="minorHAnsi" w:hAnsiTheme="minorHAnsi" w:cstheme="minorHAnsi"/>
          <w:sz w:val="24"/>
          <w:szCs w:val="24"/>
        </w:rPr>
      </w:pPr>
      <w:ins w:id="283" w:author="Walter Moore" w:date="2019-01-04T15:00:00Z">
        <w:r w:rsidRPr="00F970B4">
          <w:rPr>
            <w:rFonts w:asciiTheme="minorHAnsi" w:hAnsiTheme="minorHAnsi" w:cstheme="minorHAnsi"/>
            <w:i/>
            <w:sz w:val="24"/>
            <w:szCs w:val="24"/>
          </w:rPr>
          <w:t xml:space="preserve"> </w:t>
        </w:r>
      </w:ins>
    </w:p>
    <w:p w14:paraId="5BCDE4C8" w14:textId="77777777" w:rsidR="00F970B4" w:rsidRPr="00F970B4" w:rsidDel="00FD65B7" w:rsidRDefault="00F970B4" w:rsidP="00134237">
      <w:pPr>
        <w:spacing w:after="1"/>
        <w:ind w:left="141" w:firstLine="540"/>
        <w:rPr>
          <w:ins w:id="284" w:author="Walter Moore" w:date="2019-01-04T15:00:00Z"/>
          <w:del w:id="285" w:author="virginia porter" w:date="2019-01-16T18:43:00Z"/>
          <w:rFonts w:asciiTheme="minorHAnsi" w:hAnsiTheme="minorHAnsi" w:cstheme="minorHAnsi"/>
          <w:sz w:val="24"/>
          <w:szCs w:val="24"/>
        </w:rPr>
      </w:pPr>
      <w:ins w:id="286" w:author="Walter Moore" w:date="2019-01-04T15:00:00Z">
        <w:r w:rsidRPr="00F970B4">
          <w:rPr>
            <w:rFonts w:asciiTheme="minorHAnsi" w:hAnsiTheme="minorHAnsi" w:cstheme="minorHAnsi"/>
            <w:sz w:val="24"/>
            <w:szCs w:val="24"/>
          </w:rPr>
          <w:t xml:space="preserve">The word </w:t>
        </w:r>
        <w:r w:rsidRPr="00F970B4">
          <w:rPr>
            <w:rFonts w:asciiTheme="minorHAnsi" w:hAnsiTheme="minorHAnsi" w:cstheme="minorHAnsi"/>
            <w:i/>
            <w:sz w:val="24"/>
            <w:szCs w:val="24"/>
          </w:rPr>
          <w:t xml:space="preserve">follow </w:t>
        </w:r>
        <w:r w:rsidRPr="00F970B4">
          <w:rPr>
            <w:rFonts w:asciiTheme="minorHAnsi" w:hAnsiTheme="minorHAnsi" w:cstheme="minorHAnsi"/>
            <w:sz w:val="24"/>
            <w:szCs w:val="24"/>
          </w:rPr>
          <w:t xml:space="preserve">in Greek is akoloutheo. It could be defined as being united with Christ or accompanying Him as a disciple (Luke 6:40; John 12:26). The root word for follow is derived from the same Greek word for hear and obey. Before we move on, I want to point out one phrase found in these two verses: Matthew 13:24,31. Depending on your translation, it is translated as He told, put forth, or presented another parable. Just a very simple word or phrase, right? One might think so, but it is anything but simple. The Greek word is paratithemi and could be translated as follows: He deposited another parable into the fertile soil of His disciple’s hearts as a trust for protection. </w:t>
        </w:r>
      </w:ins>
    </w:p>
    <w:p w14:paraId="04CEA440" w14:textId="19EA5280" w:rsidR="00F970B4" w:rsidRDefault="00F970B4" w:rsidP="00134237">
      <w:pPr>
        <w:spacing w:after="1" w:line="271" w:lineRule="auto"/>
        <w:ind w:left="141" w:firstLine="540"/>
        <w:rPr>
          <w:rFonts w:asciiTheme="minorHAnsi" w:hAnsiTheme="minorHAnsi" w:cstheme="minorHAnsi"/>
          <w:sz w:val="24"/>
          <w:szCs w:val="24"/>
        </w:rPr>
      </w:pPr>
      <w:ins w:id="287" w:author="Walter Moore" w:date="2019-01-04T15:00:00Z">
        <w:r w:rsidRPr="00F970B4">
          <w:rPr>
            <w:rFonts w:asciiTheme="minorHAnsi" w:hAnsiTheme="minorHAnsi" w:cstheme="minorHAnsi"/>
            <w:sz w:val="24"/>
            <w:szCs w:val="24"/>
          </w:rPr>
          <w:t xml:space="preserve">They were the keepers of His treasures—yet, not to keep it for themselves. They would sow this eternal seed into the hearts of those they would, in turn, disciple! Now, who would have ever guessed that? Here is the point: only true disciples really hear. And what they hear, they sow into others. Do you get it? </w:t>
        </w:r>
      </w:ins>
    </w:p>
    <w:p w14:paraId="4D6BB9E9" w14:textId="77777777" w:rsidR="0082385D" w:rsidRPr="00F970B4" w:rsidRDefault="0082385D" w:rsidP="0082385D">
      <w:pPr>
        <w:spacing w:after="1" w:line="271" w:lineRule="auto"/>
        <w:ind w:left="141" w:firstLine="540"/>
        <w:rPr>
          <w:ins w:id="288" w:author="Walter Moore" w:date="2019-01-04T15:00:00Z"/>
          <w:rFonts w:asciiTheme="minorHAnsi" w:hAnsiTheme="minorHAnsi" w:cstheme="minorHAnsi"/>
          <w:sz w:val="24"/>
          <w:szCs w:val="24"/>
        </w:rPr>
      </w:pPr>
    </w:p>
    <w:p w14:paraId="067FEBB1" w14:textId="77777777" w:rsidR="00F970B4" w:rsidRPr="00F970B4" w:rsidRDefault="00F970B4" w:rsidP="006977CC">
      <w:pPr>
        <w:spacing w:after="0" w:line="259" w:lineRule="auto"/>
        <w:ind w:left="0" w:right="-288" w:firstLine="720"/>
        <w:rPr>
          <w:ins w:id="289" w:author="Walter Moore" w:date="2019-01-04T15:00:00Z"/>
          <w:rFonts w:asciiTheme="minorHAnsi" w:hAnsiTheme="minorHAnsi" w:cstheme="minorHAnsi"/>
          <w:sz w:val="24"/>
          <w:szCs w:val="24"/>
        </w:rPr>
      </w:pPr>
      <w:ins w:id="290" w:author="Walter Moore" w:date="2019-01-04T15:00:00Z">
        <w:r w:rsidRPr="00F970B4">
          <w:rPr>
            <w:rFonts w:asciiTheme="minorHAnsi" w:hAnsiTheme="minorHAnsi" w:cstheme="minorHAnsi"/>
            <w:sz w:val="24"/>
            <w:szCs w:val="24"/>
          </w:rPr>
          <w:t xml:space="preserve">Those without spiritual ears will not hear Jesus. Consequently, they cannot understand what He says, and they certainly don’t follow Him. Those who don’t follow Jesus do not fish for men and women, and there is no return on the Word that was planted within them. They are not “good seeds,” and they don’t become sowers of the Eternal Word. And since they don’t plant, there is no harvest. The Sower—the Lord Jesus—receives no return on His investment in them. In the end, they will receive no reward at the Judgment Seat of Christ. But, on the other hand, those who have ears to hear the Word of God understand what Jesus says, and they act on what they have heard. These are </w:t>
        </w:r>
      </w:ins>
      <w:ins w:id="291" w:author="virginia porter" w:date="2019-01-16T18:45:00Z">
        <w:r w:rsidRPr="00F970B4">
          <w:rPr>
            <w:rFonts w:asciiTheme="minorHAnsi" w:hAnsiTheme="minorHAnsi" w:cstheme="minorHAnsi"/>
            <w:sz w:val="24"/>
            <w:szCs w:val="24"/>
          </w:rPr>
          <w:t>His true</w:t>
        </w:r>
      </w:ins>
      <w:ins w:id="292" w:author="Walter Moore" w:date="2019-01-04T15:00:00Z">
        <w:del w:id="293" w:author="virginia porter" w:date="2019-01-16T18:45:00Z">
          <w:r w:rsidRPr="00F970B4" w:rsidDel="00FD65B7">
            <w:rPr>
              <w:rFonts w:asciiTheme="minorHAnsi" w:hAnsiTheme="minorHAnsi" w:cstheme="minorHAnsi"/>
              <w:sz w:val="24"/>
              <w:szCs w:val="24"/>
            </w:rPr>
            <w:delText>true</w:delText>
          </w:r>
        </w:del>
        <w:r w:rsidRPr="00F970B4">
          <w:rPr>
            <w:rFonts w:asciiTheme="minorHAnsi" w:hAnsiTheme="minorHAnsi" w:cstheme="minorHAnsi"/>
            <w:sz w:val="24"/>
            <w:szCs w:val="24"/>
          </w:rPr>
          <w:t xml:space="preserve"> disciples</w:t>
        </w:r>
      </w:ins>
      <w:ins w:id="294" w:author="virginia porter" w:date="2019-01-16T18:45:00Z">
        <w:r w:rsidRPr="00F970B4">
          <w:rPr>
            <w:rFonts w:asciiTheme="minorHAnsi" w:hAnsiTheme="minorHAnsi" w:cstheme="minorHAnsi"/>
            <w:sz w:val="24"/>
            <w:szCs w:val="24"/>
          </w:rPr>
          <w:t>!</w:t>
        </w:r>
      </w:ins>
      <w:ins w:id="295" w:author="Walter Moore" w:date="2019-01-04T15:00:00Z">
        <w:del w:id="296" w:author="virginia porter" w:date="2019-01-16T18:45:00Z">
          <w:r w:rsidRPr="00F970B4" w:rsidDel="00FD65B7">
            <w:rPr>
              <w:rFonts w:asciiTheme="minorHAnsi" w:hAnsiTheme="minorHAnsi" w:cstheme="minorHAnsi"/>
              <w:sz w:val="24"/>
              <w:szCs w:val="24"/>
            </w:rPr>
            <w:delText xml:space="preserve"> of the LORD JESUS CHRIST.</w:delText>
          </w:r>
        </w:del>
      </w:ins>
      <w:ins w:id="297" w:author="virginia porter" w:date="2019-01-16T18:45:00Z">
        <w:r w:rsidRPr="00F970B4">
          <w:rPr>
            <w:rFonts w:asciiTheme="minorHAnsi" w:hAnsiTheme="minorHAnsi" w:cstheme="minorHAnsi"/>
            <w:sz w:val="24"/>
            <w:szCs w:val="24"/>
          </w:rPr>
          <w:t xml:space="preserve"> </w:t>
        </w:r>
      </w:ins>
      <w:ins w:id="298" w:author="Walter Moore" w:date="2019-01-04T15:00:00Z">
        <w:r w:rsidRPr="00F970B4">
          <w:rPr>
            <w:rFonts w:asciiTheme="minorHAnsi" w:hAnsiTheme="minorHAnsi" w:cstheme="minorHAnsi"/>
            <w:sz w:val="24"/>
            <w:szCs w:val="24"/>
          </w:rPr>
          <w:t xml:space="preserve"> </w:t>
        </w:r>
      </w:ins>
    </w:p>
    <w:p w14:paraId="7481A0DE" w14:textId="77777777" w:rsidR="00F970B4" w:rsidRPr="00F970B4" w:rsidRDefault="00F970B4" w:rsidP="006977CC">
      <w:pPr>
        <w:spacing w:after="0" w:line="259" w:lineRule="auto"/>
        <w:ind w:left="0" w:right="-288" w:firstLine="720"/>
        <w:jc w:val="left"/>
        <w:rPr>
          <w:ins w:id="299" w:author="Walter Moore" w:date="2019-01-04T15:00:00Z"/>
          <w:rFonts w:asciiTheme="minorHAnsi" w:hAnsiTheme="minorHAnsi" w:cstheme="minorHAnsi"/>
          <w:sz w:val="24"/>
          <w:szCs w:val="24"/>
        </w:rPr>
      </w:pPr>
    </w:p>
    <w:p w14:paraId="2C054E00" w14:textId="77777777" w:rsidR="00F970B4" w:rsidRPr="00F970B4" w:rsidRDefault="00F970B4" w:rsidP="006977CC">
      <w:pPr>
        <w:spacing w:after="175"/>
        <w:ind w:left="0" w:right="-288" w:firstLine="605"/>
        <w:rPr>
          <w:ins w:id="300" w:author="Walter Moore" w:date="2019-01-04T15:00:00Z"/>
          <w:rFonts w:asciiTheme="minorHAnsi" w:hAnsiTheme="minorHAnsi" w:cstheme="minorHAnsi"/>
          <w:sz w:val="24"/>
          <w:szCs w:val="24"/>
        </w:rPr>
      </w:pPr>
      <w:ins w:id="301" w:author="Walter Moore" w:date="2019-01-04T15:00:00Z">
        <w:r w:rsidRPr="00F970B4">
          <w:rPr>
            <w:rFonts w:asciiTheme="minorHAnsi" w:hAnsiTheme="minorHAnsi" w:cstheme="minorHAnsi"/>
            <w:sz w:val="24"/>
            <w:szCs w:val="24"/>
          </w:rPr>
          <w:t>If you have ears to hear, you will understand the will of your Father in heaven. You will obey what He says because He is your Lord. As you go through your life, you will sow the Word of God and obey His last command by making disciples. Through investing His Word into the fertile soil of the hearts of His sons and daughters, He will receive a bountiful harvest. The plan has not changed. If you are truly a daughter of the King, then through you He will reap a large harvest. And one day you will hear these words: “Well done my good and faithful servant, you were faithful with a few things; I will put you in charge of many things. Come and share your master’s joy” (Matthew 25:2</w:t>
        </w:r>
      </w:ins>
      <w:r w:rsidRPr="00F970B4">
        <w:rPr>
          <w:rFonts w:asciiTheme="minorHAnsi" w:hAnsiTheme="minorHAnsi" w:cstheme="minorHAnsi"/>
          <w:sz w:val="24"/>
          <w:szCs w:val="24"/>
        </w:rPr>
        <w:t>3</w:t>
      </w:r>
      <w:ins w:id="302" w:author="Walter Moore" w:date="2019-01-04T15:00:00Z">
        <w:r w:rsidRPr="00F970B4">
          <w:rPr>
            <w:rFonts w:asciiTheme="minorHAnsi" w:hAnsiTheme="minorHAnsi" w:cstheme="minorHAnsi"/>
            <w:sz w:val="24"/>
            <w:szCs w:val="24"/>
          </w:rPr>
          <w:t xml:space="preserve">). </w:t>
        </w:r>
      </w:ins>
    </w:p>
    <w:p w14:paraId="628E1876" w14:textId="77777777" w:rsidR="00F970B4" w:rsidRPr="00F970B4" w:rsidRDefault="00F970B4" w:rsidP="00F970B4">
      <w:pPr>
        <w:spacing w:after="0" w:line="259" w:lineRule="auto"/>
        <w:ind w:left="0" w:firstLine="0"/>
        <w:jc w:val="left"/>
        <w:rPr>
          <w:ins w:id="303" w:author="Walter Moore" w:date="2019-01-04T15:00:00Z"/>
          <w:rFonts w:asciiTheme="minorHAnsi" w:hAnsiTheme="minorHAnsi" w:cstheme="minorHAnsi"/>
          <w:sz w:val="24"/>
          <w:szCs w:val="24"/>
        </w:rPr>
      </w:pPr>
      <w:ins w:id="304" w:author="Walter Moore" w:date="2019-01-04T15:00:00Z">
        <w:r w:rsidRPr="00F970B4">
          <w:rPr>
            <w:rFonts w:asciiTheme="minorHAnsi" w:hAnsiTheme="minorHAnsi" w:cstheme="minorHAnsi"/>
            <w:sz w:val="24"/>
            <w:szCs w:val="24"/>
          </w:rPr>
          <w:t xml:space="preserve"> </w:t>
        </w:r>
      </w:ins>
    </w:p>
    <w:p w14:paraId="004D4522" w14:textId="77777777" w:rsidR="00F970B4" w:rsidRPr="00F970B4" w:rsidRDefault="00F970B4" w:rsidP="006977CC">
      <w:pPr>
        <w:ind w:left="9" w:right="-288"/>
        <w:rPr>
          <w:ins w:id="305" w:author="Walter Moore" w:date="2019-01-04T15:00:00Z"/>
          <w:rFonts w:asciiTheme="minorHAnsi" w:hAnsiTheme="minorHAnsi" w:cstheme="minorHAnsi"/>
          <w:sz w:val="24"/>
          <w:szCs w:val="24"/>
        </w:rPr>
      </w:pPr>
      <w:ins w:id="306" w:author="Walter Moore" w:date="2019-01-04T15:00:00Z">
        <w:r w:rsidRPr="00F970B4">
          <w:rPr>
            <w:rFonts w:asciiTheme="minorHAnsi" w:hAnsiTheme="minorHAnsi" w:cstheme="minorHAnsi"/>
            <w:b/>
            <w:sz w:val="24"/>
            <w:szCs w:val="24"/>
          </w:rPr>
          <w:t xml:space="preserve">DIGGING DEEPER: </w:t>
        </w:r>
        <w:r w:rsidRPr="00F970B4">
          <w:rPr>
            <w:rFonts w:asciiTheme="minorHAnsi" w:hAnsiTheme="minorHAnsi" w:cstheme="minorHAnsi"/>
            <w:sz w:val="24"/>
            <w:szCs w:val="24"/>
          </w:rPr>
          <w:t xml:space="preserve">John 14:23-24, 15:14-16, 16:1-16; Matthew 4:9, 28:18-20; 1 Corinthians 2:6-15, 5:11-20; 1 Peter 1:22-25; Isaiah 60:1-5 </w:t>
        </w:r>
      </w:ins>
    </w:p>
    <w:p w14:paraId="5F2DBC59" w14:textId="77777777" w:rsidR="00F970B4" w:rsidRPr="00F970B4" w:rsidRDefault="00F970B4" w:rsidP="00F970B4">
      <w:pPr>
        <w:ind w:left="0" w:right="288" w:firstLine="0"/>
        <w:jc w:val="center"/>
        <w:rPr>
          <w:ins w:id="307" w:author="Walter Moore" w:date="2019-01-04T15:00:00Z"/>
          <w:sz w:val="24"/>
          <w:szCs w:val="24"/>
        </w:rPr>
      </w:pPr>
    </w:p>
    <w:p w14:paraId="78576D0D" w14:textId="25035574" w:rsidR="00F970B4" w:rsidRPr="00F970B4" w:rsidRDefault="00F970B4">
      <w:pPr>
        <w:pStyle w:val="Header3-Style2c"/>
        <w:rPr>
          <w:ins w:id="308" w:author="Walter Moore" w:date="2019-01-04T15:00:00Z"/>
          <w:b/>
          <w:szCs w:val="28"/>
        </w:rPr>
        <w:pPrChange w:id="309" w:author="Walter Moore" w:date="2019-01-04T15:27:00Z">
          <w:pPr>
            <w:jc w:val="center"/>
          </w:pPr>
        </w:pPrChange>
      </w:pPr>
      <w:ins w:id="310" w:author="Walter Moore" w:date="2019-01-04T15:00:00Z">
        <w:r w:rsidRPr="00F970B4">
          <w:rPr>
            <w:b/>
            <w:sz w:val="28"/>
            <w:szCs w:val="28"/>
          </w:rPr>
          <w:t>Memory Verse</w:t>
        </w:r>
      </w:ins>
    </w:p>
    <w:p w14:paraId="4CFF8A20" w14:textId="08D7836B" w:rsidR="00F970B4" w:rsidRPr="00971B8C" w:rsidRDefault="00F970B4" w:rsidP="006E347F">
      <w:pPr>
        <w:pStyle w:val="Heading1"/>
        <w:rPr>
          <w:ins w:id="311" w:author="virginia porter" w:date="2019-01-08T16:54:00Z"/>
        </w:rPr>
      </w:pPr>
      <w:ins w:id="312" w:author="Walter Moore" w:date="2019-01-04T15:00:00Z">
        <w:r w:rsidRPr="00971B8C">
          <w:t>Luke 8:21</w:t>
        </w:r>
      </w:ins>
    </w:p>
    <w:p w14:paraId="0262D7F4" w14:textId="77777777" w:rsidR="00F970B4" w:rsidRPr="00EB01ED" w:rsidRDefault="00F970B4">
      <w:pPr>
        <w:rPr>
          <w:ins w:id="313" w:author="Walter Moore" w:date="2019-01-04T15:00:00Z"/>
          <w:b/>
          <w:i/>
          <w:sz w:val="24"/>
          <w:szCs w:val="24"/>
          <w:rPrChange w:id="314" w:author="virginia porter" w:date="2019-01-08T16:56:00Z">
            <w:rPr>
              <w:ins w:id="315" w:author="Walter Moore" w:date="2019-01-04T15:00:00Z"/>
            </w:rPr>
          </w:rPrChange>
        </w:rPr>
        <w:pPrChange w:id="316" w:author="virginia porter" w:date="2019-01-08T16:55:00Z">
          <w:pPr>
            <w:jc w:val="center"/>
          </w:pPr>
        </w:pPrChange>
      </w:pPr>
      <w:ins w:id="317" w:author="virginia porter" w:date="2019-01-08T16:54:00Z">
        <w:r w:rsidRPr="00EB01ED">
          <w:rPr>
            <w:b/>
            <w:i/>
            <w:sz w:val="24"/>
            <w:szCs w:val="24"/>
            <w:rPrChange w:id="318" w:author="virginia porter" w:date="2019-01-08T16:56:00Z">
              <w:rPr>
                <w:sz w:val="23"/>
              </w:rPr>
            </w:rPrChange>
          </w:rPr>
          <w:t>But he rep</w:t>
        </w:r>
      </w:ins>
      <w:ins w:id="319" w:author="virginia porter" w:date="2019-01-08T16:55:00Z">
        <w:r w:rsidRPr="00EB01ED">
          <w:rPr>
            <w:b/>
            <w:i/>
            <w:sz w:val="24"/>
            <w:szCs w:val="24"/>
            <w:rPrChange w:id="320" w:author="virginia porter" w:date="2019-01-08T16:56:00Z">
              <w:rPr>
                <w:sz w:val="23"/>
              </w:rPr>
            </w:rPrChange>
          </w:rPr>
          <w:t xml:space="preserve">lied to them, “My mother and my brothers are those who hear the word of God and do it.” </w:t>
        </w:r>
      </w:ins>
    </w:p>
    <w:p w14:paraId="25D43982" w14:textId="77777777" w:rsidR="00F970B4" w:rsidRPr="00EB01ED" w:rsidDel="000E2A50" w:rsidRDefault="00F970B4">
      <w:pPr>
        <w:pStyle w:val="Header3-Style2c"/>
        <w:rPr>
          <w:del w:id="321" w:author="Walter Moore" w:date="2019-01-04T14:54:00Z"/>
          <w:b/>
          <w:sz w:val="24"/>
          <w:szCs w:val="24"/>
        </w:rPr>
        <w:pPrChange w:id="322" w:author="Microsoft Office User" w:date="2019-01-02T20:11:00Z">
          <w:pPr>
            <w:pStyle w:val="Heading2"/>
            <w:spacing w:after="53"/>
            <w:ind w:left="147" w:right="293"/>
          </w:pPr>
        </w:pPrChange>
      </w:pPr>
    </w:p>
    <w:p w14:paraId="73FD8AFE" w14:textId="66167DEE" w:rsidR="009D0974" w:rsidRPr="00EB01ED" w:rsidDel="000E2A50" w:rsidRDefault="009D0974" w:rsidP="009D0974">
      <w:pPr>
        <w:spacing w:after="54" w:line="277" w:lineRule="auto"/>
        <w:ind w:left="1130" w:right="1276" w:hanging="7"/>
        <w:jc w:val="center"/>
        <w:rPr>
          <w:del w:id="323" w:author="Walter Moore" w:date="2019-01-04T14:54:00Z"/>
          <w:b/>
          <w:sz w:val="24"/>
          <w:szCs w:val="24"/>
        </w:rPr>
      </w:pPr>
      <w:del w:id="324" w:author="Walter Moore" w:date="2019-01-04T14:54:00Z">
        <w:r w:rsidRPr="00EB01ED" w:rsidDel="000E2A50">
          <w:rPr>
            <w:b/>
            <w:i/>
            <w:sz w:val="24"/>
            <w:szCs w:val="24"/>
          </w:rPr>
          <w:delText xml:space="preserve">And yearn like newborn infants for pure, spiritual milk, so that by it you may grow up to salvation, if you have experienced the Lord’s kindness. So as you come to him, a living stone rejected by men but chosen and priceless in God’s sight, you yourselves, as living stones, are built up as a spiritual house to be  a holy priesthood and to offer spiritual sacrifices that are acceptable to God through Jesus Christ. </w:delText>
        </w:r>
      </w:del>
    </w:p>
    <w:p w14:paraId="60CA21C4" w14:textId="77777777" w:rsidR="009D0974" w:rsidRPr="00EB01ED" w:rsidDel="000E2A50" w:rsidRDefault="009D0974" w:rsidP="009D0974">
      <w:pPr>
        <w:spacing w:after="67" w:line="259" w:lineRule="auto"/>
        <w:ind w:left="0" w:firstLine="0"/>
        <w:jc w:val="center"/>
        <w:rPr>
          <w:del w:id="325" w:author="Walter Moore" w:date="2019-01-04T14:54:00Z"/>
          <w:b/>
          <w:sz w:val="24"/>
          <w:szCs w:val="24"/>
        </w:rPr>
      </w:pPr>
      <w:del w:id="326" w:author="Walter Moore" w:date="2019-01-04T14:54:00Z">
        <w:r w:rsidRPr="00EB01ED" w:rsidDel="000E2A50">
          <w:rPr>
            <w:b/>
            <w:i/>
            <w:sz w:val="24"/>
            <w:szCs w:val="24"/>
          </w:rPr>
          <w:delText xml:space="preserve"> </w:delText>
        </w:r>
      </w:del>
    </w:p>
    <w:p w14:paraId="457E40D5" w14:textId="77777777" w:rsidR="009D0974" w:rsidRPr="00EB01ED" w:rsidDel="000E2A50" w:rsidRDefault="009D0974" w:rsidP="009D0974">
      <w:pPr>
        <w:spacing w:after="0" w:line="259" w:lineRule="auto"/>
        <w:ind w:left="0" w:firstLine="0"/>
        <w:jc w:val="center"/>
        <w:rPr>
          <w:del w:id="327" w:author="Walter Moore" w:date="2019-01-04T14:54:00Z"/>
          <w:b/>
          <w:sz w:val="24"/>
          <w:szCs w:val="24"/>
        </w:rPr>
      </w:pPr>
      <w:del w:id="328" w:author="Walter Moore" w:date="2019-01-04T14:54:00Z">
        <w:r w:rsidRPr="00EB01ED" w:rsidDel="000E2A50">
          <w:rPr>
            <w:b/>
            <w:i/>
            <w:sz w:val="24"/>
            <w:szCs w:val="24"/>
          </w:rPr>
          <w:delText xml:space="preserve"> </w:delText>
        </w:r>
      </w:del>
    </w:p>
    <w:p w14:paraId="178A030C" w14:textId="77777777" w:rsidR="009D0974" w:rsidRPr="00EB01ED" w:rsidDel="000E2A50" w:rsidRDefault="009D0974" w:rsidP="009D0974">
      <w:pPr>
        <w:spacing w:after="104" w:line="259" w:lineRule="auto"/>
        <w:ind w:left="139" w:hanging="10"/>
        <w:jc w:val="center"/>
        <w:rPr>
          <w:del w:id="329" w:author="Walter Moore" w:date="2019-01-04T14:54:00Z"/>
          <w:b/>
          <w:sz w:val="24"/>
          <w:szCs w:val="24"/>
        </w:rPr>
      </w:pPr>
      <w:del w:id="330" w:author="Walter Moore" w:date="2019-01-04T14:54:00Z">
        <w:r w:rsidRPr="00EB01ED" w:rsidDel="000E2A50">
          <w:rPr>
            <w:b/>
            <w:sz w:val="24"/>
            <w:szCs w:val="24"/>
          </w:rPr>
          <w:delText xml:space="preserve">The Main Goals for Phase Two: </w:delText>
        </w:r>
      </w:del>
    </w:p>
    <w:p w14:paraId="24A3AAC5" w14:textId="77777777" w:rsidR="009D0974" w:rsidRPr="00EB01ED" w:rsidDel="000E2A50" w:rsidRDefault="009D0974" w:rsidP="009D0974">
      <w:pPr>
        <w:numPr>
          <w:ilvl w:val="0"/>
          <w:numId w:val="9"/>
        </w:numPr>
        <w:spacing w:after="42"/>
        <w:ind w:right="288" w:hanging="175"/>
        <w:jc w:val="center"/>
        <w:rPr>
          <w:del w:id="331" w:author="Walter Moore" w:date="2019-01-04T14:54:00Z"/>
          <w:b/>
          <w:sz w:val="24"/>
          <w:szCs w:val="24"/>
        </w:rPr>
      </w:pPr>
      <w:del w:id="332" w:author="Walter Moore" w:date="2019-01-04T14:54:00Z">
        <w:r w:rsidRPr="00EB01ED" w:rsidDel="000E2A50">
          <w:rPr>
            <w:b/>
            <w:sz w:val="24"/>
            <w:szCs w:val="24"/>
          </w:rPr>
          <w:delText xml:space="preserve">Introduce believers to God, their heavenly Father. </w:delText>
        </w:r>
      </w:del>
    </w:p>
    <w:p w14:paraId="35DAFF04" w14:textId="77777777" w:rsidR="009D0974" w:rsidRPr="00EB01ED" w:rsidDel="000E2A50" w:rsidRDefault="009D0974" w:rsidP="009D0974">
      <w:pPr>
        <w:numPr>
          <w:ilvl w:val="0"/>
          <w:numId w:val="9"/>
        </w:numPr>
        <w:spacing w:after="63" w:line="259" w:lineRule="auto"/>
        <w:ind w:right="288" w:hanging="175"/>
        <w:jc w:val="center"/>
        <w:rPr>
          <w:del w:id="333" w:author="Walter Moore" w:date="2019-01-04T14:54:00Z"/>
          <w:b/>
          <w:sz w:val="24"/>
          <w:szCs w:val="24"/>
        </w:rPr>
      </w:pPr>
      <w:del w:id="334" w:author="Walter Moore" w:date="2019-01-04T14:54:00Z">
        <w:r w:rsidRPr="00EB01ED" w:rsidDel="000E2A50">
          <w:rPr>
            <w:b/>
            <w:sz w:val="24"/>
            <w:szCs w:val="24"/>
          </w:rPr>
          <w:delText xml:space="preserve">Help believers understand that being a Christian means that they are clean. </w:delText>
        </w:r>
      </w:del>
    </w:p>
    <w:p w14:paraId="2D75FFD1" w14:textId="77777777" w:rsidR="009D0974" w:rsidRPr="00EB01ED" w:rsidDel="000E2A50" w:rsidRDefault="009D0974" w:rsidP="009D0974">
      <w:pPr>
        <w:numPr>
          <w:ilvl w:val="0"/>
          <w:numId w:val="9"/>
        </w:numPr>
        <w:ind w:right="288" w:hanging="175"/>
        <w:jc w:val="center"/>
        <w:rPr>
          <w:ins w:id="335" w:author="virginia porter" w:date="2019-01-01T14:49:00Z"/>
          <w:del w:id="336" w:author="Walter Moore" w:date="2019-01-04T14:54:00Z"/>
          <w:b/>
          <w:color w:val="221F1F"/>
          <w:sz w:val="24"/>
          <w:szCs w:val="24"/>
          <w:rPrChange w:id="337" w:author="virginia porter" w:date="2019-01-01T14:49:00Z">
            <w:rPr>
              <w:ins w:id="338" w:author="virginia porter" w:date="2019-01-01T14:49:00Z"/>
              <w:del w:id="339" w:author="Walter Moore" w:date="2019-01-04T14:54:00Z"/>
            </w:rPr>
          </w:rPrChange>
        </w:rPr>
      </w:pPr>
      <w:del w:id="340" w:author="Walter Moore" w:date="2019-01-04T14:54:00Z">
        <w:r w:rsidRPr="00EB01ED" w:rsidDel="000E2A50">
          <w:rPr>
            <w:b/>
            <w:sz w:val="24"/>
            <w:szCs w:val="24"/>
          </w:rPr>
          <w:delText xml:space="preserve">Help them discover their new identity in Christ. </w:delText>
        </w:r>
      </w:del>
    </w:p>
    <w:p w14:paraId="22E3B3B8" w14:textId="77777777" w:rsidR="009D0974" w:rsidRPr="00EB01ED" w:rsidDel="000E2A50" w:rsidRDefault="009D0974" w:rsidP="009D0974">
      <w:pPr>
        <w:ind w:left="0" w:right="288" w:firstLine="0"/>
        <w:jc w:val="center"/>
        <w:rPr>
          <w:ins w:id="341" w:author="virginia porter" w:date="2019-01-01T14:54:00Z"/>
          <w:del w:id="342" w:author="Walter Moore" w:date="2019-01-04T14:54:00Z"/>
          <w:b/>
          <w:sz w:val="24"/>
          <w:szCs w:val="24"/>
        </w:rPr>
      </w:pPr>
      <w:ins w:id="343" w:author="virginia porter" w:date="2019-01-01T14:58:00Z">
        <w:del w:id="344" w:author="Walter Moore" w:date="2019-01-04T14:54:00Z">
          <w:r w:rsidRPr="00EB01ED" w:rsidDel="000E2A50">
            <w:rPr>
              <w:b/>
              <w:sz w:val="24"/>
              <w:szCs w:val="24"/>
            </w:rPr>
            <w:delText xml:space="preserve">   </w:delText>
          </w:r>
        </w:del>
      </w:ins>
      <w:ins w:id="345" w:author="virginia porter" w:date="2019-01-01T14:49:00Z">
        <w:del w:id="346" w:author="Walter Moore" w:date="2019-01-04T14:54:00Z">
          <w:r w:rsidRPr="00EB01ED" w:rsidDel="000E2A50">
            <w:rPr>
              <w:b/>
              <w:sz w:val="24"/>
              <w:szCs w:val="24"/>
              <w:rPrChange w:id="347" w:author="virginia porter" w:date="2019-01-01T14:50:00Z">
                <w:rPr/>
              </w:rPrChange>
            </w:rPr>
            <w:delText>Phase Two Lessons:</w:delText>
          </w:r>
        </w:del>
      </w:ins>
    </w:p>
    <w:p w14:paraId="14725591" w14:textId="77777777" w:rsidR="009D0974" w:rsidRPr="00EB01ED" w:rsidDel="000E2A50" w:rsidRDefault="009D0974">
      <w:pPr>
        <w:numPr>
          <w:ilvl w:val="0"/>
          <w:numId w:val="80"/>
        </w:numPr>
        <w:ind w:right="720"/>
        <w:jc w:val="center"/>
        <w:rPr>
          <w:ins w:id="348" w:author="virginia porter" w:date="2019-01-01T14:55:00Z"/>
          <w:del w:id="349" w:author="Walter Moore" w:date="2019-01-04T14:54:00Z"/>
          <w:b/>
          <w:sz w:val="24"/>
          <w:szCs w:val="24"/>
          <w:rPrChange w:id="350" w:author="virginia porter" w:date="2019-01-01T14:55:00Z">
            <w:rPr>
              <w:ins w:id="351" w:author="virginia porter" w:date="2019-01-01T14:55:00Z"/>
              <w:del w:id="352" w:author="Walter Moore" w:date="2019-01-04T14:54:00Z"/>
              <w:b/>
              <w:sz w:val="26"/>
              <w:szCs w:val="26"/>
            </w:rPr>
          </w:rPrChange>
        </w:rPr>
        <w:pPrChange w:id="353" w:author="virginia porter" w:date="2019-01-01T14:57:00Z">
          <w:pPr>
            <w:numPr>
              <w:numId w:val="80"/>
            </w:numPr>
            <w:ind w:left="1579" w:right="288"/>
          </w:pPr>
        </w:pPrChange>
      </w:pPr>
      <w:ins w:id="354" w:author="virginia porter" w:date="2019-01-01T14:55:00Z">
        <w:del w:id="355" w:author="Walter Moore" w:date="2019-01-04T14:54:00Z">
          <w:r w:rsidRPr="00EB01ED" w:rsidDel="000E2A50">
            <w:rPr>
              <w:rFonts w:asciiTheme="minorHAnsi" w:eastAsiaTheme="minorHAnsi" w:hAnsiTheme="minorHAnsi" w:cstheme="minorBidi"/>
              <w:b/>
              <w:sz w:val="24"/>
              <w:szCs w:val="24"/>
              <w:rPrChange w:id="356" w:author="virginia porter" w:date="2019-01-01T14:55:00Z">
                <w:rPr>
                  <w:rFonts w:asciiTheme="minorHAnsi" w:eastAsiaTheme="minorHAnsi" w:hAnsiTheme="minorHAnsi" w:cstheme="minorBidi"/>
                  <w:b/>
                  <w:sz w:val="26"/>
                  <w:szCs w:val="26"/>
                </w:rPr>
              </w:rPrChange>
            </w:rPr>
            <w:delText>She Who Has Ears</w:delText>
          </w:r>
        </w:del>
      </w:ins>
    </w:p>
    <w:p w14:paraId="0149463D" w14:textId="77777777" w:rsidR="009D0974" w:rsidRPr="00EB01ED" w:rsidDel="000E2A50" w:rsidRDefault="009D0974" w:rsidP="009D0974">
      <w:pPr>
        <w:numPr>
          <w:ilvl w:val="0"/>
          <w:numId w:val="80"/>
        </w:numPr>
        <w:ind w:right="288"/>
        <w:jc w:val="center"/>
        <w:rPr>
          <w:ins w:id="357" w:author="virginia porter" w:date="2019-01-01T14:56:00Z"/>
          <w:del w:id="358" w:author="Walter Moore" w:date="2019-01-04T14:54:00Z"/>
          <w:b/>
          <w:sz w:val="24"/>
          <w:szCs w:val="24"/>
          <w:rPrChange w:id="359" w:author="virginia porter" w:date="2019-01-01T14:56:00Z">
            <w:rPr>
              <w:ins w:id="360" w:author="virginia porter" w:date="2019-01-01T14:56:00Z"/>
              <w:del w:id="361" w:author="Walter Moore" w:date="2019-01-04T14:54:00Z"/>
              <w:sz w:val="23"/>
              <w:szCs w:val="23"/>
            </w:rPr>
          </w:rPrChange>
        </w:rPr>
      </w:pPr>
      <w:ins w:id="362" w:author="virginia porter" w:date="2019-01-01T14:56:00Z">
        <w:del w:id="363" w:author="Walter Moore" w:date="2019-01-04T14:54:00Z">
          <w:r w:rsidRPr="00EB01ED" w:rsidDel="000E2A50">
            <w:rPr>
              <w:b/>
              <w:sz w:val="24"/>
              <w:szCs w:val="24"/>
            </w:rPr>
            <w:delText>New Identity</w:delText>
          </w:r>
        </w:del>
      </w:ins>
    </w:p>
    <w:p w14:paraId="73184C3A" w14:textId="77777777" w:rsidR="009D0974" w:rsidRPr="00EB01ED" w:rsidDel="000E2A50" w:rsidRDefault="009D0974" w:rsidP="009D0974">
      <w:pPr>
        <w:numPr>
          <w:ilvl w:val="0"/>
          <w:numId w:val="80"/>
        </w:numPr>
        <w:ind w:right="288"/>
        <w:jc w:val="center"/>
        <w:rPr>
          <w:ins w:id="364" w:author="virginia porter" w:date="2019-01-01T14:56:00Z"/>
          <w:del w:id="365" w:author="Walter Moore" w:date="2019-01-04T14:54:00Z"/>
          <w:b/>
          <w:sz w:val="24"/>
          <w:szCs w:val="24"/>
          <w:rPrChange w:id="366" w:author="virginia porter" w:date="2019-01-01T14:56:00Z">
            <w:rPr>
              <w:ins w:id="367" w:author="virginia porter" w:date="2019-01-01T14:56:00Z"/>
              <w:del w:id="368" w:author="Walter Moore" w:date="2019-01-04T14:54:00Z"/>
              <w:sz w:val="23"/>
              <w:szCs w:val="23"/>
            </w:rPr>
          </w:rPrChange>
        </w:rPr>
      </w:pPr>
      <w:ins w:id="369" w:author="virginia porter" w:date="2019-01-01T14:56:00Z">
        <w:del w:id="370" w:author="Walter Moore" w:date="2019-01-04T14:54:00Z">
          <w:r w:rsidRPr="00EB01ED" w:rsidDel="000E2A50">
            <w:rPr>
              <w:b/>
              <w:sz w:val="24"/>
              <w:szCs w:val="24"/>
            </w:rPr>
            <w:delText>Redeemed from a Sinful Past</w:delText>
          </w:r>
        </w:del>
      </w:ins>
    </w:p>
    <w:p w14:paraId="06314483" w14:textId="77777777" w:rsidR="009D0974" w:rsidRPr="00EB01ED" w:rsidDel="000E2A50" w:rsidRDefault="009D0974" w:rsidP="009D0974">
      <w:pPr>
        <w:numPr>
          <w:ilvl w:val="0"/>
          <w:numId w:val="80"/>
        </w:numPr>
        <w:ind w:right="288"/>
        <w:jc w:val="center"/>
        <w:rPr>
          <w:ins w:id="371" w:author="virginia porter" w:date="2019-01-01T15:11:00Z"/>
          <w:del w:id="372" w:author="Walter Moore" w:date="2019-01-04T14:54:00Z"/>
          <w:b/>
          <w:sz w:val="24"/>
          <w:szCs w:val="24"/>
          <w:rPrChange w:id="373" w:author="virginia porter" w:date="2019-01-01T15:11:00Z">
            <w:rPr>
              <w:ins w:id="374" w:author="virginia porter" w:date="2019-01-01T15:11:00Z"/>
              <w:del w:id="375" w:author="Walter Moore" w:date="2019-01-04T14:54:00Z"/>
              <w:sz w:val="23"/>
              <w:szCs w:val="23"/>
            </w:rPr>
          </w:rPrChange>
        </w:rPr>
      </w:pPr>
      <w:ins w:id="376" w:author="virginia porter" w:date="2019-01-01T14:56:00Z">
        <w:del w:id="377" w:author="Walter Moore" w:date="2019-01-04T14:54:00Z">
          <w:r w:rsidRPr="00EB01ED" w:rsidDel="000E2A50">
            <w:rPr>
              <w:b/>
              <w:sz w:val="24"/>
              <w:szCs w:val="24"/>
            </w:rPr>
            <w:delText xml:space="preserve">Abba Father </w:delText>
          </w:r>
        </w:del>
      </w:ins>
    </w:p>
    <w:p w14:paraId="2B1E02C6" w14:textId="77777777" w:rsidR="009D0974" w:rsidRPr="00EB01ED" w:rsidDel="000E2A50" w:rsidRDefault="009D0974" w:rsidP="009D0974">
      <w:pPr>
        <w:spacing w:after="3" w:line="289" w:lineRule="auto"/>
        <w:ind w:right="288"/>
        <w:jc w:val="center"/>
        <w:rPr>
          <w:ins w:id="378" w:author="virginia porter" w:date="2019-01-01T15:11:00Z"/>
          <w:del w:id="379" w:author="Walter Moore" w:date="2019-01-04T14:54:00Z"/>
          <w:b/>
          <w:sz w:val="24"/>
          <w:szCs w:val="24"/>
        </w:rPr>
      </w:pPr>
    </w:p>
    <w:p w14:paraId="395D2DB6" w14:textId="77777777" w:rsidR="009D0974" w:rsidRPr="00EB01ED" w:rsidDel="000E2A50" w:rsidRDefault="009D0974">
      <w:pPr>
        <w:ind w:left="720" w:right="288" w:hanging="4"/>
        <w:jc w:val="center"/>
        <w:rPr>
          <w:del w:id="380" w:author="Walter Moore" w:date="2019-01-04T14:54:00Z"/>
          <w:b/>
          <w:sz w:val="24"/>
          <w:szCs w:val="24"/>
          <w:rPrChange w:id="381" w:author="virginia porter" w:date="2019-01-01T14:50:00Z">
            <w:rPr>
              <w:del w:id="382" w:author="Walter Moore" w:date="2019-01-04T14:54:00Z"/>
            </w:rPr>
          </w:rPrChange>
        </w:rPr>
        <w:pPrChange w:id="383" w:author="virginia porter" w:date="2019-01-01T15:10:00Z">
          <w:pPr>
            <w:numPr>
              <w:numId w:val="9"/>
            </w:numPr>
            <w:ind w:left="705" w:right="288" w:hanging="175"/>
          </w:pPr>
        </w:pPrChange>
      </w:pPr>
      <w:ins w:id="384" w:author="virginia porter" w:date="2019-01-01T15:11:00Z">
        <w:del w:id="385" w:author="Walter Moore" w:date="2019-01-04T14:54:00Z">
          <w:r w:rsidRPr="00EB01ED" w:rsidDel="000E2A50">
            <w:rPr>
              <w:b/>
              <w:sz w:val="24"/>
              <w:szCs w:val="24"/>
            </w:rPr>
            <w:delText xml:space="preserve">           </w:delText>
          </w:r>
        </w:del>
      </w:ins>
    </w:p>
    <w:p w14:paraId="46AF7968" w14:textId="77777777" w:rsidR="009D0974" w:rsidRPr="00EB01ED" w:rsidDel="000E2A50" w:rsidRDefault="009D0974">
      <w:pPr>
        <w:spacing w:after="3" w:line="289" w:lineRule="auto"/>
        <w:ind w:left="4" w:right="288" w:hanging="4"/>
        <w:jc w:val="center"/>
        <w:rPr>
          <w:ins w:id="386" w:author="virginia porter" w:date="2019-01-01T15:05:00Z"/>
          <w:del w:id="387" w:author="Walter Moore" w:date="2019-01-04T14:54:00Z"/>
          <w:b/>
          <w:sz w:val="24"/>
          <w:szCs w:val="24"/>
        </w:rPr>
        <w:pPrChange w:id="388" w:author="virginia porter" w:date="2019-01-01T15:11:00Z">
          <w:pPr>
            <w:spacing w:after="3" w:line="289" w:lineRule="auto"/>
            <w:ind w:left="129" w:right="288" w:firstLine="710"/>
          </w:pPr>
        </w:pPrChange>
      </w:pPr>
      <w:del w:id="389" w:author="Walter Moore" w:date="2019-01-04T14:54:00Z">
        <w:r w:rsidRPr="00EB01ED" w:rsidDel="000E2A50">
          <w:rPr>
            <w:b/>
            <w:sz w:val="24"/>
            <w:szCs w:val="24"/>
            <w:rPrChange w:id="390" w:author="virginia porter" w:date="2019-01-01T15:09:00Z">
              <w:rPr>
                <w:sz w:val="34"/>
              </w:rPr>
            </w:rPrChange>
          </w:rPr>
          <w:delText xml:space="preserve"> </w:delText>
        </w:r>
      </w:del>
      <w:ins w:id="391" w:author="virginia porter" w:date="2019-01-01T15:06:00Z">
        <w:del w:id="392" w:author="Walter Moore" w:date="2019-01-04T14:54:00Z">
          <w:r w:rsidRPr="00EB01ED" w:rsidDel="000E2A50">
            <w:rPr>
              <w:b/>
              <w:sz w:val="24"/>
              <w:szCs w:val="24"/>
              <w:rPrChange w:id="393" w:author="virginia porter" w:date="2019-01-01T15:09:00Z">
                <w:rPr>
                  <w:sz w:val="34"/>
                </w:rPr>
              </w:rPrChange>
            </w:rPr>
            <w:delText>B</w:delText>
          </w:r>
        </w:del>
      </w:ins>
      <w:ins w:id="394" w:author="virginia porter" w:date="2019-01-01T15:05:00Z">
        <w:del w:id="395" w:author="Walter Moore" w:date="2019-01-04T14:54:00Z">
          <w:r w:rsidRPr="00EB01ED" w:rsidDel="000E2A50">
            <w:rPr>
              <w:b/>
              <w:sz w:val="24"/>
              <w:szCs w:val="24"/>
            </w:rPr>
            <w:delText>uild</w:delText>
          </w:r>
        </w:del>
      </w:ins>
      <w:ins w:id="396" w:author="virginia porter" w:date="2019-01-01T15:06:00Z">
        <w:del w:id="397" w:author="Walter Moore" w:date="2019-01-04T14:54:00Z">
          <w:r w:rsidRPr="00EB01ED" w:rsidDel="000E2A50">
            <w:rPr>
              <w:b/>
              <w:sz w:val="24"/>
              <w:szCs w:val="24"/>
            </w:rPr>
            <w:delText>in</w:delText>
          </w:r>
        </w:del>
      </w:ins>
      <w:ins w:id="398" w:author="virginia porter" w:date="2019-01-01T15:07:00Z">
        <w:del w:id="399" w:author="Walter Moore" w:date="2019-01-04T14:54:00Z">
          <w:r w:rsidRPr="00EB01ED" w:rsidDel="000E2A50">
            <w:rPr>
              <w:b/>
              <w:sz w:val="24"/>
              <w:szCs w:val="24"/>
            </w:rPr>
            <w:delText>g</w:delText>
          </w:r>
        </w:del>
      </w:ins>
      <w:ins w:id="400" w:author="virginia porter" w:date="2019-01-01T15:05:00Z">
        <w:del w:id="401" w:author="Walter Moore" w:date="2019-01-04T14:54:00Z">
          <w:r w:rsidRPr="00EB01ED" w:rsidDel="000E2A50">
            <w:rPr>
              <w:b/>
              <w:sz w:val="24"/>
              <w:szCs w:val="24"/>
            </w:rPr>
            <w:delText xml:space="preserve"> relationship</w:delText>
          </w:r>
        </w:del>
      </w:ins>
      <w:ins w:id="402" w:author="virginia porter" w:date="2019-01-01T15:07:00Z">
        <w:del w:id="403" w:author="Walter Moore" w:date="2019-01-04T14:54:00Z">
          <w:r w:rsidRPr="00EB01ED" w:rsidDel="000E2A50">
            <w:rPr>
              <w:b/>
              <w:sz w:val="24"/>
              <w:szCs w:val="24"/>
            </w:rPr>
            <w:delText>s take</w:delText>
          </w:r>
        </w:del>
      </w:ins>
      <w:ins w:id="404" w:author="virginia porter" w:date="2019-01-01T15:09:00Z">
        <w:del w:id="405" w:author="Walter Moore" w:date="2019-01-04T14:54:00Z">
          <w:r w:rsidRPr="00EB01ED" w:rsidDel="000E2A50">
            <w:rPr>
              <w:b/>
              <w:sz w:val="24"/>
              <w:szCs w:val="24"/>
            </w:rPr>
            <w:delText>s</w:delText>
          </w:r>
        </w:del>
      </w:ins>
      <w:ins w:id="406" w:author="virginia porter" w:date="2019-01-01T15:07:00Z">
        <w:del w:id="407" w:author="Walter Moore" w:date="2019-01-04T14:54:00Z">
          <w:r w:rsidRPr="00EB01ED" w:rsidDel="000E2A50">
            <w:rPr>
              <w:b/>
              <w:sz w:val="24"/>
              <w:szCs w:val="24"/>
            </w:rPr>
            <w:delText xml:space="preserve"> time and patience</w:delText>
          </w:r>
        </w:del>
      </w:ins>
      <w:ins w:id="408" w:author="virginia porter" w:date="2019-01-01T15:05:00Z">
        <w:del w:id="409" w:author="Walter Moore" w:date="2019-01-04T14:54:00Z">
          <w:r w:rsidRPr="00EB01ED" w:rsidDel="000E2A50">
            <w:rPr>
              <w:b/>
              <w:sz w:val="24"/>
              <w:szCs w:val="24"/>
            </w:rPr>
            <w:delText>.</w:delText>
          </w:r>
        </w:del>
      </w:ins>
      <w:ins w:id="410" w:author="virginia porter" w:date="2019-01-01T15:06:00Z">
        <w:del w:id="411" w:author="Walter Moore" w:date="2019-01-04T14:54:00Z">
          <w:r w:rsidRPr="00EB01ED" w:rsidDel="000E2A50">
            <w:rPr>
              <w:b/>
              <w:sz w:val="24"/>
              <w:szCs w:val="24"/>
            </w:rPr>
            <w:delText xml:space="preserve"> </w:delText>
          </w:r>
        </w:del>
      </w:ins>
      <w:ins w:id="412" w:author="virginia porter" w:date="2019-01-01T15:09:00Z">
        <w:del w:id="413" w:author="Walter Moore" w:date="2019-01-04T14:54:00Z">
          <w:r w:rsidRPr="00EB01ED" w:rsidDel="000E2A50">
            <w:rPr>
              <w:b/>
              <w:sz w:val="24"/>
              <w:szCs w:val="24"/>
            </w:rPr>
            <w:delText>So t</w:delText>
          </w:r>
        </w:del>
      </w:ins>
      <w:ins w:id="414" w:author="virginia porter" w:date="2019-01-01T15:06:00Z">
        <w:del w:id="415" w:author="Walter Moore" w:date="2019-01-04T14:54:00Z">
          <w:r w:rsidRPr="00EB01ED" w:rsidDel="000E2A50">
            <w:rPr>
              <w:b/>
              <w:sz w:val="24"/>
              <w:szCs w:val="24"/>
            </w:rPr>
            <w:delText xml:space="preserve">here is no need to rush to complete any </w:delText>
          </w:r>
        </w:del>
      </w:ins>
      <w:ins w:id="416" w:author="virginia porter" w:date="2019-01-01T15:13:00Z">
        <w:del w:id="417" w:author="Walter Moore" w:date="2019-01-04T14:54:00Z">
          <w:r w:rsidRPr="00EB01ED" w:rsidDel="000E2A50">
            <w:rPr>
              <w:b/>
              <w:sz w:val="24"/>
              <w:szCs w:val="24"/>
            </w:rPr>
            <w:delText xml:space="preserve">of the </w:delText>
          </w:r>
        </w:del>
      </w:ins>
      <w:ins w:id="418" w:author="virginia porter" w:date="2019-01-01T15:06:00Z">
        <w:del w:id="419" w:author="Walter Moore" w:date="2019-01-04T14:54:00Z">
          <w:r w:rsidRPr="00EB01ED" w:rsidDel="000E2A50">
            <w:rPr>
              <w:b/>
              <w:sz w:val="24"/>
              <w:szCs w:val="24"/>
            </w:rPr>
            <w:delText>phase</w:delText>
          </w:r>
        </w:del>
      </w:ins>
      <w:ins w:id="420" w:author="virginia porter" w:date="2019-01-01T15:13:00Z">
        <w:del w:id="421" w:author="Walter Moore" w:date="2019-01-04T14:54:00Z">
          <w:r w:rsidRPr="00EB01ED" w:rsidDel="000E2A50">
            <w:rPr>
              <w:b/>
              <w:sz w:val="24"/>
              <w:szCs w:val="24"/>
            </w:rPr>
            <w:delText>s</w:delText>
          </w:r>
        </w:del>
      </w:ins>
      <w:ins w:id="422" w:author="virginia porter" w:date="2019-01-01T15:06:00Z">
        <w:del w:id="423" w:author="Walter Moore" w:date="2019-01-04T14:54:00Z">
          <w:r w:rsidRPr="00EB01ED" w:rsidDel="000E2A50">
            <w:rPr>
              <w:b/>
              <w:sz w:val="24"/>
              <w:szCs w:val="24"/>
            </w:rPr>
            <w:delText>.</w:delText>
          </w:r>
        </w:del>
      </w:ins>
      <w:ins w:id="424" w:author="virginia porter" w:date="2019-01-01T15:09:00Z">
        <w:del w:id="425" w:author="Walter Moore" w:date="2019-01-04T14:54:00Z">
          <w:r w:rsidRPr="00EB01ED" w:rsidDel="000E2A50">
            <w:rPr>
              <w:b/>
              <w:sz w:val="24"/>
              <w:szCs w:val="24"/>
            </w:rPr>
            <w:delText xml:space="preserve"> T</w:delText>
          </w:r>
        </w:del>
      </w:ins>
      <w:ins w:id="426" w:author="virginia porter" w:date="2019-01-01T15:05:00Z">
        <w:del w:id="427" w:author="Walter Moore" w:date="2019-01-04T14:54:00Z">
          <w:r w:rsidRPr="00EB01ED" w:rsidDel="000E2A50">
            <w:rPr>
              <w:b/>
              <w:sz w:val="24"/>
              <w:szCs w:val="24"/>
            </w:rPr>
            <w:delText xml:space="preserve">here are many passages to look up and study if you so wish. </w:delText>
          </w:r>
        </w:del>
      </w:ins>
      <w:ins w:id="428" w:author="virginia porter" w:date="2019-01-01T15:12:00Z">
        <w:del w:id="429" w:author="Walter Moore" w:date="2019-01-04T14:54:00Z">
          <w:r w:rsidRPr="00EB01ED" w:rsidDel="000E2A50">
            <w:rPr>
              <w:b/>
              <w:sz w:val="24"/>
              <w:szCs w:val="24"/>
            </w:rPr>
            <w:delText>Just be mindful of</w:delText>
          </w:r>
        </w:del>
      </w:ins>
      <w:ins w:id="430" w:author="virginia porter" w:date="2019-01-01T15:05:00Z">
        <w:del w:id="431" w:author="Walter Moore" w:date="2019-01-04T14:54:00Z">
          <w:r w:rsidRPr="00EB01ED" w:rsidDel="000E2A50">
            <w:rPr>
              <w:b/>
              <w:sz w:val="24"/>
              <w:szCs w:val="24"/>
            </w:rPr>
            <w:delText xml:space="preserve"> their level of understanding and go at your own pace. Do not teach a new truth until you are certain that they have grasped the main points. By grasp we mean that they can clearly articulate the </w:delText>
          </w:r>
        </w:del>
      </w:ins>
      <w:ins w:id="432" w:author="virginia porter" w:date="2019-01-01T15:14:00Z">
        <w:del w:id="433" w:author="Walter Moore" w:date="2019-01-04T14:54:00Z">
          <w:r w:rsidRPr="00EB01ED" w:rsidDel="000E2A50">
            <w:rPr>
              <w:b/>
              <w:sz w:val="24"/>
              <w:szCs w:val="24"/>
            </w:rPr>
            <w:delText>Scriptural</w:delText>
          </w:r>
        </w:del>
      </w:ins>
      <w:ins w:id="434" w:author="virginia porter" w:date="2019-01-01T15:05:00Z">
        <w:del w:id="435" w:author="Walter Moore" w:date="2019-01-04T14:54:00Z">
          <w:r w:rsidRPr="00EB01ED" w:rsidDel="000E2A50">
            <w:rPr>
              <w:b/>
              <w:sz w:val="24"/>
              <w:szCs w:val="24"/>
            </w:rPr>
            <w:delText xml:space="preserve"> truths from the lesson and are able to reteach it to others (2 Timothy 2:2). Stick to the key passages </w:delText>
          </w:r>
        </w:del>
      </w:ins>
      <w:ins w:id="436" w:author="virginia porter" w:date="2019-01-01T15:14:00Z">
        <w:del w:id="437" w:author="Walter Moore" w:date="2019-01-04T14:54:00Z">
          <w:r w:rsidRPr="00EB01ED" w:rsidDel="000E2A50">
            <w:rPr>
              <w:b/>
              <w:sz w:val="24"/>
              <w:szCs w:val="24"/>
            </w:rPr>
            <w:delText>but</w:delText>
          </w:r>
        </w:del>
      </w:ins>
      <w:ins w:id="438" w:author="virginia porter" w:date="2019-01-01T15:05:00Z">
        <w:del w:id="439" w:author="Walter Moore" w:date="2019-01-04T14:54:00Z">
          <w:r w:rsidRPr="00EB01ED" w:rsidDel="000E2A50">
            <w:rPr>
              <w:b/>
              <w:sz w:val="24"/>
              <w:szCs w:val="24"/>
            </w:rPr>
            <w:delText xml:space="preserve"> feel free to omit content or examples that are not culturally relevant or pertinent to those you are discipling. </w:delText>
          </w:r>
        </w:del>
      </w:ins>
      <w:ins w:id="440" w:author="virginia porter" w:date="2019-01-01T15:15:00Z">
        <w:del w:id="441" w:author="Walter Moore" w:date="2019-01-04T14:54:00Z">
          <w:r w:rsidRPr="00EB01ED" w:rsidDel="000E2A50">
            <w:rPr>
              <w:b/>
              <w:sz w:val="24"/>
              <w:szCs w:val="24"/>
            </w:rPr>
            <w:delText>Our aim is to</w:delText>
          </w:r>
        </w:del>
      </w:ins>
      <w:ins w:id="442" w:author="virginia porter" w:date="2019-01-01T15:05:00Z">
        <w:del w:id="443" w:author="Walter Moore" w:date="2019-01-04T14:54:00Z">
          <w:r w:rsidRPr="00EB01ED" w:rsidDel="000E2A50">
            <w:rPr>
              <w:b/>
              <w:sz w:val="24"/>
              <w:szCs w:val="24"/>
            </w:rPr>
            <w:delText xml:space="preserve"> have a personal encounter with God through prayer and His written Word. </w:delText>
          </w:r>
        </w:del>
      </w:ins>
    </w:p>
    <w:p w14:paraId="54D15FE6" w14:textId="77777777" w:rsidR="009D0974" w:rsidRPr="00EB01ED" w:rsidDel="000E2A50" w:rsidRDefault="009D0974" w:rsidP="009D0974">
      <w:pPr>
        <w:spacing w:after="0" w:line="259" w:lineRule="auto"/>
        <w:ind w:left="144" w:firstLine="0"/>
        <w:jc w:val="center"/>
        <w:rPr>
          <w:del w:id="444" w:author="Walter Moore" w:date="2019-01-04T14:54:00Z"/>
          <w:b/>
          <w:sz w:val="24"/>
          <w:szCs w:val="24"/>
        </w:rPr>
      </w:pPr>
    </w:p>
    <w:p w14:paraId="7F58E194" w14:textId="77777777" w:rsidR="009D0974" w:rsidRPr="00EB01ED" w:rsidDel="000E2A50" w:rsidRDefault="009D0974">
      <w:pPr>
        <w:spacing w:after="3" w:line="289" w:lineRule="auto"/>
        <w:ind w:left="129" w:right="288" w:firstLine="591"/>
        <w:jc w:val="center"/>
        <w:rPr>
          <w:del w:id="445" w:author="Walter Moore" w:date="2019-01-04T14:54:00Z"/>
          <w:b/>
          <w:sz w:val="24"/>
          <w:szCs w:val="24"/>
        </w:rPr>
        <w:pPrChange w:id="446" w:author="virginia porter" w:date="2019-01-01T15:03:00Z">
          <w:pPr>
            <w:spacing w:after="3" w:line="289" w:lineRule="auto"/>
            <w:ind w:left="129" w:right="288" w:firstLine="710"/>
          </w:pPr>
        </w:pPrChange>
      </w:pPr>
      <w:del w:id="447" w:author="Walter Moore" w:date="2019-01-04T14:54:00Z">
        <w:r w:rsidRPr="00EB01ED" w:rsidDel="000E2A50">
          <w:rPr>
            <w:b/>
            <w:sz w:val="24"/>
            <w:szCs w:val="24"/>
          </w:rPr>
          <w:delText xml:space="preserve">After completing the “Spiritual Growth Survey” in the back of this book and covering the gospel lessons in Phase One, you are now ready to start Phase Two. These lessons are intended for those who have professed faith in Christ. When a person receives Jesus, then the work of disciple-making is just beginning. Just remember, it takes time to build a relationship. There is no need to rush to complete any phase. There are many passages to look up and study if you so wish. Keep in mind their level of understanding and go at your own pace. Do not teach a new truth until you are certain that they have grasped the main points. Stick to the key passages and feel free to omit content or examples that are not culturally relevant or pertinent to those you are discipling. You are teaching someone how to have a personal encounter with God through prayer and His written Word.  </w:delText>
        </w:r>
      </w:del>
    </w:p>
    <w:p w14:paraId="0FD2E19B" w14:textId="77777777" w:rsidR="009D0974" w:rsidRPr="00EB01ED" w:rsidDel="000E2A50" w:rsidRDefault="009D0974">
      <w:pPr>
        <w:spacing w:after="27" w:line="259" w:lineRule="auto"/>
        <w:ind w:left="129" w:firstLine="591"/>
        <w:jc w:val="center"/>
        <w:rPr>
          <w:del w:id="448" w:author="Walter Moore" w:date="2019-01-04T14:54:00Z"/>
          <w:b/>
          <w:sz w:val="24"/>
          <w:szCs w:val="24"/>
        </w:rPr>
        <w:pPrChange w:id="449" w:author="virginia porter" w:date="2019-01-01T15:03:00Z">
          <w:pPr>
            <w:spacing w:after="27" w:line="259" w:lineRule="auto"/>
            <w:ind w:left="144" w:firstLine="0"/>
            <w:jc w:val="left"/>
          </w:pPr>
        </w:pPrChange>
      </w:pPr>
      <w:del w:id="450" w:author="Walter Moore" w:date="2019-01-04T14:54:00Z">
        <w:r w:rsidRPr="00EB01ED" w:rsidDel="000E2A50">
          <w:rPr>
            <w:b/>
            <w:sz w:val="24"/>
            <w:szCs w:val="24"/>
          </w:rPr>
          <w:delText xml:space="preserve"> </w:delText>
        </w:r>
      </w:del>
    </w:p>
    <w:p w14:paraId="2825AE15" w14:textId="77777777" w:rsidR="009D0974" w:rsidRPr="00EB01ED" w:rsidDel="000E2A50" w:rsidRDefault="009D0974" w:rsidP="009D0974">
      <w:pPr>
        <w:spacing w:after="27" w:line="259" w:lineRule="auto"/>
        <w:ind w:left="129" w:firstLine="591"/>
        <w:jc w:val="center"/>
        <w:rPr>
          <w:ins w:id="451" w:author="virginia porter" w:date="2019-01-01T15:18:00Z"/>
          <w:del w:id="452" w:author="Walter Moore" w:date="2019-01-04T14:54:00Z"/>
          <w:b/>
          <w:sz w:val="24"/>
          <w:szCs w:val="24"/>
        </w:rPr>
      </w:pPr>
      <w:del w:id="453" w:author="Walter Moore" w:date="2019-01-04T14:54:00Z">
        <w:r w:rsidRPr="00EB01ED" w:rsidDel="000E2A50">
          <w:rPr>
            <w:b/>
            <w:sz w:val="24"/>
            <w:szCs w:val="24"/>
          </w:rPr>
          <w:delText xml:space="preserve">Entering a covenant relationship with God in Christ is monumental. Everything is new and exciting, yet, also mysterious and unfamiliar. In every respect, a new believer is like a newborn babe. They need help navigating the uncharted waters of change. </w:delText>
        </w:r>
      </w:del>
    </w:p>
    <w:p w14:paraId="48942D00" w14:textId="77777777" w:rsidR="009D0974" w:rsidRPr="00EB01ED" w:rsidDel="000E2A50" w:rsidRDefault="009D0974" w:rsidP="009D0974">
      <w:pPr>
        <w:spacing w:after="27" w:line="259" w:lineRule="auto"/>
        <w:ind w:left="129" w:firstLine="591"/>
        <w:jc w:val="center"/>
        <w:rPr>
          <w:ins w:id="454" w:author="virginia porter" w:date="2019-01-01T15:18:00Z"/>
          <w:del w:id="455" w:author="Walter Moore" w:date="2019-01-04T14:54:00Z"/>
          <w:b/>
          <w:sz w:val="24"/>
          <w:szCs w:val="24"/>
        </w:rPr>
      </w:pPr>
    </w:p>
    <w:p w14:paraId="778F3CE0" w14:textId="77777777" w:rsidR="009D0974" w:rsidRPr="00EB01ED" w:rsidDel="000E2A50" w:rsidRDefault="009D0974">
      <w:pPr>
        <w:spacing w:after="27" w:line="259" w:lineRule="auto"/>
        <w:ind w:left="129" w:firstLine="591"/>
        <w:jc w:val="center"/>
        <w:rPr>
          <w:del w:id="456" w:author="Walter Moore" w:date="2019-01-04T14:54:00Z"/>
          <w:b/>
          <w:sz w:val="24"/>
          <w:szCs w:val="24"/>
        </w:rPr>
        <w:pPrChange w:id="457" w:author="virginia porter" w:date="2019-01-01T15:03:00Z">
          <w:pPr>
            <w:spacing w:after="3" w:line="289" w:lineRule="auto"/>
            <w:ind w:left="129" w:right="288" w:firstLine="710"/>
          </w:pPr>
        </w:pPrChange>
      </w:pPr>
      <w:del w:id="458" w:author="Walter Moore" w:date="2019-01-04T14:54:00Z">
        <w:r w:rsidRPr="00EB01ED" w:rsidDel="000E2A50">
          <w:rPr>
            <w:b/>
            <w:sz w:val="24"/>
            <w:szCs w:val="24"/>
          </w:rPr>
          <w:delText xml:space="preserve">For those who come to faith as an adult, coming to terms with who they used to be can be an agonizing process.  </w:delText>
        </w:r>
      </w:del>
    </w:p>
    <w:p w14:paraId="4D1F6272" w14:textId="77777777" w:rsidR="009D0974" w:rsidRPr="00EB01ED" w:rsidDel="000E2A50" w:rsidRDefault="009D0974">
      <w:pPr>
        <w:spacing w:after="27" w:line="259" w:lineRule="auto"/>
        <w:ind w:left="129" w:firstLine="591"/>
        <w:jc w:val="center"/>
        <w:rPr>
          <w:del w:id="459" w:author="Walter Moore" w:date="2019-01-04T14:54:00Z"/>
          <w:b/>
          <w:sz w:val="24"/>
          <w:szCs w:val="24"/>
        </w:rPr>
        <w:pPrChange w:id="460" w:author="virginia porter" w:date="2019-01-01T15:18:00Z">
          <w:pPr>
            <w:spacing w:after="29" w:line="259" w:lineRule="auto"/>
            <w:ind w:left="864" w:firstLine="0"/>
            <w:jc w:val="left"/>
          </w:pPr>
        </w:pPrChange>
      </w:pPr>
      <w:del w:id="461" w:author="Walter Moore" w:date="2019-01-04T14:54:00Z">
        <w:r w:rsidRPr="00EB01ED" w:rsidDel="000E2A50">
          <w:rPr>
            <w:b/>
            <w:sz w:val="24"/>
            <w:szCs w:val="24"/>
          </w:rPr>
          <w:delText xml:space="preserve"> </w:delText>
        </w:r>
      </w:del>
    </w:p>
    <w:p w14:paraId="4810A008" w14:textId="77777777" w:rsidR="009D0974" w:rsidRPr="00EB01ED" w:rsidDel="000E2A50" w:rsidRDefault="009D0974">
      <w:pPr>
        <w:spacing w:after="27" w:line="259" w:lineRule="auto"/>
        <w:ind w:left="129" w:firstLine="591"/>
        <w:jc w:val="center"/>
        <w:rPr>
          <w:del w:id="462" w:author="Walter Moore" w:date="2019-01-04T14:54:00Z"/>
          <w:b/>
          <w:sz w:val="24"/>
          <w:szCs w:val="24"/>
        </w:rPr>
        <w:pPrChange w:id="463" w:author="virginia porter" w:date="2019-01-01T15:18:00Z">
          <w:pPr>
            <w:spacing w:after="3" w:line="289" w:lineRule="auto"/>
            <w:ind w:left="129" w:right="288" w:firstLine="710"/>
          </w:pPr>
        </w:pPrChange>
      </w:pPr>
      <w:del w:id="464" w:author="Walter Moore" w:date="2019-01-04T14:54:00Z">
        <w:r w:rsidRPr="00EB01ED" w:rsidDel="000E2A50">
          <w:rPr>
            <w:b/>
            <w:sz w:val="24"/>
            <w:szCs w:val="24"/>
          </w:rPr>
          <w:delText xml:space="preserve">The consequences of a life of sin, coupled with the accusations of the devil, can keep them from ever realizing all the blessings God has for their lives. Furthermore, if they remain blind to who they are in Christ, they could easily be led astray back to the bondage of past sins, essentially shipwrecking their walk of faith before it ever begins. Discipleship is the God ordained method by which these liberating truths are revealed to His children. That’s where you come in.  </w:delText>
        </w:r>
      </w:del>
    </w:p>
    <w:p w14:paraId="40D82CF8" w14:textId="77777777" w:rsidR="009D0974" w:rsidRPr="00EB01ED" w:rsidDel="000E2A50" w:rsidRDefault="009D0974">
      <w:pPr>
        <w:spacing w:after="3" w:line="289" w:lineRule="auto"/>
        <w:ind w:left="129" w:right="288" w:firstLine="591"/>
        <w:jc w:val="center"/>
        <w:rPr>
          <w:ins w:id="465" w:author="virginia porter" w:date="2018-11-27T22:46:00Z"/>
          <w:del w:id="466" w:author="Walter Moore" w:date="2019-01-04T14:54:00Z"/>
          <w:b/>
          <w:i/>
          <w:sz w:val="24"/>
          <w:szCs w:val="24"/>
        </w:rPr>
        <w:pPrChange w:id="467" w:author="virginia porter" w:date="2019-01-01T15:16:00Z">
          <w:pPr>
            <w:spacing w:after="3" w:line="289" w:lineRule="auto"/>
            <w:ind w:left="129" w:right="288" w:firstLine="710"/>
          </w:pPr>
        </w:pPrChange>
      </w:pPr>
    </w:p>
    <w:p w14:paraId="40420CAC" w14:textId="77777777" w:rsidR="009D0974" w:rsidRPr="00EB01ED" w:rsidDel="000E2A50" w:rsidRDefault="009D0974">
      <w:pPr>
        <w:spacing w:after="3" w:line="289" w:lineRule="auto"/>
        <w:ind w:left="129" w:right="288" w:firstLine="710"/>
        <w:jc w:val="center"/>
        <w:rPr>
          <w:del w:id="468" w:author="Walter Moore" w:date="2019-01-04T14:54:00Z"/>
          <w:b/>
          <w:sz w:val="24"/>
          <w:szCs w:val="24"/>
        </w:rPr>
        <w:pPrChange w:id="469" w:author="virginia porter" w:date="2018-11-27T22:46:00Z">
          <w:pPr>
            <w:spacing w:after="29" w:line="259" w:lineRule="auto"/>
            <w:ind w:left="864" w:firstLine="0"/>
            <w:jc w:val="left"/>
          </w:pPr>
        </w:pPrChange>
      </w:pPr>
      <w:del w:id="470" w:author="Walter Moore" w:date="2019-01-04T14:54:00Z">
        <w:r w:rsidRPr="00EB01ED" w:rsidDel="000E2A50">
          <w:rPr>
            <w:b/>
            <w:i/>
            <w:sz w:val="24"/>
            <w:szCs w:val="24"/>
          </w:rPr>
          <w:delText xml:space="preserve"> </w:delText>
        </w:r>
      </w:del>
    </w:p>
    <w:p w14:paraId="40ECEF83" w14:textId="77777777" w:rsidR="009D0974" w:rsidRPr="00EB01ED" w:rsidDel="000E2A50" w:rsidRDefault="009D0974" w:rsidP="009D0974">
      <w:pPr>
        <w:spacing w:after="3" w:line="289" w:lineRule="auto"/>
        <w:ind w:left="129" w:right="288" w:firstLine="710"/>
        <w:jc w:val="center"/>
        <w:rPr>
          <w:del w:id="471" w:author="Walter Moore" w:date="2019-01-04T14:54:00Z"/>
          <w:b/>
          <w:sz w:val="24"/>
          <w:szCs w:val="24"/>
        </w:rPr>
      </w:pPr>
      <w:del w:id="472" w:author="Walter Moore" w:date="2019-01-04T14:54:00Z">
        <w:r w:rsidRPr="00EB01ED" w:rsidDel="000E2A50">
          <w:rPr>
            <w:b/>
            <w:sz w:val="24"/>
            <w:szCs w:val="24"/>
          </w:rPr>
          <w:delText xml:space="preserve">You don’t need to have walked in their shoes or have had the same kind of background to be able to help them. I have observed that when I am lacking in experience, the Lord seems to always supply a person in the group who can relate at a deep level. He comforts us in our sorrows so that we can, in turn, comfort others (2 Corinthians 1:3-7).  </w:delText>
        </w:r>
      </w:del>
    </w:p>
    <w:p w14:paraId="5CAD43F0" w14:textId="77777777" w:rsidR="009D0974" w:rsidRPr="00EB01ED" w:rsidDel="000E2A50" w:rsidRDefault="009D0974" w:rsidP="009D0974">
      <w:pPr>
        <w:spacing w:after="29" w:line="259" w:lineRule="auto"/>
        <w:ind w:left="864" w:firstLine="0"/>
        <w:jc w:val="center"/>
        <w:rPr>
          <w:del w:id="473" w:author="Walter Moore" w:date="2019-01-04T14:54:00Z"/>
          <w:b/>
          <w:sz w:val="24"/>
          <w:szCs w:val="24"/>
        </w:rPr>
      </w:pPr>
      <w:del w:id="474" w:author="Walter Moore" w:date="2019-01-04T14:54:00Z">
        <w:r w:rsidRPr="00EB01ED" w:rsidDel="000E2A50">
          <w:rPr>
            <w:b/>
            <w:sz w:val="24"/>
            <w:szCs w:val="24"/>
          </w:rPr>
          <w:delText xml:space="preserve"> </w:delText>
        </w:r>
      </w:del>
    </w:p>
    <w:p w14:paraId="7E1435BC" w14:textId="77777777" w:rsidR="009D0974" w:rsidRPr="00EB01ED" w:rsidDel="000E2A50" w:rsidRDefault="009D0974" w:rsidP="009D0974">
      <w:pPr>
        <w:spacing w:after="0" w:line="283" w:lineRule="auto"/>
        <w:ind w:left="144" w:right="263" w:firstLine="720"/>
        <w:jc w:val="center"/>
        <w:rPr>
          <w:del w:id="475" w:author="Walter Moore" w:date="2019-01-04T14:54:00Z"/>
          <w:b/>
          <w:sz w:val="24"/>
          <w:szCs w:val="24"/>
        </w:rPr>
      </w:pPr>
      <w:del w:id="476" w:author="Walter Moore" w:date="2019-01-04T14:54:00Z">
        <w:r w:rsidRPr="00EB01ED" w:rsidDel="000E2A50">
          <w:rPr>
            <w:b/>
            <w:sz w:val="24"/>
            <w:szCs w:val="24"/>
          </w:rPr>
          <w:delText>The truths found in Phase Two will help all of us gain a Biblical worldview as it pertains to our identity in Christ. The main point in this phase is this: Once we have been placed in Christ, our past does not have to dictate our future (Ephesians 1:1-16). We are daughters of the King, and He is still in the business of replacing beauty for ashes (Isaiah 60:1-6).</w:delText>
        </w:r>
      </w:del>
    </w:p>
    <w:p w14:paraId="685E6E8C" w14:textId="77777777" w:rsidR="009D0974" w:rsidRPr="00EB01ED" w:rsidDel="000E2A50" w:rsidRDefault="009D0974" w:rsidP="009D0974">
      <w:pPr>
        <w:spacing w:after="0" w:line="283" w:lineRule="auto"/>
        <w:ind w:left="144" w:right="263" w:firstLine="720"/>
        <w:jc w:val="center"/>
        <w:rPr>
          <w:del w:id="477" w:author="Walter Moore" w:date="2019-01-04T14:54:00Z"/>
          <w:b/>
          <w:sz w:val="24"/>
          <w:szCs w:val="24"/>
        </w:rPr>
      </w:pPr>
    </w:p>
    <w:p w14:paraId="09C3D771" w14:textId="77777777" w:rsidR="009D0974" w:rsidRPr="00EB01ED" w:rsidDel="000E2A50" w:rsidRDefault="009D0974" w:rsidP="009D0974">
      <w:pPr>
        <w:spacing w:after="0" w:line="283" w:lineRule="auto"/>
        <w:ind w:left="144" w:right="263" w:firstLine="720"/>
        <w:jc w:val="center"/>
        <w:rPr>
          <w:del w:id="478" w:author="Walter Moore" w:date="2019-01-04T14:54:00Z"/>
          <w:b/>
          <w:sz w:val="24"/>
          <w:szCs w:val="24"/>
        </w:rPr>
      </w:pPr>
    </w:p>
    <w:p w14:paraId="392CB0B7" w14:textId="77777777" w:rsidR="009D0974" w:rsidRPr="00EB01ED" w:rsidDel="000E2A50" w:rsidRDefault="009D0974" w:rsidP="009D0974">
      <w:pPr>
        <w:spacing w:after="0" w:line="283" w:lineRule="auto"/>
        <w:ind w:left="144" w:right="263" w:firstLine="720"/>
        <w:jc w:val="center"/>
        <w:rPr>
          <w:del w:id="479" w:author="Walter Moore" w:date="2019-01-04T14:54:00Z"/>
          <w:b/>
          <w:sz w:val="24"/>
          <w:szCs w:val="24"/>
        </w:rPr>
      </w:pPr>
    </w:p>
    <w:p w14:paraId="02842BD5" w14:textId="77777777" w:rsidR="009D0974" w:rsidRPr="00EB01ED" w:rsidDel="000E2A50" w:rsidRDefault="009D0974" w:rsidP="009D0974">
      <w:pPr>
        <w:spacing w:after="0" w:line="259" w:lineRule="auto"/>
        <w:ind w:left="0" w:right="141" w:firstLine="0"/>
        <w:jc w:val="center"/>
        <w:rPr>
          <w:ins w:id="480" w:author="virginia porter" w:date="2018-11-07T14:53:00Z"/>
          <w:del w:id="481" w:author="Walter Moore" w:date="2019-01-04T14:54:00Z"/>
          <w:rFonts w:asciiTheme="minorHAnsi" w:eastAsia="Times New Roman" w:hAnsiTheme="minorHAnsi" w:cstheme="minorHAnsi"/>
          <w:b/>
          <w:sz w:val="24"/>
          <w:szCs w:val="24"/>
          <w:rPrChange w:id="482" w:author="virginia porter" w:date="2018-11-27T22:46:00Z">
            <w:rPr>
              <w:ins w:id="483" w:author="virginia porter" w:date="2018-11-07T14:53:00Z"/>
              <w:del w:id="484" w:author="Walter Moore" w:date="2019-01-04T14:54:00Z"/>
              <w:rFonts w:asciiTheme="minorHAnsi" w:eastAsia="Times New Roman" w:hAnsiTheme="minorHAnsi" w:cstheme="minorHAnsi"/>
              <w:sz w:val="24"/>
              <w:szCs w:val="24"/>
            </w:rPr>
          </w:rPrChange>
        </w:rPr>
      </w:pPr>
      <w:ins w:id="485" w:author="virginia porter" w:date="2018-11-07T14:53:00Z">
        <w:del w:id="486" w:author="Walter Moore" w:date="2019-01-04T14:54:00Z">
          <w:r w:rsidRPr="00EB01ED" w:rsidDel="000E2A50">
            <w:rPr>
              <w:rFonts w:asciiTheme="minorHAnsi" w:eastAsia="Times New Roman" w:hAnsiTheme="minorHAnsi" w:cstheme="minorHAnsi"/>
              <w:b/>
              <w:sz w:val="24"/>
              <w:szCs w:val="24"/>
              <w:rPrChange w:id="487" w:author="virginia porter" w:date="2018-11-27T22:46:00Z">
                <w:rPr>
                  <w:rFonts w:asciiTheme="minorHAnsi" w:eastAsia="Times New Roman" w:hAnsiTheme="minorHAnsi" w:cstheme="minorHAnsi"/>
                  <w:sz w:val="24"/>
                  <w:szCs w:val="24"/>
                </w:rPr>
              </w:rPrChange>
            </w:rPr>
            <w:delText>Memory Verse</w:delText>
          </w:r>
        </w:del>
      </w:ins>
    </w:p>
    <w:p w14:paraId="23924B92" w14:textId="77777777" w:rsidR="009D0974" w:rsidRPr="00EB01ED" w:rsidDel="000E2A50" w:rsidRDefault="009D0974" w:rsidP="009D0974">
      <w:pPr>
        <w:spacing w:after="0" w:line="259" w:lineRule="auto"/>
        <w:ind w:left="0" w:right="141" w:firstLine="0"/>
        <w:jc w:val="center"/>
        <w:rPr>
          <w:ins w:id="488" w:author="virginia porter" w:date="2018-11-09T15:10:00Z"/>
          <w:del w:id="489" w:author="Walter Moore" w:date="2019-01-04T14:54:00Z"/>
          <w:rFonts w:asciiTheme="minorHAnsi" w:eastAsia="Times New Roman" w:hAnsiTheme="minorHAnsi" w:cstheme="minorHAnsi"/>
          <w:b/>
          <w:sz w:val="24"/>
          <w:szCs w:val="24"/>
          <w:rPrChange w:id="490" w:author="virginia porter" w:date="2018-11-27T22:47:00Z">
            <w:rPr>
              <w:ins w:id="491" w:author="virginia porter" w:date="2018-11-09T15:10:00Z"/>
              <w:del w:id="492" w:author="Walter Moore" w:date="2019-01-04T14:54:00Z"/>
              <w:rFonts w:asciiTheme="minorHAnsi" w:eastAsia="Times New Roman" w:hAnsiTheme="minorHAnsi" w:cstheme="minorHAnsi"/>
              <w:sz w:val="24"/>
              <w:szCs w:val="24"/>
            </w:rPr>
          </w:rPrChange>
        </w:rPr>
      </w:pPr>
      <w:ins w:id="493" w:author="virginia porter" w:date="2018-11-07T14:53:00Z">
        <w:del w:id="494" w:author="Walter Moore" w:date="2019-01-04T14:54:00Z">
          <w:r w:rsidRPr="00EB01ED" w:rsidDel="000E2A50">
            <w:rPr>
              <w:rFonts w:asciiTheme="minorHAnsi" w:eastAsia="Times New Roman" w:hAnsiTheme="minorHAnsi" w:cstheme="minorHAnsi"/>
              <w:b/>
              <w:sz w:val="24"/>
              <w:szCs w:val="24"/>
              <w:rPrChange w:id="495" w:author="virginia porter" w:date="2018-11-27T22:47:00Z">
                <w:rPr>
                  <w:rFonts w:asciiTheme="minorHAnsi" w:eastAsia="Times New Roman" w:hAnsiTheme="minorHAnsi" w:cstheme="minorHAnsi"/>
                  <w:sz w:val="24"/>
                  <w:szCs w:val="24"/>
                </w:rPr>
              </w:rPrChange>
            </w:rPr>
            <w:delText>Ephesians 1:3-4</w:delText>
          </w:r>
        </w:del>
      </w:ins>
    </w:p>
    <w:p w14:paraId="3E69D491" w14:textId="77777777" w:rsidR="009D0974" w:rsidRPr="00EB01ED" w:rsidDel="000E2A50" w:rsidRDefault="009D0974" w:rsidP="009D0974">
      <w:pPr>
        <w:spacing w:after="0" w:line="259" w:lineRule="auto"/>
        <w:ind w:left="0" w:right="141" w:firstLine="0"/>
        <w:jc w:val="center"/>
        <w:rPr>
          <w:ins w:id="496" w:author="virginia porter" w:date="2018-11-07T14:53:00Z"/>
          <w:del w:id="497" w:author="Walter Moore" w:date="2019-01-04T14:54:00Z"/>
          <w:rFonts w:asciiTheme="minorHAnsi" w:eastAsia="Times New Roman" w:hAnsiTheme="minorHAnsi" w:cstheme="minorHAnsi"/>
          <w:b/>
          <w:i/>
          <w:sz w:val="24"/>
          <w:szCs w:val="24"/>
          <w:rPrChange w:id="498" w:author="virginia porter" w:date="2018-11-27T22:47:00Z">
            <w:rPr>
              <w:ins w:id="499" w:author="virginia porter" w:date="2018-11-07T14:53:00Z"/>
              <w:del w:id="500" w:author="Walter Moore" w:date="2019-01-04T14:54:00Z"/>
              <w:rFonts w:asciiTheme="minorHAnsi" w:eastAsia="Times New Roman" w:hAnsiTheme="minorHAnsi" w:cstheme="minorHAnsi"/>
              <w:sz w:val="24"/>
              <w:szCs w:val="24"/>
            </w:rPr>
          </w:rPrChange>
        </w:rPr>
      </w:pPr>
      <w:ins w:id="501" w:author="virginia porter" w:date="2018-11-09T15:10:00Z">
        <w:del w:id="502" w:author="Walter Moore" w:date="2019-01-04T14:54:00Z">
          <w:r w:rsidRPr="00EB01ED" w:rsidDel="000E2A50">
            <w:rPr>
              <w:rFonts w:asciiTheme="minorHAnsi" w:hAnsiTheme="minorHAnsi" w:cstheme="minorHAnsi"/>
              <w:b/>
              <w:i/>
              <w:color w:val="222222"/>
              <w:sz w:val="24"/>
              <w:szCs w:val="24"/>
              <w:bdr w:val="none" w:sz="0" w:space="0" w:color="auto" w:frame="1"/>
              <w:shd w:val="clear" w:color="auto" w:fill="FFFFFF"/>
              <w:rPrChange w:id="503" w:author="virginia porter" w:date="2018-11-27T22:47:00Z">
                <w:rPr>
                  <w:rFonts w:ascii="Georgia" w:hAnsi="Georgia"/>
                  <w:color w:val="222222"/>
                  <w:bdr w:val="none" w:sz="0" w:space="0" w:color="auto" w:frame="1"/>
                  <w:shd w:val="clear" w:color="auto" w:fill="FFFFFF"/>
                </w:rPr>
              </w:rPrChange>
            </w:rPr>
            <w:delText>Blessed is the God and Father of our Lord Jesus Christ, who has blessed us with every spiritual blessing in</w:delText>
          </w:r>
        </w:del>
      </w:ins>
      <w:ins w:id="504" w:author="virginia porter" w:date="2018-11-09T15:11:00Z">
        <w:del w:id="505" w:author="Walter Moore" w:date="2019-01-04T14:54:00Z">
          <w:r w:rsidRPr="00EB01ED" w:rsidDel="000E2A50">
            <w:rPr>
              <w:rFonts w:asciiTheme="minorHAnsi" w:hAnsiTheme="minorHAnsi" w:cstheme="minorHAnsi"/>
              <w:b/>
              <w:i/>
              <w:color w:val="222222"/>
              <w:sz w:val="24"/>
              <w:szCs w:val="24"/>
              <w:bdr w:val="none" w:sz="0" w:space="0" w:color="auto" w:frame="1"/>
              <w:shd w:val="clear" w:color="auto" w:fill="FFFFFF"/>
              <w:rPrChange w:id="506" w:author="virginia porter" w:date="2018-11-27T22:47:00Z">
                <w:rPr>
                  <w:rFonts w:ascii="Georgia" w:hAnsi="Georgia"/>
                  <w:color w:val="222222"/>
                  <w:bdr w:val="none" w:sz="0" w:space="0" w:color="auto" w:frame="1"/>
                  <w:shd w:val="clear" w:color="auto" w:fill="FFFFFF"/>
                </w:rPr>
              </w:rPrChange>
            </w:rPr>
            <w:delText xml:space="preserve"> </w:delText>
          </w:r>
        </w:del>
      </w:ins>
      <w:ins w:id="507" w:author="virginia porter" w:date="2018-11-09T15:10:00Z">
        <w:del w:id="508" w:author="Walter Moore" w:date="2019-01-04T14:54:00Z">
          <w:r w:rsidRPr="00EB01ED" w:rsidDel="000E2A50">
            <w:rPr>
              <w:rFonts w:asciiTheme="minorHAnsi" w:hAnsiTheme="minorHAnsi" w:cstheme="minorHAnsi"/>
              <w:b/>
              <w:i/>
              <w:color w:val="222222"/>
              <w:sz w:val="24"/>
              <w:szCs w:val="24"/>
              <w:bdr w:val="none" w:sz="0" w:space="0" w:color="auto" w:frame="1"/>
              <w:shd w:val="clear" w:color="auto" w:fill="FFFFFF"/>
              <w:rPrChange w:id="509" w:author="virginia porter" w:date="2018-11-27T22:47:00Z">
                <w:rPr>
                  <w:rFonts w:ascii="Georgia" w:hAnsi="Georgia"/>
                  <w:color w:val="222222"/>
                  <w:bdr w:val="none" w:sz="0" w:space="0" w:color="auto" w:frame="1"/>
                  <w:shd w:val="clear" w:color="auto" w:fill="FFFFFF"/>
                </w:rPr>
              </w:rPrChange>
            </w:rPr>
            <w:delText>the heavenly realms in Christ. </w:delText>
          </w:r>
          <w:r w:rsidRPr="00EB01ED" w:rsidDel="000E2A50">
            <w:rPr>
              <w:rFonts w:asciiTheme="minorHAnsi" w:hAnsiTheme="minorHAnsi" w:cstheme="minorHAnsi"/>
              <w:b/>
              <w:i/>
              <w:color w:val="222222"/>
              <w:sz w:val="24"/>
              <w:szCs w:val="24"/>
              <w:shd w:val="clear" w:color="auto" w:fill="FFFFFF"/>
              <w:rPrChange w:id="510" w:author="virginia porter" w:date="2018-11-27T22:47:00Z">
                <w:rPr>
                  <w:rFonts w:ascii="Georgia" w:hAnsi="Georgia"/>
                  <w:color w:val="222222"/>
                  <w:shd w:val="clear" w:color="auto" w:fill="FFFFFF"/>
                </w:rPr>
              </w:rPrChange>
            </w:rPr>
            <w:delText> </w:delText>
          </w:r>
          <w:r w:rsidRPr="00EB01ED" w:rsidDel="000E2A50">
            <w:rPr>
              <w:rFonts w:asciiTheme="minorHAnsi" w:hAnsiTheme="minorHAnsi" w:cstheme="minorHAnsi"/>
              <w:b/>
              <w:i/>
              <w:color w:val="222222"/>
              <w:sz w:val="24"/>
              <w:szCs w:val="24"/>
              <w:bdr w:val="none" w:sz="0" w:space="0" w:color="auto" w:frame="1"/>
              <w:shd w:val="clear" w:color="auto" w:fill="FFFFFF"/>
              <w:rPrChange w:id="511" w:author="virginia porter" w:date="2018-11-27T22:47:00Z">
                <w:rPr>
                  <w:rFonts w:ascii="Georgia" w:hAnsi="Georgia"/>
                  <w:color w:val="222222"/>
                  <w:bdr w:val="none" w:sz="0" w:space="0" w:color="auto" w:frame="1"/>
                  <w:shd w:val="clear" w:color="auto" w:fill="FFFFFF"/>
                </w:rPr>
              </w:rPrChange>
            </w:rPr>
            <w:delText>For he chose us in Christ before the foundation of the world that we should be holy and blameless before him in love.</w:delText>
          </w:r>
        </w:del>
      </w:ins>
    </w:p>
    <w:p w14:paraId="7D0C95D0" w14:textId="77777777" w:rsidR="009D0974" w:rsidRPr="00EB01ED" w:rsidDel="000E2A50" w:rsidRDefault="009D0974" w:rsidP="009D0974">
      <w:pPr>
        <w:spacing w:after="0" w:line="283" w:lineRule="auto"/>
        <w:ind w:left="144" w:right="263" w:firstLine="720"/>
        <w:jc w:val="center"/>
        <w:rPr>
          <w:del w:id="512" w:author="Walter Moore" w:date="2019-01-04T14:55:00Z"/>
          <w:rFonts w:asciiTheme="minorHAnsi" w:hAnsiTheme="minorHAnsi" w:cstheme="minorHAnsi"/>
          <w:b/>
          <w:i/>
          <w:sz w:val="24"/>
          <w:szCs w:val="24"/>
          <w:rPrChange w:id="513" w:author="virginia porter" w:date="2018-11-27T22:47:00Z">
            <w:rPr>
              <w:del w:id="514" w:author="Walter Moore" w:date="2019-01-04T14:55:00Z"/>
            </w:rPr>
          </w:rPrChange>
        </w:rPr>
      </w:pPr>
    </w:p>
    <w:p w14:paraId="66DC5647" w14:textId="77777777" w:rsidR="009D0974" w:rsidRPr="00EB01ED" w:rsidDel="000E2A50" w:rsidRDefault="009D0974" w:rsidP="009D0974">
      <w:pPr>
        <w:spacing w:after="0" w:line="283" w:lineRule="auto"/>
        <w:ind w:left="144" w:right="263" w:firstLine="720"/>
        <w:jc w:val="center"/>
        <w:rPr>
          <w:del w:id="515" w:author="Walter Moore" w:date="2019-01-04T14:55:00Z"/>
          <w:b/>
          <w:sz w:val="24"/>
          <w:szCs w:val="24"/>
        </w:rPr>
      </w:pPr>
    </w:p>
    <w:p w14:paraId="2DE6DC9A" w14:textId="77777777" w:rsidR="009D0974" w:rsidRPr="00EB01ED" w:rsidDel="000E2A50" w:rsidRDefault="009D0974">
      <w:pPr>
        <w:spacing w:after="0" w:line="283" w:lineRule="auto"/>
        <w:ind w:left="0" w:right="263" w:firstLine="0"/>
        <w:jc w:val="center"/>
        <w:rPr>
          <w:del w:id="516" w:author="Walter Moore" w:date="2019-01-04T14:55:00Z"/>
          <w:b/>
          <w:sz w:val="24"/>
          <w:szCs w:val="24"/>
        </w:rPr>
        <w:pPrChange w:id="517" w:author="Walter Moore" w:date="2019-01-04T14:55:00Z">
          <w:pPr>
            <w:spacing w:after="0" w:line="283" w:lineRule="auto"/>
            <w:ind w:left="144" w:right="263" w:firstLine="720"/>
            <w:jc w:val="left"/>
          </w:pPr>
        </w:pPrChange>
      </w:pPr>
    </w:p>
    <w:p w14:paraId="0CA9CEA0" w14:textId="77777777" w:rsidR="009D0974" w:rsidRPr="00EB01ED" w:rsidDel="000E2A50" w:rsidRDefault="009D0974" w:rsidP="009D0974">
      <w:pPr>
        <w:spacing w:after="0" w:line="283" w:lineRule="auto"/>
        <w:ind w:left="144" w:right="263" w:firstLine="720"/>
        <w:jc w:val="center"/>
        <w:rPr>
          <w:del w:id="518" w:author="Walter Moore" w:date="2019-01-04T14:55:00Z"/>
          <w:b/>
          <w:sz w:val="24"/>
          <w:szCs w:val="24"/>
        </w:rPr>
      </w:pPr>
    </w:p>
    <w:p w14:paraId="696878F5" w14:textId="77777777" w:rsidR="009D0974" w:rsidRPr="00EB01ED" w:rsidDel="000E2A50" w:rsidRDefault="009D0974" w:rsidP="009D0974">
      <w:pPr>
        <w:spacing w:after="0" w:line="283" w:lineRule="auto"/>
        <w:ind w:left="144" w:right="263" w:firstLine="720"/>
        <w:jc w:val="center"/>
        <w:rPr>
          <w:del w:id="519" w:author="Walter Moore" w:date="2019-01-04T14:55:00Z"/>
          <w:b/>
          <w:sz w:val="24"/>
          <w:szCs w:val="24"/>
        </w:rPr>
      </w:pPr>
    </w:p>
    <w:p w14:paraId="67F54EFB" w14:textId="77777777" w:rsidR="009D0974" w:rsidRPr="00EB01ED" w:rsidDel="000E2A50" w:rsidRDefault="009D0974" w:rsidP="009D0974">
      <w:pPr>
        <w:spacing w:after="0" w:line="283" w:lineRule="auto"/>
        <w:ind w:left="144" w:right="263" w:firstLine="720"/>
        <w:jc w:val="center"/>
        <w:rPr>
          <w:del w:id="520" w:author="Walter Moore" w:date="2019-01-04T14:55:00Z"/>
          <w:b/>
          <w:sz w:val="24"/>
          <w:szCs w:val="24"/>
        </w:rPr>
      </w:pPr>
    </w:p>
    <w:p w14:paraId="48E3D650" w14:textId="77777777" w:rsidR="009D0974" w:rsidRPr="00EB01ED" w:rsidDel="000E2A50" w:rsidRDefault="009D0974" w:rsidP="009D0974">
      <w:pPr>
        <w:spacing w:after="0" w:line="283" w:lineRule="auto"/>
        <w:ind w:left="144" w:right="263" w:firstLine="720"/>
        <w:jc w:val="center"/>
        <w:rPr>
          <w:del w:id="521" w:author="Walter Moore" w:date="2019-01-04T14:55:00Z"/>
          <w:b/>
          <w:sz w:val="24"/>
          <w:szCs w:val="24"/>
        </w:rPr>
      </w:pPr>
    </w:p>
    <w:p w14:paraId="67A1A0D0" w14:textId="77777777" w:rsidR="009D0974" w:rsidRPr="00EB01ED" w:rsidDel="000E2A50" w:rsidRDefault="009D0974" w:rsidP="009D0974">
      <w:pPr>
        <w:spacing w:after="0" w:line="283" w:lineRule="auto"/>
        <w:ind w:left="144" w:right="263" w:firstLine="720"/>
        <w:jc w:val="center"/>
        <w:rPr>
          <w:del w:id="522" w:author="Walter Moore" w:date="2019-01-04T14:55:00Z"/>
          <w:b/>
          <w:sz w:val="24"/>
          <w:szCs w:val="24"/>
        </w:rPr>
      </w:pPr>
    </w:p>
    <w:p w14:paraId="3EA33F07" w14:textId="77777777" w:rsidR="009D0974" w:rsidRPr="00EB01ED" w:rsidRDefault="009D0974" w:rsidP="009D0974">
      <w:pPr>
        <w:spacing w:after="160" w:line="259" w:lineRule="auto"/>
        <w:ind w:left="0" w:firstLine="0"/>
        <w:jc w:val="center"/>
        <w:rPr>
          <w:ins w:id="523" w:author="Walter Moore" w:date="2019-01-04T14:54:00Z"/>
          <w:b/>
          <w:sz w:val="24"/>
          <w:szCs w:val="24"/>
        </w:rPr>
      </w:pPr>
    </w:p>
    <w:p w14:paraId="17B5C5DD" w14:textId="77777777" w:rsidR="009D0974" w:rsidRDefault="009D0974" w:rsidP="009D0974">
      <w:pPr>
        <w:spacing w:after="160" w:line="259" w:lineRule="auto"/>
        <w:ind w:left="0" w:firstLine="0"/>
        <w:jc w:val="left"/>
        <w:rPr>
          <w:ins w:id="524" w:author="Walter Moore" w:date="2019-01-04T14:55:00Z"/>
        </w:rPr>
      </w:pPr>
      <w:ins w:id="525" w:author="Walter Moore" w:date="2019-01-04T14:55:00Z">
        <w:r>
          <w:br w:type="page"/>
        </w:r>
      </w:ins>
    </w:p>
    <w:p w14:paraId="09A4BF73" w14:textId="3A44205B" w:rsidR="00971B8C" w:rsidRPr="00F14CB7" w:rsidRDefault="004F0705" w:rsidP="00971B8C">
      <w:pPr>
        <w:pStyle w:val="Header3-Style2"/>
      </w:pPr>
      <w:bookmarkStart w:id="526" w:name="_Toc534304795"/>
      <w:bookmarkStart w:id="527" w:name="_Toc534305868"/>
      <w:r w:rsidRPr="00F14CB7">
        <w:t xml:space="preserve">Day 3 </w:t>
      </w:r>
      <w:r w:rsidR="00971B8C" w:rsidRPr="00F14CB7">
        <w:t xml:space="preserve">Session </w:t>
      </w:r>
      <w:r w:rsidR="00946FE0" w:rsidRPr="00F14CB7">
        <w:t>Five</w:t>
      </w:r>
    </w:p>
    <w:p w14:paraId="3A379551" w14:textId="0BBB1DE3" w:rsidR="00F970B4" w:rsidRDefault="00F970B4" w:rsidP="00971B8C">
      <w:pPr>
        <w:pStyle w:val="Header1-Style2"/>
      </w:pPr>
      <w:r w:rsidRPr="00971B8C">
        <w:rPr>
          <w:rPrChange w:id="528" w:author="virginia porter" w:date="2019-01-08T16:56:00Z">
            <w:rPr>
              <w:sz w:val="23"/>
            </w:rPr>
          </w:rPrChange>
        </w:rPr>
        <w:t>New Identity</w:t>
      </w:r>
      <w:bookmarkEnd w:id="526"/>
      <w:bookmarkEnd w:id="527"/>
    </w:p>
    <w:p w14:paraId="68F68017" w14:textId="77777777" w:rsidR="00971B8C" w:rsidRPr="00971B8C" w:rsidRDefault="00971B8C">
      <w:pPr>
        <w:pStyle w:val="Header3-Style2c"/>
        <w:rPr>
          <w:b/>
          <w:sz w:val="28"/>
          <w:szCs w:val="28"/>
        </w:rPr>
        <w:pPrChange w:id="529" w:author="Microsoft Office User" w:date="2019-01-02T20:12:00Z">
          <w:pPr>
            <w:pStyle w:val="Heading2"/>
            <w:spacing w:after="182"/>
            <w:ind w:left="689" w:right="838"/>
          </w:pPr>
        </w:pPrChange>
      </w:pPr>
      <w:bookmarkStart w:id="530" w:name="_Toc534218024"/>
      <w:bookmarkStart w:id="531" w:name="_Toc534219861"/>
      <w:bookmarkStart w:id="532" w:name="_Toc534222100"/>
      <w:r w:rsidRPr="00971B8C">
        <w:rPr>
          <w:b/>
          <w:sz w:val="28"/>
          <w:szCs w:val="28"/>
        </w:rPr>
        <w:t>Key Passage</w:t>
      </w:r>
      <w:bookmarkEnd w:id="530"/>
      <w:bookmarkEnd w:id="531"/>
      <w:bookmarkEnd w:id="532"/>
    </w:p>
    <w:p w14:paraId="247649B6" w14:textId="5C080E08" w:rsidR="00971B8C" w:rsidRDefault="00971B8C" w:rsidP="00971B8C">
      <w:pPr>
        <w:pStyle w:val="Heading1"/>
      </w:pPr>
      <w:r>
        <w:t>Ephesians 1:1-5</w:t>
      </w:r>
    </w:p>
    <w:p w14:paraId="1E98F994" w14:textId="269386D5" w:rsidR="00971B8C" w:rsidRDefault="00971B8C" w:rsidP="00971B8C">
      <w:pPr>
        <w:ind w:left="110"/>
        <w:jc w:val="center"/>
        <w:rPr>
          <w:b/>
        </w:rPr>
      </w:pPr>
      <w:r w:rsidRPr="00971B8C">
        <w:rPr>
          <w:b/>
        </w:rPr>
        <w:t>Introduction</w:t>
      </w:r>
    </w:p>
    <w:p w14:paraId="27917A2D" w14:textId="02881838" w:rsidR="00971B8C" w:rsidRPr="00971B8C" w:rsidDel="004D541B" w:rsidRDefault="00971B8C">
      <w:pPr>
        <w:spacing w:after="0" w:line="240" w:lineRule="auto"/>
        <w:ind w:left="12" w:right="-144" w:firstLine="708"/>
        <w:rPr>
          <w:del w:id="533" w:author="virginia porter" w:date="2018-11-07T13:37:00Z"/>
          <w:sz w:val="24"/>
          <w:szCs w:val="24"/>
        </w:rPr>
        <w:pPrChange w:id="534" w:author="virginia porter" w:date="2018-11-07T13:37:00Z">
          <w:pPr>
            <w:spacing w:after="0" w:line="240" w:lineRule="auto"/>
            <w:ind w:left="683" w:right="288"/>
          </w:pPr>
        </w:pPrChange>
      </w:pPr>
      <w:r>
        <w:rPr>
          <w:sz w:val="24"/>
          <w:szCs w:val="24"/>
        </w:rPr>
        <w:t>I</w:t>
      </w:r>
      <w:r w:rsidRPr="00971B8C">
        <w:rPr>
          <w:sz w:val="24"/>
          <w:szCs w:val="24"/>
        </w:rPr>
        <w:t xml:space="preserve">t was Paul’s custom to address his letters to the </w:t>
      </w:r>
      <w:r w:rsidRPr="00971B8C">
        <w:rPr>
          <w:i/>
          <w:sz w:val="24"/>
          <w:szCs w:val="24"/>
        </w:rPr>
        <w:t>saints</w:t>
      </w:r>
      <w:r w:rsidRPr="00971B8C">
        <w:rPr>
          <w:b/>
          <w:i/>
          <w:sz w:val="24"/>
          <w:szCs w:val="24"/>
        </w:rPr>
        <w:t xml:space="preserve">. </w:t>
      </w:r>
      <w:r w:rsidRPr="00971B8C">
        <w:rPr>
          <w:sz w:val="24"/>
          <w:szCs w:val="24"/>
        </w:rPr>
        <w:t xml:space="preserve">Now you may find this term confusing if you have always believed that saints were holy people who have died. But if the recipients </w:t>
      </w:r>
    </w:p>
    <w:p w14:paraId="1308DC07" w14:textId="77777777" w:rsidR="00971B8C" w:rsidRPr="00971B8C" w:rsidRDefault="00971B8C" w:rsidP="00D86B03">
      <w:pPr>
        <w:spacing w:after="0" w:line="240" w:lineRule="auto"/>
        <w:ind w:left="12" w:right="-144" w:firstLine="708"/>
        <w:rPr>
          <w:ins w:id="535" w:author="virginia porter" w:date="2018-11-27T22:57:00Z"/>
          <w:sz w:val="24"/>
          <w:szCs w:val="24"/>
        </w:rPr>
      </w:pPr>
      <w:r w:rsidRPr="00971B8C">
        <w:rPr>
          <w:sz w:val="24"/>
          <w:szCs w:val="24"/>
        </w:rPr>
        <w:t xml:space="preserve">of this letter are dead, then why is Paul writing letters to them? So, you may be wondering how does a person become a saint, or what is a saint? By investigating these important questions, you will discover one spiritual blessing after another. The first blessing I would like for us to contemplate is that although we were born sinners if we’re in Christ, we are saints. And when we become saints, we are holy. </w:t>
      </w:r>
    </w:p>
    <w:p w14:paraId="55EDBD8D" w14:textId="77777777" w:rsidR="00971B8C" w:rsidRPr="00971B8C" w:rsidRDefault="00971B8C">
      <w:pPr>
        <w:spacing w:after="0" w:line="240" w:lineRule="auto"/>
        <w:ind w:left="12" w:right="288"/>
        <w:rPr>
          <w:sz w:val="24"/>
          <w:szCs w:val="24"/>
        </w:rPr>
        <w:pPrChange w:id="536" w:author="virginia porter" w:date="2018-11-07T13:37:00Z">
          <w:pPr>
            <w:ind w:left="145" w:right="288"/>
          </w:pPr>
        </w:pPrChange>
      </w:pPr>
    </w:p>
    <w:p w14:paraId="1C8DAF3A" w14:textId="1219D067" w:rsidR="00971B8C" w:rsidRDefault="00971B8C" w:rsidP="00D86B03">
      <w:pPr>
        <w:spacing w:after="148"/>
        <w:ind w:left="12" w:right="-288" w:firstLine="540"/>
        <w:rPr>
          <w:sz w:val="24"/>
          <w:szCs w:val="24"/>
        </w:rPr>
      </w:pPr>
      <w:r w:rsidRPr="00971B8C">
        <w:rPr>
          <w:sz w:val="24"/>
          <w:szCs w:val="24"/>
        </w:rPr>
        <w:t xml:space="preserve">In Ephesians 4:12, the word translated into English as </w:t>
      </w:r>
      <w:r w:rsidRPr="00971B8C">
        <w:rPr>
          <w:i/>
          <w:sz w:val="24"/>
          <w:szCs w:val="24"/>
        </w:rPr>
        <w:t xml:space="preserve">equipping </w:t>
      </w:r>
      <w:r w:rsidRPr="00971B8C">
        <w:rPr>
          <w:sz w:val="24"/>
          <w:szCs w:val="24"/>
        </w:rPr>
        <w:t xml:space="preserve">the saints has deep and significant meaning. It is rooted in another Greek word which means to bind up or to mend what has been broken. The fact that so many of us have been affected by the subject matter we are about to address only magnifies the immense need for this truth. Learning how to apply the gospel message to the wounded soul is at the very core of disciple-making. That’s exactly what this lesson is intended to do. </w:t>
      </w:r>
    </w:p>
    <w:p w14:paraId="199206F9" w14:textId="06B8137C" w:rsidR="00971B8C" w:rsidRDefault="00971B8C" w:rsidP="00D86B03">
      <w:pPr>
        <w:pStyle w:val="Header3-Style2"/>
        <w:ind w:left="560" w:right="-288"/>
        <w:rPr>
          <w:color w:val="000000"/>
        </w:rPr>
      </w:pPr>
      <w:bookmarkStart w:id="537" w:name="_Toc534218026"/>
      <w:bookmarkStart w:id="538" w:name="_Toc534219863"/>
      <w:bookmarkStart w:id="539" w:name="_Toc534222102"/>
      <w:r>
        <w:t>Saints in Christ</w:t>
      </w:r>
      <w:bookmarkEnd w:id="537"/>
      <w:bookmarkEnd w:id="538"/>
      <w:bookmarkEnd w:id="539"/>
      <w:r>
        <w:rPr>
          <w:color w:val="000000"/>
        </w:rPr>
        <w:t xml:space="preserve"> </w:t>
      </w:r>
    </w:p>
    <w:p w14:paraId="71C2101C" w14:textId="77777777" w:rsidR="00971B8C" w:rsidRDefault="00971B8C" w:rsidP="00D86B03">
      <w:pPr>
        <w:pStyle w:val="Heading1"/>
        <w:ind w:left="0" w:right="-288"/>
      </w:pPr>
      <w:r>
        <w:t xml:space="preserve">Colossians 1:21-22 </w:t>
      </w:r>
    </w:p>
    <w:p w14:paraId="3CF0FE54" w14:textId="07276123" w:rsidR="00971B8C" w:rsidRDefault="00971B8C" w:rsidP="00EB01ED">
      <w:pPr>
        <w:pStyle w:val="Heading1"/>
        <w:ind w:left="10" w:right="-288"/>
        <w:jc w:val="both"/>
        <w:rPr>
          <w:i/>
          <w:sz w:val="34"/>
        </w:rPr>
      </w:pPr>
      <w:r>
        <w:rPr>
          <w:i/>
        </w:rPr>
        <w:t xml:space="preserve">And you were at one time strangers and enemies in your minds as expressed through your evil deeds, but now he has reconciled you by his physical body through death to present you holy, without blemish, and blameless before him. </w:t>
      </w:r>
      <w:r>
        <w:rPr>
          <w:i/>
          <w:sz w:val="34"/>
        </w:rPr>
        <w:t xml:space="preserve"> </w:t>
      </w:r>
    </w:p>
    <w:p w14:paraId="0CC6238B" w14:textId="77777777" w:rsidR="00971B8C" w:rsidRPr="00971B8C" w:rsidRDefault="00971B8C" w:rsidP="00D86B03">
      <w:pPr>
        <w:ind w:left="240" w:right="-288"/>
      </w:pPr>
    </w:p>
    <w:p w14:paraId="00965D03" w14:textId="64DAAC8F" w:rsidR="00971B8C" w:rsidRDefault="00971B8C" w:rsidP="00D86B03">
      <w:pPr>
        <w:ind w:left="12" w:right="-288" w:firstLine="540"/>
        <w:rPr>
          <w:rFonts w:asciiTheme="minorHAnsi" w:hAnsiTheme="minorHAnsi" w:cstheme="minorHAnsi"/>
          <w:sz w:val="24"/>
          <w:szCs w:val="24"/>
        </w:rPr>
      </w:pPr>
      <w:r w:rsidRPr="00971B8C">
        <w:rPr>
          <w:rFonts w:asciiTheme="minorHAnsi" w:hAnsiTheme="minorHAnsi" w:cstheme="minorHAnsi"/>
          <w:sz w:val="24"/>
          <w:szCs w:val="24"/>
        </w:rPr>
        <w:t xml:space="preserve">In over twenty years of experience in women’s ministry, I have found that nearly half of the women I meet in the Church had their innocence robbed at an early age by sexual abuse. Now mind you, these are women who are </w:t>
      </w:r>
      <w:r w:rsidRPr="00971B8C">
        <w:rPr>
          <w:rFonts w:asciiTheme="minorHAnsi" w:hAnsiTheme="minorHAnsi" w:cstheme="minorHAnsi"/>
          <w:i/>
          <w:sz w:val="24"/>
          <w:szCs w:val="24"/>
        </w:rPr>
        <w:t>in the Church</w:t>
      </w:r>
      <w:r w:rsidRPr="00971B8C">
        <w:rPr>
          <w:rFonts w:asciiTheme="minorHAnsi" w:hAnsiTheme="minorHAnsi" w:cstheme="minorHAnsi"/>
          <w:sz w:val="24"/>
          <w:szCs w:val="24"/>
        </w:rPr>
        <w:t xml:space="preserve">. </w:t>
      </w:r>
      <w:r w:rsidR="00612400">
        <w:rPr>
          <w:rFonts w:asciiTheme="minorHAnsi" w:hAnsiTheme="minorHAnsi" w:cstheme="minorHAnsi"/>
          <w:sz w:val="24"/>
          <w:szCs w:val="24"/>
        </w:rPr>
        <w:t>For</w:t>
      </w:r>
      <w:r w:rsidRPr="00971B8C">
        <w:rPr>
          <w:rFonts w:asciiTheme="minorHAnsi" w:hAnsiTheme="minorHAnsi" w:cstheme="minorHAnsi"/>
          <w:sz w:val="24"/>
          <w:szCs w:val="24"/>
        </w:rPr>
        <w:t xml:space="preserve"> those of </w:t>
      </w:r>
      <w:del w:id="540" w:author="virginia porter" w:date="2018-11-07T13:37:00Z">
        <w:r w:rsidRPr="00971B8C" w:rsidDel="004D541B">
          <w:rPr>
            <w:rFonts w:asciiTheme="minorHAnsi" w:hAnsiTheme="minorHAnsi" w:cstheme="minorHAnsi"/>
            <w:sz w:val="24"/>
            <w:szCs w:val="24"/>
          </w:rPr>
          <w:delText xml:space="preserve"> </w:delText>
        </w:r>
      </w:del>
      <w:r w:rsidRPr="00971B8C">
        <w:rPr>
          <w:rFonts w:asciiTheme="minorHAnsi" w:hAnsiTheme="minorHAnsi" w:cstheme="minorHAnsi"/>
          <w:sz w:val="24"/>
          <w:szCs w:val="24"/>
        </w:rPr>
        <w:t xml:space="preserve">us who have worked with </w:t>
      </w:r>
      <w:r w:rsidR="00F14CB7" w:rsidRPr="00971B8C">
        <w:rPr>
          <w:rFonts w:asciiTheme="minorHAnsi" w:hAnsiTheme="minorHAnsi" w:cstheme="minorHAnsi"/>
          <w:sz w:val="24"/>
          <w:szCs w:val="24"/>
        </w:rPr>
        <w:t>women in</w:t>
      </w:r>
      <w:r w:rsidRPr="00971B8C">
        <w:rPr>
          <w:rFonts w:asciiTheme="minorHAnsi" w:hAnsiTheme="minorHAnsi" w:cstheme="minorHAnsi"/>
          <w:sz w:val="24"/>
          <w:szCs w:val="24"/>
        </w:rPr>
        <w:t xml:space="preserve"> prisons and in other countries (especially third-world countries), the statistics are even higher. A staggering eighty-five percent of these women were abused as children. Ironically, many of the ones who perpetrate such vile acts were molested themselves as children. The psychological effects of this despicable sin are innumerable, and the casualties are escalating at an alarming rate. Did you know that statistics now show that one in six children will be sexually abused? What that means is that you or several people you know are victims. May the Lord have mercy upon us! Satan, seizing the opportunity afforded him through the internet, is appealing to the most debased cravings of our sinful nature. Thus, entrapping men (as well as women) in the soul-destroying addiction to pornography. </w:t>
      </w:r>
    </w:p>
    <w:p w14:paraId="237AEA19" w14:textId="321B68EF" w:rsidR="00971B8C" w:rsidRDefault="00971B8C" w:rsidP="00D86B03">
      <w:pPr>
        <w:ind w:left="141" w:right="-288" w:firstLine="540"/>
        <w:rPr>
          <w:rFonts w:asciiTheme="minorHAnsi" w:hAnsiTheme="minorHAnsi" w:cstheme="minorHAnsi"/>
          <w:color w:val="auto"/>
          <w:sz w:val="24"/>
          <w:szCs w:val="24"/>
        </w:rPr>
      </w:pPr>
      <w:r w:rsidRPr="00971B8C">
        <w:rPr>
          <w:rFonts w:asciiTheme="minorHAnsi" w:hAnsiTheme="minorHAnsi" w:cstheme="minorHAnsi"/>
          <w:sz w:val="24"/>
          <w:szCs w:val="24"/>
        </w:rPr>
        <w:t xml:space="preserve">The fastest growing global criminal enterprise today is not the buying or selling of drugs or weapons, as you might think. It’s something much more lucrative—the trafficking of women and children as sex slaves. Truly, “The love of money is the root of all evil” (1Timothy 6:10). The victims of this horrific evil represent an estimated twenty-one to twenty-seven million human beings! About half of these are defenseless children. And moreover, these numbers do not even reflect the growing numbers of people being sold as slave laborers. Thankfully, the plight of those captive in these hopeless situations have reached the ears and hearts of believers. As tangible expressions of God’s love and concern, many are actively working to do something about it. This includes buying their freedom and binding up the physical, emotional, and physiological wounds of these victims. The Christian organization I am most familiar with is International Justice Mission. (For more information, go to ijm.org). Another example of this kind of ministry that I’m excited to tell you about is New Hope Girls in La Vega, Dominican Republic. Their ministry is holistic. We are elated to offer their leaders this tool to use to disciple these precious young women. (For more information, go to </w:t>
      </w:r>
      <w:hyperlink r:id="rId8" w:history="1">
        <w:r w:rsidRPr="00971B8C">
          <w:rPr>
            <w:rStyle w:val="Hyperlink"/>
            <w:rFonts w:asciiTheme="minorHAnsi" w:hAnsiTheme="minorHAnsi" w:cstheme="minorHAnsi"/>
            <w:color w:val="auto"/>
            <w:sz w:val="24"/>
            <w:szCs w:val="24"/>
          </w:rPr>
          <w:t>www.newhopegirls.co</w:t>
        </w:r>
      </w:hyperlink>
      <w:r w:rsidRPr="00971B8C">
        <w:rPr>
          <w:rFonts w:asciiTheme="minorHAnsi" w:hAnsiTheme="minorHAnsi" w:cstheme="minorHAnsi"/>
          <w:color w:val="auto"/>
          <w:sz w:val="24"/>
          <w:szCs w:val="24"/>
        </w:rPr>
        <w:t xml:space="preserve">). </w:t>
      </w:r>
    </w:p>
    <w:p w14:paraId="60955451" w14:textId="5BD089CE" w:rsidR="00F22377" w:rsidRDefault="00F22377" w:rsidP="00D86B03">
      <w:pPr>
        <w:ind w:left="141" w:right="-288" w:firstLine="540"/>
        <w:rPr>
          <w:rFonts w:asciiTheme="minorHAnsi" w:hAnsiTheme="minorHAnsi" w:cstheme="minorHAnsi"/>
          <w:color w:val="auto"/>
          <w:sz w:val="24"/>
          <w:szCs w:val="24"/>
        </w:rPr>
      </w:pPr>
    </w:p>
    <w:p w14:paraId="3D7388CA" w14:textId="77777777" w:rsidR="00971B8C" w:rsidRPr="00971B8C" w:rsidRDefault="00971B8C" w:rsidP="00D86B03">
      <w:pPr>
        <w:spacing w:after="172"/>
        <w:ind w:left="141" w:right="-288" w:firstLine="540"/>
        <w:rPr>
          <w:rFonts w:asciiTheme="minorHAnsi" w:hAnsiTheme="minorHAnsi" w:cstheme="minorHAnsi"/>
          <w:sz w:val="24"/>
          <w:szCs w:val="24"/>
        </w:rPr>
      </w:pPr>
      <w:r w:rsidRPr="00971B8C">
        <w:rPr>
          <w:rFonts w:asciiTheme="minorHAnsi" w:hAnsiTheme="minorHAnsi" w:cstheme="minorHAnsi"/>
          <w:sz w:val="24"/>
          <w:szCs w:val="24"/>
        </w:rPr>
        <w:t xml:space="preserve">If you don’t know God’s love personally, you may be cynical and believe the lie that God does not care. And yet, as many who have been rescued by His love will tell you, His heart is grieved by this evil. Furthermore, Jesus came, in part, to destroy the insidious work of the devil. In case you are wondering how He feels about the perpetrators of this heinous treatment of women and children; the following passage should bring clarification. </w:t>
      </w:r>
    </w:p>
    <w:p w14:paraId="64368EBD" w14:textId="390F9F57" w:rsidR="00971B8C" w:rsidRPr="00B456D5" w:rsidRDefault="00971B8C" w:rsidP="00D86B03">
      <w:pPr>
        <w:spacing w:after="0" w:line="259" w:lineRule="auto"/>
        <w:ind w:left="0" w:right="-288" w:firstLine="0"/>
        <w:jc w:val="center"/>
        <w:rPr>
          <w:b/>
          <w:sz w:val="24"/>
          <w:szCs w:val="24"/>
        </w:rPr>
      </w:pPr>
      <w:r w:rsidRPr="00B456D5">
        <w:rPr>
          <w:b/>
          <w:sz w:val="24"/>
          <w:szCs w:val="24"/>
        </w:rPr>
        <w:t>Matthew 18:5-6</w:t>
      </w:r>
    </w:p>
    <w:p w14:paraId="1C0EDF6D" w14:textId="77777777" w:rsidR="00971B8C" w:rsidRPr="00971B8C" w:rsidRDefault="00971B8C" w:rsidP="00D86B03">
      <w:pPr>
        <w:pStyle w:val="Heading1"/>
        <w:ind w:right="-288"/>
        <w:rPr>
          <w:i/>
        </w:rPr>
      </w:pPr>
      <w:r w:rsidRPr="00971B8C">
        <w:rPr>
          <w:i/>
        </w:rPr>
        <w:t>And whoever welcomes a child</w:t>
      </w:r>
      <w:del w:id="541" w:author="virginia porter" w:date="2018-11-27T22:57:00Z">
        <w:r w:rsidRPr="00971B8C" w:rsidDel="001A7146">
          <w:rPr>
            <w:i/>
          </w:rPr>
          <w:delText xml:space="preserve"> </w:delText>
        </w:r>
      </w:del>
      <w:r w:rsidRPr="00971B8C">
        <w:rPr>
          <w:i/>
        </w:rPr>
        <w:t xml:space="preserve"> like</w:t>
      </w:r>
      <w:del w:id="542" w:author="virginia porter" w:date="2018-11-27T22:57:00Z">
        <w:r w:rsidRPr="00971B8C" w:rsidDel="001A7146">
          <w:rPr>
            <w:i/>
          </w:rPr>
          <w:delText xml:space="preserve"> </w:delText>
        </w:r>
      </w:del>
      <w:r w:rsidRPr="00971B8C">
        <w:rPr>
          <w:i/>
        </w:rPr>
        <w:t xml:space="preserve"> this</w:t>
      </w:r>
      <w:del w:id="543" w:author="virginia porter" w:date="2018-11-27T22:57:00Z">
        <w:r w:rsidRPr="00971B8C" w:rsidDel="001A7146">
          <w:rPr>
            <w:i/>
          </w:rPr>
          <w:delText xml:space="preserve"> </w:delText>
        </w:r>
      </w:del>
      <w:r w:rsidRPr="00971B8C">
        <w:rPr>
          <w:i/>
        </w:rPr>
        <w:t xml:space="preserve"> in</w:t>
      </w:r>
      <w:del w:id="544" w:author="virginia porter" w:date="2018-11-27T22:57:00Z">
        <w:r w:rsidRPr="00971B8C" w:rsidDel="001A7146">
          <w:rPr>
            <w:i/>
          </w:rPr>
          <w:delText xml:space="preserve"> </w:delText>
        </w:r>
      </w:del>
      <w:r w:rsidRPr="00971B8C">
        <w:rPr>
          <w:i/>
        </w:rPr>
        <w:t xml:space="preserve"> my</w:t>
      </w:r>
      <w:del w:id="545" w:author="virginia porter" w:date="2018-11-27T22:57:00Z">
        <w:r w:rsidRPr="00971B8C" w:rsidDel="001A7146">
          <w:rPr>
            <w:i/>
          </w:rPr>
          <w:delText xml:space="preserve"> </w:delText>
        </w:r>
      </w:del>
      <w:r w:rsidRPr="00971B8C">
        <w:rPr>
          <w:i/>
        </w:rPr>
        <w:t xml:space="preserve"> name</w:t>
      </w:r>
      <w:del w:id="546" w:author="virginia porter" w:date="2018-11-27T22:57:00Z">
        <w:r w:rsidRPr="00971B8C" w:rsidDel="001A7146">
          <w:rPr>
            <w:i/>
          </w:rPr>
          <w:delText xml:space="preserve"> </w:delText>
        </w:r>
      </w:del>
      <w:r w:rsidRPr="00971B8C">
        <w:rPr>
          <w:i/>
        </w:rPr>
        <w:t xml:space="preserve"> welcomes </w:t>
      </w:r>
      <w:del w:id="547" w:author="virginia porter" w:date="2018-11-27T22:57:00Z">
        <w:r w:rsidRPr="00971B8C" w:rsidDel="001A7146">
          <w:rPr>
            <w:i/>
          </w:rPr>
          <w:delText xml:space="preserve"> </w:delText>
        </w:r>
      </w:del>
      <w:r w:rsidRPr="00971B8C">
        <w:rPr>
          <w:i/>
        </w:rPr>
        <w:t xml:space="preserve">me. </w:t>
      </w:r>
      <w:del w:id="548" w:author="virginia porter" w:date="2018-11-27T22:57:00Z">
        <w:r w:rsidRPr="00971B8C" w:rsidDel="001A7146">
          <w:rPr>
            <w:i/>
          </w:rPr>
          <w:delText xml:space="preserve"> </w:delText>
        </w:r>
      </w:del>
      <w:r w:rsidRPr="00971B8C">
        <w:rPr>
          <w:i/>
        </w:rPr>
        <w:t xml:space="preserve">“But if anyone causes one of these little ones who believe in me to sin, it would   be better for him to have a huge millstone hung around his neck and to be drowned in the open sea. </w:t>
      </w:r>
    </w:p>
    <w:p w14:paraId="019E0842" w14:textId="77777777" w:rsidR="00971B8C" w:rsidRPr="00971B8C" w:rsidRDefault="00971B8C" w:rsidP="00D86B03">
      <w:pPr>
        <w:spacing w:after="94" w:line="277" w:lineRule="auto"/>
        <w:ind w:left="1130" w:right="-288" w:hanging="7"/>
        <w:rPr>
          <w:rFonts w:asciiTheme="minorHAnsi" w:hAnsiTheme="minorHAnsi" w:cstheme="minorHAnsi"/>
          <w:sz w:val="24"/>
          <w:szCs w:val="24"/>
        </w:rPr>
      </w:pPr>
    </w:p>
    <w:p w14:paraId="18E85619" w14:textId="77777777" w:rsidR="00DF470F" w:rsidRDefault="00971B8C" w:rsidP="00D86B03">
      <w:pPr>
        <w:spacing w:after="178"/>
        <w:ind w:left="141" w:right="-288" w:firstLine="597"/>
        <w:rPr>
          <w:rFonts w:asciiTheme="minorHAnsi" w:hAnsiTheme="minorHAnsi" w:cstheme="minorHAnsi"/>
          <w:sz w:val="24"/>
          <w:szCs w:val="24"/>
        </w:rPr>
      </w:pPr>
      <w:r w:rsidRPr="00971B8C">
        <w:rPr>
          <w:rFonts w:asciiTheme="minorHAnsi" w:hAnsiTheme="minorHAnsi" w:cstheme="minorHAnsi"/>
          <w:sz w:val="24"/>
          <w:szCs w:val="24"/>
        </w:rPr>
        <w:t xml:space="preserve">I have heard this statement often repeated by those whose lives have been destroyed by such horror. They say: “I feel so dirty, unclean, and worthless.” Consequently, many of these victims spend their lives treating themselves or allowing others to treat them, as worthless. Moreover, it’s not just the abused who feel dirty and worthless. If you have lived a life of shame and guilt for sins you have committed, then you know personally the words of the prophet Jeremiah are true. </w:t>
      </w:r>
      <w:r w:rsidRPr="00971B8C">
        <w:rPr>
          <w:rFonts w:asciiTheme="minorHAnsi" w:hAnsiTheme="minorHAnsi" w:cstheme="minorHAnsi"/>
          <w:i/>
          <w:sz w:val="24"/>
          <w:szCs w:val="24"/>
        </w:rPr>
        <w:t xml:space="preserve">The heart is more deceitful than all else and it is desperately sick; who can understand it </w:t>
      </w:r>
      <w:r w:rsidRPr="00971B8C">
        <w:rPr>
          <w:rFonts w:asciiTheme="minorHAnsi" w:hAnsiTheme="minorHAnsi" w:cstheme="minorHAnsi"/>
          <w:sz w:val="24"/>
          <w:szCs w:val="24"/>
        </w:rPr>
        <w:t xml:space="preserve">(Jeremiah 17:9)? As you read these words, I wonder if you are feeling a stab of pain from wounds that may have been bandaged but never truly healed. You may not even be aware of the many ways these psychological injuries have shaped your life. If this is the case, then most likely you already know that there is no quick fix for these kinds of wounds. However, when you are in Christ, healing is possible. If you, or someone close to you, has suffered these unspeakable traumas, then take heart. The love of God is deeper, and the Great Physician still makes house calls. Read </w:t>
      </w:r>
      <w:r w:rsidRPr="00DF470F">
        <w:rPr>
          <w:rFonts w:asciiTheme="minorHAnsi" w:hAnsiTheme="minorHAnsi" w:cstheme="minorHAnsi"/>
          <w:b/>
          <w:sz w:val="24"/>
          <w:szCs w:val="24"/>
        </w:rPr>
        <w:t>Luke 4:16-21, Mathew 9:10-13, 18-37</w:t>
      </w:r>
      <w:r w:rsidRPr="00971B8C">
        <w:rPr>
          <w:rFonts w:asciiTheme="minorHAnsi" w:hAnsiTheme="minorHAnsi" w:cstheme="minorHAnsi"/>
          <w:sz w:val="24"/>
          <w:szCs w:val="24"/>
        </w:rPr>
        <w:t xml:space="preserve">. </w:t>
      </w:r>
      <w:bookmarkStart w:id="549" w:name="_Toc534218027"/>
      <w:bookmarkStart w:id="550" w:name="_Toc534219864"/>
      <w:bookmarkStart w:id="551" w:name="_Toc534222103"/>
    </w:p>
    <w:bookmarkEnd w:id="549"/>
    <w:bookmarkEnd w:id="550"/>
    <w:bookmarkEnd w:id="551"/>
    <w:p w14:paraId="4C308B4B" w14:textId="1C869D1D" w:rsidR="00B456D5" w:rsidRDefault="00DF470F" w:rsidP="004D5DF3">
      <w:pPr>
        <w:pStyle w:val="Header3-Style2b"/>
        <w:ind w:firstLine="720"/>
      </w:pPr>
      <w:r w:rsidRPr="00946FE0">
        <w:t xml:space="preserve">In Christ, you have been made clean, pure, and blameless. You are a saint, and that means that you are holy. In fact, the words holy and saint are translated from the exact same Greek word </w:t>
      </w:r>
      <w:r w:rsidRPr="00946FE0">
        <w:rPr>
          <w:i/>
        </w:rPr>
        <w:t>hagios</w:t>
      </w:r>
      <w:r w:rsidRPr="00946FE0">
        <w:t xml:space="preserve">. </w:t>
      </w:r>
      <w:ins w:id="552" w:author="virginia porter" w:date="2018-11-07T13:43:00Z">
        <w:r w:rsidRPr="00946FE0">
          <w:t xml:space="preserve">Do you think of yourself as holy and blameless? Probably not. There is someone who loves to bring up the events of our pasts and throw them in our faces. Satan is not called the accuser of the brethren for nothing! When he hurls those accusations at us, we can </w:t>
        </w:r>
      </w:ins>
      <w:ins w:id="553" w:author="virginia porter" w:date="2018-11-07T13:45:00Z">
        <w:r w:rsidRPr="00946FE0">
          <w:t>remind the accuser</w:t>
        </w:r>
      </w:ins>
      <w:ins w:id="554" w:author="virginia porter" w:date="2018-11-07T13:43:00Z">
        <w:del w:id="555" w:author="virginia porter" w:date="2018-11-07T13:45:00Z">
          <w:r w:rsidRPr="00946FE0" w:rsidDel="002847EF">
            <w:delText xml:space="preserve">quote </w:delText>
          </w:r>
        </w:del>
        <w:del w:id="556" w:author="virginia porter" w:date="2018-11-07T13:44:00Z">
          <w:r w:rsidRPr="00946FE0" w:rsidDel="002847EF">
            <w:delText>Acts 10:15 and re</w:delText>
          </w:r>
        </w:del>
        <w:del w:id="557" w:author="virginia porter" w:date="2018-11-07T13:45:00Z">
          <w:r w:rsidRPr="00946FE0" w:rsidDel="002847EF">
            <w:delText>mind the accuser</w:delText>
          </w:r>
        </w:del>
        <w:r w:rsidRPr="00946FE0">
          <w:t xml:space="preserve"> what God says about us.</w:t>
        </w:r>
      </w:ins>
      <w:r w:rsidR="0038127B">
        <w:t xml:space="preserve"> R</w:t>
      </w:r>
      <w:r w:rsidR="00612400">
        <w:t xml:space="preserve">omans </w:t>
      </w:r>
      <w:r w:rsidR="0038127B">
        <w:t>1:1-39 has the most beautiful bookends. It begins with no condemnation. It ends with no separation form God’s love. T</w:t>
      </w:r>
      <w:r w:rsidR="00B456D5" w:rsidRPr="0043614E">
        <w:t xml:space="preserve">he passage </w:t>
      </w:r>
      <w:r w:rsidR="00B456D5">
        <w:t>below</w:t>
      </w:r>
      <w:r w:rsidR="00B456D5" w:rsidRPr="0043614E">
        <w:t xml:space="preserve"> is a beautiful metaphor that illustrates the heavenly reality that takes place when the Lord forgives us and dresses us in His righteousness. What can wash away my sins? Nothing but the precious blood of Jesus. </w:t>
      </w:r>
    </w:p>
    <w:p w14:paraId="25142D29" w14:textId="77777777" w:rsidR="00DF470F" w:rsidRDefault="00DF470F" w:rsidP="00C75580">
      <w:pPr>
        <w:pStyle w:val="Header3-Style2b"/>
      </w:pPr>
    </w:p>
    <w:p w14:paraId="6AF2D989" w14:textId="77777777" w:rsidR="00B456D5" w:rsidRPr="004D5DF3" w:rsidRDefault="00B456D5">
      <w:pPr>
        <w:pStyle w:val="Header3-Style2b"/>
        <w:jc w:val="center"/>
        <w:rPr>
          <w:b/>
        </w:rPr>
        <w:pPrChange w:id="558" w:author="virginia porter" w:date="2018-11-07T13:46:00Z">
          <w:pPr>
            <w:pStyle w:val="Heading3"/>
            <w:ind w:right="293"/>
          </w:pPr>
        </w:pPrChange>
      </w:pPr>
      <w:r w:rsidRPr="004D5DF3">
        <w:rPr>
          <w:b/>
          <w:rPrChange w:id="559" w:author="virginia porter" w:date="2018-11-07T13:46:00Z">
            <w:rPr>
              <w:sz w:val="25"/>
            </w:rPr>
          </w:rPrChange>
        </w:rPr>
        <w:t>Zechariah 3:1-5</w:t>
      </w:r>
    </w:p>
    <w:p w14:paraId="0190551C" w14:textId="77777777" w:rsidR="00B456D5" w:rsidRPr="004D5DF3" w:rsidRDefault="00B456D5" w:rsidP="004D5DF3">
      <w:pPr>
        <w:pStyle w:val="Header3-Style2b"/>
        <w:jc w:val="center"/>
        <w:rPr>
          <w:b/>
          <w:i/>
        </w:rPr>
      </w:pPr>
      <w:r w:rsidRPr="004D5DF3">
        <w:rPr>
          <w:b/>
          <w:i/>
        </w:rPr>
        <w:t>Next, I saw Joshua the high priest standing before the angel of the Lord, with Satan standing at his right hand to accuse him. The Lord said to Satan, “May the Lord rebuke you, Satan! May the Lord, who has chosen Jerusalem, rebuke you! Isn’t this man like a burning stick snatched from</w:t>
      </w:r>
      <w:del w:id="560" w:author="virginia porter" w:date="2019-01-08T16:58:00Z">
        <w:r w:rsidRPr="004D5DF3" w:rsidDel="006C5DDF">
          <w:rPr>
            <w:b/>
            <w:i/>
          </w:rPr>
          <w:delText xml:space="preserve"> </w:delText>
        </w:r>
      </w:del>
      <w:r w:rsidRPr="004D5DF3">
        <w:rPr>
          <w:b/>
          <w:i/>
        </w:rPr>
        <w:t xml:space="preserve"> the</w:t>
      </w:r>
      <w:del w:id="561" w:author="virginia porter" w:date="2019-01-08T16:58:00Z">
        <w:r w:rsidRPr="004D5DF3" w:rsidDel="006C5DDF">
          <w:rPr>
            <w:b/>
            <w:i/>
          </w:rPr>
          <w:delText xml:space="preserve"> </w:delText>
        </w:r>
      </w:del>
      <w:r w:rsidRPr="004D5DF3">
        <w:rPr>
          <w:b/>
          <w:i/>
        </w:rPr>
        <w:t xml:space="preserve"> fire?”  Now </w:t>
      </w:r>
      <w:del w:id="562" w:author="virginia porter" w:date="2019-01-08T16:58:00Z">
        <w:r w:rsidRPr="004D5DF3" w:rsidDel="006C5DDF">
          <w:rPr>
            <w:b/>
            <w:i/>
          </w:rPr>
          <w:delText xml:space="preserve"> </w:delText>
        </w:r>
      </w:del>
      <w:r w:rsidRPr="004D5DF3">
        <w:rPr>
          <w:b/>
          <w:i/>
        </w:rPr>
        <w:t>Joshua was dressed in filthy clothes as he stood there before the angel. The angel spoke up to those standing all around, “Remove his filthy clothes.” Then he said to Joshua, “I have freely forgiven your iniquity and will dress you in fine clothing.” Then I spoke up, “Let a clean turban be put on his head.” So they put a clean turban on his head and clothed him, while the angel of the Lord stood nearby.</w:t>
      </w:r>
    </w:p>
    <w:p w14:paraId="41E5D156" w14:textId="77777777" w:rsidR="00DF470F" w:rsidRPr="004F0705" w:rsidDel="002847EF" w:rsidRDefault="00DF470F" w:rsidP="00C75580">
      <w:pPr>
        <w:pStyle w:val="Header3-Style2b"/>
        <w:rPr>
          <w:del w:id="563" w:author="virginia porter" w:date="2018-11-07T13:46:00Z"/>
        </w:rPr>
      </w:pPr>
    </w:p>
    <w:p w14:paraId="289CB253" w14:textId="77777777" w:rsidR="00DF470F" w:rsidRPr="004F0705" w:rsidDel="002847EF" w:rsidRDefault="00DF470F" w:rsidP="00C75580">
      <w:pPr>
        <w:pStyle w:val="Header3-Style2b"/>
        <w:rPr>
          <w:del w:id="564" w:author="virginia porter" w:date="2018-11-07T13:46:00Z"/>
        </w:rPr>
      </w:pPr>
    </w:p>
    <w:p w14:paraId="1C366C51" w14:textId="77777777" w:rsidR="00DF470F" w:rsidRPr="00841AB1" w:rsidRDefault="00DF470F" w:rsidP="00C75580">
      <w:pPr>
        <w:pStyle w:val="Header3-Style2b"/>
      </w:pPr>
    </w:p>
    <w:p w14:paraId="6EE6276E" w14:textId="734619BB" w:rsidR="00DF470F" w:rsidRDefault="00B456D5" w:rsidP="00C75580">
      <w:pPr>
        <w:pStyle w:val="Header3-Style2b"/>
      </w:pPr>
      <w:r w:rsidRPr="00A0411C">
        <w:rPr>
          <w:b/>
        </w:rPr>
        <w:t>Digging Deeper</w:t>
      </w:r>
      <w:r>
        <w:t xml:space="preserve">: </w:t>
      </w:r>
      <w:r w:rsidR="00DF470F" w:rsidRPr="0043614E">
        <w:t>Ephesians 1:1, 4, 13, 15, 18, 19, 2:19, 21, 4:12,30; 5:2; Romans 1:6-7; John 13:10- 11; 17:17,19; 1 Corinthians 1:2, 1:8, 6:11; 1 Timothy 4:5; 1 Peter 2:9</w:t>
      </w:r>
      <w:r w:rsidR="00612400">
        <w:t>; 2 Peter 3:14</w:t>
      </w:r>
      <w:r w:rsidR="00DF470F" w:rsidRPr="0043614E">
        <w:t xml:space="preserve">; Hebrews 10:22; 1 Thessalonians </w:t>
      </w:r>
      <w:r w:rsidR="00612400">
        <w:t xml:space="preserve">3:13, </w:t>
      </w:r>
      <w:r w:rsidR="00DF470F" w:rsidRPr="0043614E">
        <w:t>5:23</w:t>
      </w:r>
      <w:r w:rsidR="00DF470F">
        <w:t xml:space="preserve">; </w:t>
      </w:r>
      <w:r w:rsidR="00DF470F" w:rsidRPr="0043614E">
        <w:t>Psalm 103:1-5</w:t>
      </w:r>
      <w:r w:rsidR="00DF470F">
        <w:t xml:space="preserve"> </w:t>
      </w:r>
    </w:p>
    <w:p w14:paraId="0E839628" w14:textId="77777777" w:rsidR="00DF470F" w:rsidRPr="0043614E" w:rsidRDefault="00DF470F" w:rsidP="00C75580">
      <w:pPr>
        <w:pStyle w:val="Header3-Style2b"/>
      </w:pPr>
    </w:p>
    <w:p w14:paraId="0A8E5818" w14:textId="77777777" w:rsidR="00D86B03" w:rsidRDefault="00DF470F" w:rsidP="004D5DF3">
      <w:pPr>
        <w:pStyle w:val="Header3-Style2b"/>
        <w:ind w:firstLine="720"/>
      </w:pPr>
      <w:r w:rsidRPr="00841AB1">
        <w:t>In conclusion, let’s think about Paul before his conversion. He was the one who held the cloaks for the those who stoned Saint Steven to death. This is not to mention the other Christians he hunted down, persecuted, and had killed! How could Paul possibly go forward to serve the Lord unless he truly believed what God said about him in the face of the painful reminders of the accuser? Paul received the healing redemptive truth that he was forgiven of all his sins—past, present, and future! Paul embraced (and so should we) the reality of the truth that when God the Father looks at us, He sees His Son Jesus—the sinless One.</w:t>
      </w:r>
    </w:p>
    <w:p w14:paraId="627375CF" w14:textId="77777777" w:rsidR="00D86B03" w:rsidRDefault="00D86B03" w:rsidP="00C75580">
      <w:pPr>
        <w:pStyle w:val="Header3-Style2b"/>
      </w:pPr>
    </w:p>
    <w:p w14:paraId="576A1464" w14:textId="765073F4" w:rsidR="00D86B03" w:rsidRPr="004D5DF3" w:rsidRDefault="00DF470F" w:rsidP="004D5DF3">
      <w:pPr>
        <w:pStyle w:val="Header3-Style2b"/>
        <w:jc w:val="center"/>
        <w:rPr>
          <w:b/>
        </w:rPr>
      </w:pPr>
      <w:r w:rsidRPr="004D5DF3">
        <w:rPr>
          <w:b/>
        </w:rPr>
        <w:t>Ezekiel 36:25</w:t>
      </w:r>
    </w:p>
    <w:p w14:paraId="69244549" w14:textId="077D4BB5" w:rsidR="00DF470F" w:rsidRPr="004D5DF3" w:rsidRDefault="00DF470F" w:rsidP="004D5DF3">
      <w:pPr>
        <w:pStyle w:val="Header3-Style2b"/>
        <w:jc w:val="center"/>
        <w:rPr>
          <w:b/>
          <w:i/>
        </w:rPr>
      </w:pPr>
      <w:r w:rsidRPr="004D5DF3">
        <w:rPr>
          <w:b/>
          <w:i/>
        </w:rPr>
        <w:t xml:space="preserve">I will sprinkle you with pure water and you will be clean from all your impurities. </w:t>
      </w:r>
      <w:ins w:id="565" w:author="virginia porter" w:date="2019-01-08T16:58:00Z">
        <w:r w:rsidRPr="004D5DF3">
          <w:rPr>
            <w:b/>
            <w:i/>
          </w:rPr>
          <w:t xml:space="preserve"> </w:t>
        </w:r>
      </w:ins>
      <w:r w:rsidRPr="004D5DF3">
        <w:rPr>
          <w:b/>
          <w:i/>
        </w:rPr>
        <w:t>I will purify you from all your idols.</w:t>
      </w:r>
    </w:p>
    <w:p w14:paraId="6CCE202A" w14:textId="77777777" w:rsidR="00D86B03" w:rsidRPr="00841AB1" w:rsidRDefault="00D86B03" w:rsidP="00C75580">
      <w:pPr>
        <w:pStyle w:val="Header3-Style2b"/>
      </w:pPr>
    </w:p>
    <w:p w14:paraId="4C4B3164" w14:textId="77777777" w:rsidR="00DF470F" w:rsidRPr="00DF470F" w:rsidDel="005338C9" w:rsidRDefault="00DF470F" w:rsidP="00D86B03">
      <w:pPr>
        <w:spacing w:after="0" w:line="283" w:lineRule="auto"/>
        <w:ind w:left="144" w:right="-288" w:firstLine="720"/>
        <w:jc w:val="left"/>
        <w:rPr>
          <w:del w:id="566" w:author="virginia porter" w:date="2019-01-01T15:53:00Z"/>
          <w:szCs w:val="28"/>
        </w:rPr>
      </w:pPr>
    </w:p>
    <w:p w14:paraId="7BB2B539" w14:textId="77777777" w:rsidR="00DF470F" w:rsidRPr="00DF470F" w:rsidDel="005338C9" w:rsidRDefault="00DF470F" w:rsidP="00D86B03">
      <w:pPr>
        <w:spacing w:after="0" w:line="283" w:lineRule="auto"/>
        <w:ind w:left="144" w:right="-288" w:firstLine="720"/>
        <w:jc w:val="left"/>
        <w:rPr>
          <w:del w:id="567" w:author="virginia porter" w:date="2019-01-01T15:53:00Z"/>
          <w:szCs w:val="28"/>
        </w:rPr>
      </w:pPr>
    </w:p>
    <w:p w14:paraId="11DF3B21" w14:textId="77777777" w:rsidR="00DF470F" w:rsidRPr="00DF470F" w:rsidDel="005338C9" w:rsidRDefault="00DF470F" w:rsidP="00D86B03">
      <w:pPr>
        <w:spacing w:after="0" w:line="283" w:lineRule="auto"/>
        <w:ind w:left="144" w:right="-288" w:firstLine="720"/>
        <w:jc w:val="left"/>
        <w:rPr>
          <w:del w:id="568" w:author="virginia porter" w:date="2019-01-01T15:53:00Z"/>
          <w:szCs w:val="28"/>
        </w:rPr>
      </w:pPr>
    </w:p>
    <w:p w14:paraId="3BEC185C" w14:textId="77777777" w:rsidR="00DF470F" w:rsidRPr="00DF470F" w:rsidDel="005338C9" w:rsidRDefault="00DF470F" w:rsidP="00D86B03">
      <w:pPr>
        <w:spacing w:after="0" w:line="283" w:lineRule="auto"/>
        <w:ind w:left="144" w:right="-288" w:firstLine="720"/>
        <w:jc w:val="left"/>
        <w:rPr>
          <w:del w:id="569" w:author="virginia porter" w:date="2019-01-01T15:53:00Z"/>
          <w:szCs w:val="28"/>
        </w:rPr>
      </w:pPr>
    </w:p>
    <w:p w14:paraId="6B6F642D" w14:textId="77777777" w:rsidR="00DF470F" w:rsidRPr="00DF470F" w:rsidDel="00347256" w:rsidRDefault="00DF470F" w:rsidP="00D86B03">
      <w:pPr>
        <w:spacing w:after="0" w:line="283" w:lineRule="auto"/>
        <w:ind w:left="144" w:right="-288" w:firstLine="720"/>
        <w:jc w:val="left"/>
        <w:rPr>
          <w:del w:id="570" w:author="virginia porter" w:date="2018-11-09T15:11:00Z"/>
          <w:szCs w:val="28"/>
        </w:rPr>
      </w:pPr>
    </w:p>
    <w:p w14:paraId="2B62FBA0" w14:textId="77777777" w:rsidR="00DF470F" w:rsidRPr="00DF470F" w:rsidDel="00347256" w:rsidRDefault="00DF470F" w:rsidP="00D86B03">
      <w:pPr>
        <w:spacing w:after="0" w:line="283" w:lineRule="auto"/>
        <w:ind w:left="144" w:right="-288" w:firstLine="720"/>
        <w:jc w:val="left"/>
        <w:rPr>
          <w:del w:id="571" w:author="virginia porter" w:date="2018-11-09T15:11:00Z"/>
          <w:szCs w:val="28"/>
        </w:rPr>
      </w:pPr>
    </w:p>
    <w:p w14:paraId="0F5BE48C" w14:textId="77777777" w:rsidR="00DF470F" w:rsidRPr="00DF470F" w:rsidDel="00347256" w:rsidRDefault="00DF470F" w:rsidP="00D86B03">
      <w:pPr>
        <w:spacing w:after="0" w:line="283" w:lineRule="auto"/>
        <w:ind w:left="144" w:right="-288" w:firstLine="720"/>
        <w:jc w:val="left"/>
        <w:rPr>
          <w:del w:id="572" w:author="virginia porter" w:date="2018-11-09T15:11:00Z"/>
          <w:szCs w:val="28"/>
        </w:rPr>
      </w:pPr>
    </w:p>
    <w:p w14:paraId="535B83E8" w14:textId="77777777" w:rsidR="00DF470F" w:rsidRPr="00DF470F" w:rsidDel="00347256" w:rsidRDefault="00DF470F" w:rsidP="00D86B03">
      <w:pPr>
        <w:spacing w:after="0" w:line="283" w:lineRule="auto"/>
        <w:ind w:left="144" w:right="-288" w:firstLine="720"/>
        <w:jc w:val="left"/>
        <w:rPr>
          <w:del w:id="573" w:author="virginia porter" w:date="2018-11-09T15:11:00Z"/>
          <w:szCs w:val="28"/>
        </w:rPr>
      </w:pPr>
    </w:p>
    <w:p w14:paraId="78E04C32" w14:textId="77777777" w:rsidR="00DF470F" w:rsidRPr="00DF470F" w:rsidDel="005C4B49" w:rsidRDefault="00DF470F" w:rsidP="00D86B03">
      <w:pPr>
        <w:pStyle w:val="Heading3"/>
        <w:ind w:left="10" w:right="-288"/>
        <w:rPr>
          <w:del w:id="574" w:author="Walter Moore" w:date="2019-01-04T14:57:00Z"/>
          <w:sz w:val="28"/>
          <w:szCs w:val="28"/>
        </w:rPr>
      </w:pPr>
      <w:del w:id="575" w:author="Walter Moore" w:date="2019-01-04T14:57:00Z">
        <w:r w:rsidRPr="00DF470F" w:rsidDel="005C4B49">
          <w:rPr>
            <w:sz w:val="28"/>
            <w:szCs w:val="28"/>
          </w:rPr>
          <w:delText>Revelation 2:7 (KJV)</w:delText>
        </w:r>
        <w:r w:rsidRPr="00DF470F" w:rsidDel="005C4B49">
          <w:rPr>
            <w:color w:val="000000"/>
            <w:sz w:val="28"/>
            <w:szCs w:val="28"/>
          </w:rPr>
          <w:delText xml:space="preserve"> </w:delText>
        </w:r>
      </w:del>
    </w:p>
    <w:p w14:paraId="4FD8101A" w14:textId="77777777" w:rsidR="00DF470F" w:rsidRPr="00DF470F" w:rsidDel="009E53DE" w:rsidRDefault="00DF470F" w:rsidP="00D86B03">
      <w:pPr>
        <w:spacing w:after="0" w:line="259" w:lineRule="auto"/>
        <w:ind w:left="0" w:right="-288" w:firstLine="0"/>
        <w:jc w:val="center"/>
        <w:rPr>
          <w:del w:id="576" w:author="virginia porter" w:date="2018-11-07T14:58:00Z"/>
          <w:szCs w:val="28"/>
        </w:rPr>
      </w:pPr>
      <w:del w:id="577" w:author="virginia porter" w:date="2018-11-28T13:28:00Z">
        <w:r w:rsidRPr="00DF470F" w:rsidDel="005332D4">
          <w:rPr>
            <w:b/>
            <w:i/>
            <w:szCs w:val="28"/>
          </w:rPr>
          <w:delText>He that hath an ear, let him hear what the Spirit saith unto the Churches; to him that overcometh will I give to eat of the tree of life, which is in the midst of the paradise</w:delText>
        </w:r>
      </w:del>
    </w:p>
    <w:p w14:paraId="2DFF6799" w14:textId="77777777" w:rsidR="00B456D5" w:rsidRDefault="00DF470F" w:rsidP="00D86B03">
      <w:pPr>
        <w:spacing w:after="0" w:line="259" w:lineRule="auto"/>
        <w:ind w:left="0" w:right="-288" w:firstLine="0"/>
        <w:jc w:val="center"/>
        <w:rPr>
          <w:rFonts w:asciiTheme="minorHAnsi" w:eastAsia="Times New Roman" w:hAnsiTheme="minorHAnsi" w:cstheme="minorHAnsi"/>
          <w:b/>
          <w:szCs w:val="28"/>
        </w:rPr>
      </w:pPr>
      <w:ins w:id="578" w:author="virginia porter" w:date="2018-11-07T14:38:00Z">
        <w:r w:rsidRPr="00DF470F">
          <w:rPr>
            <w:rFonts w:asciiTheme="minorHAnsi" w:eastAsia="Times New Roman" w:hAnsiTheme="minorHAnsi" w:cstheme="minorHAnsi"/>
            <w:b/>
            <w:szCs w:val="28"/>
            <w:rPrChange w:id="579" w:author="virginia porter" w:date="2018-11-27T22:59:00Z">
              <w:rPr>
                <w:rFonts w:ascii="Times New Roman" w:eastAsia="Times New Roman" w:hAnsi="Times New Roman" w:cs="Times New Roman"/>
                <w:sz w:val="20"/>
              </w:rPr>
            </w:rPrChange>
          </w:rPr>
          <w:t>Memory Verse</w:t>
        </w:r>
      </w:ins>
    </w:p>
    <w:p w14:paraId="1071BB67" w14:textId="70B1E1BA" w:rsidR="00DF470F" w:rsidRDefault="00B456D5" w:rsidP="00D86B03">
      <w:pPr>
        <w:spacing w:after="0" w:line="259" w:lineRule="auto"/>
        <w:ind w:left="0" w:right="-288" w:firstLine="0"/>
        <w:jc w:val="center"/>
        <w:rPr>
          <w:b/>
          <w:sz w:val="24"/>
          <w:szCs w:val="24"/>
        </w:rPr>
      </w:pPr>
      <w:r>
        <w:rPr>
          <w:rFonts w:asciiTheme="minorHAnsi" w:eastAsia="Times New Roman" w:hAnsiTheme="minorHAnsi" w:cstheme="minorHAnsi"/>
          <w:b/>
          <w:szCs w:val="28"/>
        </w:rPr>
        <w:t xml:space="preserve"> </w:t>
      </w:r>
      <w:ins w:id="580" w:author="virginia porter" w:date="2018-11-07T14:52:00Z">
        <w:r w:rsidR="00DF470F" w:rsidRPr="00841AB1">
          <w:rPr>
            <w:b/>
            <w:sz w:val="24"/>
            <w:szCs w:val="24"/>
            <w:rPrChange w:id="581" w:author="virginia porter" w:date="2019-01-08T16:59:00Z">
              <w:rPr/>
            </w:rPrChange>
          </w:rPr>
          <w:t>1 Peter 1:18-19</w:t>
        </w:r>
      </w:ins>
    </w:p>
    <w:p w14:paraId="732D82D8" w14:textId="3401966D" w:rsidR="00134237" w:rsidRDefault="00134237" w:rsidP="00D86B03">
      <w:pPr>
        <w:spacing w:after="0" w:line="259" w:lineRule="auto"/>
        <w:ind w:left="0" w:right="-288" w:firstLine="0"/>
        <w:jc w:val="center"/>
        <w:rPr>
          <w:b/>
          <w:sz w:val="24"/>
          <w:szCs w:val="24"/>
        </w:rPr>
      </w:pPr>
    </w:p>
    <w:p w14:paraId="743C58BB" w14:textId="75C43E24" w:rsidR="00FA15CD" w:rsidRPr="00B456D5" w:rsidDel="006C5DDF" w:rsidRDefault="00FA15CD" w:rsidP="004C0BE0">
      <w:pPr>
        <w:pStyle w:val="Header3-Style2b"/>
        <w:rPr>
          <w:del w:id="582" w:author="virginia porter" w:date="2019-01-08T16:58:00Z"/>
          <w:b/>
        </w:rPr>
      </w:pPr>
    </w:p>
    <w:p w14:paraId="054DD7E3" w14:textId="58327F2F" w:rsidR="00FA15CD" w:rsidRPr="00F14CB7" w:rsidDel="002847EF" w:rsidRDefault="00FA15CD" w:rsidP="004C0BE0">
      <w:pPr>
        <w:pStyle w:val="Header3-Style2b"/>
        <w:rPr>
          <w:del w:id="583" w:author="virginia porter" w:date="2018-11-07T13:43:00Z"/>
          <w:b/>
        </w:rPr>
      </w:pPr>
      <w:del w:id="584" w:author="virginia porter" w:date="2018-11-07T13:43:00Z">
        <w:r w:rsidRPr="00F14CB7" w:rsidDel="002847EF">
          <w:delText xml:space="preserve">Do you think of yourself as holy and blameless? Probably not. There is someone who loves to bring up the events of our pasts and throw them in our faces. Satan is not called the accuser of the brethren for nothing! When he hurls those accusations at us, we can quote Acts 10:15 and remind the accuser what God says about us.  </w:delText>
        </w:r>
      </w:del>
    </w:p>
    <w:p w14:paraId="165FCBAD" w14:textId="77777777" w:rsidR="00FA15CD" w:rsidRPr="00F14CB7" w:rsidDel="002847EF" w:rsidRDefault="00FA15CD">
      <w:pPr>
        <w:pStyle w:val="Header3-Style2b"/>
        <w:rPr>
          <w:del w:id="585" w:author="virginia porter" w:date="2018-11-07T13:42:00Z"/>
        </w:rPr>
        <w:pPrChange w:id="586" w:author="virginia porter" w:date="2018-11-07T13:43:00Z">
          <w:pPr>
            <w:pStyle w:val="Heading3"/>
            <w:ind w:right="293"/>
          </w:pPr>
        </w:pPrChange>
      </w:pPr>
      <w:del w:id="587" w:author="virginia porter" w:date="2018-11-07T13:42:00Z">
        <w:r w:rsidRPr="00F14CB7" w:rsidDel="002847EF">
          <w:delText>Acts 10:15</w:delText>
        </w:r>
        <w:r w:rsidRPr="00F14CB7" w:rsidDel="002847EF">
          <w:rPr>
            <w:color w:val="000000"/>
          </w:rPr>
          <w:delText xml:space="preserve"> </w:delText>
        </w:r>
      </w:del>
    </w:p>
    <w:p w14:paraId="741565C4" w14:textId="77777777" w:rsidR="00FA15CD" w:rsidRPr="00F14CB7" w:rsidDel="002847EF" w:rsidRDefault="00FA15CD" w:rsidP="004C0BE0">
      <w:pPr>
        <w:pStyle w:val="Header3-Style2b"/>
        <w:rPr>
          <w:del w:id="588" w:author="virginia porter" w:date="2018-11-07T13:42:00Z"/>
          <w:b/>
        </w:rPr>
      </w:pPr>
      <w:del w:id="589" w:author="virginia porter" w:date="2018-11-07T13:42:00Z">
        <w:r w:rsidRPr="00F14CB7" w:rsidDel="002847EF">
          <w:delText xml:space="preserve">The voice spoke to him again, a second time, “What God has made clean, you must not consider ritually unclean!” </w:delText>
        </w:r>
      </w:del>
    </w:p>
    <w:p w14:paraId="73EDF9B3" w14:textId="77777777" w:rsidR="00FA15CD" w:rsidRPr="00F14CB7" w:rsidDel="002847EF" w:rsidRDefault="00FA15CD" w:rsidP="004C0BE0">
      <w:pPr>
        <w:pStyle w:val="Header3-Style2b"/>
        <w:rPr>
          <w:del w:id="590" w:author="virginia porter" w:date="2018-11-07T13:42:00Z"/>
          <w:b/>
        </w:rPr>
      </w:pPr>
    </w:p>
    <w:p w14:paraId="39BBF2BB" w14:textId="3A4FB1F2" w:rsidR="00FA15CD" w:rsidRPr="00B456D5" w:rsidRDefault="009D0974" w:rsidP="00B456D5">
      <w:pPr>
        <w:ind w:left="3600" w:right="288" w:firstLine="0"/>
        <w:rPr>
          <w:b/>
        </w:rPr>
      </w:pPr>
      <w:r w:rsidRPr="00F14CB7">
        <w:rPr>
          <w:b/>
          <w:noProof/>
          <w:sz w:val="22"/>
        </w:rPr>
        <mc:AlternateContent>
          <mc:Choice Requires="wpg">
            <w:drawing>
              <wp:anchor distT="0" distB="0" distL="114300" distR="114300" simplePos="0" relativeHeight="251664384" behindDoc="0" locked="0" layoutInCell="1" allowOverlap="1" wp14:anchorId="60491073" wp14:editId="6E09078F">
                <wp:simplePos x="0" y="0"/>
                <wp:positionH relativeFrom="column">
                  <wp:posOffset>229870</wp:posOffset>
                </wp:positionH>
                <wp:positionV relativeFrom="paragraph">
                  <wp:posOffset>182245</wp:posOffset>
                </wp:positionV>
                <wp:extent cx="228600" cy="419100"/>
                <wp:effectExtent l="0" t="0" r="0" b="0"/>
                <wp:wrapSquare wrapText="bothSides"/>
                <wp:docPr id="164774" name="Group 164774"/>
                <wp:cNvGraphicFramePr/>
                <a:graphic xmlns:a="http://schemas.openxmlformats.org/drawingml/2006/main">
                  <a:graphicData uri="http://schemas.microsoft.com/office/word/2010/wordprocessingGroup">
                    <wpg:wgp>
                      <wpg:cNvGrpSpPr/>
                      <wpg:grpSpPr>
                        <a:xfrm>
                          <a:off x="0" y="0"/>
                          <a:ext cx="228600" cy="419100"/>
                          <a:chOff x="66854" y="-76199"/>
                          <a:chExt cx="295542" cy="419100"/>
                        </a:xfrm>
                      </wpg:grpSpPr>
                      <wps:wsp>
                        <wps:cNvPr id="8566" name="Rectangle 8566"/>
                        <wps:cNvSpPr/>
                        <wps:spPr>
                          <a:xfrm>
                            <a:off x="66854" y="-76199"/>
                            <a:ext cx="295542" cy="419100"/>
                          </a:xfrm>
                          <a:prstGeom prst="rect">
                            <a:avLst/>
                          </a:prstGeom>
                          <a:ln>
                            <a:noFill/>
                          </a:ln>
                        </wps:spPr>
                        <wps:txbx>
                          <w:txbxContent>
                            <w:p w14:paraId="798E695A" w14:textId="51109ECA" w:rsidR="001C20B8" w:rsidRDefault="001C20B8" w:rsidP="009D0974">
                              <w:pPr>
                                <w:spacing w:after="160" w:line="259" w:lineRule="auto"/>
                                <w:ind w:left="0" w:firstLine="0"/>
                                <w:jc w:val="left"/>
                              </w:pP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0491073" id="Group 164774" o:spid="_x0000_s1026" style="position:absolute;left:0;text-align:left;margin-left:18.1pt;margin-top:14.35pt;width:18pt;height:33pt;z-index:251664384;mso-width-relative:margin;mso-height-relative:margin" coordorigin="66854,-76199" coordsize="295542,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">
                <v:rect id="Rectangle 8566" o:spid="_x0000_s1027" style="position:absolute;left:66854;top:-76199;width:295542;height:419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" filled="f" stroked="f">
                  <v:textbox inset="0,0,0,0">
                    <w:txbxContent>
                      <w:p w14:paraId="798E695A" w14:textId="51109ECA" w:rsidR="001C20B8" w:rsidRDefault="001C20B8" w:rsidP="009D0974">
                        <w:pPr>
                          <w:spacing w:after="160" w:line="259" w:lineRule="auto"/>
                          <w:ind w:left="0" w:firstLine="0"/>
                          <w:jc w:val="left"/>
                        </w:pPr>
                      </w:p>
                    </w:txbxContent>
                  </v:textbox>
                </v:rect>
                <w10:wrap type="square"/>
              </v:group>
            </w:pict>
          </mc:Fallback>
        </mc:AlternateContent>
      </w:r>
      <w:bookmarkStart w:id="591" w:name="_Toc534218028"/>
      <w:bookmarkStart w:id="592" w:name="_Toc534219865"/>
      <w:bookmarkStart w:id="593" w:name="_Toc534220109"/>
      <w:bookmarkStart w:id="594" w:name="_Toc534222104"/>
      <w:bookmarkStart w:id="595" w:name="_Toc534304796"/>
      <w:bookmarkStart w:id="596" w:name="_Toc534305869"/>
      <w:r w:rsidR="004F0705" w:rsidRPr="00F14CB7">
        <w:rPr>
          <w:b/>
        </w:rPr>
        <w:t xml:space="preserve">Day 3 </w:t>
      </w:r>
      <w:r w:rsidR="00FA15CD" w:rsidRPr="00F14CB7">
        <w:rPr>
          <w:b/>
        </w:rPr>
        <w:t xml:space="preserve">Session </w:t>
      </w:r>
      <w:r w:rsidR="0043614E" w:rsidRPr="00F14CB7">
        <w:rPr>
          <w:b/>
        </w:rPr>
        <w:t>Six</w:t>
      </w:r>
    </w:p>
    <w:p w14:paraId="193E9366" w14:textId="77777777" w:rsidR="002A681E" w:rsidRPr="006C75F0" w:rsidRDefault="002A681E" w:rsidP="00EB01ED">
      <w:pPr>
        <w:spacing w:after="0"/>
        <w:ind w:left="0" w:firstLine="0"/>
        <w:jc w:val="center"/>
        <w:rPr>
          <w:rFonts w:ascii="Edwardian Script ITC" w:hAnsi="Edwardian Script ITC" w:cstheme="minorHAnsi"/>
          <w:b/>
          <w:sz w:val="72"/>
          <w:szCs w:val="72"/>
        </w:rPr>
      </w:pPr>
      <w:r w:rsidRPr="006C75F0">
        <w:rPr>
          <w:rFonts w:ascii="Edwardian Script ITC" w:hAnsi="Edwardian Script ITC" w:cstheme="minorHAnsi"/>
          <w:b/>
          <w:sz w:val="72"/>
          <w:szCs w:val="72"/>
        </w:rPr>
        <w:t>Re</w:t>
      </w:r>
      <w:r>
        <w:rPr>
          <w:rFonts w:ascii="Edwardian Script ITC" w:hAnsi="Edwardian Script ITC" w:cstheme="minorHAnsi"/>
          <w:b/>
          <w:sz w:val="72"/>
          <w:szCs w:val="72"/>
        </w:rPr>
        <w:t>claiming</w:t>
      </w:r>
      <w:r w:rsidRPr="006C75F0">
        <w:rPr>
          <w:rFonts w:ascii="Edwardian Script ITC" w:hAnsi="Edwardian Script ITC" w:cstheme="minorHAnsi"/>
          <w:b/>
          <w:sz w:val="72"/>
          <w:szCs w:val="72"/>
        </w:rPr>
        <w:t xml:space="preserve"> </w:t>
      </w:r>
      <w:r>
        <w:rPr>
          <w:rFonts w:ascii="Edwardian Script ITC" w:hAnsi="Edwardian Script ITC" w:cstheme="minorHAnsi"/>
          <w:b/>
          <w:sz w:val="72"/>
          <w:szCs w:val="72"/>
        </w:rPr>
        <w:t>Biblical Sexuality</w:t>
      </w:r>
    </w:p>
    <w:p w14:paraId="10A95D77" w14:textId="77777777" w:rsidR="002A681E" w:rsidRDefault="002A681E" w:rsidP="002A681E">
      <w:pPr>
        <w:spacing w:after="0"/>
        <w:jc w:val="center"/>
        <w:rPr>
          <w:rFonts w:asciiTheme="minorHAnsi" w:hAnsiTheme="minorHAnsi" w:cstheme="minorHAnsi"/>
          <w:b/>
          <w:szCs w:val="28"/>
        </w:rPr>
      </w:pPr>
    </w:p>
    <w:p w14:paraId="4C73548E" w14:textId="77777777" w:rsidR="002A681E" w:rsidRDefault="002A681E" w:rsidP="00C75580">
      <w:pPr>
        <w:spacing w:after="0"/>
        <w:ind w:left="9"/>
        <w:jc w:val="center"/>
        <w:rPr>
          <w:rFonts w:asciiTheme="minorHAnsi" w:hAnsiTheme="minorHAnsi" w:cstheme="minorHAnsi"/>
          <w:b/>
          <w:szCs w:val="28"/>
        </w:rPr>
      </w:pPr>
      <w:r>
        <w:rPr>
          <w:rFonts w:asciiTheme="minorHAnsi" w:hAnsiTheme="minorHAnsi" w:cstheme="minorHAnsi"/>
          <w:b/>
          <w:szCs w:val="28"/>
        </w:rPr>
        <w:t>Key Passage</w:t>
      </w:r>
    </w:p>
    <w:p w14:paraId="7F7F9982" w14:textId="77777777" w:rsidR="002A681E" w:rsidRPr="0043614E" w:rsidRDefault="002A681E" w:rsidP="002A681E">
      <w:pPr>
        <w:spacing w:after="0"/>
        <w:jc w:val="center"/>
        <w:rPr>
          <w:rFonts w:asciiTheme="minorHAnsi" w:hAnsiTheme="minorHAnsi" w:cstheme="minorHAnsi"/>
          <w:b/>
          <w:sz w:val="24"/>
          <w:szCs w:val="24"/>
        </w:rPr>
      </w:pPr>
      <w:r w:rsidRPr="0043614E">
        <w:rPr>
          <w:rFonts w:asciiTheme="minorHAnsi" w:hAnsiTheme="minorHAnsi" w:cstheme="minorHAnsi"/>
          <w:b/>
          <w:sz w:val="24"/>
          <w:szCs w:val="24"/>
        </w:rPr>
        <w:t xml:space="preserve">1 Corinthians 6:9 - 7:1-9 </w:t>
      </w:r>
    </w:p>
    <w:p w14:paraId="5D310CD5" w14:textId="77777777" w:rsidR="002A681E" w:rsidRDefault="002A681E" w:rsidP="002A681E">
      <w:pPr>
        <w:spacing w:after="0"/>
        <w:jc w:val="center"/>
        <w:rPr>
          <w:rFonts w:asciiTheme="minorHAnsi" w:hAnsiTheme="minorHAnsi" w:cstheme="minorHAnsi"/>
          <w:b/>
          <w:szCs w:val="28"/>
        </w:rPr>
      </w:pPr>
    </w:p>
    <w:p w14:paraId="3DC623EA" w14:textId="77777777" w:rsidR="002A681E" w:rsidRDefault="002A681E" w:rsidP="00C75580">
      <w:pPr>
        <w:spacing w:after="0"/>
        <w:ind w:left="9"/>
        <w:jc w:val="center"/>
        <w:rPr>
          <w:rFonts w:asciiTheme="minorHAnsi" w:hAnsiTheme="minorHAnsi" w:cstheme="minorHAnsi"/>
          <w:b/>
          <w:szCs w:val="28"/>
        </w:rPr>
      </w:pPr>
      <w:r>
        <w:rPr>
          <w:rFonts w:asciiTheme="minorHAnsi" w:hAnsiTheme="minorHAnsi" w:cstheme="minorHAnsi"/>
          <w:b/>
          <w:szCs w:val="28"/>
        </w:rPr>
        <w:t>Introduction</w:t>
      </w:r>
    </w:p>
    <w:p w14:paraId="755CAE5B" w14:textId="77777777" w:rsidR="002A681E" w:rsidRDefault="002A681E" w:rsidP="002A681E">
      <w:pPr>
        <w:spacing w:after="0"/>
        <w:jc w:val="center"/>
        <w:rPr>
          <w:rFonts w:asciiTheme="minorHAnsi" w:hAnsiTheme="minorHAnsi" w:cstheme="minorHAnsi"/>
          <w:b/>
          <w:szCs w:val="28"/>
        </w:rPr>
      </w:pPr>
    </w:p>
    <w:p w14:paraId="7F99DDE7" w14:textId="77777777" w:rsidR="002A681E" w:rsidRPr="009D0974" w:rsidRDefault="002A681E" w:rsidP="00D86B03">
      <w:pPr>
        <w:ind w:left="0" w:firstLine="720"/>
        <w:rPr>
          <w:rStyle w:val="apple-converted-space"/>
          <w:rFonts w:asciiTheme="minorHAnsi" w:hAnsiTheme="minorHAnsi" w:cstheme="minorHAnsi"/>
          <w:sz w:val="24"/>
          <w:szCs w:val="24"/>
        </w:rPr>
      </w:pPr>
      <w:r w:rsidRPr="009D0974">
        <w:rPr>
          <w:rStyle w:val="apple-converted-space"/>
          <w:rFonts w:asciiTheme="minorHAnsi" w:hAnsiTheme="minorHAnsi" w:cstheme="minorHAnsi"/>
          <w:sz w:val="24"/>
          <w:szCs w:val="24"/>
        </w:rPr>
        <w:t xml:space="preserve">From the bedroom to the board room and everything in between, all Scripture is useful for instruction in every area of life (2 Timothy 3:16-17). Curiously though, when it comes to sex, there are some passages that are never addressed from our pulpits. Broaching this subject in Bible study may seem a bit taboo. Yet, when the church remains silent on the matter, we’re allowing the world to conform us into its image of sexuality (Romans 12:1-2). No wonder that even Christians are confused about such an important part of life. For heaven sakes - sex was God’s idea! Lately, though, I have noticed that this has become a central issue for discussion on Christian broadcast. It’s about time! There is much at stake.  </w:t>
      </w:r>
    </w:p>
    <w:p w14:paraId="4CE2E911" w14:textId="77777777" w:rsidR="002A681E" w:rsidRPr="009D0974" w:rsidRDefault="002A681E" w:rsidP="00D86B03">
      <w:pPr>
        <w:spacing w:after="0"/>
        <w:ind w:left="0" w:firstLine="720"/>
        <w:rPr>
          <w:rStyle w:val="apple-converted-space"/>
          <w:rFonts w:asciiTheme="minorHAnsi" w:hAnsiTheme="minorHAnsi" w:cstheme="minorHAnsi"/>
          <w:sz w:val="24"/>
          <w:szCs w:val="24"/>
        </w:rPr>
      </w:pPr>
    </w:p>
    <w:p w14:paraId="38141EA6" w14:textId="3DABC77B" w:rsidR="002A681E" w:rsidRPr="009D0974" w:rsidRDefault="002A681E" w:rsidP="00D86B03">
      <w:pPr>
        <w:spacing w:after="0"/>
        <w:ind w:left="0" w:firstLine="720"/>
        <w:rPr>
          <w:rStyle w:val="apple-converted-space"/>
          <w:rFonts w:asciiTheme="minorHAnsi" w:hAnsiTheme="minorHAnsi" w:cstheme="minorHAnsi"/>
          <w:sz w:val="24"/>
          <w:szCs w:val="24"/>
        </w:rPr>
      </w:pPr>
      <w:r w:rsidRPr="009D0974">
        <w:rPr>
          <w:rStyle w:val="apple-converted-space"/>
          <w:rFonts w:asciiTheme="minorHAnsi" w:hAnsiTheme="minorHAnsi" w:cstheme="minorHAnsi"/>
          <w:sz w:val="24"/>
          <w:szCs w:val="24"/>
        </w:rPr>
        <w:t>Maybe you are single, or widowed and thinking, “This subject doesn’t apply to me.” Or,</w:t>
      </w:r>
      <w:r w:rsidR="006E347F">
        <w:rPr>
          <w:rStyle w:val="apple-converted-space"/>
          <w:rFonts w:asciiTheme="minorHAnsi" w:hAnsiTheme="minorHAnsi" w:cstheme="minorHAnsi"/>
          <w:sz w:val="24"/>
          <w:szCs w:val="24"/>
        </w:rPr>
        <w:t xml:space="preserve"> </w:t>
      </w:r>
      <w:r w:rsidRPr="009D0974">
        <w:rPr>
          <w:rStyle w:val="apple-converted-space"/>
          <w:rFonts w:asciiTheme="minorHAnsi" w:hAnsiTheme="minorHAnsi" w:cstheme="minorHAnsi"/>
          <w:sz w:val="24"/>
          <w:szCs w:val="24"/>
        </w:rPr>
        <w:t>“Where is she going with all of this?” Please bear with me for a moment. As uncomfortable as the subject is, I can assure you that there are some married and single folks you know who could greatly benefit from addressing this issue from a Biblical viewpoint. God is pro-marriage, but He has also given the gift of singleness to some. They should not be ostracized or ignored in the church because they play a vital role in the body of Christ (1 Corinthians 7:10-40). We would do well to learn how they steward their sexuality in a way that is God honoring</w:t>
      </w:r>
      <w:r w:rsidR="00B328E8">
        <w:rPr>
          <w:rStyle w:val="apple-converted-space"/>
          <w:rFonts w:asciiTheme="minorHAnsi" w:hAnsiTheme="minorHAnsi" w:cstheme="minorHAnsi"/>
          <w:sz w:val="24"/>
          <w:szCs w:val="24"/>
        </w:rPr>
        <w:t xml:space="preserve"> (1 Thessalonians 4:3-8)</w:t>
      </w:r>
      <w:r w:rsidRPr="009D0974">
        <w:rPr>
          <w:rStyle w:val="apple-converted-space"/>
          <w:rFonts w:asciiTheme="minorHAnsi" w:hAnsiTheme="minorHAnsi" w:cstheme="minorHAnsi"/>
          <w:sz w:val="24"/>
          <w:szCs w:val="24"/>
        </w:rPr>
        <w:t xml:space="preserve">. </w:t>
      </w:r>
    </w:p>
    <w:p w14:paraId="76E8883D" w14:textId="77777777" w:rsidR="002A681E" w:rsidRPr="009D0974" w:rsidRDefault="002A681E" w:rsidP="00D86B03">
      <w:pPr>
        <w:spacing w:after="0"/>
        <w:ind w:left="0" w:firstLine="720"/>
        <w:rPr>
          <w:rStyle w:val="apple-converted-space"/>
          <w:rFonts w:asciiTheme="minorHAnsi" w:hAnsiTheme="minorHAnsi" w:cstheme="minorHAnsi"/>
          <w:sz w:val="24"/>
          <w:szCs w:val="24"/>
        </w:rPr>
      </w:pPr>
    </w:p>
    <w:p w14:paraId="51BF865E" w14:textId="77777777" w:rsidR="002A681E" w:rsidRPr="009D0974" w:rsidRDefault="002A681E" w:rsidP="00D86B03">
      <w:pPr>
        <w:spacing w:after="0"/>
        <w:ind w:left="0" w:firstLine="720"/>
        <w:rPr>
          <w:rStyle w:val="apple-converted-space"/>
          <w:rFonts w:asciiTheme="minorHAnsi" w:hAnsiTheme="minorHAnsi" w:cstheme="minorHAnsi"/>
          <w:sz w:val="24"/>
          <w:szCs w:val="24"/>
        </w:rPr>
      </w:pPr>
      <w:r w:rsidRPr="009D0974">
        <w:rPr>
          <w:rStyle w:val="apple-converted-space"/>
          <w:rFonts w:asciiTheme="minorHAnsi" w:hAnsiTheme="minorHAnsi" w:cstheme="minorHAnsi"/>
          <w:sz w:val="24"/>
          <w:szCs w:val="24"/>
        </w:rPr>
        <w:t xml:space="preserve">Once again, this is but one of a gazillion life issues that is best suited to be addressed in the context of gospel-centered discipling relationships. It is high time we bring this subject out of the shadows of darkness and into the light of God’s Word. However, as with all our lessons, this is but a tool to get the conversation started, not a thorough Biblical exposition on this rather sensitive subject--nor is it intended to be. It is, however, an attempt to glean from Paul’s letters to the saints and uncover some insights on this relevant matter.  </w:t>
      </w:r>
    </w:p>
    <w:p w14:paraId="3B92A7E1" w14:textId="0A2200A0" w:rsidR="002A681E" w:rsidRDefault="002A681E" w:rsidP="00D86B03">
      <w:pPr>
        <w:spacing w:after="0"/>
        <w:ind w:left="0" w:firstLine="720"/>
        <w:rPr>
          <w:rStyle w:val="apple-converted-space"/>
          <w:rFonts w:asciiTheme="minorHAnsi" w:hAnsiTheme="minorHAnsi" w:cstheme="minorHAnsi"/>
          <w:sz w:val="24"/>
          <w:szCs w:val="24"/>
        </w:rPr>
      </w:pPr>
    </w:p>
    <w:p w14:paraId="21A721F5" w14:textId="77777777" w:rsidR="002A681E" w:rsidRPr="009D0974" w:rsidRDefault="002A681E" w:rsidP="00D86B03">
      <w:pPr>
        <w:spacing w:after="0"/>
        <w:ind w:left="0"/>
        <w:jc w:val="center"/>
        <w:rPr>
          <w:rStyle w:val="apple-converted-space"/>
          <w:rFonts w:asciiTheme="minorHAnsi" w:hAnsiTheme="minorHAnsi" w:cstheme="minorHAnsi"/>
          <w:b/>
          <w:szCs w:val="28"/>
        </w:rPr>
      </w:pPr>
      <w:r w:rsidRPr="009D0974">
        <w:rPr>
          <w:rStyle w:val="apple-converted-space"/>
          <w:rFonts w:asciiTheme="minorHAnsi" w:hAnsiTheme="minorHAnsi" w:cstheme="minorHAnsi"/>
          <w:b/>
          <w:szCs w:val="28"/>
        </w:rPr>
        <w:t>Biblical Sex Education</w:t>
      </w:r>
    </w:p>
    <w:p w14:paraId="6C781FF6" w14:textId="77777777" w:rsidR="002A681E" w:rsidRPr="009D0974" w:rsidRDefault="002A681E" w:rsidP="00D86B03">
      <w:pPr>
        <w:spacing w:after="0"/>
        <w:ind w:left="0"/>
        <w:jc w:val="center"/>
        <w:rPr>
          <w:rStyle w:val="apple-converted-space"/>
          <w:rFonts w:asciiTheme="minorHAnsi" w:hAnsiTheme="minorHAnsi" w:cstheme="minorHAnsi"/>
          <w:b/>
          <w:sz w:val="24"/>
          <w:szCs w:val="24"/>
        </w:rPr>
      </w:pPr>
      <w:r w:rsidRPr="009D0974">
        <w:rPr>
          <w:rStyle w:val="apple-converted-space"/>
          <w:rFonts w:asciiTheme="minorHAnsi" w:hAnsiTheme="minorHAnsi" w:cstheme="minorHAnsi"/>
          <w:b/>
          <w:sz w:val="24"/>
          <w:szCs w:val="24"/>
        </w:rPr>
        <w:t>Titus 2:11-14</w:t>
      </w:r>
    </w:p>
    <w:p w14:paraId="576F236A" w14:textId="686C7EB4" w:rsidR="002A681E" w:rsidRDefault="002A681E" w:rsidP="00D86B03">
      <w:pPr>
        <w:spacing w:after="0"/>
        <w:ind w:left="0"/>
        <w:jc w:val="center"/>
        <w:rPr>
          <w:rStyle w:val="netverse"/>
          <w:rFonts w:asciiTheme="minorHAnsi" w:hAnsiTheme="minorHAnsi" w:cstheme="minorHAnsi"/>
          <w:b/>
          <w:i/>
          <w:color w:val="222222"/>
          <w:sz w:val="24"/>
          <w:szCs w:val="24"/>
          <w:bdr w:val="none" w:sz="0" w:space="0" w:color="auto" w:frame="1"/>
          <w:shd w:val="clear" w:color="auto" w:fill="FFFFFF"/>
        </w:rPr>
      </w:pPr>
      <w:r w:rsidRPr="00F348E7">
        <w:rPr>
          <w:rStyle w:val="versenumber"/>
          <w:rFonts w:asciiTheme="minorHAnsi" w:hAnsiTheme="minorHAnsi" w:cstheme="minorHAnsi"/>
          <w:b/>
          <w:bCs/>
          <w:i/>
          <w:color w:val="222222"/>
          <w:sz w:val="24"/>
          <w:szCs w:val="24"/>
          <w:bdr w:val="none" w:sz="0" w:space="0" w:color="auto" w:frame="1"/>
          <w:shd w:val="clear" w:color="auto" w:fill="FFFFFF"/>
        </w:rPr>
        <w:t>11</w:t>
      </w:r>
      <w:r w:rsidRPr="00F348E7">
        <w:rPr>
          <w:rStyle w:val="netverse"/>
          <w:rFonts w:asciiTheme="minorHAnsi" w:hAnsiTheme="minorHAnsi" w:cstheme="minorHAnsi"/>
          <w:b/>
          <w:i/>
          <w:color w:val="222222"/>
          <w:sz w:val="24"/>
          <w:szCs w:val="24"/>
          <w:bdr w:val="none" w:sz="0" w:space="0" w:color="auto" w:frame="1"/>
          <w:shd w:val="clear" w:color="auto" w:fill="FFFFFF"/>
        </w:rPr>
        <w:t> For the grace of God has appeared, bringing salvation to all people. </w:t>
      </w:r>
      <w:r w:rsidRPr="00F348E7">
        <w:rPr>
          <w:rStyle w:val="versenumber"/>
          <w:rFonts w:asciiTheme="minorHAnsi" w:hAnsiTheme="minorHAnsi" w:cstheme="minorHAnsi"/>
          <w:b/>
          <w:bCs/>
          <w:i/>
          <w:color w:val="222222"/>
          <w:sz w:val="24"/>
          <w:szCs w:val="24"/>
          <w:bdr w:val="none" w:sz="0" w:space="0" w:color="auto" w:frame="1"/>
          <w:shd w:val="clear" w:color="auto" w:fill="FFFFFF"/>
        </w:rPr>
        <w:t>12</w:t>
      </w:r>
      <w:r w:rsidRPr="00F348E7">
        <w:rPr>
          <w:rFonts w:asciiTheme="minorHAnsi" w:hAnsiTheme="minorHAnsi" w:cstheme="minorHAnsi"/>
          <w:b/>
          <w:i/>
          <w:color w:val="222222"/>
          <w:sz w:val="24"/>
          <w:szCs w:val="24"/>
          <w:shd w:val="clear" w:color="auto" w:fill="FFFFFF"/>
        </w:rPr>
        <w:t> </w:t>
      </w:r>
      <w:r w:rsidRPr="00F348E7">
        <w:rPr>
          <w:rStyle w:val="netverse"/>
          <w:rFonts w:asciiTheme="minorHAnsi" w:hAnsiTheme="minorHAnsi" w:cstheme="minorHAnsi"/>
          <w:b/>
          <w:i/>
          <w:color w:val="222222"/>
          <w:sz w:val="24"/>
          <w:szCs w:val="24"/>
          <w:bdr w:val="none" w:sz="0" w:space="0" w:color="auto" w:frame="1"/>
          <w:shd w:val="clear" w:color="auto" w:fill="FFFFFF"/>
        </w:rPr>
        <w:t>It trains us to reject</w:t>
      </w:r>
      <w:r>
        <w:rPr>
          <w:rStyle w:val="netverse"/>
          <w:rFonts w:asciiTheme="minorHAnsi" w:hAnsiTheme="minorHAnsi" w:cstheme="minorHAnsi"/>
          <w:b/>
          <w:i/>
          <w:color w:val="222222"/>
          <w:sz w:val="24"/>
          <w:szCs w:val="24"/>
          <w:bdr w:val="none" w:sz="0" w:space="0" w:color="auto" w:frame="1"/>
          <w:shd w:val="clear" w:color="auto" w:fill="FFFFFF"/>
        </w:rPr>
        <w:t xml:space="preserve"> </w:t>
      </w:r>
      <w:r w:rsidRPr="00F348E7">
        <w:rPr>
          <w:rStyle w:val="netverse"/>
          <w:rFonts w:asciiTheme="minorHAnsi" w:hAnsiTheme="minorHAnsi" w:cstheme="minorHAnsi"/>
          <w:b/>
          <w:i/>
          <w:color w:val="222222"/>
          <w:sz w:val="24"/>
          <w:szCs w:val="24"/>
          <w:bdr w:val="none" w:sz="0" w:space="0" w:color="auto" w:frame="1"/>
          <w:shd w:val="clear" w:color="auto" w:fill="FFFFFF"/>
        </w:rPr>
        <w:t>godless ways and worldly desires and to live self-controlled, upright, and godly lives in the present</w:t>
      </w:r>
      <w:r>
        <w:rPr>
          <w:rStyle w:val="netverse"/>
          <w:rFonts w:asciiTheme="minorHAnsi" w:hAnsiTheme="minorHAnsi" w:cstheme="minorHAnsi"/>
          <w:b/>
          <w:i/>
          <w:color w:val="222222"/>
          <w:sz w:val="24"/>
          <w:szCs w:val="24"/>
          <w:bdr w:val="none" w:sz="0" w:space="0" w:color="auto" w:frame="1"/>
          <w:shd w:val="clear" w:color="auto" w:fill="FFFFFF"/>
        </w:rPr>
        <w:t xml:space="preserve"> </w:t>
      </w:r>
      <w:r w:rsidRPr="00F348E7">
        <w:rPr>
          <w:rStyle w:val="netverse"/>
          <w:rFonts w:asciiTheme="minorHAnsi" w:hAnsiTheme="minorHAnsi" w:cstheme="minorHAnsi"/>
          <w:b/>
          <w:i/>
          <w:color w:val="222222"/>
          <w:sz w:val="24"/>
          <w:szCs w:val="24"/>
          <w:bdr w:val="none" w:sz="0" w:space="0" w:color="auto" w:frame="1"/>
          <w:shd w:val="clear" w:color="auto" w:fill="FFFFFF"/>
        </w:rPr>
        <w:t>age, </w:t>
      </w:r>
      <w:r w:rsidRPr="00F348E7">
        <w:rPr>
          <w:rStyle w:val="versenumber"/>
          <w:rFonts w:asciiTheme="minorHAnsi" w:hAnsiTheme="minorHAnsi" w:cstheme="minorHAnsi"/>
          <w:b/>
          <w:bCs/>
          <w:i/>
          <w:color w:val="222222"/>
          <w:sz w:val="24"/>
          <w:szCs w:val="24"/>
          <w:bdr w:val="none" w:sz="0" w:space="0" w:color="auto" w:frame="1"/>
          <w:shd w:val="clear" w:color="auto" w:fill="FFFFFF"/>
        </w:rPr>
        <w:t>13</w:t>
      </w:r>
      <w:r w:rsidRPr="00F348E7">
        <w:rPr>
          <w:rFonts w:asciiTheme="minorHAnsi" w:hAnsiTheme="minorHAnsi" w:cstheme="minorHAnsi"/>
          <w:b/>
          <w:i/>
          <w:color w:val="222222"/>
          <w:sz w:val="24"/>
          <w:szCs w:val="24"/>
          <w:shd w:val="clear" w:color="auto" w:fill="FFFFFF"/>
        </w:rPr>
        <w:t> </w:t>
      </w:r>
      <w:r w:rsidRPr="00F348E7">
        <w:rPr>
          <w:rStyle w:val="netverse"/>
          <w:rFonts w:asciiTheme="minorHAnsi" w:hAnsiTheme="minorHAnsi" w:cstheme="minorHAnsi"/>
          <w:b/>
          <w:i/>
          <w:color w:val="222222"/>
          <w:sz w:val="24"/>
          <w:szCs w:val="24"/>
          <w:bdr w:val="none" w:sz="0" w:space="0" w:color="auto" w:frame="1"/>
          <w:shd w:val="clear" w:color="auto" w:fill="FFFFFF"/>
        </w:rPr>
        <w:t>as we wait for the happy fulfillment of our hope in the glorious appearing of our great God</w:t>
      </w:r>
      <w:r>
        <w:rPr>
          <w:rStyle w:val="netverse"/>
          <w:rFonts w:asciiTheme="minorHAnsi" w:hAnsiTheme="minorHAnsi" w:cstheme="minorHAnsi"/>
          <w:b/>
          <w:i/>
          <w:color w:val="222222"/>
          <w:sz w:val="24"/>
          <w:szCs w:val="24"/>
          <w:bdr w:val="none" w:sz="0" w:space="0" w:color="auto" w:frame="1"/>
          <w:shd w:val="clear" w:color="auto" w:fill="FFFFFF"/>
        </w:rPr>
        <w:t xml:space="preserve"> </w:t>
      </w:r>
      <w:r w:rsidRPr="00F348E7">
        <w:rPr>
          <w:rStyle w:val="netverse"/>
          <w:rFonts w:asciiTheme="minorHAnsi" w:hAnsiTheme="minorHAnsi" w:cstheme="minorHAnsi"/>
          <w:b/>
          <w:i/>
          <w:color w:val="222222"/>
          <w:sz w:val="24"/>
          <w:szCs w:val="24"/>
          <w:bdr w:val="none" w:sz="0" w:space="0" w:color="auto" w:frame="1"/>
          <w:shd w:val="clear" w:color="auto" w:fill="FFFFFF"/>
        </w:rPr>
        <w:t>and Savior, Jesus Christ. </w:t>
      </w:r>
      <w:r w:rsidRPr="00F348E7">
        <w:rPr>
          <w:rStyle w:val="versenumber"/>
          <w:rFonts w:asciiTheme="minorHAnsi" w:hAnsiTheme="minorHAnsi" w:cstheme="minorHAnsi"/>
          <w:b/>
          <w:bCs/>
          <w:i/>
          <w:color w:val="222222"/>
          <w:sz w:val="24"/>
          <w:szCs w:val="24"/>
          <w:bdr w:val="none" w:sz="0" w:space="0" w:color="auto" w:frame="1"/>
          <w:shd w:val="clear" w:color="auto" w:fill="FFFFFF"/>
        </w:rPr>
        <w:t>14</w:t>
      </w:r>
      <w:r w:rsidRPr="00F348E7">
        <w:rPr>
          <w:rFonts w:asciiTheme="minorHAnsi" w:hAnsiTheme="minorHAnsi" w:cstheme="minorHAnsi"/>
          <w:b/>
          <w:i/>
          <w:color w:val="222222"/>
          <w:sz w:val="24"/>
          <w:szCs w:val="24"/>
          <w:shd w:val="clear" w:color="auto" w:fill="FFFFFF"/>
        </w:rPr>
        <w:t> </w:t>
      </w:r>
      <w:r w:rsidRPr="00F348E7">
        <w:rPr>
          <w:rStyle w:val="netverse"/>
          <w:rFonts w:asciiTheme="minorHAnsi" w:hAnsiTheme="minorHAnsi" w:cstheme="minorHAnsi"/>
          <w:b/>
          <w:i/>
          <w:color w:val="222222"/>
          <w:sz w:val="24"/>
          <w:szCs w:val="24"/>
          <w:bdr w:val="none" w:sz="0" w:space="0" w:color="auto" w:frame="1"/>
          <w:shd w:val="clear" w:color="auto" w:fill="FFFFFF"/>
        </w:rPr>
        <w:t>He gave himself for us</w:t>
      </w:r>
      <w:r>
        <w:rPr>
          <w:rStyle w:val="netverse"/>
          <w:rFonts w:asciiTheme="minorHAnsi" w:hAnsiTheme="minorHAnsi" w:cstheme="minorHAnsi"/>
          <w:b/>
          <w:i/>
          <w:color w:val="222222"/>
          <w:sz w:val="24"/>
          <w:szCs w:val="24"/>
          <w:bdr w:val="none" w:sz="0" w:space="0" w:color="auto" w:frame="1"/>
          <w:shd w:val="clear" w:color="auto" w:fill="FFFFFF"/>
        </w:rPr>
        <w:t xml:space="preserve"> </w:t>
      </w:r>
      <w:r w:rsidRPr="00F348E7">
        <w:rPr>
          <w:rStyle w:val="netverse"/>
          <w:rFonts w:asciiTheme="minorHAnsi" w:hAnsiTheme="minorHAnsi" w:cstheme="minorHAnsi"/>
          <w:b/>
          <w:i/>
          <w:color w:val="222222"/>
          <w:sz w:val="24"/>
          <w:szCs w:val="24"/>
          <w:bdr w:val="none" w:sz="0" w:space="0" w:color="auto" w:frame="1"/>
          <w:shd w:val="clear" w:color="auto" w:fill="FFFFFF"/>
        </w:rPr>
        <w:t>to set us free from every kind of lawlessness and to purify for himself a people who are truly </w:t>
      </w:r>
      <w:r w:rsidR="001761CF" w:rsidRPr="00F348E7">
        <w:rPr>
          <w:rStyle w:val="netverse"/>
          <w:rFonts w:asciiTheme="minorHAnsi" w:hAnsiTheme="minorHAnsi" w:cstheme="minorHAnsi"/>
          <w:b/>
          <w:i/>
          <w:color w:val="222222"/>
          <w:sz w:val="24"/>
          <w:szCs w:val="24"/>
          <w:bdr w:val="none" w:sz="0" w:space="0" w:color="auto" w:frame="1"/>
          <w:shd w:val="clear" w:color="auto" w:fill="FFFFFF"/>
        </w:rPr>
        <w:t>his, who</w:t>
      </w:r>
      <w:r w:rsidRPr="00F348E7">
        <w:rPr>
          <w:rStyle w:val="netverse"/>
          <w:rFonts w:asciiTheme="minorHAnsi" w:hAnsiTheme="minorHAnsi" w:cstheme="minorHAnsi"/>
          <w:b/>
          <w:i/>
          <w:color w:val="222222"/>
          <w:sz w:val="24"/>
          <w:szCs w:val="24"/>
          <w:bdr w:val="none" w:sz="0" w:space="0" w:color="auto" w:frame="1"/>
          <w:shd w:val="clear" w:color="auto" w:fill="FFFFFF"/>
        </w:rPr>
        <w:t xml:space="preserve"> are eager to do good.</w:t>
      </w:r>
    </w:p>
    <w:p w14:paraId="5DAE8DDF" w14:textId="77777777" w:rsidR="002A681E" w:rsidRDefault="002A681E" w:rsidP="00D86B03">
      <w:pPr>
        <w:spacing w:after="0"/>
        <w:ind w:left="0"/>
        <w:jc w:val="center"/>
        <w:rPr>
          <w:rStyle w:val="netverse"/>
          <w:rFonts w:asciiTheme="minorHAnsi" w:hAnsiTheme="minorHAnsi" w:cstheme="minorHAnsi"/>
          <w:b/>
          <w:i/>
          <w:color w:val="222222"/>
          <w:sz w:val="24"/>
          <w:szCs w:val="24"/>
          <w:bdr w:val="none" w:sz="0" w:space="0" w:color="auto" w:frame="1"/>
          <w:shd w:val="clear" w:color="auto" w:fill="FFFFFF"/>
        </w:rPr>
      </w:pPr>
    </w:p>
    <w:p w14:paraId="0C85813A" w14:textId="476FAF69" w:rsidR="002A681E" w:rsidRDefault="002A681E" w:rsidP="00D86B03">
      <w:pPr>
        <w:spacing w:after="0"/>
        <w:ind w:left="0" w:firstLine="720"/>
        <w:rPr>
          <w:rStyle w:val="apple-converted-space"/>
          <w:rFonts w:asciiTheme="minorHAnsi" w:hAnsiTheme="minorHAnsi" w:cstheme="minorHAnsi"/>
          <w:sz w:val="24"/>
          <w:szCs w:val="24"/>
        </w:rPr>
      </w:pPr>
      <w:r w:rsidRPr="009D0974">
        <w:rPr>
          <w:rStyle w:val="apple-converted-space"/>
          <w:rFonts w:asciiTheme="minorHAnsi" w:hAnsiTheme="minorHAnsi" w:cstheme="minorHAnsi"/>
          <w:sz w:val="24"/>
          <w:szCs w:val="24"/>
        </w:rPr>
        <w:t xml:space="preserve">To be transparent, virginity was not a virtue that was highly esteemed in my family. My sex education came primarily from a high school health class, what I saw on tv, and </w:t>
      </w:r>
      <w:r w:rsidR="004F0705">
        <w:rPr>
          <w:rStyle w:val="apple-converted-space"/>
          <w:rFonts w:asciiTheme="minorHAnsi" w:hAnsiTheme="minorHAnsi" w:cstheme="minorHAnsi"/>
          <w:sz w:val="24"/>
          <w:szCs w:val="24"/>
        </w:rPr>
        <w:t>read in secular magazines.</w:t>
      </w:r>
      <w:r w:rsidRPr="009D0974">
        <w:rPr>
          <w:rStyle w:val="apple-converted-space"/>
          <w:rFonts w:asciiTheme="minorHAnsi" w:hAnsiTheme="minorHAnsi" w:cstheme="minorHAnsi"/>
          <w:sz w:val="24"/>
          <w:szCs w:val="24"/>
        </w:rPr>
        <w:t xml:space="preserve"> Consequently, I had a warped world-view that led to a lifestyle of sin. Believe me when I tell you, I have many scars and shameful regrets to prove it.  Oh, how I wish I had been saved before I got married and had a godly woman to disciple me. Now, in my fifties, I have learned that procreation is not the only God ordained purpose of sex (Genesis 1:26-28; 2:23-25; 18:11-13). How about you, did you have a godly woman instruct you with “the talk”?</w:t>
      </w:r>
    </w:p>
    <w:p w14:paraId="7A193471" w14:textId="77777777" w:rsidR="004F0705" w:rsidRDefault="004F0705" w:rsidP="00D86B03">
      <w:pPr>
        <w:spacing w:after="0"/>
        <w:ind w:left="0" w:firstLine="720"/>
        <w:rPr>
          <w:rStyle w:val="apple-converted-space"/>
          <w:rFonts w:asciiTheme="minorHAnsi" w:hAnsiTheme="minorHAnsi" w:cstheme="minorHAnsi"/>
          <w:sz w:val="24"/>
          <w:szCs w:val="24"/>
        </w:rPr>
      </w:pPr>
    </w:p>
    <w:p w14:paraId="1CDDC575" w14:textId="77777777" w:rsidR="004F0705" w:rsidRPr="009D0974" w:rsidRDefault="004F0705" w:rsidP="00D86B03">
      <w:pPr>
        <w:spacing w:after="0"/>
        <w:ind w:left="0"/>
        <w:jc w:val="center"/>
        <w:rPr>
          <w:rStyle w:val="apple-converted-space"/>
          <w:rFonts w:ascii="Georgia" w:hAnsi="Georgia"/>
          <w:b/>
          <w:bCs/>
          <w:color w:val="222222"/>
          <w:sz w:val="24"/>
          <w:szCs w:val="24"/>
          <w:bdr w:val="none" w:sz="0" w:space="0" w:color="auto" w:frame="1"/>
          <w:shd w:val="clear" w:color="auto" w:fill="FFFFFF"/>
        </w:rPr>
      </w:pPr>
      <w:r w:rsidRPr="009D0974">
        <w:rPr>
          <w:rStyle w:val="apple-converted-space"/>
          <w:rFonts w:asciiTheme="minorHAnsi" w:hAnsiTheme="minorHAnsi" w:cstheme="minorHAnsi"/>
          <w:b/>
          <w:sz w:val="24"/>
          <w:szCs w:val="24"/>
        </w:rPr>
        <w:t>Titus 2:3-5</w:t>
      </w:r>
    </w:p>
    <w:p w14:paraId="02ECE1E4" w14:textId="77777777" w:rsidR="004F0705" w:rsidRDefault="004F0705" w:rsidP="00D86B03">
      <w:pPr>
        <w:spacing w:after="0"/>
        <w:ind w:left="0"/>
        <w:jc w:val="center"/>
        <w:rPr>
          <w:rStyle w:val="netverse"/>
          <w:rFonts w:asciiTheme="minorHAnsi" w:hAnsiTheme="minorHAnsi" w:cstheme="minorHAnsi"/>
          <w:b/>
          <w:i/>
          <w:color w:val="222222"/>
          <w:sz w:val="24"/>
          <w:szCs w:val="24"/>
          <w:bdr w:val="none" w:sz="0" w:space="0" w:color="auto" w:frame="1"/>
          <w:shd w:val="clear" w:color="auto" w:fill="FFFFFF"/>
        </w:rPr>
      </w:pPr>
      <w:r w:rsidRPr="00F348E7">
        <w:rPr>
          <w:rFonts w:asciiTheme="minorHAnsi" w:hAnsiTheme="minorHAnsi" w:cstheme="minorHAnsi"/>
          <w:color w:val="222222"/>
          <w:shd w:val="clear" w:color="auto" w:fill="FFFFFF"/>
        </w:rPr>
        <w:t> </w:t>
      </w:r>
      <w:r w:rsidRPr="00F348E7">
        <w:rPr>
          <w:rStyle w:val="netverse"/>
          <w:rFonts w:asciiTheme="minorHAnsi" w:hAnsiTheme="minorHAnsi" w:cstheme="minorHAnsi"/>
          <w:b/>
          <w:i/>
          <w:color w:val="222222"/>
          <w:sz w:val="24"/>
          <w:szCs w:val="24"/>
          <w:bdr w:val="none" w:sz="0" w:space="0" w:color="auto" w:frame="1"/>
          <w:shd w:val="clear" w:color="auto" w:fill="FFFFFF"/>
        </w:rPr>
        <w:t>Older women likewise are to exhibit behavior fitting for those who are holy, not slandering, not slaves to excessive drinking, but teaching what is good. </w:t>
      </w:r>
      <w:r w:rsidRPr="00F348E7">
        <w:rPr>
          <w:rStyle w:val="versenumber"/>
          <w:rFonts w:asciiTheme="minorHAnsi" w:hAnsiTheme="minorHAnsi" w:cstheme="minorHAnsi"/>
          <w:b/>
          <w:bCs/>
          <w:i/>
          <w:color w:val="222222"/>
          <w:sz w:val="24"/>
          <w:szCs w:val="24"/>
          <w:bdr w:val="none" w:sz="0" w:space="0" w:color="auto" w:frame="1"/>
          <w:shd w:val="clear" w:color="auto" w:fill="FFFFFF"/>
        </w:rPr>
        <w:t>4</w:t>
      </w:r>
      <w:r w:rsidRPr="00F348E7">
        <w:rPr>
          <w:rFonts w:asciiTheme="minorHAnsi" w:hAnsiTheme="minorHAnsi" w:cstheme="minorHAnsi"/>
          <w:b/>
          <w:i/>
          <w:color w:val="222222"/>
          <w:sz w:val="24"/>
          <w:szCs w:val="24"/>
          <w:shd w:val="clear" w:color="auto" w:fill="FFFFFF"/>
        </w:rPr>
        <w:t> </w:t>
      </w:r>
      <w:r w:rsidRPr="00F348E7">
        <w:rPr>
          <w:rStyle w:val="netverse"/>
          <w:rFonts w:asciiTheme="minorHAnsi" w:hAnsiTheme="minorHAnsi" w:cstheme="minorHAnsi"/>
          <w:b/>
          <w:i/>
          <w:color w:val="222222"/>
          <w:sz w:val="24"/>
          <w:szCs w:val="24"/>
          <w:bdr w:val="none" w:sz="0" w:space="0" w:color="auto" w:frame="1"/>
          <w:shd w:val="clear" w:color="auto" w:fill="FFFFFF"/>
        </w:rPr>
        <w:t>In this way they will train the younger women to love their husbands, to love their children, </w:t>
      </w:r>
      <w:r w:rsidRPr="00F348E7">
        <w:rPr>
          <w:rStyle w:val="versenumber"/>
          <w:rFonts w:asciiTheme="minorHAnsi" w:hAnsiTheme="minorHAnsi" w:cstheme="minorHAnsi"/>
          <w:b/>
          <w:bCs/>
          <w:i/>
          <w:color w:val="222222"/>
          <w:sz w:val="24"/>
          <w:szCs w:val="24"/>
          <w:bdr w:val="none" w:sz="0" w:space="0" w:color="auto" w:frame="1"/>
          <w:shd w:val="clear" w:color="auto" w:fill="FFFFFF"/>
        </w:rPr>
        <w:t>5</w:t>
      </w:r>
      <w:r w:rsidRPr="00F348E7">
        <w:rPr>
          <w:rFonts w:asciiTheme="minorHAnsi" w:hAnsiTheme="minorHAnsi" w:cstheme="minorHAnsi"/>
          <w:b/>
          <w:i/>
          <w:color w:val="222222"/>
          <w:sz w:val="24"/>
          <w:szCs w:val="24"/>
          <w:shd w:val="clear" w:color="auto" w:fill="FFFFFF"/>
        </w:rPr>
        <w:t> </w:t>
      </w:r>
      <w:r w:rsidRPr="00F348E7">
        <w:rPr>
          <w:rStyle w:val="netverse"/>
          <w:rFonts w:asciiTheme="minorHAnsi" w:hAnsiTheme="minorHAnsi" w:cstheme="minorHAnsi"/>
          <w:b/>
          <w:i/>
          <w:color w:val="222222"/>
          <w:sz w:val="24"/>
          <w:szCs w:val="24"/>
          <w:bdr w:val="none" w:sz="0" w:space="0" w:color="auto" w:frame="1"/>
          <w:shd w:val="clear" w:color="auto" w:fill="FFFFFF"/>
        </w:rPr>
        <w:t>to be self-controlled, pure, fulfilling their duties at home, kind, being subject to their own husbands, so that the message of God may not be discredited.</w:t>
      </w:r>
    </w:p>
    <w:p w14:paraId="5FE63074" w14:textId="77777777" w:rsidR="004F0705" w:rsidRPr="009D0974" w:rsidRDefault="004F0705" w:rsidP="00D86B03">
      <w:pPr>
        <w:spacing w:after="0"/>
        <w:ind w:left="0" w:firstLine="720"/>
        <w:rPr>
          <w:rStyle w:val="apple-converted-space"/>
          <w:rFonts w:asciiTheme="minorHAnsi" w:hAnsiTheme="minorHAnsi" w:cstheme="minorHAnsi"/>
          <w:sz w:val="24"/>
          <w:szCs w:val="24"/>
        </w:rPr>
      </w:pPr>
    </w:p>
    <w:p w14:paraId="78BB400B" w14:textId="77777777" w:rsidR="002A681E" w:rsidRPr="009D0974" w:rsidRDefault="002A681E" w:rsidP="00D86B03">
      <w:pPr>
        <w:spacing w:after="0"/>
        <w:ind w:left="0" w:firstLine="720"/>
        <w:rPr>
          <w:rStyle w:val="apple-converted-space"/>
          <w:rFonts w:asciiTheme="minorHAnsi" w:hAnsiTheme="minorHAnsi" w:cstheme="minorHAnsi"/>
          <w:b/>
          <w:i/>
          <w:sz w:val="24"/>
          <w:szCs w:val="24"/>
        </w:rPr>
      </w:pPr>
    </w:p>
    <w:p w14:paraId="4294EC1E" w14:textId="77777777" w:rsidR="002A681E" w:rsidRPr="009D0974" w:rsidRDefault="002A681E" w:rsidP="00D86B03">
      <w:pPr>
        <w:spacing w:after="0"/>
        <w:ind w:left="0"/>
        <w:rPr>
          <w:rStyle w:val="apple-converted-space"/>
          <w:rFonts w:asciiTheme="minorHAnsi" w:hAnsiTheme="minorHAnsi" w:cstheme="minorHAnsi"/>
          <w:sz w:val="24"/>
          <w:szCs w:val="24"/>
        </w:rPr>
      </w:pPr>
      <w:r w:rsidRPr="00D6281B">
        <w:rPr>
          <w:rStyle w:val="apple-converted-space"/>
          <w:rFonts w:asciiTheme="minorHAnsi" w:hAnsiTheme="minorHAnsi" w:cstheme="minorHAnsi"/>
          <w:b/>
          <w:sz w:val="24"/>
          <w:szCs w:val="24"/>
        </w:rPr>
        <w:t>Digging Deeper</w:t>
      </w:r>
      <w:r w:rsidRPr="009D0974">
        <w:rPr>
          <w:rStyle w:val="apple-converted-space"/>
          <w:rFonts w:asciiTheme="minorHAnsi" w:hAnsiTheme="minorHAnsi" w:cstheme="minorHAnsi"/>
          <w:sz w:val="24"/>
          <w:szCs w:val="24"/>
        </w:rPr>
        <w:t xml:space="preserve">: Proverbs 5:15-23; Hebrews 13:4; Song of Songs 1:5-11; 5:1, 6:4-8:4; Ephesians 5:28-33 </w:t>
      </w:r>
    </w:p>
    <w:p w14:paraId="66331A21" w14:textId="77777777" w:rsidR="002A681E" w:rsidRPr="009D0974" w:rsidRDefault="002A681E" w:rsidP="00D86B03">
      <w:pPr>
        <w:spacing w:after="0"/>
        <w:ind w:left="0"/>
        <w:jc w:val="center"/>
        <w:rPr>
          <w:rStyle w:val="apple-converted-space"/>
          <w:rFonts w:asciiTheme="minorHAnsi" w:hAnsiTheme="minorHAnsi" w:cstheme="minorHAnsi"/>
          <w:b/>
          <w:sz w:val="24"/>
          <w:szCs w:val="24"/>
        </w:rPr>
      </w:pPr>
    </w:p>
    <w:p w14:paraId="517E5F05" w14:textId="77777777" w:rsidR="002A681E" w:rsidRPr="009D0974" w:rsidRDefault="002A681E" w:rsidP="00D86B03">
      <w:pPr>
        <w:spacing w:after="0"/>
        <w:ind w:left="0" w:firstLine="720"/>
        <w:rPr>
          <w:rStyle w:val="apple-converted-space"/>
          <w:rFonts w:asciiTheme="minorHAnsi" w:hAnsiTheme="minorHAnsi" w:cstheme="minorHAnsi"/>
          <w:sz w:val="24"/>
          <w:szCs w:val="24"/>
        </w:rPr>
      </w:pPr>
      <w:r w:rsidRPr="009D0974">
        <w:rPr>
          <w:rStyle w:val="apple-converted-space"/>
          <w:rFonts w:asciiTheme="minorHAnsi" w:hAnsiTheme="minorHAnsi" w:cstheme="minorHAnsi"/>
          <w:sz w:val="24"/>
          <w:szCs w:val="24"/>
        </w:rPr>
        <w:t xml:space="preserve">A few years back, something very peculiar happened at our small country church. An elderly man who’s been widowed for some time, bought a case of books for the young married Sunday School class. Would you believe his gift to us was a Christian book on marital sex? “Well, I never!”, you say. Me either, sister. The name of the book is </w:t>
      </w:r>
      <w:r w:rsidRPr="009D0974">
        <w:rPr>
          <w:rStyle w:val="apple-converted-space"/>
          <w:rFonts w:asciiTheme="minorHAnsi" w:hAnsiTheme="minorHAnsi" w:cstheme="minorHAnsi"/>
          <w:i/>
          <w:sz w:val="24"/>
          <w:szCs w:val="24"/>
        </w:rPr>
        <w:t>The Act of Marriage: The Beauty of Sexual Love</w:t>
      </w:r>
      <w:r w:rsidRPr="009D0974">
        <w:rPr>
          <w:rStyle w:val="apple-converted-space"/>
          <w:rFonts w:asciiTheme="minorHAnsi" w:hAnsiTheme="minorHAnsi" w:cstheme="minorHAnsi"/>
          <w:sz w:val="24"/>
          <w:szCs w:val="24"/>
        </w:rPr>
        <w:t xml:space="preserve">, by Tim and Beverly LaHaye. I am a little embarrassed to admit this, but I was over fifty-years old, had been married for three decades, and had three grown children when I read this book. I learned things about my body and the “marital bed” that I had never heard before. Suffice to say, the book was quite the Christian sex education and I highly commend it to you. Once I understood God’s redemptive plan for sexuality, I wanted to fully embrace the beauty of this all-important mystery of oneness in my marriage. Now, this same Sunday School class is using another book by Jay Harvey titled </w:t>
      </w:r>
      <w:r w:rsidRPr="009D0974">
        <w:rPr>
          <w:rStyle w:val="apple-converted-space"/>
          <w:rFonts w:asciiTheme="minorHAnsi" w:hAnsiTheme="minorHAnsi" w:cstheme="minorHAnsi"/>
          <w:i/>
          <w:sz w:val="24"/>
          <w:szCs w:val="24"/>
        </w:rPr>
        <w:t>Knowing the Bible Song of Solomon</w:t>
      </w:r>
      <w:r w:rsidRPr="009D0974">
        <w:rPr>
          <w:rStyle w:val="apple-converted-space"/>
          <w:rFonts w:asciiTheme="minorHAnsi" w:hAnsiTheme="minorHAnsi" w:cstheme="minorHAnsi"/>
          <w:sz w:val="24"/>
          <w:szCs w:val="24"/>
        </w:rPr>
        <w:t>.  It is also a real eye opener!</w:t>
      </w:r>
    </w:p>
    <w:p w14:paraId="78102665" w14:textId="77777777" w:rsidR="002A681E" w:rsidRPr="009D0974" w:rsidRDefault="002A681E" w:rsidP="00D86B03">
      <w:pPr>
        <w:spacing w:after="0"/>
        <w:ind w:left="0" w:firstLine="720"/>
        <w:rPr>
          <w:rStyle w:val="apple-converted-space"/>
          <w:rFonts w:asciiTheme="minorHAnsi" w:hAnsiTheme="minorHAnsi" w:cstheme="minorHAnsi"/>
          <w:sz w:val="24"/>
          <w:szCs w:val="24"/>
        </w:rPr>
      </w:pPr>
    </w:p>
    <w:p w14:paraId="1E9DD9E5" w14:textId="77777777" w:rsidR="002A681E" w:rsidRPr="009D0974" w:rsidRDefault="002A681E" w:rsidP="00D86B03">
      <w:pPr>
        <w:spacing w:after="0"/>
        <w:ind w:left="0" w:firstLine="720"/>
        <w:rPr>
          <w:rStyle w:val="apple-converted-space"/>
          <w:rFonts w:asciiTheme="minorHAnsi" w:hAnsiTheme="minorHAnsi" w:cstheme="minorHAnsi"/>
          <w:sz w:val="24"/>
          <w:szCs w:val="24"/>
        </w:rPr>
      </w:pPr>
      <w:r w:rsidRPr="009D0974">
        <w:rPr>
          <w:rStyle w:val="apple-converted-space"/>
          <w:rFonts w:asciiTheme="minorHAnsi" w:hAnsiTheme="minorHAnsi" w:cstheme="minorHAnsi"/>
          <w:sz w:val="24"/>
          <w:szCs w:val="24"/>
        </w:rPr>
        <w:t xml:space="preserve">Normally, our church uses a quarterly curriculum that explores a book of the Bible, and it is my preference to study the Bible chapter by chapter and verse by verse. Occasionally, I substitute teach the senior ladies Sunday school class, and I jump at the opportunity to be with these women and learn from their wisdom. On one such occasion, they were just starting the book of 1 Corinthians. To my dismay, our lesson skipped over some passages. So, I asked if they would mind reading the whole book and expounding on it verse by verse. When the Sunday came to teach 1 Corinthians 6:12-20, followed by 1 Corinthians 7:1-9, I began the lesson by asking a loaded question. I said, “How many of you are struggling with being tempted by prostitutes? They all laughed awkwardly. One of the senior saints said that she and her husband had talked about it and neither of them wanted to study it! I told her honestly – neither did I! But the more I studied and prayed about it, the more the Lord taught me. And this is what I want to share with you now. </w:t>
      </w:r>
    </w:p>
    <w:p w14:paraId="28BCDA91" w14:textId="77777777" w:rsidR="002A681E" w:rsidRPr="009D0974" w:rsidRDefault="002A681E" w:rsidP="00D86B03">
      <w:pPr>
        <w:spacing w:after="0"/>
        <w:ind w:left="0" w:firstLine="720"/>
        <w:rPr>
          <w:rStyle w:val="apple-converted-space"/>
          <w:rFonts w:asciiTheme="minorHAnsi" w:hAnsiTheme="minorHAnsi" w:cstheme="minorHAnsi"/>
          <w:sz w:val="24"/>
          <w:szCs w:val="24"/>
        </w:rPr>
      </w:pPr>
    </w:p>
    <w:p w14:paraId="7019C53D" w14:textId="77777777" w:rsidR="002A681E" w:rsidRPr="009D0974" w:rsidRDefault="002A681E" w:rsidP="00D86B03">
      <w:pPr>
        <w:spacing w:after="0"/>
        <w:ind w:left="0" w:firstLine="720"/>
        <w:rPr>
          <w:rStyle w:val="apple-converted-space"/>
          <w:rFonts w:asciiTheme="minorHAnsi" w:hAnsiTheme="minorHAnsi" w:cstheme="minorHAnsi"/>
          <w:sz w:val="24"/>
          <w:szCs w:val="24"/>
        </w:rPr>
      </w:pPr>
      <w:r w:rsidRPr="009D0974">
        <w:rPr>
          <w:rStyle w:val="apple-converted-space"/>
          <w:rFonts w:asciiTheme="minorHAnsi" w:hAnsiTheme="minorHAnsi" w:cstheme="minorHAnsi"/>
          <w:sz w:val="24"/>
          <w:szCs w:val="24"/>
        </w:rPr>
        <w:t xml:space="preserve">Before we dive into this letter, let’s get some context. In Acts chapters 17-18 we learn that Paul spent roughly 18 months in Corinth where he evangelized, made disciples and planted churches – i.e. family homes (1 Cor. 1:11). When Paul left, Apollos, a disciple of Priscilla and Aquilla, came to Corinth and did the same as Paul. Five years passed and Paul was in Ephesus when the church at Corinth sent a delegation of men to settle some issues that had arisen in this yet immature group of believers (1 Corinthians 1:11-17, 3:1-9-17, 16:15-18). The chief issue we are going to look at is the licentious and pagan sexual practices that were not only tolerated but embraced in the church at Corinth. </w:t>
      </w:r>
    </w:p>
    <w:p w14:paraId="27B0A9D3" w14:textId="77777777" w:rsidR="002A681E" w:rsidRPr="009D0974" w:rsidRDefault="002A681E" w:rsidP="00D86B03">
      <w:pPr>
        <w:spacing w:after="0"/>
        <w:ind w:left="0" w:firstLine="720"/>
        <w:rPr>
          <w:rStyle w:val="apple-converted-space"/>
          <w:rFonts w:asciiTheme="minorHAnsi" w:hAnsiTheme="minorHAnsi" w:cstheme="minorHAnsi"/>
          <w:sz w:val="24"/>
          <w:szCs w:val="24"/>
        </w:rPr>
      </w:pPr>
    </w:p>
    <w:p w14:paraId="3F6FD673" w14:textId="77777777" w:rsidR="002A681E" w:rsidRPr="009D0974" w:rsidRDefault="002A681E" w:rsidP="00D86B03">
      <w:pPr>
        <w:spacing w:after="0"/>
        <w:ind w:left="0"/>
        <w:rPr>
          <w:rStyle w:val="apple-converted-space"/>
          <w:rFonts w:asciiTheme="minorHAnsi" w:hAnsiTheme="minorHAnsi" w:cstheme="minorHAnsi"/>
          <w:b/>
          <w:sz w:val="24"/>
          <w:szCs w:val="24"/>
        </w:rPr>
      </w:pPr>
      <w:r w:rsidRPr="009D0974">
        <w:rPr>
          <w:rStyle w:val="apple-converted-space"/>
          <w:rFonts w:asciiTheme="minorHAnsi" w:hAnsiTheme="minorHAnsi" w:cstheme="minorHAnsi"/>
          <w:sz w:val="24"/>
          <w:szCs w:val="24"/>
        </w:rPr>
        <w:t xml:space="preserve">Let’s read </w:t>
      </w:r>
      <w:r w:rsidRPr="0043614E">
        <w:rPr>
          <w:rStyle w:val="apple-converted-space"/>
          <w:rFonts w:asciiTheme="minorHAnsi" w:hAnsiTheme="minorHAnsi" w:cstheme="minorHAnsi"/>
          <w:b/>
          <w:sz w:val="24"/>
          <w:szCs w:val="24"/>
        </w:rPr>
        <w:t>1 Corinthians 5:1-13; 6:9-20, 7:1-16</w:t>
      </w:r>
      <w:r w:rsidRPr="009D0974">
        <w:rPr>
          <w:rStyle w:val="apple-converted-space"/>
          <w:rFonts w:asciiTheme="minorHAnsi" w:hAnsiTheme="minorHAnsi" w:cstheme="minorHAnsi"/>
          <w:sz w:val="24"/>
          <w:szCs w:val="24"/>
        </w:rPr>
        <w:t>.</w:t>
      </w:r>
    </w:p>
    <w:p w14:paraId="4082C89A" w14:textId="77777777" w:rsidR="002A681E" w:rsidRPr="009D0974" w:rsidRDefault="002A681E" w:rsidP="00D86B03">
      <w:pPr>
        <w:spacing w:after="0"/>
        <w:ind w:left="0"/>
        <w:rPr>
          <w:rStyle w:val="apple-converted-space"/>
          <w:rFonts w:asciiTheme="minorHAnsi" w:hAnsiTheme="minorHAnsi" w:cstheme="minorHAnsi"/>
          <w:sz w:val="24"/>
          <w:szCs w:val="24"/>
        </w:rPr>
      </w:pPr>
    </w:p>
    <w:p w14:paraId="74569914" w14:textId="77777777" w:rsidR="002A681E" w:rsidRDefault="002A681E" w:rsidP="00D86B03">
      <w:pPr>
        <w:ind w:left="0"/>
        <w:jc w:val="center"/>
        <w:rPr>
          <w:b/>
          <w:szCs w:val="28"/>
        </w:rPr>
      </w:pPr>
      <w:r w:rsidRPr="007403F0">
        <w:rPr>
          <w:b/>
          <w:szCs w:val="28"/>
        </w:rPr>
        <w:t xml:space="preserve">He Made them Male and Female </w:t>
      </w:r>
    </w:p>
    <w:p w14:paraId="393B8C00" w14:textId="77777777" w:rsidR="002A681E" w:rsidRPr="00FA3FD5" w:rsidRDefault="002A681E" w:rsidP="00D86B03">
      <w:pPr>
        <w:spacing w:after="0"/>
        <w:ind w:left="0"/>
        <w:jc w:val="center"/>
        <w:rPr>
          <w:rFonts w:asciiTheme="minorHAnsi" w:hAnsiTheme="minorHAnsi" w:cstheme="minorHAnsi"/>
          <w:b/>
          <w:sz w:val="24"/>
          <w:szCs w:val="24"/>
        </w:rPr>
      </w:pPr>
      <w:r w:rsidRPr="00FA3FD5">
        <w:rPr>
          <w:rFonts w:asciiTheme="minorHAnsi" w:hAnsiTheme="minorHAnsi" w:cstheme="minorHAnsi"/>
          <w:b/>
          <w:sz w:val="24"/>
          <w:szCs w:val="24"/>
        </w:rPr>
        <w:t xml:space="preserve">Genesis 1:27-28 </w:t>
      </w:r>
    </w:p>
    <w:p w14:paraId="3C76C008" w14:textId="77777777" w:rsidR="002A681E" w:rsidRPr="00FA3FD5" w:rsidRDefault="002A681E" w:rsidP="00D86B03">
      <w:pPr>
        <w:pStyle w:val="poetry"/>
        <w:shd w:val="clear" w:color="auto" w:fill="FFFFFF"/>
        <w:spacing w:before="0" w:beforeAutospacing="0" w:after="0" w:afterAutospacing="0" w:line="384" w:lineRule="atLeast"/>
        <w:jc w:val="center"/>
        <w:textAlignment w:val="baseline"/>
        <w:rPr>
          <w:rFonts w:asciiTheme="minorHAnsi" w:hAnsiTheme="minorHAnsi" w:cstheme="minorHAnsi"/>
          <w:b/>
          <w:i/>
          <w:color w:val="222222"/>
        </w:rPr>
      </w:pPr>
      <w:r w:rsidRPr="00FA3FD5">
        <w:rPr>
          <w:rStyle w:val="netverse"/>
          <w:rFonts w:asciiTheme="minorHAnsi" w:hAnsiTheme="minorHAnsi" w:cstheme="minorHAnsi"/>
          <w:b/>
          <w:i/>
          <w:color w:val="222222"/>
          <w:bdr w:val="none" w:sz="0" w:space="0" w:color="auto" w:frame="1"/>
        </w:rPr>
        <w:t>God created humankind in his own image, in the image of God he created them,</w:t>
      </w:r>
    </w:p>
    <w:p w14:paraId="32B1B931" w14:textId="77777777" w:rsidR="002A681E" w:rsidRPr="00FA3FD5" w:rsidRDefault="002A681E" w:rsidP="00D86B03">
      <w:pPr>
        <w:pStyle w:val="poetry"/>
        <w:shd w:val="clear" w:color="auto" w:fill="FFFFFF"/>
        <w:spacing w:before="0" w:beforeAutospacing="0" w:after="0" w:afterAutospacing="0" w:line="384" w:lineRule="atLeast"/>
        <w:jc w:val="center"/>
        <w:textAlignment w:val="baseline"/>
        <w:rPr>
          <w:rFonts w:asciiTheme="minorHAnsi" w:hAnsiTheme="minorHAnsi" w:cstheme="minorHAnsi"/>
          <w:b/>
          <w:i/>
          <w:color w:val="222222"/>
        </w:rPr>
      </w:pPr>
      <w:r w:rsidRPr="00FA3FD5">
        <w:rPr>
          <w:rStyle w:val="netverse"/>
          <w:rFonts w:asciiTheme="minorHAnsi" w:hAnsiTheme="minorHAnsi" w:cstheme="minorHAnsi"/>
          <w:b/>
          <w:i/>
          <w:color w:val="222222"/>
          <w:bdr w:val="none" w:sz="0" w:space="0" w:color="auto" w:frame="1"/>
        </w:rPr>
        <w:t>male and female he created them.  God blessed them and said to them, “Be fruitful and multiply! Fill the earth and subdue it! Rule over the fish of the sea and the birds of the air and every creature that moves on the ground.”</w:t>
      </w:r>
    </w:p>
    <w:p w14:paraId="671A4ED0" w14:textId="77777777" w:rsidR="002A681E" w:rsidRDefault="002A681E" w:rsidP="00D86B03">
      <w:pPr>
        <w:ind w:left="0"/>
        <w:jc w:val="center"/>
        <w:rPr>
          <w:b/>
          <w:szCs w:val="28"/>
        </w:rPr>
      </w:pPr>
    </w:p>
    <w:p w14:paraId="29EEA24C" w14:textId="73A7A0C5" w:rsidR="00347383" w:rsidRDefault="002A681E" w:rsidP="00D86B03">
      <w:pPr>
        <w:ind w:left="0" w:firstLine="720"/>
        <w:rPr>
          <w:rStyle w:val="apple-converted-space"/>
          <w:rFonts w:asciiTheme="minorHAnsi" w:hAnsiTheme="minorHAnsi" w:cstheme="minorHAnsi"/>
          <w:sz w:val="24"/>
          <w:szCs w:val="24"/>
        </w:rPr>
      </w:pPr>
      <w:r w:rsidRPr="009D0974">
        <w:rPr>
          <w:rStyle w:val="apple-converted-space"/>
          <w:rFonts w:asciiTheme="minorHAnsi" w:hAnsiTheme="minorHAnsi" w:cstheme="minorHAnsi"/>
          <w:sz w:val="24"/>
          <w:szCs w:val="24"/>
        </w:rPr>
        <w:t xml:space="preserve">Hardly a week goes by that we don’t hear another story from a broken-hearted mother whose children or grandchildren have abandoned their Christian upbringing in favor of a sexual lifestyle totally opposed to God’s design. The devil, through media and government legislations, is overtly pushing a demonic agenda that our children are buying into, hook, line and sinker. Like the early church in Corinth, we are embracing and slowly molding ourselves into the image of this corrupt world. We are living in a time of wholesale sexual identity crisis that rivals Sodom and Gomorrah. </w:t>
      </w:r>
    </w:p>
    <w:p w14:paraId="00CF9810" w14:textId="77777777" w:rsidR="00B47E55" w:rsidRDefault="00B47E55" w:rsidP="00D86B03">
      <w:pPr>
        <w:ind w:left="0" w:firstLine="720"/>
        <w:rPr>
          <w:rStyle w:val="apple-converted-space"/>
          <w:rFonts w:asciiTheme="minorHAnsi" w:hAnsiTheme="minorHAnsi" w:cstheme="minorHAnsi"/>
          <w:sz w:val="24"/>
          <w:szCs w:val="24"/>
        </w:rPr>
      </w:pPr>
    </w:p>
    <w:p w14:paraId="143AAE69" w14:textId="1B782162" w:rsidR="002A681E" w:rsidRPr="00B47E55" w:rsidRDefault="00B47E55" w:rsidP="00D86B03">
      <w:pPr>
        <w:ind w:left="0" w:firstLine="351"/>
        <w:rPr>
          <w:rStyle w:val="apple-converted-space"/>
          <w:rFonts w:asciiTheme="minorHAnsi" w:hAnsiTheme="minorHAnsi" w:cstheme="minorHAnsi"/>
          <w:b/>
          <w:sz w:val="24"/>
          <w:szCs w:val="24"/>
        </w:rPr>
      </w:pPr>
      <w:r>
        <w:rPr>
          <w:rStyle w:val="apple-converted-space"/>
          <w:rFonts w:asciiTheme="minorHAnsi" w:hAnsiTheme="minorHAnsi" w:cstheme="minorHAnsi"/>
          <w:sz w:val="24"/>
          <w:szCs w:val="24"/>
        </w:rPr>
        <w:t xml:space="preserve">     </w:t>
      </w:r>
      <w:bookmarkStart w:id="597" w:name="_Hlk102118"/>
      <w:r w:rsidR="00347383">
        <w:rPr>
          <w:rStyle w:val="apple-converted-space"/>
          <w:rFonts w:asciiTheme="minorHAnsi" w:hAnsiTheme="minorHAnsi" w:cstheme="minorHAnsi"/>
          <w:sz w:val="24"/>
          <w:szCs w:val="24"/>
        </w:rPr>
        <w:t>It all stems from a lack of knowledge about who God our creator is, who we are</w:t>
      </w:r>
      <w:r w:rsidR="001432A7">
        <w:rPr>
          <w:rStyle w:val="apple-converted-space"/>
          <w:rFonts w:asciiTheme="minorHAnsi" w:hAnsiTheme="minorHAnsi" w:cstheme="minorHAnsi"/>
          <w:sz w:val="24"/>
          <w:szCs w:val="24"/>
        </w:rPr>
        <w:t xml:space="preserve"> without Him</w:t>
      </w:r>
      <w:r w:rsidR="00347383">
        <w:rPr>
          <w:rStyle w:val="apple-converted-space"/>
          <w:rFonts w:asciiTheme="minorHAnsi" w:hAnsiTheme="minorHAnsi" w:cstheme="minorHAnsi"/>
          <w:sz w:val="24"/>
          <w:szCs w:val="24"/>
        </w:rPr>
        <w:t>, where we are and how we got there</w:t>
      </w:r>
      <w:r w:rsidR="001432A7">
        <w:rPr>
          <w:rStyle w:val="apple-converted-space"/>
          <w:rFonts w:asciiTheme="minorHAnsi" w:hAnsiTheme="minorHAnsi" w:cstheme="minorHAnsi"/>
          <w:sz w:val="24"/>
          <w:szCs w:val="24"/>
        </w:rPr>
        <w:t>, and lastly, God’s remedy in Christ</w:t>
      </w:r>
      <w:r>
        <w:rPr>
          <w:rStyle w:val="apple-converted-space"/>
          <w:rFonts w:asciiTheme="minorHAnsi" w:hAnsiTheme="minorHAnsi" w:cstheme="minorHAnsi"/>
          <w:sz w:val="24"/>
          <w:szCs w:val="24"/>
        </w:rPr>
        <w:t xml:space="preserve"> (Genesis chapters 1-4</w:t>
      </w:r>
      <w:r w:rsidR="001432A7">
        <w:rPr>
          <w:rStyle w:val="apple-converted-space"/>
          <w:rFonts w:asciiTheme="minorHAnsi" w:hAnsiTheme="minorHAnsi" w:cstheme="minorHAnsi"/>
          <w:sz w:val="24"/>
          <w:szCs w:val="24"/>
        </w:rPr>
        <w:t>; John 1:1-18;</w:t>
      </w:r>
      <w:r w:rsidR="001432A7" w:rsidRPr="001432A7">
        <w:rPr>
          <w:rStyle w:val="apple-converted-space"/>
          <w:rFonts w:asciiTheme="minorHAnsi" w:hAnsiTheme="minorHAnsi" w:cstheme="minorHAnsi"/>
          <w:sz w:val="24"/>
          <w:szCs w:val="24"/>
        </w:rPr>
        <w:t xml:space="preserve"> </w:t>
      </w:r>
      <w:r w:rsidR="001432A7">
        <w:rPr>
          <w:rStyle w:val="apple-converted-space"/>
          <w:rFonts w:asciiTheme="minorHAnsi" w:hAnsiTheme="minorHAnsi" w:cstheme="minorHAnsi"/>
          <w:sz w:val="24"/>
          <w:szCs w:val="24"/>
        </w:rPr>
        <w:t>1 Corinthians 1:18-24; 1 John 4:1-19</w:t>
      </w:r>
      <w:r>
        <w:rPr>
          <w:rStyle w:val="apple-converted-space"/>
          <w:rFonts w:asciiTheme="minorHAnsi" w:hAnsiTheme="minorHAnsi" w:cstheme="minorHAnsi"/>
          <w:sz w:val="24"/>
          <w:szCs w:val="24"/>
        </w:rPr>
        <w:t>)</w:t>
      </w:r>
      <w:r w:rsidR="00347383">
        <w:rPr>
          <w:rStyle w:val="apple-converted-space"/>
          <w:rFonts w:asciiTheme="minorHAnsi" w:hAnsiTheme="minorHAnsi" w:cstheme="minorHAnsi"/>
          <w:sz w:val="24"/>
          <w:szCs w:val="24"/>
        </w:rPr>
        <w:t xml:space="preserve">. In short, we have either missed the gospel all together, or, </w:t>
      </w:r>
      <w:r w:rsidR="00AE1C83">
        <w:rPr>
          <w:rStyle w:val="apple-converted-space"/>
          <w:rFonts w:asciiTheme="minorHAnsi" w:hAnsiTheme="minorHAnsi" w:cstheme="minorHAnsi"/>
          <w:sz w:val="24"/>
          <w:szCs w:val="24"/>
        </w:rPr>
        <w:t>diluted</w:t>
      </w:r>
      <w:r w:rsidR="00347383">
        <w:rPr>
          <w:rStyle w:val="apple-converted-space"/>
          <w:rFonts w:asciiTheme="minorHAnsi" w:hAnsiTheme="minorHAnsi" w:cstheme="minorHAnsi"/>
          <w:sz w:val="24"/>
          <w:szCs w:val="24"/>
        </w:rPr>
        <w:t xml:space="preserve"> it to a man made, man centered gospel that is good for nothing. </w:t>
      </w:r>
      <w:r w:rsidR="001432A7">
        <w:rPr>
          <w:rStyle w:val="apple-converted-space"/>
          <w:rFonts w:asciiTheme="minorHAnsi" w:hAnsiTheme="minorHAnsi" w:cstheme="minorHAnsi"/>
          <w:sz w:val="24"/>
          <w:szCs w:val="24"/>
        </w:rPr>
        <w:t>To put it in</w:t>
      </w:r>
      <w:r w:rsidR="00AE1C83">
        <w:rPr>
          <w:rStyle w:val="apple-converted-space"/>
          <w:rFonts w:asciiTheme="minorHAnsi" w:hAnsiTheme="minorHAnsi" w:cstheme="minorHAnsi"/>
          <w:sz w:val="24"/>
          <w:szCs w:val="24"/>
        </w:rPr>
        <w:t xml:space="preserve"> </w:t>
      </w:r>
      <w:r>
        <w:rPr>
          <w:rStyle w:val="apple-converted-space"/>
          <w:rFonts w:asciiTheme="minorHAnsi" w:hAnsiTheme="minorHAnsi" w:cstheme="minorHAnsi"/>
          <w:sz w:val="24"/>
          <w:szCs w:val="24"/>
        </w:rPr>
        <w:t xml:space="preserve">Biblical terms, without knowledge of God and His truth, there is no vision. Without vision, people through off all restraints. </w:t>
      </w:r>
      <w:r w:rsidR="00AE1C83">
        <w:rPr>
          <w:rStyle w:val="apple-converted-space"/>
          <w:rFonts w:asciiTheme="minorHAnsi" w:hAnsiTheme="minorHAnsi" w:cstheme="minorHAnsi"/>
          <w:sz w:val="24"/>
          <w:szCs w:val="24"/>
        </w:rPr>
        <w:t>(Proverbs 5:19-23, 29:18; Hosea 4:6).</w:t>
      </w:r>
      <w:r w:rsidR="00347383">
        <w:rPr>
          <w:rStyle w:val="apple-converted-space"/>
          <w:rFonts w:asciiTheme="minorHAnsi" w:hAnsiTheme="minorHAnsi" w:cstheme="minorHAnsi"/>
          <w:sz w:val="24"/>
          <w:szCs w:val="24"/>
        </w:rPr>
        <w:t xml:space="preserve"> </w:t>
      </w:r>
      <w:r>
        <w:rPr>
          <w:rStyle w:val="apple-converted-space"/>
          <w:rFonts w:asciiTheme="minorHAnsi" w:hAnsiTheme="minorHAnsi" w:cstheme="minorHAnsi"/>
          <w:sz w:val="24"/>
          <w:szCs w:val="24"/>
        </w:rPr>
        <w:t xml:space="preserve">Case in point, let’s </w:t>
      </w:r>
      <w:r w:rsidR="002A681E" w:rsidRPr="009D0974">
        <w:rPr>
          <w:rStyle w:val="apple-converted-space"/>
          <w:rFonts w:asciiTheme="minorHAnsi" w:hAnsiTheme="minorHAnsi" w:cstheme="minorHAnsi"/>
          <w:sz w:val="24"/>
          <w:szCs w:val="24"/>
        </w:rPr>
        <w:t xml:space="preserve">see what happens when </w:t>
      </w:r>
      <w:r>
        <w:rPr>
          <w:rStyle w:val="apple-converted-space"/>
          <w:rFonts w:asciiTheme="minorHAnsi" w:hAnsiTheme="minorHAnsi" w:cstheme="minorHAnsi"/>
          <w:sz w:val="24"/>
          <w:szCs w:val="24"/>
        </w:rPr>
        <w:t xml:space="preserve">people are unrestrained and in the dark about God. Even righteous people can become </w:t>
      </w:r>
      <w:r w:rsidR="002A681E" w:rsidRPr="009D0974">
        <w:rPr>
          <w:rStyle w:val="apple-converted-space"/>
          <w:rFonts w:asciiTheme="minorHAnsi" w:hAnsiTheme="minorHAnsi" w:cstheme="minorHAnsi"/>
          <w:sz w:val="24"/>
          <w:szCs w:val="24"/>
        </w:rPr>
        <w:t>defil</w:t>
      </w:r>
      <w:r>
        <w:rPr>
          <w:rStyle w:val="apple-converted-space"/>
          <w:rFonts w:asciiTheme="minorHAnsi" w:hAnsiTheme="minorHAnsi" w:cstheme="minorHAnsi"/>
          <w:sz w:val="24"/>
          <w:szCs w:val="24"/>
        </w:rPr>
        <w:t>ed by the world</w:t>
      </w:r>
      <w:r w:rsidR="002A681E" w:rsidRPr="009D0974">
        <w:rPr>
          <w:rStyle w:val="apple-converted-space"/>
          <w:rFonts w:asciiTheme="minorHAnsi" w:hAnsiTheme="minorHAnsi" w:cstheme="minorHAnsi"/>
          <w:sz w:val="24"/>
          <w:szCs w:val="24"/>
        </w:rPr>
        <w:t xml:space="preserve"> influence. </w:t>
      </w:r>
      <w:r w:rsidRPr="00B47E55">
        <w:rPr>
          <w:rStyle w:val="apple-converted-space"/>
          <w:rFonts w:asciiTheme="minorHAnsi" w:hAnsiTheme="minorHAnsi" w:cstheme="minorHAnsi"/>
          <w:sz w:val="24"/>
          <w:szCs w:val="24"/>
        </w:rPr>
        <w:t>R</w:t>
      </w:r>
      <w:r w:rsidR="002A681E" w:rsidRPr="00B47E55">
        <w:rPr>
          <w:rStyle w:val="apple-converted-space"/>
          <w:rFonts w:asciiTheme="minorHAnsi" w:hAnsiTheme="minorHAnsi" w:cstheme="minorHAnsi"/>
          <w:sz w:val="24"/>
          <w:szCs w:val="24"/>
        </w:rPr>
        <w:t xml:space="preserve">ead </w:t>
      </w:r>
      <w:r w:rsidR="002A681E" w:rsidRPr="00B47E55">
        <w:rPr>
          <w:rStyle w:val="apple-converted-space"/>
          <w:rFonts w:asciiTheme="minorHAnsi" w:hAnsiTheme="minorHAnsi" w:cstheme="minorHAnsi"/>
          <w:b/>
          <w:sz w:val="24"/>
          <w:szCs w:val="24"/>
        </w:rPr>
        <w:t>Genesis 13:10-13, 19:1, 20-38; Romans 1:18-32</w:t>
      </w:r>
      <w:r w:rsidRPr="00B47E55">
        <w:rPr>
          <w:rStyle w:val="apple-converted-space"/>
          <w:rFonts w:asciiTheme="minorHAnsi" w:hAnsiTheme="minorHAnsi" w:cstheme="minorHAnsi"/>
          <w:b/>
          <w:sz w:val="24"/>
          <w:szCs w:val="24"/>
        </w:rPr>
        <w:t>; 2 Peter 2:</w:t>
      </w:r>
      <w:r w:rsidR="00A0411C">
        <w:rPr>
          <w:rStyle w:val="apple-converted-space"/>
          <w:rFonts w:asciiTheme="minorHAnsi" w:hAnsiTheme="minorHAnsi" w:cstheme="minorHAnsi"/>
          <w:b/>
          <w:sz w:val="24"/>
          <w:szCs w:val="24"/>
        </w:rPr>
        <w:t>1</w:t>
      </w:r>
      <w:r w:rsidRPr="00B47E55">
        <w:rPr>
          <w:rStyle w:val="apple-converted-space"/>
          <w:rFonts w:asciiTheme="minorHAnsi" w:hAnsiTheme="minorHAnsi" w:cstheme="minorHAnsi"/>
          <w:b/>
          <w:sz w:val="24"/>
          <w:szCs w:val="24"/>
        </w:rPr>
        <w:t>-9</w:t>
      </w:r>
      <w:r w:rsidR="002A681E" w:rsidRPr="00B47E55">
        <w:rPr>
          <w:rStyle w:val="apple-converted-space"/>
          <w:rFonts w:asciiTheme="minorHAnsi" w:hAnsiTheme="minorHAnsi" w:cstheme="minorHAnsi"/>
          <w:b/>
          <w:sz w:val="24"/>
          <w:szCs w:val="24"/>
        </w:rPr>
        <w:t>.</w:t>
      </w:r>
    </w:p>
    <w:p w14:paraId="0172A6B4" w14:textId="77777777" w:rsidR="00B47E55" w:rsidRPr="009D0974" w:rsidRDefault="00B47E55" w:rsidP="00D86B03">
      <w:pPr>
        <w:ind w:left="0"/>
        <w:rPr>
          <w:rStyle w:val="apple-converted-space"/>
          <w:rFonts w:asciiTheme="minorHAnsi" w:hAnsiTheme="minorHAnsi" w:cstheme="minorHAnsi"/>
          <w:b/>
          <w:sz w:val="24"/>
          <w:szCs w:val="24"/>
        </w:rPr>
      </w:pPr>
    </w:p>
    <w:p w14:paraId="2A41BC66" w14:textId="3D79FBC4" w:rsidR="002A681E" w:rsidRDefault="002A681E" w:rsidP="00D86B03">
      <w:pPr>
        <w:ind w:left="0"/>
        <w:rPr>
          <w:sz w:val="24"/>
          <w:szCs w:val="24"/>
        </w:rPr>
      </w:pPr>
      <w:r w:rsidRPr="009D0974">
        <w:rPr>
          <w:b/>
          <w:sz w:val="24"/>
          <w:szCs w:val="24"/>
        </w:rPr>
        <w:t>Digging Deeper:</w:t>
      </w:r>
      <w:r w:rsidRPr="009D0974">
        <w:rPr>
          <w:sz w:val="24"/>
          <w:szCs w:val="24"/>
        </w:rPr>
        <w:t xml:space="preserve"> Lev. 18:22; Judges 19:22-24; Luke 17:29; Jude 7; </w:t>
      </w:r>
      <w:r w:rsidR="005E5588">
        <w:rPr>
          <w:sz w:val="24"/>
          <w:szCs w:val="24"/>
        </w:rPr>
        <w:t xml:space="preserve">Titus 1:10-16, 2:11-14; </w:t>
      </w:r>
      <w:r w:rsidRPr="009D0974">
        <w:rPr>
          <w:sz w:val="24"/>
          <w:szCs w:val="24"/>
        </w:rPr>
        <w:t>Revelation 2:18-23, 9:2, 18:9</w:t>
      </w:r>
    </w:p>
    <w:p w14:paraId="0BBC608E" w14:textId="77777777" w:rsidR="00D6281B" w:rsidRPr="009D0974" w:rsidRDefault="00D6281B" w:rsidP="00D86B03">
      <w:pPr>
        <w:ind w:left="0"/>
        <w:rPr>
          <w:sz w:val="24"/>
          <w:szCs w:val="24"/>
        </w:rPr>
      </w:pPr>
    </w:p>
    <w:p w14:paraId="506075F3" w14:textId="77777777" w:rsidR="005E5588" w:rsidRDefault="005E5588" w:rsidP="00D86B03">
      <w:pPr>
        <w:ind w:left="0" w:firstLine="720"/>
        <w:rPr>
          <w:rStyle w:val="apple-converted-space"/>
          <w:rFonts w:asciiTheme="minorHAnsi" w:hAnsiTheme="minorHAnsi" w:cstheme="minorHAnsi"/>
          <w:sz w:val="24"/>
          <w:szCs w:val="24"/>
        </w:rPr>
      </w:pPr>
      <w:r>
        <w:rPr>
          <w:rStyle w:val="apple-converted-space"/>
          <w:rFonts w:asciiTheme="minorHAnsi" w:hAnsiTheme="minorHAnsi" w:cstheme="minorHAnsi"/>
          <w:sz w:val="24"/>
          <w:szCs w:val="24"/>
        </w:rPr>
        <w:t>Using</w:t>
      </w:r>
      <w:r w:rsidR="002A681E" w:rsidRPr="009D0974">
        <w:rPr>
          <w:rStyle w:val="apple-converted-space"/>
          <w:rFonts w:asciiTheme="minorHAnsi" w:hAnsiTheme="minorHAnsi" w:cstheme="minorHAnsi"/>
          <w:sz w:val="24"/>
          <w:szCs w:val="24"/>
        </w:rPr>
        <w:t xml:space="preserve"> broad strokes, we have merely broached </w:t>
      </w:r>
      <w:r>
        <w:rPr>
          <w:rStyle w:val="apple-converted-space"/>
          <w:rFonts w:asciiTheme="minorHAnsi" w:hAnsiTheme="minorHAnsi" w:cstheme="minorHAnsi"/>
          <w:sz w:val="24"/>
          <w:szCs w:val="24"/>
        </w:rPr>
        <w:t>a</w:t>
      </w:r>
      <w:r w:rsidR="002A681E" w:rsidRPr="009D0974">
        <w:rPr>
          <w:rStyle w:val="apple-converted-space"/>
          <w:rFonts w:asciiTheme="minorHAnsi" w:hAnsiTheme="minorHAnsi" w:cstheme="minorHAnsi"/>
          <w:sz w:val="24"/>
          <w:szCs w:val="24"/>
        </w:rPr>
        <w:t xml:space="preserve"> deep, yet pertinent subject. One that could demand an enormous amount of pen and ink. Therefore, I will defer to those who are more qualified to speak with expertise on these matters. Rosaria Butterfield is one of these people. A pastor’s wife and mother, a writer, speaker, former professor of English at Syracuse University, she is also a </w:t>
      </w:r>
      <w:r w:rsidR="002A681E" w:rsidRPr="009D0974">
        <w:rPr>
          <w:rStyle w:val="apple-converted-space"/>
          <w:rFonts w:asciiTheme="minorHAnsi" w:hAnsiTheme="minorHAnsi" w:cstheme="minorHAnsi"/>
          <w:i/>
          <w:sz w:val="24"/>
          <w:szCs w:val="24"/>
        </w:rPr>
        <w:t>former</w:t>
      </w:r>
      <w:r w:rsidR="002A681E" w:rsidRPr="009D0974">
        <w:rPr>
          <w:rStyle w:val="apple-converted-space"/>
          <w:rFonts w:asciiTheme="minorHAnsi" w:hAnsiTheme="minorHAnsi" w:cstheme="minorHAnsi"/>
          <w:sz w:val="24"/>
          <w:szCs w:val="24"/>
        </w:rPr>
        <w:t xml:space="preserve"> atheist and lesbian. In her first book, The Secret Thoughts of an Unlikely Convert, she details her radical conversion to Christ. Her second book, Openness Unhindered: Further Thoughts of an Unlikely Convert on Sexual Identity and Union with Christ, is a must read for anyone dealing with this subject. Additionally, you can find numerous YouTube videos where you can hear her beautiful redemptive story. The Lord has given this sister to equip the church for such a time as this.</w:t>
      </w:r>
    </w:p>
    <w:bookmarkEnd w:id="597"/>
    <w:p w14:paraId="6893886C" w14:textId="77777777" w:rsidR="005E5588" w:rsidRDefault="005E5588" w:rsidP="00D86B03">
      <w:pPr>
        <w:ind w:left="0" w:firstLine="720"/>
        <w:rPr>
          <w:rStyle w:val="apple-converted-space"/>
          <w:rFonts w:asciiTheme="minorHAnsi" w:hAnsiTheme="minorHAnsi" w:cstheme="minorHAnsi"/>
          <w:sz w:val="24"/>
          <w:szCs w:val="24"/>
        </w:rPr>
      </w:pPr>
    </w:p>
    <w:p w14:paraId="36E56F1F" w14:textId="54D0CC99" w:rsidR="002A681E" w:rsidRDefault="002A681E" w:rsidP="00D86B03">
      <w:pPr>
        <w:ind w:left="0" w:firstLine="720"/>
        <w:rPr>
          <w:rStyle w:val="apple-converted-space"/>
          <w:rFonts w:asciiTheme="minorHAnsi" w:hAnsiTheme="minorHAnsi" w:cstheme="minorHAnsi"/>
          <w:sz w:val="24"/>
          <w:szCs w:val="24"/>
        </w:rPr>
      </w:pPr>
      <w:r w:rsidRPr="009D0974">
        <w:rPr>
          <w:rStyle w:val="apple-converted-space"/>
          <w:rFonts w:asciiTheme="minorHAnsi" w:hAnsiTheme="minorHAnsi" w:cstheme="minorHAnsi"/>
          <w:sz w:val="24"/>
          <w:szCs w:val="24"/>
        </w:rPr>
        <w:t xml:space="preserve"> If we are to find the heart of God in this matter and desire to reach those struggling with sexual identity, we would do well to do some research and listen to those who know experientially, from which they speak.  </w:t>
      </w:r>
    </w:p>
    <w:p w14:paraId="5385ED59" w14:textId="77777777" w:rsidR="002A681E" w:rsidRPr="009D0974" w:rsidRDefault="002A681E" w:rsidP="00D86B03">
      <w:pPr>
        <w:ind w:left="0"/>
        <w:jc w:val="center"/>
        <w:rPr>
          <w:rStyle w:val="apple-converted-space"/>
          <w:rFonts w:asciiTheme="minorHAnsi" w:hAnsiTheme="minorHAnsi" w:cstheme="minorHAnsi"/>
          <w:b/>
          <w:sz w:val="24"/>
          <w:szCs w:val="24"/>
        </w:rPr>
      </w:pPr>
      <w:r w:rsidRPr="009D0974">
        <w:rPr>
          <w:rStyle w:val="apple-converted-space"/>
          <w:rFonts w:asciiTheme="minorHAnsi" w:hAnsiTheme="minorHAnsi" w:cstheme="minorHAnsi"/>
          <w:b/>
          <w:sz w:val="24"/>
          <w:szCs w:val="24"/>
        </w:rPr>
        <w:t>Titus 3:3-6</w:t>
      </w:r>
    </w:p>
    <w:p w14:paraId="53EF3EAE" w14:textId="77777777" w:rsidR="002A681E" w:rsidRDefault="002A681E" w:rsidP="00C75580">
      <w:pPr>
        <w:ind w:left="9"/>
        <w:jc w:val="center"/>
        <w:rPr>
          <w:rStyle w:val="netverse"/>
          <w:rFonts w:asciiTheme="minorHAnsi" w:hAnsiTheme="minorHAnsi" w:cstheme="minorHAnsi"/>
          <w:b/>
          <w:i/>
          <w:color w:val="222222"/>
          <w:sz w:val="24"/>
          <w:szCs w:val="24"/>
          <w:bdr w:val="none" w:sz="0" w:space="0" w:color="auto" w:frame="1"/>
          <w:shd w:val="clear" w:color="auto" w:fill="FFFFFF"/>
        </w:rPr>
      </w:pPr>
      <w:r w:rsidRPr="00130B12">
        <w:rPr>
          <w:rStyle w:val="netverse"/>
          <w:rFonts w:asciiTheme="minorHAnsi" w:hAnsiTheme="minorHAnsi" w:cstheme="minorHAnsi"/>
          <w:b/>
          <w:i/>
          <w:color w:val="222222"/>
          <w:sz w:val="24"/>
          <w:szCs w:val="24"/>
          <w:bdr w:val="none" w:sz="0" w:space="0" w:color="auto" w:frame="1"/>
          <w:shd w:val="clear" w:color="auto" w:fill="FFFFFF"/>
        </w:rPr>
        <w:t>For we too were once foolish, disobedient, misled, enslaved to various passions</w:t>
      </w:r>
    </w:p>
    <w:p w14:paraId="1C4480C4" w14:textId="483149BC" w:rsidR="002A681E" w:rsidRDefault="002A681E" w:rsidP="00C75580">
      <w:pPr>
        <w:ind w:left="0"/>
        <w:jc w:val="center"/>
        <w:rPr>
          <w:rStyle w:val="netverse"/>
          <w:rFonts w:asciiTheme="minorHAnsi" w:hAnsiTheme="minorHAnsi" w:cstheme="minorHAnsi"/>
          <w:b/>
          <w:i/>
          <w:color w:val="222222"/>
          <w:sz w:val="24"/>
          <w:szCs w:val="24"/>
          <w:bdr w:val="none" w:sz="0" w:space="0" w:color="auto" w:frame="1"/>
          <w:shd w:val="clear" w:color="auto" w:fill="FFFFFF"/>
        </w:rPr>
      </w:pPr>
      <w:r w:rsidRPr="00130B12">
        <w:rPr>
          <w:rStyle w:val="netverse"/>
          <w:rFonts w:asciiTheme="minorHAnsi" w:hAnsiTheme="minorHAnsi" w:cstheme="minorHAnsi"/>
          <w:b/>
          <w:i/>
          <w:color w:val="222222"/>
          <w:sz w:val="24"/>
          <w:szCs w:val="24"/>
          <w:bdr w:val="none" w:sz="0" w:space="0" w:color="auto" w:frame="1"/>
          <w:shd w:val="clear" w:color="auto" w:fill="FFFFFF"/>
        </w:rPr>
        <w:t>and desires, spending our lives in evil and envy, hateful and hating one another. </w:t>
      </w:r>
      <w:r w:rsidRPr="00130B12">
        <w:rPr>
          <w:rStyle w:val="versenumber"/>
          <w:rFonts w:asciiTheme="minorHAnsi" w:hAnsiTheme="minorHAnsi" w:cstheme="minorHAnsi"/>
          <w:b/>
          <w:bCs/>
          <w:i/>
          <w:color w:val="222222"/>
          <w:sz w:val="24"/>
          <w:szCs w:val="24"/>
          <w:bdr w:val="none" w:sz="0" w:space="0" w:color="auto" w:frame="1"/>
          <w:shd w:val="clear" w:color="auto" w:fill="FFFFFF"/>
        </w:rPr>
        <w:t>4</w:t>
      </w:r>
      <w:r w:rsidRPr="00130B12">
        <w:rPr>
          <w:rFonts w:asciiTheme="minorHAnsi" w:hAnsiTheme="minorHAnsi" w:cstheme="minorHAnsi"/>
          <w:b/>
          <w:i/>
          <w:color w:val="222222"/>
          <w:sz w:val="24"/>
          <w:szCs w:val="24"/>
          <w:shd w:val="clear" w:color="auto" w:fill="FFFFFF"/>
        </w:rPr>
        <w:t> </w:t>
      </w:r>
      <w:r w:rsidRPr="00130B12">
        <w:rPr>
          <w:rStyle w:val="netverse"/>
          <w:rFonts w:asciiTheme="minorHAnsi" w:hAnsiTheme="minorHAnsi" w:cstheme="minorHAnsi"/>
          <w:b/>
          <w:i/>
          <w:color w:val="222222"/>
          <w:sz w:val="24"/>
          <w:szCs w:val="24"/>
          <w:bdr w:val="none" w:sz="0" w:space="0" w:color="auto" w:frame="1"/>
          <w:shd w:val="clear" w:color="auto" w:fill="FFFFFF"/>
        </w:rPr>
        <w:t>But “when the kindness of God our Savior and his love for mankind appeared, </w:t>
      </w:r>
      <w:r w:rsidRPr="00130B12">
        <w:rPr>
          <w:rStyle w:val="versenumber"/>
          <w:rFonts w:asciiTheme="minorHAnsi" w:hAnsiTheme="minorHAnsi" w:cstheme="minorHAnsi"/>
          <w:b/>
          <w:bCs/>
          <w:i/>
          <w:color w:val="222222"/>
          <w:sz w:val="24"/>
          <w:szCs w:val="24"/>
          <w:bdr w:val="none" w:sz="0" w:space="0" w:color="auto" w:frame="1"/>
          <w:shd w:val="clear" w:color="auto" w:fill="FFFFFF"/>
        </w:rPr>
        <w:t>5</w:t>
      </w:r>
      <w:r w:rsidRPr="00130B12">
        <w:rPr>
          <w:rFonts w:asciiTheme="minorHAnsi" w:hAnsiTheme="minorHAnsi" w:cstheme="minorHAnsi"/>
          <w:b/>
          <w:i/>
          <w:color w:val="222222"/>
          <w:sz w:val="24"/>
          <w:szCs w:val="24"/>
          <w:shd w:val="clear" w:color="auto" w:fill="FFFFFF"/>
        </w:rPr>
        <w:t> </w:t>
      </w:r>
      <w:r w:rsidRPr="00130B12">
        <w:rPr>
          <w:rStyle w:val="netverse"/>
          <w:rFonts w:asciiTheme="minorHAnsi" w:hAnsiTheme="minorHAnsi" w:cstheme="minorHAnsi"/>
          <w:b/>
          <w:i/>
          <w:color w:val="222222"/>
          <w:sz w:val="24"/>
          <w:szCs w:val="24"/>
          <w:bdr w:val="none" w:sz="0" w:space="0" w:color="auto" w:frame="1"/>
          <w:shd w:val="clear" w:color="auto" w:fill="FFFFFF"/>
        </w:rPr>
        <w:t>he saved us not by works of righteousness that we</w:t>
      </w:r>
      <w:r>
        <w:rPr>
          <w:rStyle w:val="netverse"/>
          <w:rFonts w:asciiTheme="minorHAnsi" w:hAnsiTheme="minorHAnsi" w:cstheme="minorHAnsi"/>
          <w:b/>
          <w:i/>
          <w:color w:val="222222"/>
          <w:sz w:val="24"/>
          <w:szCs w:val="24"/>
          <w:bdr w:val="none" w:sz="0" w:space="0" w:color="auto" w:frame="1"/>
          <w:shd w:val="clear" w:color="auto" w:fill="FFFFFF"/>
        </w:rPr>
        <w:t xml:space="preserve"> </w:t>
      </w:r>
      <w:r w:rsidRPr="00130B12">
        <w:rPr>
          <w:rStyle w:val="netverse"/>
          <w:rFonts w:asciiTheme="minorHAnsi" w:hAnsiTheme="minorHAnsi" w:cstheme="minorHAnsi"/>
          <w:b/>
          <w:i/>
          <w:color w:val="222222"/>
          <w:sz w:val="24"/>
          <w:szCs w:val="24"/>
          <w:bdr w:val="none" w:sz="0" w:space="0" w:color="auto" w:frame="1"/>
          <w:shd w:val="clear" w:color="auto" w:fill="FFFFFF"/>
        </w:rPr>
        <w:t>have done but on the basis of his mercy, through</w:t>
      </w:r>
      <w:r>
        <w:rPr>
          <w:rStyle w:val="netverse"/>
          <w:rFonts w:asciiTheme="minorHAnsi" w:hAnsiTheme="minorHAnsi" w:cstheme="minorHAnsi"/>
          <w:b/>
          <w:i/>
          <w:color w:val="222222"/>
          <w:sz w:val="24"/>
          <w:szCs w:val="24"/>
          <w:bdr w:val="none" w:sz="0" w:space="0" w:color="auto" w:frame="1"/>
          <w:shd w:val="clear" w:color="auto" w:fill="FFFFFF"/>
        </w:rPr>
        <w:t xml:space="preserve"> </w:t>
      </w:r>
      <w:r w:rsidRPr="00130B12">
        <w:rPr>
          <w:rStyle w:val="netverse"/>
          <w:rFonts w:asciiTheme="minorHAnsi" w:hAnsiTheme="minorHAnsi" w:cstheme="minorHAnsi"/>
          <w:b/>
          <w:i/>
          <w:color w:val="222222"/>
          <w:sz w:val="24"/>
          <w:szCs w:val="24"/>
          <w:bdr w:val="none" w:sz="0" w:space="0" w:color="auto" w:frame="1"/>
          <w:shd w:val="clear" w:color="auto" w:fill="FFFFFF"/>
        </w:rPr>
        <w:t>the washing of the new birth and the renewing of the Holy Spirit, </w:t>
      </w:r>
      <w:r w:rsidRPr="00130B12">
        <w:rPr>
          <w:rStyle w:val="versenumber"/>
          <w:rFonts w:asciiTheme="minorHAnsi" w:hAnsiTheme="minorHAnsi" w:cstheme="minorHAnsi"/>
          <w:b/>
          <w:bCs/>
          <w:i/>
          <w:color w:val="222222"/>
          <w:sz w:val="24"/>
          <w:szCs w:val="24"/>
          <w:bdr w:val="none" w:sz="0" w:space="0" w:color="auto" w:frame="1"/>
          <w:shd w:val="clear" w:color="auto" w:fill="FFFFFF"/>
        </w:rPr>
        <w:t>6</w:t>
      </w:r>
      <w:r w:rsidRPr="00130B12">
        <w:rPr>
          <w:rFonts w:asciiTheme="minorHAnsi" w:hAnsiTheme="minorHAnsi" w:cstheme="minorHAnsi"/>
          <w:b/>
          <w:i/>
          <w:color w:val="222222"/>
          <w:sz w:val="24"/>
          <w:szCs w:val="24"/>
          <w:shd w:val="clear" w:color="auto" w:fill="FFFFFF"/>
        </w:rPr>
        <w:t> </w:t>
      </w:r>
      <w:r w:rsidRPr="00130B12">
        <w:rPr>
          <w:rStyle w:val="netverse"/>
          <w:rFonts w:asciiTheme="minorHAnsi" w:hAnsiTheme="minorHAnsi" w:cstheme="minorHAnsi"/>
          <w:b/>
          <w:i/>
          <w:color w:val="222222"/>
          <w:sz w:val="24"/>
          <w:szCs w:val="24"/>
          <w:bdr w:val="none" w:sz="0" w:space="0" w:color="auto" w:frame="1"/>
          <w:shd w:val="clear" w:color="auto" w:fill="FFFFFF"/>
        </w:rPr>
        <w:t>whom he poured out on us in full measure through Jesus Christ our Savior.</w:t>
      </w:r>
    </w:p>
    <w:p w14:paraId="0B0C93BB" w14:textId="77777777" w:rsidR="002A681E" w:rsidRPr="00130B12" w:rsidRDefault="002A681E" w:rsidP="00D86B03">
      <w:pPr>
        <w:ind w:left="0"/>
        <w:jc w:val="center"/>
        <w:rPr>
          <w:rStyle w:val="apple-converted-space"/>
          <w:rFonts w:asciiTheme="minorHAnsi" w:hAnsiTheme="minorHAnsi" w:cstheme="minorHAnsi"/>
          <w:b/>
          <w:i/>
          <w:szCs w:val="24"/>
        </w:rPr>
      </w:pPr>
    </w:p>
    <w:p w14:paraId="28A9F7F6" w14:textId="78AA5BC2" w:rsidR="002A681E" w:rsidRDefault="002A681E" w:rsidP="00D86B03">
      <w:pPr>
        <w:ind w:left="0" w:firstLine="720"/>
        <w:rPr>
          <w:rStyle w:val="apple-converted-space"/>
          <w:rFonts w:asciiTheme="minorHAnsi" w:hAnsiTheme="minorHAnsi" w:cstheme="minorHAnsi"/>
          <w:sz w:val="24"/>
          <w:szCs w:val="24"/>
        </w:rPr>
      </w:pPr>
      <w:r w:rsidRPr="00CB015A">
        <w:rPr>
          <w:rStyle w:val="apple-converted-space"/>
          <w:rFonts w:asciiTheme="minorHAnsi" w:hAnsiTheme="minorHAnsi" w:cstheme="minorHAnsi"/>
          <w:sz w:val="24"/>
          <w:szCs w:val="24"/>
        </w:rPr>
        <w:t xml:space="preserve">Now, in light of all the Lord has done to forgive us and free us from our sins, how are we to apply this truth?  We will conclude with some admonitions from God’s Word. Let’s read </w:t>
      </w:r>
      <w:r w:rsidRPr="00946FE0">
        <w:rPr>
          <w:rStyle w:val="apple-converted-space"/>
          <w:rFonts w:asciiTheme="minorHAnsi" w:hAnsiTheme="minorHAnsi" w:cstheme="minorHAnsi"/>
          <w:b/>
          <w:sz w:val="24"/>
          <w:szCs w:val="24"/>
        </w:rPr>
        <w:t>Romans 6:12-22, 12:1-2; 1 Peter 1:13-19</w:t>
      </w:r>
      <w:r w:rsidR="00B328E8">
        <w:rPr>
          <w:rStyle w:val="apple-converted-space"/>
          <w:rFonts w:asciiTheme="minorHAnsi" w:hAnsiTheme="minorHAnsi" w:cstheme="minorHAnsi"/>
          <w:b/>
          <w:sz w:val="24"/>
          <w:szCs w:val="24"/>
        </w:rPr>
        <w:t>;</w:t>
      </w:r>
      <w:r w:rsidRPr="00946FE0">
        <w:rPr>
          <w:rStyle w:val="apple-converted-space"/>
          <w:rFonts w:asciiTheme="minorHAnsi" w:hAnsiTheme="minorHAnsi" w:cstheme="minorHAnsi"/>
          <w:b/>
          <w:sz w:val="24"/>
          <w:szCs w:val="24"/>
        </w:rPr>
        <w:t xml:space="preserve"> 1 Peter 2:9-11</w:t>
      </w:r>
      <w:r w:rsidR="00B328E8">
        <w:rPr>
          <w:rStyle w:val="apple-converted-space"/>
          <w:rFonts w:asciiTheme="minorHAnsi" w:hAnsiTheme="minorHAnsi" w:cstheme="minorHAnsi"/>
          <w:b/>
          <w:sz w:val="24"/>
          <w:szCs w:val="24"/>
        </w:rPr>
        <w:t xml:space="preserve"> and 1 Thessalonians 4:3-8</w:t>
      </w:r>
      <w:bookmarkStart w:id="598" w:name="_GoBack"/>
      <w:bookmarkEnd w:id="598"/>
      <w:r w:rsidRPr="00946FE0">
        <w:rPr>
          <w:rStyle w:val="apple-converted-space"/>
          <w:rFonts w:asciiTheme="minorHAnsi" w:hAnsiTheme="minorHAnsi" w:cstheme="minorHAnsi"/>
          <w:b/>
          <w:sz w:val="24"/>
          <w:szCs w:val="24"/>
        </w:rPr>
        <w:t>.</w:t>
      </w:r>
      <w:r w:rsidRPr="00CB015A">
        <w:rPr>
          <w:rStyle w:val="apple-converted-space"/>
          <w:rFonts w:asciiTheme="minorHAnsi" w:hAnsiTheme="minorHAnsi" w:cstheme="minorHAnsi"/>
          <w:sz w:val="24"/>
          <w:szCs w:val="24"/>
        </w:rPr>
        <w:t xml:space="preserve"> </w:t>
      </w:r>
    </w:p>
    <w:p w14:paraId="47445BDC" w14:textId="77777777" w:rsidR="00D86B03" w:rsidRPr="00CB015A" w:rsidRDefault="00D86B03" w:rsidP="00D86B03">
      <w:pPr>
        <w:ind w:left="0" w:firstLine="720"/>
        <w:rPr>
          <w:rStyle w:val="apple-converted-space"/>
          <w:rFonts w:asciiTheme="minorHAnsi" w:hAnsiTheme="minorHAnsi" w:cstheme="minorHAnsi"/>
          <w:sz w:val="24"/>
          <w:szCs w:val="24"/>
        </w:rPr>
      </w:pPr>
    </w:p>
    <w:p w14:paraId="0E2AB7CB" w14:textId="77777777" w:rsidR="002A681E" w:rsidRPr="00CB015A" w:rsidRDefault="002A681E" w:rsidP="00D86B03">
      <w:pPr>
        <w:ind w:left="0"/>
        <w:jc w:val="center"/>
        <w:rPr>
          <w:rStyle w:val="apple-converted-space"/>
          <w:rFonts w:asciiTheme="minorHAnsi" w:hAnsiTheme="minorHAnsi" w:cstheme="minorHAnsi"/>
          <w:b/>
          <w:szCs w:val="28"/>
        </w:rPr>
      </w:pPr>
      <w:r w:rsidRPr="00CB015A">
        <w:rPr>
          <w:rStyle w:val="apple-converted-space"/>
          <w:rFonts w:asciiTheme="minorHAnsi" w:hAnsiTheme="minorHAnsi" w:cstheme="minorHAnsi"/>
          <w:b/>
          <w:szCs w:val="28"/>
        </w:rPr>
        <w:t>Memory Verse</w:t>
      </w:r>
    </w:p>
    <w:p w14:paraId="17D99AAD" w14:textId="77777777" w:rsidR="002A681E" w:rsidRPr="00CB015A" w:rsidRDefault="002A681E" w:rsidP="00D86B03">
      <w:pPr>
        <w:ind w:left="0"/>
        <w:jc w:val="center"/>
        <w:rPr>
          <w:rStyle w:val="apple-converted-space"/>
          <w:rFonts w:asciiTheme="minorHAnsi" w:hAnsiTheme="minorHAnsi" w:cstheme="minorHAnsi"/>
          <w:b/>
          <w:sz w:val="24"/>
          <w:szCs w:val="24"/>
        </w:rPr>
      </w:pPr>
      <w:r w:rsidRPr="00CB015A">
        <w:rPr>
          <w:rStyle w:val="apple-converted-space"/>
          <w:rFonts w:asciiTheme="minorHAnsi" w:hAnsiTheme="minorHAnsi" w:cstheme="minorHAnsi"/>
          <w:b/>
          <w:sz w:val="24"/>
          <w:szCs w:val="24"/>
        </w:rPr>
        <w:t>1 Corinthians 6:11</w:t>
      </w:r>
    </w:p>
    <w:p w14:paraId="120F8D9B" w14:textId="3BF6FE2B" w:rsidR="002A681E" w:rsidRDefault="002A681E" w:rsidP="00D86B03">
      <w:pPr>
        <w:ind w:left="0"/>
        <w:jc w:val="center"/>
        <w:rPr>
          <w:rStyle w:val="netverse"/>
          <w:rFonts w:asciiTheme="minorHAnsi" w:hAnsiTheme="minorHAnsi" w:cstheme="minorHAnsi"/>
          <w:b/>
          <w:i/>
          <w:color w:val="222222"/>
          <w:sz w:val="24"/>
          <w:szCs w:val="24"/>
          <w:bdr w:val="none" w:sz="0" w:space="0" w:color="auto" w:frame="1"/>
          <w:shd w:val="clear" w:color="auto" w:fill="FFFFFF"/>
        </w:rPr>
      </w:pPr>
      <w:r w:rsidRPr="00C5547C">
        <w:rPr>
          <w:rStyle w:val="versenumber"/>
          <w:rFonts w:asciiTheme="minorHAnsi" w:hAnsiTheme="minorHAnsi" w:cstheme="minorHAnsi"/>
          <w:b/>
          <w:bCs/>
          <w:i/>
          <w:color w:val="222222"/>
          <w:sz w:val="24"/>
          <w:szCs w:val="24"/>
          <w:bdr w:val="none" w:sz="0" w:space="0" w:color="auto" w:frame="1"/>
          <w:shd w:val="clear" w:color="auto" w:fill="FFFFFF"/>
        </w:rPr>
        <w:t>11</w:t>
      </w:r>
      <w:r w:rsidRPr="00C5547C">
        <w:rPr>
          <w:rFonts w:asciiTheme="minorHAnsi" w:hAnsiTheme="minorHAnsi" w:cstheme="minorHAnsi"/>
          <w:b/>
          <w:i/>
          <w:color w:val="222222"/>
          <w:sz w:val="24"/>
          <w:szCs w:val="24"/>
          <w:shd w:val="clear" w:color="auto" w:fill="FFFFFF"/>
        </w:rPr>
        <w:t> </w:t>
      </w:r>
      <w:r w:rsidRPr="00C5547C">
        <w:rPr>
          <w:rStyle w:val="netverse"/>
          <w:rFonts w:asciiTheme="minorHAnsi" w:hAnsiTheme="minorHAnsi" w:cstheme="minorHAnsi"/>
          <w:b/>
          <w:i/>
          <w:color w:val="222222"/>
          <w:sz w:val="24"/>
          <w:szCs w:val="24"/>
          <w:bdr w:val="none" w:sz="0" w:space="0" w:color="auto" w:frame="1"/>
          <w:shd w:val="clear" w:color="auto" w:fill="FFFFFF"/>
        </w:rPr>
        <w:t>Some of you once lived this way. But you were washed, you were sanctified, you were justified in the name of the Lord Jesus Christ and by</w:t>
      </w:r>
      <w:r>
        <w:rPr>
          <w:rStyle w:val="netverse"/>
          <w:rFonts w:asciiTheme="minorHAnsi" w:hAnsiTheme="minorHAnsi" w:cstheme="minorHAnsi"/>
          <w:b/>
          <w:i/>
          <w:color w:val="222222"/>
          <w:sz w:val="24"/>
          <w:szCs w:val="24"/>
          <w:bdr w:val="none" w:sz="0" w:space="0" w:color="auto" w:frame="1"/>
          <w:shd w:val="clear" w:color="auto" w:fill="FFFFFF"/>
        </w:rPr>
        <w:t xml:space="preserve"> </w:t>
      </w:r>
      <w:r w:rsidRPr="00C5547C">
        <w:rPr>
          <w:rStyle w:val="netverse"/>
          <w:rFonts w:asciiTheme="minorHAnsi" w:hAnsiTheme="minorHAnsi" w:cstheme="minorHAnsi"/>
          <w:b/>
          <w:i/>
          <w:color w:val="222222"/>
          <w:sz w:val="24"/>
          <w:szCs w:val="24"/>
          <w:bdr w:val="none" w:sz="0" w:space="0" w:color="auto" w:frame="1"/>
          <w:shd w:val="clear" w:color="auto" w:fill="FFFFFF"/>
        </w:rPr>
        <w:t>the Spirit of our God.</w:t>
      </w:r>
    </w:p>
    <w:p w14:paraId="7FFF23D6" w14:textId="576AADEE" w:rsidR="002A681E" w:rsidRPr="002A681E" w:rsidRDefault="004F0705" w:rsidP="002A681E">
      <w:pPr>
        <w:ind w:left="160"/>
        <w:jc w:val="center"/>
        <w:rPr>
          <w:b/>
        </w:rPr>
      </w:pPr>
      <w:r w:rsidRPr="00F14CB7">
        <w:rPr>
          <w:b/>
        </w:rPr>
        <w:t xml:space="preserve">Day 4 </w:t>
      </w:r>
      <w:r w:rsidR="002A681E" w:rsidRPr="00F14CB7">
        <w:rPr>
          <w:b/>
        </w:rPr>
        <w:t>Session S</w:t>
      </w:r>
      <w:r w:rsidR="0043614E" w:rsidRPr="00F14CB7">
        <w:rPr>
          <w:b/>
        </w:rPr>
        <w:t>even</w:t>
      </w:r>
    </w:p>
    <w:p w14:paraId="11F5F56C" w14:textId="0AF37AD5" w:rsidR="00FA15CD" w:rsidRPr="00E335B3" w:rsidRDefault="00FA15CD">
      <w:pPr>
        <w:pStyle w:val="Header1-Style2"/>
        <w:pPrChange w:id="599" w:author="Microsoft Office User" w:date="2019-01-02T20:13:00Z">
          <w:pPr>
            <w:pStyle w:val="Heading1"/>
            <w:ind w:left="304" w:right="316"/>
          </w:pPr>
        </w:pPrChange>
      </w:pPr>
      <w:r w:rsidRPr="006C5DDF">
        <w:rPr>
          <w:rFonts w:eastAsia="Calibri"/>
          <w:rPrChange w:id="600" w:author="virginia porter" w:date="2019-01-08T16:59:00Z">
            <w:rPr>
              <w:rFonts w:ascii="Times New Roman" w:hAnsi="Times New Roman" w:cs="Times New Roman"/>
              <w:sz w:val="84"/>
            </w:rPr>
          </w:rPrChange>
        </w:rPr>
        <w:t>Redeemed from a Sinful Past</w:t>
      </w:r>
      <w:bookmarkEnd w:id="591"/>
      <w:bookmarkEnd w:id="592"/>
      <w:bookmarkEnd w:id="593"/>
      <w:bookmarkEnd w:id="594"/>
      <w:bookmarkEnd w:id="595"/>
      <w:bookmarkEnd w:id="596"/>
      <w:r w:rsidRPr="006C5DDF">
        <w:rPr>
          <w:rFonts w:eastAsia="Calibri"/>
          <w:rPrChange w:id="601" w:author="virginia porter" w:date="2019-01-08T16:59:00Z">
            <w:rPr>
              <w:rFonts w:ascii="Times New Roman" w:hAnsi="Times New Roman" w:cs="Times New Roman"/>
              <w:sz w:val="84"/>
            </w:rPr>
          </w:rPrChange>
        </w:rPr>
        <w:t xml:space="preserve"> </w:t>
      </w:r>
    </w:p>
    <w:p w14:paraId="23D4FC83" w14:textId="77777777" w:rsidR="00FA15CD" w:rsidRDefault="00FA15CD">
      <w:pPr>
        <w:pStyle w:val="Header3-Style2"/>
        <w:pPrChange w:id="602" w:author="Microsoft Office User" w:date="2019-01-02T20:13:00Z">
          <w:pPr>
            <w:pStyle w:val="Heading2"/>
            <w:ind w:left="689" w:right="838"/>
          </w:pPr>
        </w:pPrChange>
      </w:pPr>
      <w:bookmarkStart w:id="603" w:name="_Toc534218029"/>
      <w:bookmarkStart w:id="604" w:name="_Toc534219866"/>
      <w:bookmarkStart w:id="605" w:name="_Toc534222105"/>
      <w:r>
        <w:t>Key Passage</w:t>
      </w:r>
      <w:bookmarkEnd w:id="603"/>
      <w:bookmarkEnd w:id="604"/>
      <w:bookmarkEnd w:id="605"/>
      <w:r>
        <w:rPr>
          <w:color w:val="000000"/>
        </w:rPr>
        <w:t xml:space="preserve"> </w:t>
      </w:r>
    </w:p>
    <w:p w14:paraId="3CE803FC" w14:textId="77777777" w:rsidR="00FA15CD" w:rsidRDefault="00FA15CD" w:rsidP="00FA15CD">
      <w:pPr>
        <w:pStyle w:val="Heading1"/>
      </w:pPr>
      <w:r>
        <w:t xml:space="preserve">1 Peter 1:18-19 </w:t>
      </w:r>
    </w:p>
    <w:p w14:paraId="2BED9E95" w14:textId="77777777" w:rsidR="00FA15CD" w:rsidDel="005332D4" w:rsidRDefault="00FA15CD" w:rsidP="00FA15CD">
      <w:pPr>
        <w:spacing w:after="53" w:line="277" w:lineRule="auto"/>
        <w:ind w:left="1130" w:right="1276" w:hanging="7"/>
        <w:rPr>
          <w:del w:id="606" w:author="virginia porter" w:date="2018-11-28T13:33:00Z"/>
        </w:rPr>
      </w:pPr>
      <w:del w:id="607" w:author="virginia porter" w:date="2018-11-28T13:33:00Z">
        <w:r w:rsidDel="005332D4">
          <w:rPr>
            <w:b/>
            <w:i/>
          </w:rPr>
          <w:delText xml:space="preserve">You know that from your empty way of life inherited from your ancestors you were ransomed—not by perishable things like silver or gold, but by precious blood like that of an unblemished and spotless lamb, namely Christ. </w:delText>
        </w:r>
      </w:del>
    </w:p>
    <w:p w14:paraId="55E99145" w14:textId="77777777" w:rsidR="00FA15CD" w:rsidRDefault="00FA15CD" w:rsidP="00FA15CD">
      <w:pPr>
        <w:spacing w:after="57" w:line="259" w:lineRule="auto"/>
        <w:ind w:left="0" w:firstLine="0"/>
        <w:jc w:val="left"/>
      </w:pPr>
      <w:del w:id="608" w:author="virginia porter" w:date="2018-11-28T13:33:00Z">
        <w:r w:rsidDel="005332D4">
          <w:rPr>
            <w:b/>
            <w:i/>
          </w:rPr>
          <w:delText xml:space="preserve"> </w:delText>
        </w:r>
      </w:del>
    </w:p>
    <w:p w14:paraId="7C76E76B" w14:textId="214E1E76" w:rsidR="00FA15CD" w:rsidRDefault="00FA15CD" w:rsidP="00C75580">
      <w:pPr>
        <w:spacing w:after="0" w:line="259" w:lineRule="auto"/>
        <w:ind w:left="0" w:firstLine="0"/>
        <w:jc w:val="center"/>
        <w:rPr>
          <w:b/>
        </w:rPr>
      </w:pPr>
      <w:r>
        <w:rPr>
          <w:b/>
        </w:rPr>
        <w:t>Introduction</w:t>
      </w:r>
    </w:p>
    <w:p w14:paraId="4CF34B90" w14:textId="77777777" w:rsidR="003F15B8" w:rsidRDefault="003F15B8" w:rsidP="00FA15CD">
      <w:pPr>
        <w:spacing w:after="0" w:line="259" w:lineRule="auto"/>
        <w:ind w:left="0" w:firstLine="0"/>
        <w:jc w:val="center"/>
        <w:rPr>
          <w:b/>
        </w:rPr>
      </w:pPr>
    </w:p>
    <w:p w14:paraId="7898EE87" w14:textId="77777777" w:rsidR="00FA15CD" w:rsidRPr="00FA15CD" w:rsidRDefault="00FA15CD" w:rsidP="00D86B03">
      <w:pPr>
        <w:spacing w:after="0" w:line="240" w:lineRule="auto"/>
        <w:ind w:left="0" w:right="-288" w:firstLine="720"/>
        <w:rPr>
          <w:sz w:val="24"/>
          <w:szCs w:val="24"/>
        </w:rPr>
      </w:pPr>
      <w:r w:rsidRPr="00FA15CD">
        <w:rPr>
          <w:sz w:val="24"/>
          <w:szCs w:val="24"/>
        </w:rPr>
        <w:t xml:space="preserve">We live in the information age; through the internet, there are an abundance of sites that afford us the opportunity to trace the steps of our family’s bloodline. Have you ever done a search of your ancestry to see where in the world your forefathers came from? If you have, then you’ve probably found all sorts of interesting folks. You would be proud to hang the pictures of some of them in your family’s hall of fame—while others you would rather keep hidden in the closet of shame. Every family has it’s “skeletons in the closet.” The apostle Peter aptly describes our earthly ancestry this way: “An empty way of life handed down to us from our forefathers.” Perhaps, the word empty doesn’t quite describe your heritage. Maybe your family “handed down” a life filled with pain and shame. If you don’t have a Godly heritage, take heart. As we are about to learn, in Christ, we have a new bloodline. Through the encouragement of Scripture, there is hope for us all. </w:t>
      </w:r>
    </w:p>
    <w:p w14:paraId="1E039839" w14:textId="77777777" w:rsidR="00FA15CD" w:rsidRDefault="00FA15CD" w:rsidP="00D86B03">
      <w:pPr>
        <w:spacing w:after="0" w:line="259" w:lineRule="auto"/>
        <w:ind w:left="0" w:right="-288" w:firstLine="0"/>
        <w:jc w:val="left"/>
      </w:pPr>
      <w:r>
        <w:rPr>
          <w:sz w:val="39"/>
        </w:rPr>
        <w:t xml:space="preserve"> </w:t>
      </w:r>
    </w:p>
    <w:p w14:paraId="0F9F0069" w14:textId="6F666719" w:rsidR="00C53119" w:rsidRPr="00C53119" w:rsidRDefault="00C53119" w:rsidP="004D5DF3">
      <w:pPr>
        <w:pStyle w:val="Heading1"/>
      </w:pPr>
      <w:r w:rsidRPr="00C53119">
        <w:t>1 Corinthians 1:26-29</w:t>
      </w:r>
    </w:p>
    <w:p w14:paraId="4A3E8955" w14:textId="16DBF6FD" w:rsidR="00FA15CD" w:rsidRPr="004D5DF3" w:rsidRDefault="00FA15CD" w:rsidP="004D5DF3">
      <w:pPr>
        <w:pStyle w:val="Heading1"/>
        <w:rPr>
          <w:i/>
        </w:rPr>
      </w:pPr>
      <w:r w:rsidRPr="004D5DF3">
        <w:rPr>
          <w:i/>
        </w:rPr>
        <w:t>Think about the circumstances of your call, brothers and sisters. Not many were wise by human standards, not many were powerful, not many were born to a privileged position. But God chose what the world thinks foolish to shame the wise, and God chose what the world thinks weak to shame the strong. God chose what is low and despised in the world, what is regarded as nothing,</w:t>
      </w:r>
      <w:del w:id="609" w:author="virginia porter" w:date="2018-11-27T23:00:00Z">
        <w:r w:rsidRPr="004D5DF3" w:rsidDel="001A7146">
          <w:rPr>
            <w:i/>
          </w:rPr>
          <w:delText xml:space="preserve">  </w:delText>
        </w:r>
      </w:del>
      <w:r w:rsidRPr="004D5DF3">
        <w:rPr>
          <w:i/>
        </w:rPr>
        <w:t xml:space="preserve"> to set aside what is regarded as something, so that no one can boast in his presence.</w:t>
      </w:r>
    </w:p>
    <w:p w14:paraId="14CC10A7" w14:textId="77777777" w:rsidR="00B47E55" w:rsidRPr="00FA15CD" w:rsidRDefault="00B47E55" w:rsidP="00C75580">
      <w:pPr>
        <w:pStyle w:val="Header3-Style2b"/>
      </w:pPr>
    </w:p>
    <w:p w14:paraId="5C276C20" w14:textId="51B11C54" w:rsidR="00FA15CD" w:rsidRPr="00FA15CD" w:rsidRDefault="00FA15CD">
      <w:pPr>
        <w:pStyle w:val="Header3-Style2c"/>
        <w:ind w:right="-288"/>
        <w:rPr>
          <w:b/>
          <w:sz w:val="28"/>
          <w:szCs w:val="28"/>
        </w:rPr>
        <w:pPrChange w:id="610" w:author="Microsoft Office User" w:date="2019-01-02T20:14:00Z">
          <w:pPr>
            <w:pStyle w:val="Heading2"/>
            <w:ind w:left="689" w:right="836"/>
          </w:pPr>
        </w:pPrChange>
      </w:pPr>
      <w:bookmarkStart w:id="611" w:name="_Toc534218030"/>
      <w:bookmarkStart w:id="612" w:name="_Toc534219867"/>
      <w:bookmarkStart w:id="613" w:name="_Toc534222106"/>
      <w:r w:rsidRPr="00FA15CD">
        <w:rPr>
          <w:b/>
          <w:sz w:val="28"/>
          <w:szCs w:val="28"/>
        </w:rPr>
        <w:t>New Bloodline</w:t>
      </w:r>
      <w:bookmarkEnd w:id="611"/>
      <w:bookmarkEnd w:id="612"/>
      <w:bookmarkEnd w:id="613"/>
      <w:r w:rsidRPr="00FA15CD">
        <w:rPr>
          <w:b/>
          <w:color w:val="000000"/>
          <w:sz w:val="28"/>
          <w:szCs w:val="28"/>
        </w:rPr>
        <w:t xml:space="preserve"> </w:t>
      </w:r>
    </w:p>
    <w:p w14:paraId="1BF6FE66" w14:textId="2B2B650D" w:rsidR="00FA15CD" w:rsidRDefault="00FA15CD" w:rsidP="00D86B03">
      <w:pPr>
        <w:spacing w:after="14"/>
        <w:ind w:left="4" w:right="-288" w:firstLine="675"/>
        <w:rPr>
          <w:sz w:val="24"/>
          <w:szCs w:val="24"/>
        </w:rPr>
      </w:pPr>
      <w:r w:rsidRPr="00FA15CD">
        <w:rPr>
          <w:sz w:val="24"/>
          <w:szCs w:val="24"/>
        </w:rPr>
        <w:t xml:space="preserve">Let’s do a quick review of the women listed in the earthly genealogy of Jesus. Stop and read Matthew 1:3-12. Women were hardly ever listed in the family tree. Surprisingly, the fact that the Holy Spirit inspired Matthew to list them by name speaks volumes, not to mention, the </w:t>
      </w:r>
      <w:r w:rsidRPr="00FA15CD">
        <w:rPr>
          <w:i/>
          <w:sz w:val="24"/>
          <w:szCs w:val="24"/>
        </w:rPr>
        <w:t xml:space="preserve">kind of women </w:t>
      </w:r>
      <w:r w:rsidRPr="00FA15CD">
        <w:rPr>
          <w:sz w:val="24"/>
          <w:szCs w:val="24"/>
        </w:rPr>
        <w:t xml:space="preserve">that are listed here. But before we look at these women, there are three significant points that we don’t want to miss.  </w:t>
      </w:r>
    </w:p>
    <w:p w14:paraId="0B91DF25" w14:textId="77777777" w:rsidR="00B47E55" w:rsidRPr="00FA15CD" w:rsidRDefault="00B47E55" w:rsidP="00D86B03">
      <w:pPr>
        <w:spacing w:after="1"/>
        <w:ind w:left="0" w:right="-288" w:firstLine="0"/>
        <w:rPr>
          <w:sz w:val="24"/>
          <w:szCs w:val="24"/>
        </w:rPr>
      </w:pPr>
    </w:p>
    <w:p w14:paraId="6D8A6299" w14:textId="77777777" w:rsidR="00FA15CD" w:rsidRPr="00FA15CD" w:rsidRDefault="00FA15CD" w:rsidP="00D86B03">
      <w:pPr>
        <w:numPr>
          <w:ilvl w:val="0"/>
          <w:numId w:val="30"/>
        </w:numPr>
        <w:spacing w:after="44" w:line="271" w:lineRule="auto"/>
        <w:ind w:right="-288" w:hanging="379"/>
        <w:rPr>
          <w:sz w:val="24"/>
          <w:szCs w:val="24"/>
        </w:rPr>
      </w:pPr>
      <w:r w:rsidRPr="00FA15CD">
        <w:rPr>
          <w:sz w:val="24"/>
          <w:szCs w:val="24"/>
        </w:rPr>
        <w:t xml:space="preserve">Number one: God chooses all kinds of people, even those who others deem insignificant. </w:t>
      </w:r>
    </w:p>
    <w:p w14:paraId="70F575B9" w14:textId="77777777" w:rsidR="00FA15CD" w:rsidRPr="00FA15CD" w:rsidRDefault="00FA15CD" w:rsidP="00D86B03">
      <w:pPr>
        <w:numPr>
          <w:ilvl w:val="0"/>
          <w:numId w:val="30"/>
        </w:numPr>
        <w:spacing w:after="44" w:line="271" w:lineRule="auto"/>
        <w:ind w:right="-288" w:hanging="379"/>
        <w:rPr>
          <w:sz w:val="24"/>
          <w:szCs w:val="24"/>
        </w:rPr>
      </w:pPr>
      <w:r w:rsidRPr="00FA15CD">
        <w:rPr>
          <w:sz w:val="24"/>
          <w:szCs w:val="24"/>
        </w:rPr>
        <w:t xml:space="preserve">Number two: God chooses sinful people—for only sinners can be saved. </w:t>
      </w:r>
    </w:p>
    <w:p w14:paraId="13B23B03" w14:textId="3224BBF4" w:rsidR="00FA15CD" w:rsidRDefault="00FA15CD" w:rsidP="00D86B03">
      <w:pPr>
        <w:numPr>
          <w:ilvl w:val="0"/>
          <w:numId w:val="30"/>
        </w:numPr>
        <w:spacing w:after="117" w:line="271" w:lineRule="auto"/>
        <w:ind w:right="-288" w:hanging="379"/>
        <w:rPr>
          <w:sz w:val="24"/>
          <w:szCs w:val="24"/>
        </w:rPr>
      </w:pPr>
      <w:r w:rsidRPr="00FA15CD">
        <w:rPr>
          <w:sz w:val="24"/>
          <w:szCs w:val="24"/>
        </w:rPr>
        <w:t xml:space="preserve">Number three: God gives honor and dignity to “these kinds” of people. </w:t>
      </w:r>
    </w:p>
    <w:p w14:paraId="0F7E532B" w14:textId="3A244DEC" w:rsidR="00FA15CD" w:rsidRDefault="00FA15CD" w:rsidP="00D86B03">
      <w:pPr>
        <w:spacing w:after="0" w:line="259" w:lineRule="auto"/>
        <w:ind w:left="0" w:right="-288" w:firstLine="660"/>
        <w:rPr>
          <w:sz w:val="24"/>
          <w:szCs w:val="24"/>
        </w:rPr>
      </w:pPr>
      <w:r w:rsidRPr="00FA15CD">
        <w:rPr>
          <w:sz w:val="24"/>
          <w:szCs w:val="24"/>
        </w:rPr>
        <w:t xml:space="preserve">The women chosen to be in the royal bloodline of Jesus are shockingly scandalous, to say the least. The first one listed had a sordid past. Tamar was the widow of one of Judah’s sons; she was cheated out of a kinsman to redeem her, so she posed as a prostitute and had sex with her father-in-law. This produced twin boys; the firstborn was Perez (Genesis 38:1-30; Ruth 4:1-22). Perez became the great, great, great-grandfather to Salmon. Salmon married a Canaanite prostitute named Rahab. She was the one whose scarlet cord was used to lower the Hebrew spies out of the window of her “house of ill repute.” Not only did her act save her whole family before the walls of Jericho fell, it also won the heart of Salmon (Joshua 2:1-13, 6:17-25). </w:t>
      </w:r>
    </w:p>
    <w:p w14:paraId="0921755A" w14:textId="77777777" w:rsidR="001A3480" w:rsidRPr="00FA15CD" w:rsidRDefault="001A3480" w:rsidP="00D86B03">
      <w:pPr>
        <w:spacing w:after="0" w:line="259" w:lineRule="auto"/>
        <w:ind w:left="0" w:right="-288" w:firstLine="660"/>
        <w:rPr>
          <w:sz w:val="24"/>
          <w:szCs w:val="24"/>
        </w:rPr>
      </w:pPr>
    </w:p>
    <w:p w14:paraId="2274F2B4" w14:textId="017F0999" w:rsidR="00FA15CD" w:rsidRDefault="00FA15CD" w:rsidP="001A3480">
      <w:pPr>
        <w:spacing w:after="11"/>
        <w:ind w:left="0" w:right="-288" w:firstLine="541"/>
        <w:rPr>
          <w:sz w:val="24"/>
          <w:szCs w:val="24"/>
        </w:rPr>
      </w:pPr>
      <w:r w:rsidRPr="00FA15CD">
        <w:rPr>
          <w:sz w:val="24"/>
          <w:szCs w:val="24"/>
        </w:rPr>
        <w:t xml:space="preserve">Incidentally, the line or cord that hung out her window in Hebrew means </w:t>
      </w:r>
      <w:r w:rsidRPr="00FA15CD">
        <w:rPr>
          <w:i/>
          <w:sz w:val="24"/>
          <w:szCs w:val="24"/>
        </w:rPr>
        <w:t>hope</w:t>
      </w:r>
      <w:r w:rsidRPr="00FA15CD">
        <w:rPr>
          <w:sz w:val="24"/>
          <w:szCs w:val="24"/>
        </w:rPr>
        <w:t>. Through her marriage, this former prostitute began a new honorable bloodline for her descendants. She had a baby who would grow up to become a kinsman redeemer; his name was Boaz (Ruth 4). Boaz redeemed a Moabite widow named Ruth. Now Ruth’s family heritage was also marred by sexual sin. The Moabites were the product of Lot’s incestuous relationship with his own daughters (Genesis 19). But because Boaz chose to redeem Ruth, she gained the promise that one of her offspring would be a famous redeemer in Bethlehem—the city of David. Bethlehem, by the way, means house of bread—a foreshadowing of the coming Redeemer who is called the Bread of Life. The kinsman redeemer and Ruth had a child. His name was Obed. He was the father of Jesse whose son was King David. Although we know that David was “a man after God’s own heart,” David committed adultery with Bathsheba, got her pregnant, and then killed her husband. Their baby died because of all this sin (2 Samuel 11). Despite their checkered</w:t>
      </w:r>
      <w:ins w:id="614" w:author="virginia porter" w:date="2018-11-07T14:00:00Z">
        <w:r w:rsidRPr="00FA15CD">
          <w:rPr>
            <w:sz w:val="24"/>
            <w:szCs w:val="24"/>
          </w:rPr>
          <w:t xml:space="preserve"> </w:t>
        </w:r>
      </w:ins>
      <w:del w:id="615" w:author="virginia porter" w:date="2018-11-27T23:01:00Z">
        <w:r w:rsidRPr="00FA15CD" w:rsidDel="001A7146">
          <w:rPr>
            <w:sz w:val="24"/>
            <w:szCs w:val="24"/>
          </w:rPr>
          <w:delText xml:space="preserve"> </w:delText>
        </w:r>
      </w:del>
      <w:r w:rsidRPr="00FA15CD">
        <w:rPr>
          <w:sz w:val="24"/>
          <w:szCs w:val="24"/>
        </w:rPr>
        <w:t xml:space="preserve">past, God had mercy on these adulterers. He gave them a son: wise King Solomon. We read about his wedding in Psalm 45, but the book of Hebrews attributes this passage of scripture to one of Solomon’s offspring—the Lord Jesus Christ (Hebrews 1:3-10). </w:t>
      </w:r>
    </w:p>
    <w:p w14:paraId="019FEB62" w14:textId="77777777" w:rsidR="001A3480" w:rsidRDefault="001A3480" w:rsidP="001A3480">
      <w:pPr>
        <w:spacing w:after="11"/>
        <w:ind w:left="0" w:right="-288" w:firstLine="541"/>
        <w:rPr>
          <w:sz w:val="24"/>
          <w:szCs w:val="24"/>
        </w:rPr>
      </w:pPr>
    </w:p>
    <w:p w14:paraId="4C82CB49" w14:textId="1AA36A4C" w:rsidR="00FA15CD" w:rsidRDefault="00FA15CD" w:rsidP="00D86B03">
      <w:pPr>
        <w:ind w:left="141" w:right="-288" w:firstLine="540"/>
        <w:rPr>
          <w:sz w:val="24"/>
          <w:szCs w:val="24"/>
        </w:rPr>
      </w:pPr>
      <w:r w:rsidRPr="00FA15CD">
        <w:rPr>
          <w:sz w:val="24"/>
          <w:szCs w:val="24"/>
        </w:rPr>
        <w:t>Of course, the last one listed was the Virgin Mary, the mother of our Redeemer. We must</w:t>
      </w:r>
      <w:ins w:id="616" w:author="virginia porter" w:date="2018-11-07T14:00:00Z">
        <w:r w:rsidRPr="00FA15CD">
          <w:rPr>
            <w:sz w:val="24"/>
            <w:szCs w:val="24"/>
          </w:rPr>
          <w:t xml:space="preserve"> not</w:t>
        </w:r>
      </w:ins>
      <w:del w:id="617" w:author="virginia porter" w:date="2018-11-07T14:00:00Z">
        <w:r w:rsidRPr="00FA15CD" w:rsidDel="007E6E07">
          <w:rPr>
            <w:sz w:val="24"/>
            <w:szCs w:val="24"/>
          </w:rPr>
          <w:delText>n’t</w:delText>
        </w:r>
      </w:del>
      <w:r w:rsidRPr="00FA15CD">
        <w:rPr>
          <w:sz w:val="24"/>
          <w:szCs w:val="24"/>
        </w:rPr>
        <w:t xml:space="preserve"> forget the insinuations and accusations inflicted on her by those around her. After all, who had ever heard of a virgin getting pregnant? All of this is to say that Jesus’ earthly ancestry poignantly stresses a weighty reality: regardless of how dishonorable our heritage may be, our earthly family’s past does not have to dictate the future of a child of God. Please don’t miss this! If you have been born again, you have an opportunity to begin a new legacy and leave a godly inheritance for your offspring—even your disciples and their children’s children. What God did for these women, He can do for you. </w:t>
      </w:r>
    </w:p>
    <w:p w14:paraId="7B0D8BC7" w14:textId="77777777" w:rsidR="00D6281B" w:rsidRDefault="00D6281B" w:rsidP="00D86B03">
      <w:pPr>
        <w:spacing w:after="0" w:line="259" w:lineRule="auto"/>
        <w:ind w:left="0" w:right="-288" w:firstLine="0"/>
        <w:jc w:val="center"/>
        <w:rPr>
          <w:b/>
          <w:szCs w:val="28"/>
        </w:rPr>
      </w:pPr>
      <w:bookmarkStart w:id="618" w:name="_Toc534218031"/>
      <w:bookmarkStart w:id="619" w:name="_Toc534219868"/>
      <w:bookmarkStart w:id="620" w:name="_Toc534222107"/>
    </w:p>
    <w:p w14:paraId="109F135E" w14:textId="3D65878A" w:rsidR="00FA15CD" w:rsidRPr="00FA15CD" w:rsidRDefault="00FA15CD">
      <w:pPr>
        <w:spacing w:after="0" w:line="259" w:lineRule="auto"/>
        <w:ind w:left="0" w:firstLine="0"/>
        <w:jc w:val="center"/>
        <w:rPr>
          <w:b/>
          <w:szCs w:val="28"/>
        </w:rPr>
        <w:pPrChange w:id="621" w:author="Microsoft Office User" w:date="2019-01-02T20:14:00Z">
          <w:pPr>
            <w:pStyle w:val="Heading2"/>
            <w:ind w:left="689" w:right="839"/>
          </w:pPr>
        </w:pPrChange>
      </w:pPr>
      <w:r w:rsidRPr="00FA15CD">
        <w:rPr>
          <w:b/>
          <w:szCs w:val="28"/>
        </w:rPr>
        <w:t>Accepted in the Beloved</w:t>
      </w:r>
      <w:bookmarkEnd w:id="618"/>
      <w:bookmarkEnd w:id="619"/>
      <w:bookmarkEnd w:id="620"/>
    </w:p>
    <w:p w14:paraId="6D417531" w14:textId="77777777" w:rsidR="002A681E" w:rsidRPr="002A681E" w:rsidRDefault="002A681E" w:rsidP="002A681E">
      <w:pPr>
        <w:pStyle w:val="Header3-Style2"/>
        <w:rPr>
          <w:sz w:val="24"/>
          <w:szCs w:val="24"/>
        </w:rPr>
      </w:pPr>
      <w:r w:rsidRPr="002A681E">
        <w:rPr>
          <w:sz w:val="24"/>
          <w:szCs w:val="24"/>
        </w:rPr>
        <w:t>Ephesians 1:6b (KJV)</w:t>
      </w:r>
      <w:r w:rsidRPr="002A681E">
        <w:rPr>
          <w:color w:val="000000"/>
          <w:sz w:val="24"/>
          <w:szCs w:val="24"/>
        </w:rPr>
        <w:t xml:space="preserve"> </w:t>
      </w:r>
    </w:p>
    <w:p w14:paraId="0339C65A" w14:textId="51B8388B" w:rsidR="002A681E" w:rsidRDefault="002A681E" w:rsidP="002A681E">
      <w:pPr>
        <w:pStyle w:val="Header3-Style2"/>
        <w:rPr>
          <w:i/>
          <w:sz w:val="24"/>
          <w:szCs w:val="24"/>
        </w:rPr>
      </w:pPr>
      <w:r w:rsidRPr="002A681E">
        <w:rPr>
          <w:i/>
          <w:sz w:val="24"/>
          <w:szCs w:val="24"/>
        </w:rPr>
        <w:t xml:space="preserve">Wherein he hath made us accepted in the Beloved. </w:t>
      </w:r>
    </w:p>
    <w:p w14:paraId="235E1207" w14:textId="77777777" w:rsidR="00D6281B" w:rsidRPr="00D6281B" w:rsidRDefault="00D6281B" w:rsidP="00D6281B"/>
    <w:p w14:paraId="704143EA" w14:textId="6F15B5F0" w:rsidR="002A681E" w:rsidRDefault="002A681E" w:rsidP="00D86B03">
      <w:pPr>
        <w:ind w:left="141" w:right="-288" w:firstLine="540"/>
        <w:rPr>
          <w:rFonts w:asciiTheme="minorHAnsi" w:hAnsiTheme="minorHAnsi" w:cstheme="minorHAnsi"/>
          <w:sz w:val="24"/>
          <w:szCs w:val="24"/>
        </w:rPr>
      </w:pPr>
      <w:r w:rsidRPr="002A681E">
        <w:rPr>
          <w:rFonts w:asciiTheme="minorHAnsi" w:hAnsiTheme="minorHAnsi" w:cstheme="minorHAnsi"/>
          <w:sz w:val="24"/>
          <w:szCs w:val="24"/>
        </w:rPr>
        <w:t xml:space="preserve">Every now and again, you come upon a passage of Scripture that you have read before but never thought much about. To the casual reader, it is just a simple clause. Yet, when you approach it with prayerful consideration, digging just below the surface, you find a diamond. An example is Ephesians 1:6. We are going to hold this jewel up to the light and be amazed at the riches that are revealed. Be prepared to be blessed! </w:t>
      </w:r>
    </w:p>
    <w:p w14:paraId="2EF1AB64" w14:textId="77777777" w:rsidR="001A3480" w:rsidRPr="002A681E" w:rsidRDefault="001A3480" w:rsidP="00D86B03">
      <w:pPr>
        <w:ind w:left="141" w:right="-288" w:firstLine="540"/>
        <w:rPr>
          <w:rFonts w:asciiTheme="minorHAnsi" w:hAnsiTheme="minorHAnsi" w:cstheme="minorHAnsi"/>
          <w:sz w:val="24"/>
          <w:szCs w:val="24"/>
        </w:rPr>
      </w:pPr>
    </w:p>
    <w:p w14:paraId="12D75FE5" w14:textId="0848D58D" w:rsidR="002A681E" w:rsidRDefault="002A681E" w:rsidP="00D86B03">
      <w:pPr>
        <w:ind w:left="141" w:right="-288" w:firstLine="541"/>
        <w:rPr>
          <w:rFonts w:asciiTheme="minorHAnsi" w:hAnsiTheme="minorHAnsi" w:cstheme="minorHAnsi"/>
          <w:sz w:val="24"/>
          <w:szCs w:val="24"/>
        </w:rPr>
      </w:pPr>
      <w:r w:rsidRPr="002A681E">
        <w:rPr>
          <w:rFonts w:asciiTheme="minorHAnsi" w:hAnsiTheme="minorHAnsi" w:cstheme="minorHAnsi"/>
          <w:sz w:val="24"/>
          <w:szCs w:val="24"/>
        </w:rPr>
        <w:t>The interpreters of the King James Bible picked a seemingly inconspicuous word to describe the honor bestowed upon the ones who have been placed in Christ</w:t>
      </w:r>
      <w:r w:rsidRPr="002A681E">
        <w:rPr>
          <w:rFonts w:asciiTheme="minorHAnsi" w:hAnsiTheme="minorHAnsi" w:cstheme="minorHAnsi"/>
          <w:i/>
          <w:sz w:val="24"/>
          <w:szCs w:val="24"/>
        </w:rPr>
        <w:t xml:space="preserve">. </w:t>
      </w:r>
      <w:r w:rsidRPr="002A681E">
        <w:rPr>
          <w:rFonts w:asciiTheme="minorHAnsi" w:hAnsiTheme="minorHAnsi" w:cstheme="minorHAnsi"/>
          <w:sz w:val="24"/>
          <w:szCs w:val="24"/>
        </w:rPr>
        <w:t xml:space="preserve">In the King James translation, the word is accepted, however, some other translators chose the word favored. When you think about the word accepted, don’t you normally think in terms of receiving something half-heartedly? If you’re a person like me who tends to see the glass half empty, the word </w:t>
      </w:r>
      <w:r w:rsidRPr="002A681E">
        <w:rPr>
          <w:rFonts w:asciiTheme="minorHAnsi" w:hAnsiTheme="minorHAnsi" w:cstheme="minorHAnsi"/>
          <w:i/>
          <w:sz w:val="24"/>
          <w:szCs w:val="24"/>
        </w:rPr>
        <w:t xml:space="preserve">accepted </w:t>
      </w:r>
      <w:r w:rsidRPr="002A681E">
        <w:rPr>
          <w:rFonts w:asciiTheme="minorHAnsi" w:hAnsiTheme="minorHAnsi" w:cstheme="minorHAnsi"/>
          <w:sz w:val="24"/>
          <w:szCs w:val="24"/>
        </w:rPr>
        <w:t xml:space="preserve">has negative connotations. For example, “She accepted the position, although it was not the job she wanted.” Or perhaps, “He accepted the fact that he didn’t have long to live.” Yet as we explore the deeper truths contained in this tiny passage, it becomes apparent that the Holy Spirit had an altogether different message in mind. </w:t>
      </w:r>
    </w:p>
    <w:p w14:paraId="6D353ADE" w14:textId="77777777" w:rsidR="001A3480" w:rsidRPr="002A681E" w:rsidRDefault="001A3480" w:rsidP="00D86B03">
      <w:pPr>
        <w:ind w:left="141" w:right="-288" w:firstLine="541"/>
        <w:rPr>
          <w:rFonts w:asciiTheme="minorHAnsi" w:hAnsiTheme="minorHAnsi" w:cstheme="minorHAnsi"/>
          <w:sz w:val="24"/>
          <w:szCs w:val="24"/>
        </w:rPr>
      </w:pPr>
    </w:p>
    <w:p w14:paraId="6B869FA4" w14:textId="77777777" w:rsidR="002A681E" w:rsidRPr="002A681E" w:rsidRDefault="002A681E" w:rsidP="00D86B03">
      <w:pPr>
        <w:spacing w:after="184"/>
        <w:ind w:left="141" w:right="-288" w:firstLine="541"/>
        <w:rPr>
          <w:rFonts w:asciiTheme="minorHAnsi" w:hAnsiTheme="minorHAnsi" w:cstheme="minorHAnsi"/>
          <w:sz w:val="24"/>
          <w:szCs w:val="24"/>
        </w:rPr>
      </w:pPr>
      <w:r w:rsidRPr="002A681E">
        <w:rPr>
          <w:rFonts w:asciiTheme="minorHAnsi" w:hAnsiTheme="minorHAnsi" w:cstheme="minorHAnsi"/>
          <w:sz w:val="24"/>
          <w:szCs w:val="24"/>
        </w:rPr>
        <w:t xml:space="preserve">To discover the gems in this lesson, we need to look closely at the original Greek words translated as </w:t>
      </w:r>
      <w:r w:rsidRPr="002A681E">
        <w:rPr>
          <w:rFonts w:asciiTheme="minorHAnsi" w:hAnsiTheme="minorHAnsi" w:cstheme="minorHAnsi"/>
          <w:i/>
          <w:sz w:val="24"/>
          <w:szCs w:val="24"/>
        </w:rPr>
        <w:t xml:space="preserve">highly favored </w:t>
      </w:r>
      <w:r w:rsidRPr="002A681E">
        <w:rPr>
          <w:rFonts w:asciiTheme="minorHAnsi" w:hAnsiTheme="minorHAnsi" w:cstheme="minorHAnsi"/>
          <w:sz w:val="24"/>
          <w:szCs w:val="24"/>
        </w:rPr>
        <w:t xml:space="preserve">or </w:t>
      </w:r>
      <w:r w:rsidRPr="002A681E">
        <w:rPr>
          <w:rFonts w:asciiTheme="minorHAnsi" w:hAnsiTheme="minorHAnsi" w:cstheme="minorHAnsi"/>
          <w:i/>
          <w:sz w:val="24"/>
          <w:szCs w:val="24"/>
        </w:rPr>
        <w:t>accepted</w:t>
      </w:r>
      <w:r w:rsidRPr="002A681E">
        <w:rPr>
          <w:rFonts w:asciiTheme="minorHAnsi" w:hAnsiTheme="minorHAnsi" w:cstheme="minorHAnsi"/>
          <w:sz w:val="24"/>
          <w:szCs w:val="24"/>
        </w:rPr>
        <w:t xml:space="preserve">. But before we do, let’s focus on two other keywords: </w:t>
      </w:r>
      <w:r w:rsidRPr="002A681E">
        <w:rPr>
          <w:rFonts w:asciiTheme="minorHAnsi" w:hAnsiTheme="minorHAnsi" w:cstheme="minorHAnsi"/>
          <w:i/>
          <w:sz w:val="24"/>
          <w:szCs w:val="24"/>
        </w:rPr>
        <w:t>pleased and well pleased</w:t>
      </w:r>
      <w:r w:rsidRPr="002A681E">
        <w:rPr>
          <w:rFonts w:asciiTheme="minorHAnsi" w:hAnsiTheme="minorHAnsi" w:cstheme="minorHAnsi"/>
          <w:sz w:val="24"/>
          <w:szCs w:val="24"/>
        </w:rPr>
        <w:t xml:space="preserve">. These words are used, with just a few exceptions, in reference to the Lord Jesus. In the following passages, they are they are applied to those who are in Christ. I will underline the words in the following passages. “Having predestined us unto the adoption of children by Jesus Christ to himself, according to the </w:t>
      </w:r>
      <w:r w:rsidRPr="002A681E">
        <w:rPr>
          <w:rFonts w:asciiTheme="minorHAnsi" w:hAnsiTheme="minorHAnsi" w:cstheme="minorHAnsi"/>
          <w:sz w:val="24"/>
          <w:szCs w:val="24"/>
          <w:u w:val="single" w:color="221F1F"/>
        </w:rPr>
        <w:t>good pleasure</w:t>
      </w:r>
      <w:r w:rsidRPr="002A681E">
        <w:rPr>
          <w:rFonts w:asciiTheme="minorHAnsi" w:hAnsiTheme="minorHAnsi" w:cstheme="minorHAnsi"/>
          <w:sz w:val="24"/>
          <w:szCs w:val="24"/>
        </w:rPr>
        <w:t xml:space="preserve"> of his will” (Ephesians 1:5). “Having made known unto us the mystery of his will, according to his </w:t>
      </w:r>
      <w:r w:rsidRPr="002A681E">
        <w:rPr>
          <w:rFonts w:asciiTheme="minorHAnsi" w:hAnsiTheme="minorHAnsi" w:cstheme="minorHAnsi"/>
          <w:sz w:val="24"/>
          <w:szCs w:val="24"/>
          <w:u w:val="single" w:color="221F1F"/>
        </w:rPr>
        <w:t>good pleasure</w:t>
      </w:r>
      <w:r w:rsidRPr="002A681E">
        <w:rPr>
          <w:rFonts w:asciiTheme="minorHAnsi" w:hAnsiTheme="minorHAnsi" w:cstheme="minorHAnsi"/>
          <w:sz w:val="24"/>
          <w:szCs w:val="24"/>
        </w:rPr>
        <w:t xml:space="preserve"> which he purposed in himself” (Ephesians 1:9). </w:t>
      </w:r>
    </w:p>
    <w:p w14:paraId="26A75369" w14:textId="77777777" w:rsidR="002A681E" w:rsidRPr="002A681E" w:rsidRDefault="002A681E" w:rsidP="00D86B03">
      <w:pPr>
        <w:spacing w:after="0" w:line="259" w:lineRule="auto"/>
        <w:ind w:left="0" w:right="-288" w:firstLine="0"/>
        <w:jc w:val="left"/>
        <w:rPr>
          <w:rFonts w:asciiTheme="minorHAnsi" w:hAnsiTheme="minorHAnsi" w:cstheme="minorHAnsi"/>
          <w:sz w:val="24"/>
          <w:szCs w:val="24"/>
        </w:rPr>
      </w:pPr>
      <w:r w:rsidRPr="002A681E">
        <w:rPr>
          <w:rFonts w:asciiTheme="minorHAnsi" w:hAnsiTheme="minorHAnsi" w:cstheme="minorHAnsi"/>
          <w:sz w:val="24"/>
          <w:szCs w:val="24"/>
        </w:rPr>
        <w:t xml:space="preserve"> </w:t>
      </w:r>
    </w:p>
    <w:p w14:paraId="7C37AE4B" w14:textId="77777777" w:rsidR="002A681E" w:rsidRPr="002A681E" w:rsidRDefault="002A681E" w:rsidP="00D86B03">
      <w:pPr>
        <w:numPr>
          <w:ilvl w:val="0"/>
          <w:numId w:val="31"/>
        </w:numPr>
        <w:spacing w:after="39" w:line="271" w:lineRule="auto"/>
        <w:ind w:right="-288" w:hanging="379"/>
        <w:rPr>
          <w:rFonts w:asciiTheme="minorHAnsi" w:hAnsiTheme="minorHAnsi" w:cstheme="minorHAnsi"/>
          <w:sz w:val="24"/>
          <w:szCs w:val="24"/>
        </w:rPr>
      </w:pPr>
      <w:r w:rsidRPr="002A681E">
        <w:rPr>
          <w:rFonts w:asciiTheme="minorHAnsi" w:hAnsiTheme="minorHAnsi" w:cstheme="minorHAnsi"/>
          <w:b/>
          <w:sz w:val="24"/>
          <w:szCs w:val="24"/>
        </w:rPr>
        <w:t>Highly Favored</w:t>
      </w:r>
      <w:r w:rsidRPr="002A681E">
        <w:rPr>
          <w:rFonts w:asciiTheme="minorHAnsi" w:hAnsiTheme="minorHAnsi" w:cstheme="minorHAnsi"/>
          <w:sz w:val="24"/>
          <w:szCs w:val="24"/>
        </w:rPr>
        <w:t xml:space="preserve">/ </w:t>
      </w:r>
      <w:r w:rsidRPr="002A681E">
        <w:rPr>
          <w:rFonts w:asciiTheme="minorHAnsi" w:hAnsiTheme="minorHAnsi" w:cstheme="minorHAnsi"/>
          <w:b/>
          <w:sz w:val="24"/>
          <w:szCs w:val="24"/>
        </w:rPr>
        <w:t xml:space="preserve">Accepted: </w:t>
      </w:r>
      <w:r w:rsidRPr="002A681E">
        <w:rPr>
          <w:rFonts w:asciiTheme="minorHAnsi" w:hAnsiTheme="minorHAnsi" w:cstheme="minorHAnsi"/>
          <w:sz w:val="24"/>
          <w:szCs w:val="24"/>
        </w:rPr>
        <w:t xml:space="preserve">The Greek word is charitoo. (It comes from the word grace.) It means to </w:t>
      </w:r>
      <w:r w:rsidRPr="002A681E">
        <w:rPr>
          <w:rFonts w:asciiTheme="minorHAnsi" w:hAnsiTheme="minorHAnsi" w:cstheme="minorHAnsi"/>
          <w:i/>
          <w:sz w:val="24"/>
          <w:szCs w:val="24"/>
        </w:rPr>
        <w:t xml:space="preserve">grace or highly honor. </w:t>
      </w:r>
      <w:r w:rsidRPr="002A681E">
        <w:rPr>
          <w:rFonts w:asciiTheme="minorHAnsi" w:hAnsiTheme="minorHAnsi" w:cstheme="minorHAnsi"/>
          <w:sz w:val="24"/>
          <w:szCs w:val="24"/>
        </w:rPr>
        <w:t xml:space="preserve">As a side note: the words gift and forgiveness relate to both words. </w:t>
      </w:r>
    </w:p>
    <w:p w14:paraId="7F267A90" w14:textId="77777777" w:rsidR="002A681E" w:rsidRPr="002A681E" w:rsidRDefault="002A681E" w:rsidP="00D86B03">
      <w:pPr>
        <w:numPr>
          <w:ilvl w:val="0"/>
          <w:numId w:val="31"/>
        </w:numPr>
        <w:spacing w:after="90" w:line="271" w:lineRule="auto"/>
        <w:ind w:right="-288" w:hanging="379"/>
        <w:rPr>
          <w:ins w:id="622" w:author="virginia porter" w:date="2018-11-27T23:01:00Z"/>
          <w:rFonts w:asciiTheme="minorHAnsi" w:hAnsiTheme="minorHAnsi" w:cstheme="minorHAnsi"/>
          <w:color w:val="221F1F"/>
          <w:sz w:val="24"/>
          <w:szCs w:val="24"/>
          <w:rPrChange w:id="623" w:author="virginia porter" w:date="2018-11-27T23:01:00Z">
            <w:rPr>
              <w:ins w:id="624" w:author="virginia porter" w:date="2018-11-27T23:01:00Z"/>
              <w:i/>
            </w:rPr>
          </w:rPrChange>
        </w:rPr>
      </w:pPr>
      <w:r w:rsidRPr="002A681E">
        <w:rPr>
          <w:rFonts w:asciiTheme="minorHAnsi" w:hAnsiTheme="minorHAnsi" w:cstheme="minorHAnsi"/>
          <w:b/>
          <w:sz w:val="24"/>
          <w:szCs w:val="24"/>
        </w:rPr>
        <w:t xml:space="preserve">Good Will/ Good Pleasure: </w:t>
      </w:r>
      <w:r w:rsidRPr="002A681E">
        <w:rPr>
          <w:rFonts w:asciiTheme="minorHAnsi" w:hAnsiTheme="minorHAnsi" w:cstheme="minorHAnsi"/>
          <w:sz w:val="24"/>
          <w:szCs w:val="24"/>
        </w:rPr>
        <w:t xml:space="preserve">The Greek words are edudokia or eudokeo. Other definitions are </w:t>
      </w:r>
      <w:r w:rsidRPr="002A681E">
        <w:rPr>
          <w:rFonts w:asciiTheme="minorHAnsi" w:hAnsiTheme="minorHAnsi" w:cstheme="minorHAnsi"/>
          <w:i/>
          <w:sz w:val="24"/>
          <w:szCs w:val="24"/>
        </w:rPr>
        <w:t xml:space="preserve">satisfaction, delight, to think well of, to approve of. </w:t>
      </w:r>
    </w:p>
    <w:p w14:paraId="0238E851" w14:textId="77777777" w:rsidR="002A681E" w:rsidRPr="002A681E" w:rsidRDefault="002A681E">
      <w:pPr>
        <w:ind w:left="1039" w:right="-288" w:firstLine="0"/>
        <w:rPr>
          <w:rFonts w:asciiTheme="minorHAnsi" w:hAnsiTheme="minorHAnsi" w:cstheme="minorHAnsi"/>
          <w:sz w:val="24"/>
          <w:szCs w:val="24"/>
        </w:rPr>
        <w:pPrChange w:id="625" w:author="virginia porter" w:date="2018-11-27T23:01:00Z">
          <w:pPr>
            <w:numPr>
              <w:numId w:val="13"/>
            </w:numPr>
            <w:ind w:left="374" w:right="288" w:hanging="379"/>
          </w:pPr>
        </w:pPrChange>
      </w:pPr>
    </w:p>
    <w:p w14:paraId="7DC9CBC3" w14:textId="41628151" w:rsidR="002A681E" w:rsidRDefault="002A681E" w:rsidP="00D86B03">
      <w:pPr>
        <w:spacing w:after="4"/>
        <w:ind w:left="145" w:right="-288"/>
        <w:rPr>
          <w:rFonts w:asciiTheme="minorHAnsi" w:hAnsiTheme="minorHAnsi" w:cstheme="minorHAnsi"/>
          <w:sz w:val="24"/>
          <w:szCs w:val="24"/>
        </w:rPr>
      </w:pPr>
      <w:r w:rsidRPr="002A681E">
        <w:rPr>
          <w:rFonts w:asciiTheme="minorHAnsi" w:hAnsiTheme="minorHAnsi" w:cstheme="minorHAnsi"/>
          <w:b/>
          <w:sz w:val="24"/>
          <w:szCs w:val="24"/>
        </w:rPr>
        <w:t xml:space="preserve">DIGGING DEEPER: </w:t>
      </w:r>
      <w:r w:rsidRPr="002A681E">
        <w:rPr>
          <w:rFonts w:asciiTheme="minorHAnsi" w:hAnsiTheme="minorHAnsi" w:cstheme="minorHAnsi"/>
          <w:sz w:val="24"/>
          <w:szCs w:val="24"/>
        </w:rPr>
        <w:t xml:space="preserve">Habakkuk 1:13; Isaiah 59:1-2; Colossians 1:16-23; Luke 3:22; Matthew 3:17, 12:18, 17:5; 2 Peter 1:16-17; Mark 1:11 </w:t>
      </w:r>
    </w:p>
    <w:p w14:paraId="7B07D877" w14:textId="77777777" w:rsidR="0043614E" w:rsidRDefault="0043614E" w:rsidP="00D86B03">
      <w:pPr>
        <w:spacing w:after="4"/>
        <w:ind w:left="145" w:right="-288"/>
        <w:rPr>
          <w:rFonts w:asciiTheme="minorHAnsi" w:hAnsiTheme="minorHAnsi" w:cstheme="minorHAnsi"/>
          <w:sz w:val="24"/>
          <w:szCs w:val="24"/>
        </w:rPr>
      </w:pPr>
    </w:p>
    <w:p w14:paraId="5DA3A5BB" w14:textId="77777777" w:rsidR="00010DD4" w:rsidRPr="002A681E" w:rsidRDefault="002A681E" w:rsidP="00010DD4">
      <w:pPr>
        <w:spacing w:after="131" w:line="259" w:lineRule="auto"/>
        <w:ind w:left="0" w:right="-288" w:firstLine="720"/>
        <w:rPr>
          <w:rFonts w:asciiTheme="minorHAnsi" w:hAnsiTheme="minorHAnsi" w:cstheme="minorHAnsi"/>
          <w:sz w:val="24"/>
          <w:szCs w:val="24"/>
        </w:rPr>
      </w:pPr>
      <w:r w:rsidRPr="002A681E">
        <w:rPr>
          <w:rFonts w:asciiTheme="minorHAnsi" w:hAnsiTheme="minorHAnsi" w:cstheme="minorHAnsi"/>
          <w:sz w:val="24"/>
          <w:szCs w:val="24"/>
        </w:rPr>
        <w:t xml:space="preserve">As we have just seen in the passages above, when the Father spoke from heaven, He said: “This is My Beloved Son in whom I am well pleased.” Because Jesus is the unrivaled object of the Father’s affection, the Father’s love and acceptance of us rests solely upon His love for His Beloved Son. Because of this, we are not just accepted by God, but, in Christ, we are highly favored and enormously blessed. </w:t>
      </w:r>
      <w:r w:rsidR="00010DD4" w:rsidRPr="002A681E">
        <w:rPr>
          <w:rFonts w:asciiTheme="minorHAnsi" w:hAnsiTheme="minorHAnsi" w:cstheme="minorHAnsi"/>
          <w:sz w:val="24"/>
          <w:szCs w:val="24"/>
        </w:rPr>
        <w:t xml:space="preserve">The following is a case study that illustrates the principle in these lessons. Read the following accounts: Genesis 36:1-5; Exodus 6:21-24; Numbers 16:1-40, 26:9-11,58. </w:t>
      </w:r>
    </w:p>
    <w:p w14:paraId="6A19D0D8" w14:textId="77777777" w:rsidR="00010DD4" w:rsidRPr="002A681E" w:rsidDel="009E53DE" w:rsidRDefault="00010DD4" w:rsidP="00010DD4">
      <w:pPr>
        <w:tabs>
          <w:tab w:val="center" w:pos="5007"/>
        </w:tabs>
        <w:spacing w:after="0" w:line="240" w:lineRule="auto"/>
        <w:ind w:left="0" w:right="-288" w:firstLine="720"/>
        <w:jc w:val="left"/>
        <w:rPr>
          <w:del w:id="626" w:author="virginia porter" w:date="2018-11-07T14:58:00Z"/>
          <w:rFonts w:asciiTheme="minorHAnsi" w:hAnsiTheme="minorHAnsi" w:cstheme="minorHAnsi"/>
          <w:sz w:val="24"/>
          <w:szCs w:val="24"/>
        </w:rPr>
      </w:pPr>
      <w:r w:rsidRPr="002A681E">
        <w:rPr>
          <w:rFonts w:asciiTheme="minorHAnsi" w:hAnsiTheme="minorHAnsi" w:cstheme="minorHAnsi"/>
          <w:sz w:val="24"/>
          <w:szCs w:val="24"/>
        </w:rPr>
        <w:t>Now read the following Psalm 44-49, 84-85, 87-88. Considering who they were, what stands out to you in the writings of the sons of Korah?</w:t>
      </w:r>
      <w:r w:rsidRPr="002A681E">
        <w:rPr>
          <w:rFonts w:asciiTheme="minorHAnsi" w:eastAsia="Times New Roman" w:hAnsiTheme="minorHAnsi" w:cstheme="minorHAnsi"/>
          <w:sz w:val="24"/>
          <w:szCs w:val="24"/>
        </w:rPr>
        <w:t xml:space="preserve"> </w:t>
      </w:r>
      <w:del w:id="627" w:author="virginia porter" w:date="2018-11-07T14:58:00Z">
        <w:r w:rsidRPr="002A681E" w:rsidDel="009E53DE">
          <w:rPr>
            <w:noProof/>
            <w:sz w:val="24"/>
            <w:szCs w:val="24"/>
            <w:rPrChange w:id="628" w:author="Unknown">
              <w:rPr>
                <w:noProof/>
              </w:rPr>
            </w:rPrChange>
          </w:rPr>
          <mc:AlternateContent>
            <mc:Choice Requires="wpg">
              <w:drawing>
                <wp:inline distT="0" distB="0" distL="0" distR="0" wp14:anchorId="433C103A" wp14:editId="72474FD1">
                  <wp:extent cx="5600701" cy="9487"/>
                  <wp:effectExtent l="0" t="0" r="0" b="0"/>
                  <wp:docPr id="138293" name="Group 13829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3216" name="Shape 321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04EFFD09" id="Group 13829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sjCtXwIAAMsFAAAOAAAAAAAAAAAAAAAAAC4CAABkcnMvZTJvRG9jLnht&#10;bFBLAQItABQABgAIAAAAIQBM3kqb2gAAAAMBAAAPAAAAAAAAAAAAAAAAALkEAABkcnMvZG93bnJl&#10;di54bWxQSwUGAAAAAAQABADzAAAAwAUAAAAA&#10;">
                  <v:shape id="Shape 321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" path="m,l5600701,e" filled="f" strokecolor="#211e1f" strokeweight=".26353mm">
                    <v:path arrowok="t" textboxrect="0,0,5600701,0"/>
                  </v:shape>
                  <w10:anchorlock/>
                </v:group>
              </w:pict>
            </mc:Fallback>
          </mc:AlternateContent>
        </w:r>
      </w:del>
    </w:p>
    <w:p w14:paraId="7B6DED78" w14:textId="77777777" w:rsidR="00010DD4" w:rsidRDefault="00010DD4" w:rsidP="00010DD4">
      <w:pPr>
        <w:ind w:left="0" w:right="-288" w:firstLine="720"/>
        <w:rPr>
          <w:sz w:val="24"/>
          <w:szCs w:val="24"/>
        </w:rPr>
      </w:pPr>
      <w:r w:rsidRPr="002A681E">
        <w:rPr>
          <w:sz w:val="24"/>
          <w:szCs w:val="24"/>
        </w:rPr>
        <w:t xml:space="preserve">Read the following passages and make a detailed list of how they personally apply to you in Christ. Mark 10:13-16; John 8:1-11; Luke 5:27-32; Galatians 3:13, 4:5; Revelation 5:9; 1 Corinthians 15:10 </w:t>
      </w:r>
      <w:r>
        <w:rPr>
          <w:sz w:val="24"/>
          <w:szCs w:val="24"/>
        </w:rPr>
        <w:t xml:space="preserve">                               </w:t>
      </w:r>
    </w:p>
    <w:p w14:paraId="6DDA95D1" w14:textId="57E6B79D" w:rsidR="002A681E" w:rsidRPr="002A681E" w:rsidRDefault="002A681E" w:rsidP="00D86B03">
      <w:pPr>
        <w:spacing w:after="131" w:line="259" w:lineRule="auto"/>
        <w:ind w:left="0" w:right="-288" w:firstLine="684"/>
        <w:rPr>
          <w:rFonts w:asciiTheme="minorHAnsi" w:hAnsiTheme="minorHAnsi" w:cstheme="minorHAnsi"/>
          <w:sz w:val="24"/>
          <w:szCs w:val="24"/>
        </w:rPr>
      </w:pPr>
    </w:p>
    <w:p w14:paraId="75B266C3" w14:textId="25E332AF" w:rsidR="002A681E" w:rsidRDefault="002A681E" w:rsidP="00D86B03">
      <w:pPr>
        <w:ind w:left="141" w:right="-288" w:firstLine="543"/>
        <w:rPr>
          <w:rFonts w:asciiTheme="minorHAnsi" w:hAnsiTheme="minorHAnsi" w:cstheme="minorHAnsi"/>
          <w:sz w:val="24"/>
          <w:szCs w:val="24"/>
        </w:rPr>
      </w:pPr>
      <w:r w:rsidRPr="002A681E">
        <w:rPr>
          <w:rFonts w:asciiTheme="minorHAnsi" w:hAnsiTheme="minorHAnsi" w:cstheme="minorHAnsi"/>
          <w:sz w:val="24"/>
          <w:szCs w:val="24"/>
        </w:rPr>
        <w:t xml:space="preserve">At the birth of Jesus, a heavenly host appeared and declared: “Glory to God in the highest, and on earth, peace among men with whom </w:t>
      </w:r>
      <w:r w:rsidRPr="002A681E">
        <w:rPr>
          <w:rFonts w:asciiTheme="minorHAnsi" w:hAnsiTheme="minorHAnsi" w:cstheme="minorHAnsi"/>
          <w:i/>
          <w:sz w:val="24"/>
          <w:szCs w:val="24"/>
        </w:rPr>
        <w:t>He is pleased</w:t>
      </w:r>
      <w:r w:rsidRPr="002A681E">
        <w:rPr>
          <w:rFonts w:asciiTheme="minorHAnsi" w:hAnsiTheme="minorHAnsi" w:cstheme="minorHAnsi"/>
          <w:sz w:val="24"/>
          <w:szCs w:val="24"/>
        </w:rPr>
        <w:t xml:space="preserve">.” The King James version said, “On whom His favor rests” (Luke 2:13-14). In this instance, the words pleased and favored are the same word applied to Jesus! Do you understand the significance of that? Because Christ Jesus now lives “in us,” and God the Father is </w:t>
      </w:r>
      <w:r w:rsidRPr="002A681E">
        <w:rPr>
          <w:rFonts w:asciiTheme="minorHAnsi" w:hAnsiTheme="minorHAnsi" w:cstheme="minorHAnsi"/>
          <w:i/>
          <w:sz w:val="24"/>
          <w:szCs w:val="24"/>
        </w:rPr>
        <w:t>well pleased with Him</w:t>
      </w:r>
      <w:r w:rsidRPr="002A681E">
        <w:rPr>
          <w:rFonts w:asciiTheme="minorHAnsi" w:hAnsiTheme="minorHAnsi" w:cstheme="minorHAnsi"/>
          <w:sz w:val="24"/>
          <w:szCs w:val="24"/>
        </w:rPr>
        <w:t xml:space="preserve">, the Father’s </w:t>
      </w:r>
      <w:r w:rsidRPr="002A681E">
        <w:rPr>
          <w:rFonts w:asciiTheme="minorHAnsi" w:hAnsiTheme="minorHAnsi" w:cstheme="minorHAnsi"/>
          <w:i/>
          <w:sz w:val="24"/>
          <w:szCs w:val="24"/>
        </w:rPr>
        <w:t xml:space="preserve">favor </w:t>
      </w:r>
      <w:r w:rsidRPr="002A681E">
        <w:rPr>
          <w:rFonts w:asciiTheme="minorHAnsi" w:hAnsiTheme="minorHAnsi" w:cstheme="minorHAnsi"/>
          <w:sz w:val="24"/>
          <w:szCs w:val="24"/>
        </w:rPr>
        <w:t xml:space="preserve">now rests “upon us.” It is mind-boggling. Think through the implications of these wonders. Do you struggle with feelings of insignificance? When you read the Bible, do you think about the people listed as superhumans? They were not. They were every bit as human as you and me. </w:t>
      </w:r>
    </w:p>
    <w:p w14:paraId="181C2AD5" w14:textId="0BA3FD42" w:rsidR="004C0BE0" w:rsidRPr="002A681E" w:rsidRDefault="004C0BE0" w:rsidP="00D86B03">
      <w:pPr>
        <w:ind w:left="141" w:right="-288" w:firstLine="543"/>
        <w:rPr>
          <w:rFonts w:asciiTheme="minorHAnsi" w:hAnsiTheme="minorHAnsi" w:cstheme="minorHAnsi"/>
          <w:sz w:val="24"/>
          <w:szCs w:val="24"/>
        </w:rPr>
      </w:pPr>
      <w:r>
        <w:rPr>
          <w:rFonts w:asciiTheme="minorHAnsi" w:hAnsiTheme="minorHAnsi" w:cstheme="minorHAnsi"/>
          <w:sz w:val="24"/>
          <w:szCs w:val="24"/>
        </w:rPr>
        <w:t xml:space="preserve"> </w:t>
      </w:r>
    </w:p>
    <w:p w14:paraId="581D4026" w14:textId="3BA2CEE3" w:rsidR="002A681E" w:rsidRDefault="002A681E" w:rsidP="00D86B03">
      <w:pPr>
        <w:ind w:left="141" w:right="-288" w:firstLine="543"/>
        <w:rPr>
          <w:rFonts w:asciiTheme="minorHAnsi" w:hAnsiTheme="minorHAnsi" w:cstheme="minorHAnsi"/>
          <w:sz w:val="24"/>
          <w:szCs w:val="24"/>
        </w:rPr>
      </w:pPr>
      <w:r w:rsidRPr="002A681E">
        <w:rPr>
          <w:rFonts w:asciiTheme="minorHAnsi" w:hAnsiTheme="minorHAnsi" w:cstheme="minorHAnsi"/>
          <w:sz w:val="24"/>
          <w:szCs w:val="24"/>
        </w:rPr>
        <w:t xml:space="preserve">Take the mother of Jesus, Mary, for example. Can you imagine the thoughts running through her teenage mind when she was visited by the angel Gabriel? Before He announced that her womb would be the incubator of Immanuel, in fact, “the Holy of Holies,” he declared her standing with God. Gabriel said: “Greetings, you who are </w:t>
      </w:r>
      <w:r w:rsidRPr="002A681E">
        <w:rPr>
          <w:rFonts w:asciiTheme="minorHAnsi" w:hAnsiTheme="minorHAnsi" w:cstheme="minorHAnsi"/>
          <w:i/>
          <w:sz w:val="24"/>
          <w:szCs w:val="24"/>
        </w:rPr>
        <w:t xml:space="preserve">highly favored. </w:t>
      </w:r>
      <w:r w:rsidRPr="002A681E">
        <w:rPr>
          <w:rFonts w:asciiTheme="minorHAnsi" w:hAnsiTheme="minorHAnsi" w:cstheme="minorHAnsi"/>
          <w:sz w:val="24"/>
          <w:szCs w:val="24"/>
        </w:rPr>
        <w:t xml:space="preserve">The Lord is with you” (Luke 1:28 NIV). We marvel at this encounter and the great honor bestowed upon Mary—and rightfully so. But please don’t miss this hidden treasure; the words </w:t>
      </w:r>
      <w:r w:rsidRPr="002A681E">
        <w:rPr>
          <w:rFonts w:asciiTheme="minorHAnsi" w:hAnsiTheme="minorHAnsi" w:cstheme="minorHAnsi"/>
          <w:i/>
          <w:sz w:val="24"/>
          <w:szCs w:val="24"/>
        </w:rPr>
        <w:t xml:space="preserve">highly favored </w:t>
      </w:r>
      <w:r w:rsidRPr="002A681E">
        <w:rPr>
          <w:rFonts w:asciiTheme="minorHAnsi" w:hAnsiTheme="minorHAnsi" w:cstheme="minorHAnsi"/>
          <w:sz w:val="24"/>
          <w:szCs w:val="24"/>
        </w:rPr>
        <w:t xml:space="preserve">are the exact same word used in Ephesians 1:6 for </w:t>
      </w:r>
      <w:r w:rsidRPr="002A681E">
        <w:rPr>
          <w:rFonts w:asciiTheme="minorHAnsi" w:hAnsiTheme="minorHAnsi" w:cstheme="minorHAnsi"/>
          <w:i/>
          <w:sz w:val="24"/>
          <w:szCs w:val="24"/>
        </w:rPr>
        <w:t xml:space="preserve">accepted. </w:t>
      </w:r>
      <w:r w:rsidRPr="002A681E">
        <w:rPr>
          <w:rFonts w:asciiTheme="minorHAnsi" w:hAnsiTheme="minorHAnsi" w:cstheme="minorHAnsi"/>
          <w:sz w:val="24"/>
          <w:szCs w:val="24"/>
        </w:rPr>
        <w:t xml:space="preserve">Here is the truth: If you are in Christ, then you are as highly favored by God as </w:t>
      </w:r>
      <w:del w:id="629" w:author="virginia porter" w:date="2018-11-07T14:02:00Z">
        <w:r w:rsidRPr="002A681E" w:rsidDel="007E6E07">
          <w:rPr>
            <w:rFonts w:asciiTheme="minorHAnsi" w:hAnsiTheme="minorHAnsi" w:cstheme="minorHAnsi"/>
            <w:sz w:val="24"/>
            <w:szCs w:val="24"/>
          </w:rPr>
          <w:delText xml:space="preserve">the Virgin </w:delText>
        </w:r>
      </w:del>
      <w:r w:rsidRPr="002A681E">
        <w:rPr>
          <w:rFonts w:asciiTheme="minorHAnsi" w:hAnsiTheme="minorHAnsi" w:cstheme="minorHAnsi"/>
          <w:sz w:val="24"/>
          <w:szCs w:val="24"/>
        </w:rPr>
        <w:t xml:space="preserve">Mary! </w:t>
      </w:r>
    </w:p>
    <w:p w14:paraId="6FE7ACF5" w14:textId="77777777" w:rsidR="004C0BE0" w:rsidRPr="002A681E" w:rsidRDefault="004C0BE0" w:rsidP="00D86B03">
      <w:pPr>
        <w:ind w:left="141" w:right="-288" w:firstLine="543"/>
        <w:rPr>
          <w:rFonts w:asciiTheme="minorHAnsi" w:hAnsiTheme="minorHAnsi" w:cstheme="minorHAnsi"/>
          <w:sz w:val="24"/>
          <w:szCs w:val="24"/>
        </w:rPr>
      </w:pPr>
    </w:p>
    <w:p w14:paraId="7532CEA3" w14:textId="363D27E7" w:rsidR="002A681E" w:rsidRPr="002A681E" w:rsidRDefault="002A681E" w:rsidP="00D86B03">
      <w:pPr>
        <w:spacing w:after="2"/>
        <w:ind w:left="0" w:right="-288" w:firstLine="695"/>
        <w:rPr>
          <w:ins w:id="630" w:author="virginia porter" w:date="2018-11-27T23:01:00Z"/>
          <w:rFonts w:asciiTheme="minorHAnsi" w:hAnsiTheme="minorHAnsi" w:cstheme="minorHAnsi"/>
          <w:sz w:val="24"/>
          <w:szCs w:val="24"/>
        </w:rPr>
      </w:pPr>
      <w:r w:rsidRPr="002A681E">
        <w:rPr>
          <w:rFonts w:asciiTheme="minorHAnsi" w:hAnsiTheme="minorHAnsi" w:cstheme="minorHAnsi"/>
          <w:sz w:val="24"/>
          <w:szCs w:val="24"/>
        </w:rPr>
        <w:t xml:space="preserve">Consider a further wonder. Mary carried the Son of God (her Creator) within her. Likewise, we also carry God the Holy Spirit within us. Once we were separated from God in our sins. </w:t>
      </w:r>
      <w:r w:rsidR="00010DD4">
        <w:rPr>
          <w:rFonts w:asciiTheme="minorHAnsi" w:hAnsiTheme="minorHAnsi" w:cstheme="minorHAnsi"/>
          <w:sz w:val="24"/>
          <w:szCs w:val="24"/>
        </w:rPr>
        <w:t xml:space="preserve">Like Mary, not </w:t>
      </w:r>
      <w:r w:rsidRPr="002A681E">
        <w:rPr>
          <w:rFonts w:asciiTheme="minorHAnsi" w:hAnsiTheme="minorHAnsi" w:cstheme="minorHAnsi"/>
          <w:sz w:val="24"/>
          <w:szCs w:val="24"/>
        </w:rPr>
        <w:t xml:space="preserve">only is God with us </w:t>
      </w:r>
      <w:r w:rsidR="00010DD4">
        <w:rPr>
          <w:rFonts w:asciiTheme="minorHAnsi" w:hAnsiTheme="minorHAnsi" w:cstheme="minorHAnsi"/>
          <w:sz w:val="24"/>
          <w:szCs w:val="24"/>
        </w:rPr>
        <w:t>and</w:t>
      </w:r>
      <w:r w:rsidRPr="002A681E">
        <w:rPr>
          <w:rFonts w:asciiTheme="minorHAnsi" w:hAnsiTheme="minorHAnsi" w:cstheme="minorHAnsi"/>
          <w:sz w:val="24"/>
          <w:szCs w:val="24"/>
        </w:rPr>
        <w:t xml:space="preserve"> in us</w:t>
      </w:r>
      <w:r w:rsidR="00010DD4">
        <w:rPr>
          <w:rFonts w:asciiTheme="minorHAnsi" w:hAnsiTheme="minorHAnsi" w:cstheme="minorHAnsi"/>
          <w:sz w:val="24"/>
          <w:szCs w:val="24"/>
        </w:rPr>
        <w:t>, but we are in H</w:t>
      </w:r>
      <w:r w:rsidR="0062322B">
        <w:rPr>
          <w:rFonts w:asciiTheme="minorHAnsi" w:hAnsiTheme="minorHAnsi" w:cstheme="minorHAnsi"/>
          <w:sz w:val="24"/>
          <w:szCs w:val="24"/>
        </w:rPr>
        <w:t>i</w:t>
      </w:r>
      <w:r w:rsidR="00010DD4">
        <w:rPr>
          <w:rFonts w:asciiTheme="minorHAnsi" w:hAnsiTheme="minorHAnsi" w:cstheme="minorHAnsi"/>
          <w:sz w:val="24"/>
          <w:szCs w:val="24"/>
        </w:rPr>
        <w:t>m</w:t>
      </w:r>
      <w:r w:rsidR="0062322B">
        <w:rPr>
          <w:rFonts w:asciiTheme="minorHAnsi" w:hAnsiTheme="minorHAnsi" w:cstheme="minorHAnsi"/>
          <w:sz w:val="24"/>
          <w:szCs w:val="24"/>
        </w:rPr>
        <w:t>. No one can snatch us from His hands</w:t>
      </w:r>
      <w:r w:rsidR="00233460">
        <w:rPr>
          <w:rFonts w:asciiTheme="minorHAnsi" w:hAnsiTheme="minorHAnsi" w:cstheme="minorHAnsi"/>
          <w:sz w:val="24"/>
          <w:szCs w:val="24"/>
        </w:rPr>
        <w:t xml:space="preserve"> -- t</w:t>
      </w:r>
      <w:r w:rsidR="0062322B">
        <w:rPr>
          <w:rFonts w:asciiTheme="minorHAnsi" w:hAnsiTheme="minorHAnsi" w:cstheme="minorHAnsi"/>
          <w:sz w:val="24"/>
          <w:szCs w:val="24"/>
        </w:rPr>
        <w:t>hat is security.</w:t>
      </w:r>
      <w:r w:rsidRPr="002A681E">
        <w:rPr>
          <w:rFonts w:asciiTheme="minorHAnsi" w:hAnsiTheme="minorHAnsi" w:cstheme="minorHAnsi"/>
          <w:sz w:val="24"/>
          <w:szCs w:val="24"/>
        </w:rPr>
        <w:t xml:space="preserve"> If we could but grasp this reality, it would change our lives completely.  </w:t>
      </w:r>
    </w:p>
    <w:p w14:paraId="392E4571" w14:textId="77777777" w:rsidR="002A681E" w:rsidRPr="002A681E" w:rsidRDefault="002A681E" w:rsidP="00D86B03">
      <w:pPr>
        <w:spacing w:after="2"/>
        <w:ind w:left="0" w:right="-288" w:firstLine="695"/>
        <w:rPr>
          <w:rFonts w:asciiTheme="minorHAnsi" w:hAnsiTheme="minorHAnsi" w:cstheme="minorHAnsi"/>
          <w:sz w:val="24"/>
          <w:szCs w:val="24"/>
        </w:rPr>
      </w:pPr>
    </w:p>
    <w:p w14:paraId="683565AC" w14:textId="3AD076BE" w:rsidR="002A681E" w:rsidRDefault="002A681E" w:rsidP="00D86B03">
      <w:pPr>
        <w:spacing w:after="4"/>
        <w:ind w:left="9" w:right="-288"/>
        <w:rPr>
          <w:rFonts w:asciiTheme="minorHAnsi" w:hAnsiTheme="minorHAnsi" w:cstheme="minorHAnsi"/>
          <w:sz w:val="24"/>
          <w:szCs w:val="24"/>
        </w:rPr>
      </w:pPr>
      <w:r w:rsidRPr="002A681E">
        <w:rPr>
          <w:rFonts w:asciiTheme="minorHAnsi" w:hAnsiTheme="minorHAnsi" w:cstheme="minorHAnsi"/>
          <w:b/>
          <w:sz w:val="24"/>
          <w:szCs w:val="24"/>
        </w:rPr>
        <w:t xml:space="preserve">DIGGING DEEPER: </w:t>
      </w:r>
      <w:r w:rsidRPr="002A681E">
        <w:rPr>
          <w:rFonts w:asciiTheme="minorHAnsi" w:hAnsiTheme="minorHAnsi" w:cstheme="minorHAnsi"/>
          <w:sz w:val="24"/>
          <w:szCs w:val="24"/>
        </w:rPr>
        <w:t xml:space="preserve">Romans 8:28-32; Luke 12:32; John 1:10-18, 14:6-24, 16:27; Matthew 3:17, 12:18, 17:5, 21:28-32; Colossians 1:12-19 </w:t>
      </w:r>
    </w:p>
    <w:p w14:paraId="6A683AC0" w14:textId="77777777" w:rsidR="004C0BE0" w:rsidRPr="002A681E" w:rsidRDefault="004C0BE0" w:rsidP="00D86B03">
      <w:pPr>
        <w:spacing w:after="4"/>
        <w:ind w:left="145" w:right="-288"/>
        <w:rPr>
          <w:rFonts w:asciiTheme="minorHAnsi" w:hAnsiTheme="minorHAnsi" w:cstheme="minorHAnsi"/>
          <w:sz w:val="24"/>
          <w:szCs w:val="24"/>
        </w:rPr>
      </w:pPr>
    </w:p>
    <w:p w14:paraId="4AA17DE0" w14:textId="5826D169" w:rsidR="002A681E" w:rsidRDefault="002A681E" w:rsidP="00010DD4">
      <w:pPr>
        <w:spacing w:after="131" w:line="259" w:lineRule="auto"/>
        <w:ind w:left="0" w:right="-288" w:firstLine="720"/>
        <w:rPr>
          <w:rFonts w:asciiTheme="minorHAnsi" w:hAnsiTheme="minorHAnsi" w:cstheme="minorHAnsi"/>
          <w:sz w:val="24"/>
          <w:szCs w:val="24"/>
        </w:rPr>
      </w:pPr>
      <w:r w:rsidRPr="002A681E">
        <w:rPr>
          <w:rFonts w:asciiTheme="minorHAnsi" w:hAnsiTheme="minorHAnsi" w:cstheme="minorHAnsi"/>
          <w:sz w:val="24"/>
          <w:szCs w:val="24"/>
        </w:rPr>
        <w:t xml:space="preserve">The value of anything is set by one criterion. Do you know what that is? An item’s value is appraised by the price that someone is willing to pay to have it. Every living soul is valuable. Not only because they are made in God’s image, but also because of the price He paid to redeem us. If you will look to the cross of Christ, you will know exactly how valuable you are to God because of the price He paid to have you. The catalyst that drove Him to the cross was love. </w:t>
      </w:r>
      <w:r w:rsidR="0043614E">
        <w:rPr>
          <w:rFonts w:asciiTheme="minorHAnsi" w:hAnsiTheme="minorHAnsi" w:cstheme="minorHAnsi"/>
          <w:sz w:val="24"/>
          <w:szCs w:val="24"/>
        </w:rPr>
        <w:t xml:space="preserve"> </w:t>
      </w:r>
    </w:p>
    <w:p w14:paraId="643C818F" w14:textId="004331AE" w:rsidR="001B3B51" w:rsidRDefault="001B3B51" w:rsidP="00010DD4">
      <w:pPr>
        <w:spacing w:after="131" w:line="259" w:lineRule="auto"/>
        <w:ind w:left="0" w:right="-288" w:firstLine="720"/>
        <w:rPr>
          <w:rFonts w:asciiTheme="minorHAnsi" w:hAnsiTheme="minorHAnsi" w:cstheme="minorHAnsi"/>
          <w:sz w:val="24"/>
          <w:szCs w:val="24"/>
        </w:rPr>
      </w:pPr>
    </w:p>
    <w:p w14:paraId="784B1837" w14:textId="6EF9439E" w:rsidR="00467D1E" w:rsidRPr="00A632B0" w:rsidRDefault="00217661" w:rsidP="001A3480">
      <w:pPr>
        <w:ind w:left="0" w:right="-288" w:firstLine="0"/>
        <w:jc w:val="center"/>
        <w:rPr>
          <w:ins w:id="631" w:author="Walter Moore" w:date="2019-01-04T15:00:00Z"/>
          <w:b/>
          <w:color w:val="auto"/>
          <w:rPrChange w:id="632" w:author="virginia porter" w:date="2019-01-08T16:56:00Z">
            <w:rPr>
              <w:ins w:id="633" w:author="Walter Moore" w:date="2019-01-04T15:00:00Z"/>
            </w:rPr>
          </w:rPrChange>
        </w:rPr>
      </w:pPr>
      <w:r w:rsidRPr="00F14CB7">
        <w:rPr>
          <w:b/>
          <w:color w:val="auto"/>
        </w:rPr>
        <w:t xml:space="preserve">Day 4 </w:t>
      </w:r>
      <w:r w:rsidR="00467D1E" w:rsidRPr="00F14CB7">
        <w:rPr>
          <w:b/>
          <w:color w:val="auto"/>
        </w:rPr>
        <w:t>Session Eight</w:t>
      </w:r>
    </w:p>
    <w:p w14:paraId="73ECE000" w14:textId="77777777" w:rsidR="00467D1E" w:rsidRPr="00E335B3" w:rsidRDefault="00467D1E">
      <w:pPr>
        <w:pStyle w:val="Header1-Style2"/>
        <w:pPrChange w:id="634" w:author="Microsoft Office User" w:date="2019-01-02T20:15:00Z">
          <w:pPr>
            <w:spacing w:after="465" w:line="259" w:lineRule="auto"/>
            <w:ind w:left="0" w:firstLine="0"/>
            <w:jc w:val="center"/>
          </w:pPr>
        </w:pPrChange>
      </w:pPr>
      <w:bookmarkStart w:id="635" w:name="_Toc534304797"/>
      <w:bookmarkStart w:id="636" w:name="_Toc534305870"/>
      <w:r w:rsidRPr="006C5DDF">
        <w:rPr>
          <w:rPrChange w:id="637" w:author="virginia porter" w:date="2019-01-08T17:00:00Z">
            <w:rPr>
              <w:b/>
              <w:sz w:val="23"/>
            </w:rPr>
          </w:rPrChange>
        </w:rPr>
        <w:t>Abba Father</w:t>
      </w:r>
      <w:bookmarkEnd w:id="635"/>
      <w:bookmarkEnd w:id="636"/>
    </w:p>
    <w:p w14:paraId="615A611A" w14:textId="77777777" w:rsidR="00467D1E" w:rsidRDefault="00467D1E">
      <w:pPr>
        <w:pStyle w:val="Header3-Style2"/>
        <w:pPrChange w:id="638" w:author="Microsoft Office User" w:date="2019-01-02T20:15:00Z">
          <w:pPr>
            <w:pStyle w:val="Heading2"/>
            <w:ind w:left="689" w:right="838"/>
          </w:pPr>
        </w:pPrChange>
      </w:pPr>
      <w:bookmarkStart w:id="639" w:name="_Toc534218032"/>
      <w:bookmarkStart w:id="640" w:name="_Toc534219869"/>
      <w:bookmarkStart w:id="641" w:name="_Toc534222108"/>
      <w:r>
        <w:t>Key Passage</w:t>
      </w:r>
      <w:bookmarkEnd w:id="639"/>
      <w:bookmarkEnd w:id="640"/>
      <w:bookmarkEnd w:id="641"/>
      <w:r>
        <w:rPr>
          <w:color w:val="000000"/>
        </w:rPr>
        <w:t xml:space="preserve"> </w:t>
      </w:r>
    </w:p>
    <w:p w14:paraId="634BFB15" w14:textId="113023D9" w:rsidR="00467D1E" w:rsidRDefault="00467D1E" w:rsidP="00467D1E">
      <w:pPr>
        <w:pStyle w:val="Header3-Style2"/>
        <w:rPr>
          <w:color w:val="000000"/>
          <w:sz w:val="24"/>
          <w:szCs w:val="24"/>
        </w:rPr>
      </w:pPr>
      <w:r w:rsidRPr="0043614E">
        <w:rPr>
          <w:sz w:val="24"/>
          <w:szCs w:val="24"/>
        </w:rPr>
        <w:t xml:space="preserve">  Galatians 4:4-7</w:t>
      </w:r>
      <w:r w:rsidRPr="0043614E">
        <w:rPr>
          <w:color w:val="000000"/>
          <w:sz w:val="24"/>
          <w:szCs w:val="24"/>
        </w:rPr>
        <w:t xml:space="preserve"> </w:t>
      </w:r>
    </w:p>
    <w:p w14:paraId="7EDC0017" w14:textId="77777777" w:rsidR="00D86B03" w:rsidRPr="00D86B03" w:rsidRDefault="00D86B03" w:rsidP="00D86B03"/>
    <w:p w14:paraId="310DDA94" w14:textId="77777777" w:rsidR="00467D1E" w:rsidRDefault="00467D1E" w:rsidP="00467D1E">
      <w:pPr>
        <w:ind w:left="9"/>
        <w:jc w:val="center"/>
        <w:rPr>
          <w:b/>
        </w:rPr>
      </w:pPr>
      <w:r w:rsidRPr="00A632B0">
        <w:rPr>
          <w:b/>
        </w:rPr>
        <w:t>Introduction</w:t>
      </w:r>
    </w:p>
    <w:p w14:paraId="684383C6" w14:textId="48E864BE" w:rsidR="00467D1E" w:rsidRDefault="00467D1E" w:rsidP="00D86B03">
      <w:pPr>
        <w:ind w:left="9" w:right="-288" w:firstLine="711"/>
        <w:rPr>
          <w:sz w:val="24"/>
          <w:szCs w:val="24"/>
        </w:rPr>
      </w:pPr>
      <w:r w:rsidRPr="00467D1E">
        <w:rPr>
          <w:sz w:val="24"/>
          <w:szCs w:val="24"/>
        </w:rPr>
        <w:t xml:space="preserve">Just the mention of the word father can conjure up a myriad of emotions—some good and some bad. Most of us base our concept of God as a father on our experience with our earthly fathers. For those who were raised by a loving father, this lesson will bring up fond memories. Whereas, if you were raised in a family with an ungodly, abusive, absent, or emotionally disconnected father, then what we’re about to study may evoke memories that are anything but pleasant. Does that last statement describe your father in any way? If it does, you may be thinking, “If God is anything like my father, then I want no part of Him!” This is understandable if you are tormented by the haunting memories of an abusive or absent father. If this is the scenario that you most easily relate to, it may have left you with a false image of God that in no way resembles the God of the Bible. Therefore, it cannot be stressed enough the crucial role a father plays in the lives of his children. </w:t>
      </w:r>
      <w:r w:rsidR="00B456D5">
        <w:rPr>
          <w:sz w:val="24"/>
          <w:szCs w:val="24"/>
        </w:rPr>
        <w:t xml:space="preserve"> </w:t>
      </w:r>
    </w:p>
    <w:p w14:paraId="166D95EE" w14:textId="77777777" w:rsidR="00B456D5" w:rsidRDefault="00B456D5" w:rsidP="00D86B03">
      <w:pPr>
        <w:ind w:left="9" w:right="-288" w:firstLine="711"/>
        <w:rPr>
          <w:sz w:val="24"/>
          <w:szCs w:val="24"/>
        </w:rPr>
      </w:pPr>
    </w:p>
    <w:p w14:paraId="1C26C61F" w14:textId="77777777" w:rsidR="00B456D5" w:rsidRPr="00C75580" w:rsidRDefault="00B456D5" w:rsidP="00C75580">
      <w:pPr>
        <w:pStyle w:val="Header3-Style2b"/>
        <w:ind w:firstLine="720"/>
      </w:pPr>
      <w:r w:rsidRPr="00C75580">
        <w:t>Father is the first word in the Hebrew dictionary, and the first time in the Bible that the word father is mentioned is at the wedding of Adam and Eve. Here, God Himself presided over that ceremony. This was His charge to the couple: “</w:t>
      </w:r>
      <w:r w:rsidRPr="00C75580">
        <w:rPr>
          <w:i/>
        </w:rPr>
        <w:t xml:space="preserve">For this reason, a man shall leave his father and mother, and be joined to his wife; and the two shall become one flesh” </w:t>
      </w:r>
      <w:r w:rsidRPr="00C75580">
        <w:t>(Genesis 2:24). Perhaps they were a bit confused by this statement. If you’ll remember, they didn’t have any parents—only God the Father. Genesis 2:24 is a passage that is typically used in marriage ceremonies, and it’s quite relevant to</w:t>
      </w:r>
      <w:del w:id="642" w:author="virginia porter" w:date="2018-11-27T23:02:00Z">
        <w:r w:rsidRPr="00C75580" w:rsidDel="001A7146">
          <w:delText xml:space="preserve"> </w:delText>
        </w:r>
      </w:del>
      <w:r w:rsidRPr="00C75580">
        <w:t xml:space="preserve"> me. Ethan, my first-born son, has recently left his father and me to become united with his new wife Jessica. And while the “uniting” part gives me great joy, the “leaving” part evokes other emotions in this mother’s heart. (I’m still adjusting to having an empty nest.)  We often forget that marriage was God’s idea from the start. Did you know that in many cultures the father is the one who selects the bride for his son? The same is true of the bride of Christ. Our Father chose us for His Son. The Greek word for chose really defines just how special we are to God. It means to </w:t>
      </w:r>
      <w:r w:rsidRPr="00C75580">
        <w:rPr>
          <w:i/>
        </w:rPr>
        <w:t xml:space="preserve">select as a favorite. </w:t>
      </w:r>
      <w:r w:rsidRPr="00C75580">
        <w:t>God, the Father has</w:t>
      </w:r>
      <w:r w:rsidRPr="00841AB1">
        <w:t xml:space="preserve"> </w:t>
      </w:r>
      <w:r w:rsidRPr="00C75580">
        <w:t xml:space="preserve">favorites—all His children are His favorite! </w:t>
      </w:r>
    </w:p>
    <w:p w14:paraId="168B4145" w14:textId="77777777" w:rsidR="00B456D5" w:rsidRDefault="00B456D5" w:rsidP="00C75580">
      <w:pPr>
        <w:pStyle w:val="Header3-Style2b"/>
      </w:pPr>
    </w:p>
    <w:p w14:paraId="796ADC2E" w14:textId="138DD749" w:rsidR="00B456D5" w:rsidRDefault="00B456D5" w:rsidP="00D86B03">
      <w:pPr>
        <w:ind w:left="0" w:right="-288" w:firstLine="0"/>
        <w:rPr>
          <w:sz w:val="24"/>
          <w:szCs w:val="24"/>
        </w:rPr>
      </w:pPr>
    </w:p>
    <w:p w14:paraId="4388C7B0" w14:textId="77777777" w:rsidR="00B456D5" w:rsidRDefault="00B456D5" w:rsidP="00D86B03">
      <w:pPr>
        <w:ind w:left="0" w:right="-288" w:firstLine="0"/>
        <w:rPr>
          <w:sz w:val="24"/>
          <w:szCs w:val="24"/>
        </w:rPr>
      </w:pPr>
    </w:p>
    <w:p w14:paraId="2D36EBBA" w14:textId="101531C8" w:rsidR="009D0974" w:rsidRPr="00C75580" w:rsidDel="007D6F02" w:rsidRDefault="004C0BE0">
      <w:pPr>
        <w:pStyle w:val="Header3-Style2b"/>
        <w:rPr>
          <w:ins w:id="643" w:author="Walter Moore" w:date="2019-01-04T15:00:00Z"/>
          <w:del w:id="644" w:author="virginia porter" w:date="2019-01-16T17:52:00Z"/>
        </w:rPr>
        <w:pPrChange w:id="645" w:author="Walter Moore" w:date="2019-01-04T15:08:00Z">
          <w:pPr/>
        </w:pPrChange>
      </w:pPr>
      <w:r>
        <w:tab/>
      </w:r>
    </w:p>
    <w:p w14:paraId="0C6AF2B0" w14:textId="77777777" w:rsidR="009D0974" w:rsidRPr="00C75580" w:rsidDel="00FD65B7" w:rsidRDefault="009D0974" w:rsidP="00C75580">
      <w:pPr>
        <w:pStyle w:val="Header3-Style2b"/>
        <w:rPr>
          <w:ins w:id="646" w:author="Walter Moore" w:date="2019-01-04T15:00:00Z"/>
          <w:del w:id="647" w:author="virginia porter" w:date="2019-01-16T18:47:00Z"/>
        </w:rPr>
      </w:pPr>
    </w:p>
    <w:p w14:paraId="7DECF23F" w14:textId="77777777" w:rsidR="009D0974" w:rsidRPr="00C75580" w:rsidDel="00FD65B7" w:rsidRDefault="009D0974" w:rsidP="00C75580">
      <w:pPr>
        <w:pStyle w:val="Header3-Style2b"/>
        <w:rPr>
          <w:ins w:id="648" w:author="Walter Moore" w:date="2019-01-04T15:00:00Z"/>
          <w:del w:id="649" w:author="virginia porter" w:date="2019-01-16T18:47:00Z"/>
        </w:rPr>
      </w:pPr>
    </w:p>
    <w:p w14:paraId="06165074" w14:textId="77777777" w:rsidR="009D0974" w:rsidRPr="00C75580" w:rsidDel="00FD65B7" w:rsidRDefault="009D0974" w:rsidP="00C75580">
      <w:pPr>
        <w:pStyle w:val="Header3-Style2b"/>
        <w:rPr>
          <w:ins w:id="650" w:author="Walter Moore" w:date="2019-01-04T15:00:00Z"/>
          <w:del w:id="651" w:author="virginia porter" w:date="2019-01-16T18:47:00Z"/>
        </w:rPr>
      </w:pPr>
    </w:p>
    <w:p w14:paraId="21192578" w14:textId="77777777" w:rsidR="009D0974" w:rsidRPr="00C75580" w:rsidDel="00FD65B7" w:rsidRDefault="009D0974" w:rsidP="00C75580">
      <w:pPr>
        <w:pStyle w:val="Header3-Style2b"/>
        <w:rPr>
          <w:ins w:id="652" w:author="Walter Moore" w:date="2019-01-04T15:00:00Z"/>
          <w:del w:id="653" w:author="virginia porter" w:date="2019-01-16T18:47:00Z"/>
        </w:rPr>
      </w:pPr>
    </w:p>
    <w:p w14:paraId="5CBF3054" w14:textId="77777777" w:rsidR="009D0974" w:rsidRPr="00C75580" w:rsidDel="00FD65B7" w:rsidRDefault="009D0974" w:rsidP="00C75580">
      <w:pPr>
        <w:pStyle w:val="Header3-Style2b"/>
        <w:rPr>
          <w:ins w:id="654" w:author="Walter Moore" w:date="2019-01-04T15:00:00Z"/>
          <w:del w:id="655" w:author="virginia porter" w:date="2019-01-16T18:47:00Z"/>
        </w:rPr>
      </w:pPr>
    </w:p>
    <w:p w14:paraId="2DADE826" w14:textId="77777777" w:rsidR="009D0974" w:rsidRPr="00C75580" w:rsidDel="00FD65B7" w:rsidRDefault="009D0974" w:rsidP="00C75580">
      <w:pPr>
        <w:pStyle w:val="Header3-Style2b"/>
        <w:rPr>
          <w:ins w:id="656" w:author="Walter Moore" w:date="2019-01-04T15:00:00Z"/>
          <w:del w:id="657" w:author="virginia porter" w:date="2019-01-16T18:47:00Z"/>
        </w:rPr>
      </w:pPr>
    </w:p>
    <w:p w14:paraId="03AFC749" w14:textId="77777777" w:rsidR="009D0974" w:rsidRPr="00C75580" w:rsidDel="00FD65B7" w:rsidRDefault="009D0974" w:rsidP="00C75580">
      <w:pPr>
        <w:pStyle w:val="Header3-Style2b"/>
        <w:rPr>
          <w:ins w:id="658" w:author="Walter Moore" w:date="2019-01-04T15:00:00Z"/>
          <w:del w:id="659" w:author="virginia porter" w:date="2019-01-16T18:47:00Z"/>
        </w:rPr>
      </w:pPr>
    </w:p>
    <w:p w14:paraId="097CE7F5" w14:textId="77777777" w:rsidR="009D0974" w:rsidRPr="00C75580" w:rsidDel="00FD65B7" w:rsidRDefault="009D0974" w:rsidP="00C75580">
      <w:pPr>
        <w:pStyle w:val="Header3-Style2b"/>
        <w:rPr>
          <w:ins w:id="660" w:author="Walter Moore" w:date="2019-01-04T15:00:00Z"/>
          <w:del w:id="661" w:author="virginia porter" w:date="2019-01-16T18:47:00Z"/>
        </w:rPr>
      </w:pPr>
    </w:p>
    <w:p w14:paraId="17DB4A78" w14:textId="77777777" w:rsidR="009D0974" w:rsidRPr="00C75580" w:rsidDel="00FD65B7" w:rsidRDefault="009D0974" w:rsidP="00C75580">
      <w:pPr>
        <w:pStyle w:val="Header3-Style2b"/>
        <w:rPr>
          <w:ins w:id="662" w:author="Walter Moore" w:date="2019-01-04T15:00:00Z"/>
          <w:del w:id="663" w:author="virginia porter" w:date="2019-01-16T18:47:00Z"/>
        </w:rPr>
      </w:pPr>
    </w:p>
    <w:p w14:paraId="52C4945E" w14:textId="77777777" w:rsidR="009D0974" w:rsidRPr="00C75580" w:rsidDel="00FD65B7" w:rsidRDefault="009D0974" w:rsidP="00C75580">
      <w:pPr>
        <w:pStyle w:val="Header3-Style2b"/>
        <w:rPr>
          <w:ins w:id="664" w:author="Walter Moore" w:date="2019-01-04T15:09:00Z"/>
          <w:del w:id="665" w:author="virginia porter" w:date="2019-01-16T18:47:00Z"/>
        </w:rPr>
      </w:pPr>
      <w:ins w:id="666" w:author="Walter Moore" w:date="2019-01-04T15:09:00Z">
        <w:del w:id="667" w:author="virginia porter" w:date="2019-01-16T18:47:00Z">
          <w:r w:rsidRPr="00C75580" w:rsidDel="00FD65B7">
            <w:br w:type="page"/>
          </w:r>
        </w:del>
      </w:ins>
    </w:p>
    <w:p w14:paraId="788FD8D0" w14:textId="77777777" w:rsidR="004D5DF3" w:rsidRDefault="00467D1E" w:rsidP="004D5DF3">
      <w:pPr>
        <w:pStyle w:val="Header3-Style2b"/>
      </w:pPr>
      <w:r w:rsidRPr="00C75580">
        <w:t>The truth is, many us are quite familiar with difficult family dynamics. However, as we deal with what could be for some, an extremely sensitive subject, let me assure you on the front end, our goal is healing. Intrinsic in all of us is a need to know God, our Father, as He really is—a God of real, unending, soul healing love. If you are apt to become depressed or despondent when thinking about your earthly father, when you come to know God as your real Father, your gl</w:t>
      </w:r>
      <w:ins w:id="668" w:author="virginia porter" w:date="2018-11-07T14:04:00Z">
        <w:r w:rsidRPr="00C75580">
          <w:t>oom</w:t>
        </w:r>
      </w:ins>
      <w:del w:id="669" w:author="virginia porter" w:date="2018-11-07T14:04:00Z">
        <w:r w:rsidRPr="00C75580" w:rsidDel="007E6E07">
          <w:delText>um</w:delText>
        </w:r>
      </w:del>
      <w:r w:rsidRPr="00C75580">
        <w:t xml:space="preserve"> will be turned to gladness. You may need to get your tissue box</w:t>
      </w:r>
      <w:r w:rsidRPr="00841AB1">
        <w:t xml:space="preserve"> </w:t>
      </w:r>
      <w:r w:rsidRPr="00C75580">
        <w:t xml:space="preserve">handy for the tears of joy you will shed when you meet your heavenly Father. </w:t>
      </w:r>
      <w:bookmarkStart w:id="670" w:name="_Toc534218034"/>
      <w:bookmarkStart w:id="671" w:name="_Toc534219871"/>
      <w:bookmarkStart w:id="672" w:name="_Toc534222110"/>
      <w:r w:rsidR="00D86B03" w:rsidRPr="00467D1E">
        <w:t>Make notes from the following passages of how the word chose is used: Ephesians 1:4; John 13:18, 15:16 -19; 1 Peter 2:4-9</w:t>
      </w:r>
      <w:r w:rsidR="004D5DF3">
        <w:t>.</w:t>
      </w:r>
    </w:p>
    <w:p w14:paraId="78A4F324" w14:textId="2487608D" w:rsidR="00D86B03" w:rsidRPr="00467D1E" w:rsidRDefault="00D86B03" w:rsidP="004D5DF3">
      <w:pPr>
        <w:pStyle w:val="Header3-Style2b"/>
      </w:pPr>
      <w:r w:rsidRPr="00467D1E">
        <w:rPr>
          <w:rFonts w:eastAsia="Times New Roman"/>
        </w:rPr>
        <w:t xml:space="preserve"> </w:t>
      </w:r>
    </w:p>
    <w:p w14:paraId="6B10AF33" w14:textId="4B276730" w:rsidR="00D86B03" w:rsidRPr="00C75580" w:rsidRDefault="00D86B03" w:rsidP="00C75580">
      <w:pPr>
        <w:pStyle w:val="Header3-Style2b"/>
        <w:ind w:firstLine="720"/>
      </w:pPr>
      <w:r w:rsidRPr="00C75580">
        <w:t xml:space="preserve">Not only did God the Father, </w:t>
      </w:r>
      <w:r w:rsidR="00217661" w:rsidRPr="00C75580">
        <w:t>selected</w:t>
      </w:r>
      <w:r w:rsidRPr="00C75580">
        <w:t xml:space="preserve"> us for Jesus, He draws us to Him (John 6:39-65; Ephesians 1:3-5). We can’t come any other way. What an honor that through Jesus we have the same intimacy, familiarity, and tender affection that exists between Him and His Father. Nowhere is this relationship so poignantly displayed than the moment when Jesus cried out from the cross in Aramaic, “Abba,” which is translated as </w:t>
      </w:r>
      <w:r w:rsidRPr="00C75580">
        <w:rPr>
          <w:i/>
        </w:rPr>
        <w:t>Daddy</w:t>
      </w:r>
      <w:r w:rsidRPr="00C75580">
        <w:t xml:space="preserve">. </w:t>
      </w:r>
    </w:p>
    <w:p w14:paraId="7A1E32EE" w14:textId="77777777" w:rsidR="00D86B03" w:rsidRPr="00841AB1" w:rsidRDefault="00D86B03" w:rsidP="00C75580">
      <w:pPr>
        <w:pStyle w:val="Header3-Style2b"/>
      </w:pPr>
    </w:p>
    <w:p w14:paraId="7394DAF4" w14:textId="77777777" w:rsidR="00D86B03" w:rsidRPr="00C75580" w:rsidRDefault="00D86B03" w:rsidP="00C75580">
      <w:pPr>
        <w:pStyle w:val="Header3-Style2b"/>
        <w:jc w:val="center"/>
        <w:rPr>
          <w:b/>
        </w:rPr>
      </w:pPr>
      <w:r w:rsidRPr="00C75580">
        <w:rPr>
          <w:b/>
        </w:rPr>
        <w:t>John 6:44</w:t>
      </w:r>
    </w:p>
    <w:p w14:paraId="30A0C4A4" w14:textId="77777777" w:rsidR="00D86B03" w:rsidRPr="00C75580" w:rsidRDefault="00D86B03" w:rsidP="00C75580">
      <w:pPr>
        <w:pStyle w:val="Header3-Style2b"/>
        <w:jc w:val="center"/>
        <w:rPr>
          <w:b/>
        </w:rPr>
      </w:pPr>
      <w:r w:rsidRPr="00C75580">
        <w:rPr>
          <w:b/>
        </w:rPr>
        <w:t>No one can come to me unless the Father who sent me draws him, and I will raise him up at the last day.</w:t>
      </w:r>
    </w:p>
    <w:p w14:paraId="22A4A71D" w14:textId="77777777" w:rsidR="00D86B03" w:rsidRPr="00467D1E" w:rsidRDefault="00D86B03" w:rsidP="00C75580">
      <w:pPr>
        <w:pStyle w:val="Header3-Style2b"/>
      </w:pPr>
    </w:p>
    <w:p w14:paraId="21ABCDB7" w14:textId="77777777" w:rsidR="00D86B03" w:rsidRDefault="00D86B03" w:rsidP="00C75580">
      <w:pPr>
        <w:pStyle w:val="Header3-Style2b"/>
        <w:ind w:firstLine="679"/>
      </w:pPr>
      <w:r w:rsidRPr="00841AB1">
        <w:t xml:space="preserve">The prophet Isaiah gave several names or titles to Jesus in Isaiah 9:2-17. What are they? Read Ephesians 1:3-7 and Deuteronomy 7:6-8. Note every similarity.  After reading those two passages, what is the stated purpose of God’s choosing people? </w:t>
      </w:r>
    </w:p>
    <w:p w14:paraId="56FFB893" w14:textId="77777777" w:rsidR="00D86B03" w:rsidRDefault="00D86B03" w:rsidP="00C75580">
      <w:pPr>
        <w:pStyle w:val="Header3-Style2b"/>
      </w:pPr>
    </w:p>
    <w:p w14:paraId="30B67D4D" w14:textId="47204139" w:rsidR="00F90662" w:rsidRPr="00841AB1" w:rsidRDefault="00F90662">
      <w:pPr>
        <w:pStyle w:val="Header3-Style2"/>
        <w:rPr>
          <w:color w:val="000000"/>
        </w:rPr>
        <w:pPrChange w:id="673" w:author="Microsoft Office User" w:date="2019-01-02T20:15:00Z">
          <w:pPr>
            <w:pStyle w:val="Heading2"/>
            <w:ind w:left="689" w:right="843"/>
          </w:pPr>
        </w:pPrChange>
      </w:pPr>
      <w:r w:rsidRPr="00841AB1">
        <w:t>Our Daddy in Heaven</w:t>
      </w:r>
      <w:bookmarkEnd w:id="670"/>
      <w:bookmarkEnd w:id="671"/>
      <w:bookmarkEnd w:id="672"/>
      <w:r w:rsidRPr="00841AB1">
        <w:rPr>
          <w:color w:val="000000"/>
        </w:rPr>
        <w:t xml:space="preserve"> </w:t>
      </w:r>
    </w:p>
    <w:p w14:paraId="63F1B356" w14:textId="77777777" w:rsidR="00F90662" w:rsidRPr="00841AB1" w:rsidRDefault="00F90662" w:rsidP="00F90662">
      <w:pPr>
        <w:pStyle w:val="Header3-Style2"/>
      </w:pPr>
    </w:p>
    <w:p w14:paraId="4A79C534" w14:textId="77777777" w:rsidR="00F90662" w:rsidRPr="00841AB1" w:rsidRDefault="00F90662" w:rsidP="00F90662">
      <w:pPr>
        <w:pStyle w:val="Heading1"/>
      </w:pPr>
      <w:r w:rsidRPr="00841AB1">
        <w:t xml:space="preserve">Ephesians 3:14-15 </w:t>
      </w:r>
    </w:p>
    <w:p w14:paraId="3C8F495D" w14:textId="77777777" w:rsidR="00F90662" w:rsidRPr="00841AB1" w:rsidRDefault="00F90662" w:rsidP="00F90662">
      <w:pPr>
        <w:pStyle w:val="Heading1"/>
      </w:pPr>
      <w:r w:rsidRPr="00841AB1">
        <w:t xml:space="preserve">For this reason I kneel before the Father, from whom every family in heaven and on the earth is named. </w:t>
      </w:r>
    </w:p>
    <w:p w14:paraId="5FFE36B8" w14:textId="77777777" w:rsidR="00F90662" w:rsidRPr="00841AB1" w:rsidRDefault="00F90662" w:rsidP="00F90662">
      <w:pPr>
        <w:pStyle w:val="Heading1"/>
        <w:rPr>
          <w:rFonts w:asciiTheme="minorHAnsi" w:hAnsiTheme="minorHAnsi" w:cstheme="minorHAnsi"/>
          <w:szCs w:val="24"/>
        </w:rPr>
      </w:pPr>
    </w:p>
    <w:p w14:paraId="36862B0D" w14:textId="77777777" w:rsidR="00F90662" w:rsidRPr="00841AB1" w:rsidDel="005332D4" w:rsidRDefault="00F90662" w:rsidP="00F90662">
      <w:pPr>
        <w:pStyle w:val="Heading1"/>
        <w:rPr>
          <w:del w:id="674" w:author="virginia porter" w:date="2018-11-28T13:34:00Z"/>
          <w:rFonts w:asciiTheme="minorHAnsi" w:hAnsiTheme="minorHAnsi" w:cstheme="minorHAnsi"/>
          <w:szCs w:val="24"/>
        </w:rPr>
      </w:pPr>
      <w:del w:id="675" w:author="virginia porter" w:date="2018-11-28T13:34:00Z">
        <w:r w:rsidRPr="00841AB1" w:rsidDel="005332D4">
          <w:rPr>
            <w:rFonts w:asciiTheme="minorHAnsi" w:hAnsiTheme="minorHAnsi" w:cstheme="minorHAnsi"/>
            <w:i/>
            <w:szCs w:val="24"/>
          </w:rPr>
          <w:delText xml:space="preserve">But when the appropriate time had come, God sent out his Son, born of a woman, born under the law, to redeem those who were under the law, so that we may be adopted as sons with full rights. And because you are sons, God sent the Spirit of his Son into our hearts, who calls “Abba! Father!” So you are no longer a slave but a son, and if you are a son, then you are also an heir through God. </w:delText>
        </w:r>
      </w:del>
    </w:p>
    <w:p w14:paraId="67EBEB6E" w14:textId="5CC73BEA" w:rsidR="00467D1E" w:rsidRPr="00841AB1" w:rsidRDefault="00F90662" w:rsidP="004D5DF3">
      <w:pPr>
        <w:pStyle w:val="Heading1"/>
      </w:pPr>
      <w:del w:id="676" w:author="virginia porter" w:date="2018-11-28T13:34:00Z">
        <w:r w:rsidRPr="00841AB1" w:rsidDel="005332D4">
          <w:rPr>
            <w:rFonts w:asciiTheme="minorHAnsi" w:hAnsiTheme="minorHAnsi" w:cstheme="minorHAnsi"/>
            <w:i/>
            <w:szCs w:val="24"/>
          </w:rPr>
          <w:delText xml:space="preserve"> </w:delText>
        </w:r>
      </w:del>
    </w:p>
    <w:p w14:paraId="074A238C" w14:textId="62526BD4" w:rsidR="002A681E" w:rsidRPr="00841AB1" w:rsidDel="009E53DE" w:rsidRDefault="004D5DF3" w:rsidP="00D86B03">
      <w:pPr>
        <w:ind w:left="141" w:firstLine="541"/>
        <w:rPr>
          <w:del w:id="677" w:author="virginia porter" w:date="2018-11-07T14:50:00Z"/>
          <w:rFonts w:asciiTheme="minorHAnsi" w:hAnsiTheme="minorHAnsi" w:cstheme="minorHAnsi"/>
          <w:sz w:val="24"/>
          <w:szCs w:val="24"/>
        </w:rPr>
      </w:pPr>
      <w:r>
        <w:rPr>
          <w:rFonts w:asciiTheme="minorHAnsi" w:hAnsiTheme="minorHAnsi" w:cstheme="minorHAnsi"/>
          <w:sz w:val="24"/>
          <w:szCs w:val="24"/>
        </w:rPr>
        <w:tab/>
      </w:r>
    </w:p>
    <w:p w14:paraId="42425992" w14:textId="77777777" w:rsidR="002A681E" w:rsidRPr="00841AB1" w:rsidDel="009E53DE" w:rsidRDefault="002A681E" w:rsidP="00D86B03">
      <w:pPr>
        <w:ind w:left="141" w:firstLine="541"/>
        <w:rPr>
          <w:del w:id="678" w:author="virginia porter" w:date="2018-11-07T14:50:00Z"/>
          <w:rFonts w:asciiTheme="minorHAnsi" w:hAnsiTheme="minorHAnsi" w:cstheme="minorHAnsi"/>
          <w:sz w:val="24"/>
          <w:szCs w:val="24"/>
        </w:rPr>
      </w:pPr>
    </w:p>
    <w:p w14:paraId="06731A39" w14:textId="77777777" w:rsidR="002A681E" w:rsidRPr="00841AB1" w:rsidDel="009E53DE" w:rsidRDefault="002A681E" w:rsidP="00D86B03">
      <w:pPr>
        <w:ind w:left="141" w:firstLine="541"/>
        <w:rPr>
          <w:del w:id="679" w:author="virginia porter" w:date="2018-11-07T14:50:00Z"/>
          <w:rFonts w:asciiTheme="minorHAnsi" w:hAnsiTheme="minorHAnsi" w:cstheme="minorHAnsi"/>
          <w:sz w:val="24"/>
          <w:szCs w:val="24"/>
        </w:rPr>
      </w:pPr>
    </w:p>
    <w:p w14:paraId="08C1AA91" w14:textId="77777777" w:rsidR="002A681E" w:rsidRPr="00841AB1" w:rsidDel="009E53DE" w:rsidRDefault="002A681E" w:rsidP="00D86B03">
      <w:pPr>
        <w:ind w:left="141" w:firstLine="541"/>
        <w:rPr>
          <w:del w:id="680" w:author="virginia porter" w:date="2018-11-07T14:50:00Z"/>
          <w:rFonts w:asciiTheme="minorHAnsi" w:hAnsiTheme="minorHAnsi" w:cstheme="minorHAnsi"/>
          <w:sz w:val="24"/>
          <w:szCs w:val="24"/>
        </w:rPr>
      </w:pPr>
    </w:p>
    <w:p w14:paraId="407BBDFD" w14:textId="77777777" w:rsidR="009D0974" w:rsidRPr="00841AB1" w:rsidDel="005C4B49" w:rsidRDefault="009D0974" w:rsidP="00D86B03">
      <w:pPr>
        <w:ind w:left="145"/>
        <w:rPr>
          <w:del w:id="681" w:author="Walter Moore" w:date="2019-01-04T15:00:00Z"/>
          <w:rFonts w:asciiTheme="minorHAnsi" w:hAnsiTheme="minorHAnsi" w:cstheme="minorHAnsi"/>
          <w:b/>
          <w:sz w:val="24"/>
          <w:szCs w:val="24"/>
        </w:rPr>
      </w:pPr>
      <w:del w:id="682" w:author="Walter Moore" w:date="2019-01-04T15:00:00Z">
        <w:r w:rsidRPr="00841AB1" w:rsidDel="005C4B49">
          <w:rPr>
            <w:rFonts w:asciiTheme="minorHAnsi" w:hAnsiTheme="minorHAnsi" w:cstheme="minorHAnsi"/>
            <w:sz w:val="24"/>
            <w:szCs w:val="24"/>
          </w:rPr>
          <w:delText>hroughout the Bible, there is a great emphasis placed on the necessity of hearing what God says. In Hebrew, the word is s</w:delText>
        </w:r>
        <w:r w:rsidRPr="00841AB1" w:rsidDel="005C4B49">
          <w:rPr>
            <w:rFonts w:asciiTheme="minorHAnsi" w:hAnsiTheme="minorHAnsi" w:cstheme="minorHAnsi"/>
            <w:i/>
            <w:sz w:val="24"/>
            <w:szCs w:val="24"/>
          </w:rPr>
          <w:delText xml:space="preserve">hama, </w:delText>
        </w:r>
        <w:r w:rsidRPr="00841AB1" w:rsidDel="005C4B49">
          <w:rPr>
            <w:rFonts w:asciiTheme="minorHAnsi" w:hAnsiTheme="minorHAnsi" w:cstheme="minorHAnsi"/>
            <w:sz w:val="24"/>
            <w:szCs w:val="24"/>
          </w:rPr>
          <w:delText xml:space="preserve">and it has special significance to the Jewish people. A prayer known as </w:delText>
        </w:r>
        <w:r w:rsidRPr="00841AB1" w:rsidDel="005C4B49">
          <w:rPr>
            <w:rFonts w:asciiTheme="minorHAnsi" w:hAnsiTheme="minorHAnsi" w:cstheme="minorHAnsi"/>
            <w:i/>
            <w:sz w:val="24"/>
            <w:szCs w:val="24"/>
          </w:rPr>
          <w:delText xml:space="preserve">Shama Israel </w:delText>
        </w:r>
        <w:r w:rsidRPr="00841AB1" w:rsidDel="005C4B49">
          <w:rPr>
            <w:rFonts w:asciiTheme="minorHAnsi" w:hAnsiTheme="minorHAnsi" w:cstheme="minorHAnsi"/>
            <w:sz w:val="24"/>
            <w:szCs w:val="24"/>
          </w:rPr>
          <w:delText>begins with these words, “</w:delText>
        </w:r>
        <w:r w:rsidRPr="00841AB1" w:rsidDel="005C4B49">
          <w:rPr>
            <w:rFonts w:asciiTheme="minorHAnsi" w:hAnsiTheme="minorHAnsi" w:cstheme="minorHAnsi"/>
            <w:i/>
            <w:sz w:val="24"/>
            <w:szCs w:val="24"/>
          </w:rPr>
          <w:delText>Hear, O Israel</w:delText>
        </w:r>
        <w:r w:rsidRPr="00841AB1" w:rsidDel="005C4B49">
          <w:rPr>
            <w:rFonts w:asciiTheme="minorHAnsi" w:hAnsiTheme="minorHAnsi" w:cstheme="minorHAnsi"/>
            <w:sz w:val="24"/>
            <w:szCs w:val="24"/>
          </w:rPr>
          <w:delText xml:space="preserve">” (Deuteronomy 6:4-9, 11:13- 21; Numbers 15:37-41). The word shama means to listen or to hear obediently, and it’s also translated as obey. But the most important aspect of the word was this: they were to listen carefully and transfer exactly what they heard to the next generation (Deuteronomy 6:1-9; Psalm 78:1-8, 145:4-13). </w:delText>
        </w:r>
      </w:del>
    </w:p>
    <w:p w14:paraId="663473F1" w14:textId="77777777" w:rsidR="009D0974" w:rsidRPr="00841AB1" w:rsidDel="005C4B49" w:rsidRDefault="009D0974" w:rsidP="00D86B03">
      <w:pPr>
        <w:ind w:left="141" w:firstLine="593"/>
        <w:rPr>
          <w:del w:id="683" w:author="Walter Moore" w:date="2019-01-04T15:00:00Z"/>
          <w:rFonts w:asciiTheme="minorHAnsi" w:hAnsiTheme="minorHAnsi" w:cstheme="minorHAnsi"/>
          <w:sz w:val="24"/>
          <w:szCs w:val="24"/>
        </w:rPr>
      </w:pPr>
      <w:del w:id="684" w:author="Walter Moore" w:date="2019-01-04T15:00:00Z">
        <w:r w:rsidRPr="00841AB1" w:rsidDel="005C4B49">
          <w:rPr>
            <w:rFonts w:asciiTheme="minorHAnsi" w:hAnsiTheme="minorHAnsi" w:cstheme="minorHAnsi"/>
            <w:sz w:val="24"/>
            <w:szCs w:val="24"/>
          </w:rPr>
          <w:delText xml:space="preserve">When the prophet Isaiah received his commission, he </w:delText>
        </w:r>
        <w:r w:rsidRPr="00841AB1" w:rsidDel="005C4B49">
          <w:rPr>
            <w:rFonts w:asciiTheme="minorHAnsi" w:hAnsiTheme="minorHAnsi" w:cstheme="minorHAnsi"/>
            <w:i/>
            <w:sz w:val="24"/>
            <w:szCs w:val="24"/>
          </w:rPr>
          <w:delText xml:space="preserve">heard </w:delText>
        </w:r>
        <w:r w:rsidRPr="00841AB1" w:rsidDel="005C4B49">
          <w:rPr>
            <w:rFonts w:asciiTheme="minorHAnsi" w:hAnsiTheme="minorHAnsi" w:cstheme="minorHAnsi"/>
            <w:sz w:val="24"/>
            <w:szCs w:val="24"/>
          </w:rPr>
          <w:delText xml:space="preserve">the voice of the Lord saying, “Who shall I send; who will go for Us?” Isaiah replied, “Here I am. Send me.” The message he was told to preach would fall on deaf ears (Isaiah 6:8-10). The people refused to hear the message God sent through His prophet, and so approximately seven hundred fifty years later, God spoke through His one and only Son the same message (Hebrews 1:1-10; John 1:1-14). Jesus cited Isaiah as He described the people who had ears and eyes, but they remained deaf and blind because of the hardness of their hearts. They failed repeatedly to listen to or obey God’s Word. Reading the full message in context will clarify exactly who had ears to hear the Word of God and who didn’t (Matthew 12:46-50; Luke 8:1- 21). When Jesus spoke in parables, He was not merely saying words. He was depositing His truth into the fertile soil of the hearts of His disciples. Now, if you have ears, then hear the parable of the sower. </w:delText>
        </w:r>
      </w:del>
    </w:p>
    <w:p w14:paraId="0550C703" w14:textId="77777777" w:rsidR="009D0974" w:rsidRPr="00841AB1" w:rsidDel="005C4B49" w:rsidRDefault="009D0974">
      <w:pPr>
        <w:pStyle w:val="Header3-Style2c"/>
        <w:ind w:right="0"/>
        <w:rPr>
          <w:del w:id="685" w:author="Walter Moore" w:date="2019-01-04T15:00:00Z"/>
          <w:rFonts w:asciiTheme="minorHAnsi" w:hAnsiTheme="minorHAnsi" w:cstheme="minorHAnsi"/>
          <w:sz w:val="24"/>
          <w:szCs w:val="24"/>
        </w:rPr>
        <w:pPrChange w:id="686" w:author="Microsoft Office User" w:date="2019-01-02T20:11:00Z">
          <w:pPr>
            <w:pStyle w:val="Heading2"/>
            <w:ind w:left="689" w:right="838"/>
          </w:pPr>
        </w:pPrChange>
      </w:pPr>
      <w:bookmarkStart w:id="687" w:name="_Toc534218022"/>
      <w:bookmarkStart w:id="688" w:name="_Toc534219859"/>
      <w:bookmarkStart w:id="689" w:name="_Toc534222098"/>
      <w:del w:id="690" w:author="Walter Moore" w:date="2019-01-04T15:00:00Z">
        <w:r w:rsidRPr="00841AB1" w:rsidDel="005C4B49">
          <w:rPr>
            <w:rFonts w:asciiTheme="minorHAnsi" w:hAnsiTheme="minorHAnsi" w:cstheme="minorHAnsi"/>
            <w:sz w:val="24"/>
            <w:szCs w:val="24"/>
          </w:rPr>
          <w:delText>The Soil, The Seed, and The Sower</w:delText>
        </w:r>
        <w:bookmarkEnd w:id="687"/>
        <w:bookmarkEnd w:id="688"/>
        <w:bookmarkEnd w:id="689"/>
        <w:r w:rsidRPr="00841AB1" w:rsidDel="005C4B49">
          <w:rPr>
            <w:rFonts w:asciiTheme="minorHAnsi" w:hAnsiTheme="minorHAnsi" w:cstheme="minorHAnsi"/>
            <w:color w:val="000000"/>
            <w:sz w:val="24"/>
            <w:szCs w:val="24"/>
          </w:rPr>
          <w:delText xml:space="preserve"> </w:delText>
        </w:r>
      </w:del>
    </w:p>
    <w:p w14:paraId="06EF6522" w14:textId="77777777" w:rsidR="009D0974" w:rsidRPr="00841AB1" w:rsidDel="005C4B49" w:rsidRDefault="009D0974" w:rsidP="00D86B03">
      <w:pPr>
        <w:spacing w:after="165"/>
        <w:ind w:left="141" w:firstLine="540"/>
        <w:rPr>
          <w:del w:id="691" w:author="Walter Moore" w:date="2019-01-04T15:00:00Z"/>
          <w:rFonts w:asciiTheme="minorHAnsi" w:hAnsiTheme="minorHAnsi" w:cstheme="minorHAnsi"/>
          <w:sz w:val="24"/>
          <w:szCs w:val="24"/>
        </w:rPr>
      </w:pPr>
      <w:del w:id="692" w:author="Walter Moore" w:date="2019-01-04T15:00:00Z">
        <w:r w:rsidRPr="00841AB1" w:rsidDel="005C4B49">
          <w:rPr>
            <w:rFonts w:asciiTheme="minorHAnsi" w:hAnsiTheme="minorHAnsi" w:cstheme="minorHAnsi"/>
            <w:sz w:val="24"/>
            <w:szCs w:val="24"/>
          </w:rPr>
          <w:delText xml:space="preserve">In this parable, </w:delText>
        </w:r>
        <w:r w:rsidRPr="00841AB1" w:rsidDel="005C4B49">
          <w:rPr>
            <w:rFonts w:asciiTheme="minorHAnsi" w:hAnsiTheme="minorHAnsi" w:cstheme="minorHAnsi"/>
            <w:i/>
            <w:sz w:val="24"/>
            <w:szCs w:val="24"/>
          </w:rPr>
          <w:delText xml:space="preserve">the soil </w:delText>
        </w:r>
        <w:r w:rsidRPr="00841AB1" w:rsidDel="005C4B49">
          <w:rPr>
            <w:rFonts w:asciiTheme="minorHAnsi" w:hAnsiTheme="minorHAnsi" w:cstheme="minorHAnsi"/>
            <w:sz w:val="24"/>
            <w:szCs w:val="24"/>
          </w:rPr>
          <w:delText xml:space="preserve">represents the human heart, </w:delText>
        </w:r>
        <w:r w:rsidRPr="00841AB1" w:rsidDel="005C4B49">
          <w:rPr>
            <w:rFonts w:asciiTheme="minorHAnsi" w:hAnsiTheme="minorHAnsi" w:cstheme="minorHAnsi"/>
            <w:i/>
            <w:sz w:val="24"/>
            <w:szCs w:val="24"/>
          </w:rPr>
          <w:delText xml:space="preserve">the Seed </w:delText>
        </w:r>
        <w:r w:rsidRPr="00841AB1" w:rsidDel="005C4B49">
          <w:rPr>
            <w:rFonts w:asciiTheme="minorHAnsi" w:hAnsiTheme="minorHAnsi" w:cstheme="minorHAnsi"/>
            <w:sz w:val="24"/>
            <w:szCs w:val="24"/>
          </w:rPr>
          <w:delText xml:space="preserve">is the Word of God, and </w:delText>
        </w:r>
        <w:r w:rsidRPr="00841AB1" w:rsidDel="005C4B49">
          <w:rPr>
            <w:rFonts w:asciiTheme="minorHAnsi" w:hAnsiTheme="minorHAnsi" w:cstheme="minorHAnsi"/>
            <w:i/>
            <w:sz w:val="24"/>
            <w:szCs w:val="24"/>
          </w:rPr>
          <w:delText xml:space="preserve">the Sower </w:delText>
        </w:r>
        <w:r w:rsidRPr="00841AB1" w:rsidDel="005C4B49">
          <w:rPr>
            <w:rFonts w:asciiTheme="minorHAnsi" w:hAnsiTheme="minorHAnsi" w:cstheme="minorHAnsi"/>
            <w:sz w:val="24"/>
            <w:szCs w:val="24"/>
          </w:rPr>
          <w:delText xml:space="preserve">is the Lord Jesus. In his message, “At What Level Do You Listen,” Herb Hodges said there were four types of people who followed Jesus around. The first three categories of listeners he named the curious crowds, the casual listeners, and the convinced listeners. This group represents about </w:delText>
        </w:r>
        <w:r w:rsidRPr="00841AB1" w:rsidDel="005C4B49">
          <w:rPr>
            <w:rFonts w:asciiTheme="minorHAnsi" w:hAnsiTheme="minorHAnsi" w:cstheme="minorHAnsi"/>
            <w:i/>
            <w:sz w:val="24"/>
            <w:szCs w:val="24"/>
          </w:rPr>
          <w:delText xml:space="preserve">seventy-five percent </w:delText>
        </w:r>
        <w:r w:rsidRPr="00841AB1" w:rsidDel="005C4B49">
          <w:rPr>
            <w:rFonts w:asciiTheme="minorHAnsi" w:hAnsiTheme="minorHAnsi" w:cstheme="minorHAnsi"/>
            <w:sz w:val="24"/>
            <w:szCs w:val="24"/>
          </w:rPr>
          <w:delText xml:space="preserve">of people whose hearts are exposed to God’s Word. Those who fall into these categories hear God’s Word but do not act upon them. Although they may call Jesus </w:delText>
        </w:r>
        <w:r w:rsidRPr="00841AB1" w:rsidDel="005C4B49">
          <w:rPr>
            <w:rFonts w:asciiTheme="minorHAnsi" w:hAnsiTheme="minorHAnsi" w:cstheme="minorHAnsi"/>
            <w:i/>
            <w:sz w:val="24"/>
            <w:szCs w:val="24"/>
          </w:rPr>
          <w:delText>Lord</w:delText>
        </w:r>
        <w:r w:rsidRPr="00841AB1" w:rsidDel="005C4B49">
          <w:rPr>
            <w:rFonts w:asciiTheme="minorHAnsi" w:hAnsiTheme="minorHAnsi" w:cstheme="minorHAnsi"/>
            <w:sz w:val="24"/>
            <w:szCs w:val="24"/>
          </w:rPr>
          <w:delText xml:space="preserve">, they don’t do what He says. </w:delText>
        </w:r>
      </w:del>
    </w:p>
    <w:p w14:paraId="29076ED1" w14:textId="77777777" w:rsidR="009D0974" w:rsidRPr="00841AB1" w:rsidDel="005C4B49" w:rsidRDefault="009D0974" w:rsidP="00D86B03">
      <w:pPr>
        <w:spacing w:after="0" w:line="259" w:lineRule="auto"/>
        <w:ind w:left="0" w:firstLine="0"/>
        <w:jc w:val="left"/>
        <w:rPr>
          <w:del w:id="693" w:author="Walter Moore" w:date="2019-01-04T15:00:00Z"/>
          <w:rFonts w:asciiTheme="minorHAnsi" w:hAnsiTheme="minorHAnsi" w:cstheme="minorHAnsi"/>
          <w:sz w:val="24"/>
          <w:szCs w:val="24"/>
        </w:rPr>
      </w:pPr>
      <w:del w:id="694" w:author="Walter Moore" w:date="2019-01-04T15:00:00Z">
        <w:r w:rsidRPr="00841AB1" w:rsidDel="005C4B49">
          <w:rPr>
            <w:rFonts w:asciiTheme="minorHAnsi" w:hAnsiTheme="minorHAnsi" w:cstheme="minorHAnsi"/>
            <w:sz w:val="24"/>
            <w:szCs w:val="24"/>
          </w:rPr>
          <w:delText xml:space="preserve"> </w:delText>
        </w:r>
      </w:del>
    </w:p>
    <w:p w14:paraId="1D331AE0" w14:textId="77777777" w:rsidR="009D0974" w:rsidRPr="00841AB1" w:rsidDel="005C4B49" w:rsidRDefault="009D0974" w:rsidP="00D86B03">
      <w:pPr>
        <w:pStyle w:val="Heading3"/>
        <w:rPr>
          <w:del w:id="695" w:author="Walter Moore" w:date="2019-01-04T15:00:00Z"/>
          <w:rFonts w:asciiTheme="minorHAnsi" w:hAnsiTheme="minorHAnsi" w:cstheme="minorHAnsi"/>
        </w:rPr>
      </w:pPr>
      <w:del w:id="696" w:author="Walter Moore" w:date="2019-01-04T15:00:00Z">
        <w:r w:rsidRPr="00841AB1" w:rsidDel="005C4B49">
          <w:rPr>
            <w:rFonts w:asciiTheme="minorHAnsi" w:hAnsiTheme="minorHAnsi" w:cstheme="minorHAnsi"/>
          </w:rPr>
          <w:delText>Luke 8:18-21</w:delText>
        </w:r>
        <w:r w:rsidRPr="00841AB1" w:rsidDel="005C4B49">
          <w:rPr>
            <w:rFonts w:asciiTheme="minorHAnsi" w:hAnsiTheme="minorHAnsi" w:cstheme="minorHAnsi"/>
            <w:color w:val="000000"/>
          </w:rPr>
          <w:delText xml:space="preserve"> </w:delText>
        </w:r>
      </w:del>
    </w:p>
    <w:p w14:paraId="4C9AB9C6" w14:textId="77777777" w:rsidR="009D0974" w:rsidRPr="00841AB1" w:rsidDel="005C4B49" w:rsidRDefault="009D0974" w:rsidP="00D86B03">
      <w:pPr>
        <w:spacing w:after="32" w:line="277" w:lineRule="auto"/>
        <w:ind w:left="1130" w:hanging="7"/>
        <w:rPr>
          <w:del w:id="697" w:author="Walter Moore" w:date="2019-01-04T15:00:00Z"/>
          <w:rFonts w:asciiTheme="minorHAnsi" w:hAnsiTheme="minorHAnsi" w:cstheme="minorHAnsi"/>
          <w:sz w:val="24"/>
          <w:szCs w:val="24"/>
        </w:rPr>
      </w:pPr>
      <w:del w:id="698" w:author="Walter Moore" w:date="2019-01-04T15:00:00Z">
        <w:r w:rsidRPr="00841AB1" w:rsidDel="005C4B49">
          <w:rPr>
            <w:rFonts w:asciiTheme="minorHAnsi" w:hAnsiTheme="minorHAnsi" w:cstheme="minorHAnsi"/>
            <w:b/>
            <w:i/>
            <w:sz w:val="24"/>
            <w:szCs w:val="24"/>
          </w:rPr>
          <w:delText xml:space="preserve">So listen carefully, for whoever has will be given more, but whoever does not have, even what he thinks he has will be taken from him. Now Jesus’ mother and his brothers came to him, but they could not get near him because of the crowd. So he was told, “Your mother and your brothers are standing outside, wanting to see you.” But he replied to them, “My mother and my brothers are those who hear the word of God and do it.” </w:delText>
        </w:r>
      </w:del>
    </w:p>
    <w:p w14:paraId="66D5B5D2" w14:textId="77777777" w:rsidR="009D0974" w:rsidRPr="00841AB1" w:rsidDel="005C4B49" w:rsidRDefault="009D0974" w:rsidP="00D86B03">
      <w:pPr>
        <w:spacing w:after="0" w:line="259" w:lineRule="auto"/>
        <w:ind w:left="0" w:firstLine="0"/>
        <w:jc w:val="left"/>
        <w:rPr>
          <w:del w:id="699" w:author="Walter Moore" w:date="2019-01-04T15:00:00Z"/>
          <w:rFonts w:asciiTheme="minorHAnsi" w:hAnsiTheme="minorHAnsi" w:cstheme="minorHAnsi"/>
          <w:sz w:val="24"/>
          <w:szCs w:val="24"/>
        </w:rPr>
      </w:pPr>
      <w:del w:id="700" w:author="Walter Moore" w:date="2019-01-04T15:00:00Z">
        <w:r w:rsidRPr="00841AB1" w:rsidDel="005C4B49">
          <w:rPr>
            <w:rFonts w:asciiTheme="minorHAnsi" w:hAnsiTheme="minorHAnsi" w:cstheme="minorHAnsi"/>
            <w:b/>
            <w:i/>
            <w:sz w:val="24"/>
            <w:szCs w:val="24"/>
          </w:rPr>
          <w:delText xml:space="preserve"> </w:delText>
        </w:r>
      </w:del>
    </w:p>
    <w:p w14:paraId="2FAD31C6" w14:textId="77777777" w:rsidR="009D0974" w:rsidRPr="00841AB1" w:rsidDel="005C4B49" w:rsidRDefault="009D0974" w:rsidP="00D86B03">
      <w:pPr>
        <w:numPr>
          <w:ilvl w:val="0"/>
          <w:numId w:val="40"/>
        </w:numPr>
        <w:spacing w:after="38"/>
        <w:ind w:hanging="379"/>
        <w:rPr>
          <w:del w:id="701" w:author="Walter Moore" w:date="2019-01-04T15:00:00Z"/>
          <w:rFonts w:asciiTheme="minorHAnsi" w:hAnsiTheme="minorHAnsi" w:cstheme="minorHAnsi"/>
          <w:sz w:val="24"/>
          <w:szCs w:val="24"/>
        </w:rPr>
      </w:pPr>
      <w:del w:id="702" w:author="Walter Moore" w:date="2019-01-04T15:00:00Z">
        <w:r w:rsidRPr="00841AB1" w:rsidDel="005C4B49">
          <w:rPr>
            <w:rFonts w:asciiTheme="minorHAnsi" w:hAnsiTheme="minorHAnsi" w:cstheme="minorHAnsi"/>
            <w:b/>
            <w:sz w:val="24"/>
            <w:szCs w:val="24"/>
          </w:rPr>
          <w:delText xml:space="preserve">Soil #1 </w:delText>
        </w:r>
        <w:r w:rsidRPr="00841AB1" w:rsidDel="005C4B49">
          <w:rPr>
            <w:rFonts w:asciiTheme="minorHAnsi" w:hAnsiTheme="minorHAnsi" w:cstheme="minorHAnsi"/>
            <w:sz w:val="24"/>
            <w:szCs w:val="24"/>
          </w:rPr>
          <w:delText>(</w:delText>
        </w:r>
        <w:r w:rsidRPr="00841AB1" w:rsidDel="005C4B49">
          <w:rPr>
            <w:rFonts w:asciiTheme="minorHAnsi" w:hAnsiTheme="minorHAnsi" w:cstheme="minorHAnsi"/>
            <w:b/>
            <w:sz w:val="24"/>
            <w:szCs w:val="24"/>
          </w:rPr>
          <w:delText xml:space="preserve">Matthew 13:1-4) </w:delText>
        </w:r>
        <w:r w:rsidRPr="00841AB1" w:rsidDel="005C4B49">
          <w:rPr>
            <w:rFonts w:asciiTheme="minorHAnsi" w:hAnsiTheme="minorHAnsi" w:cstheme="minorHAnsi"/>
            <w:b/>
            <w:sz w:val="24"/>
            <w:szCs w:val="24"/>
            <w:u w:val="single" w:color="221F1F"/>
          </w:rPr>
          <w:delText>The Crowd</w:delText>
        </w:r>
        <w:r w:rsidRPr="00841AB1" w:rsidDel="005C4B49">
          <w:rPr>
            <w:rFonts w:asciiTheme="minorHAnsi" w:hAnsiTheme="minorHAnsi" w:cstheme="minorHAnsi"/>
            <w:b/>
            <w:sz w:val="24"/>
            <w:szCs w:val="24"/>
          </w:rPr>
          <w:delText xml:space="preserve">: </w:delText>
        </w:r>
        <w:r w:rsidRPr="00841AB1" w:rsidDel="005C4B49">
          <w:rPr>
            <w:rFonts w:asciiTheme="minorHAnsi" w:hAnsiTheme="minorHAnsi" w:cstheme="minorHAnsi"/>
            <w:sz w:val="24"/>
            <w:szCs w:val="24"/>
          </w:rPr>
          <w:delText xml:space="preserve">The ones along the roadside were curious listeners. The seed lay on top of the soil, but it had no reception into their hearts (Matthew 7:18-27). Crowds are often fickle, and they will only follow the leader as long as it benefits them. </w:delText>
        </w:r>
      </w:del>
    </w:p>
    <w:p w14:paraId="225B55C5" w14:textId="77777777" w:rsidR="009D0974" w:rsidRPr="00841AB1" w:rsidDel="005C4B49" w:rsidRDefault="009D0974" w:rsidP="00D86B03">
      <w:pPr>
        <w:numPr>
          <w:ilvl w:val="0"/>
          <w:numId w:val="40"/>
        </w:numPr>
        <w:spacing w:after="38"/>
        <w:ind w:hanging="379"/>
        <w:rPr>
          <w:del w:id="703" w:author="Walter Moore" w:date="2019-01-04T15:00:00Z"/>
          <w:rFonts w:asciiTheme="minorHAnsi" w:hAnsiTheme="minorHAnsi" w:cstheme="minorHAnsi"/>
          <w:sz w:val="24"/>
          <w:szCs w:val="24"/>
        </w:rPr>
      </w:pPr>
      <w:del w:id="704" w:author="Walter Moore" w:date="2019-01-04T15:00:00Z">
        <w:r w:rsidRPr="00841AB1" w:rsidDel="005C4B49">
          <w:rPr>
            <w:rFonts w:asciiTheme="minorHAnsi" w:hAnsiTheme="minorHAnsi" w:cstheme="minorHAnsi"/>
            <w:b/>
            <w:sz w:val="24"/>
            <w:szCs w:val="24"/>
          </w:rPr>
          <w:delText xml:space="preserve">Soil #2 (Matthew 13:5-6) </w:delText>
        </w:r>
        <w:r w:rsidRPr="00841AB1" w:rsidDel="005C4B49">
          <w:rPr>
            <w:rFonts w:asciiTheme="minorHAnsi" w:hAnsiTheme="minorHAnsi" w:cstheme="minorHAnsi"/>
            <w:b/>
            <w:sz w:val="24"/>
            <w:szCs w:val="24"/>
            <w:u w:val="single" w:color="221F1F"/>
          </w:rPr>
          <w:delText>The Casual Listener</w:delText>
        </w:r>
        <w:r w:rsidRPr="00841AB1" w:rsidDel="005C4B49">
          <w:rPr>
            <w:rFonts w:asciiTheme="minorHAnsi" w:hAnsiTheme="minorHAnsi" w:cstheme="minorHAnsi"/>
            <w:b/>
            <w:sz w:val="24"/>
            <w:szCs w:val="24"/>
          </w:rPr>
          <w:delText xml:space="preserve">: </w:delText>
        </w:r>
        <w:r w:rsidRPr="00841AB1" w:rsidDel="005C4B49">
          <w:rPr>
            <w:rFonts w:asciiTheme="minorHAnsi" w:hAnsiTheme="minorHAnsi" w:cstheme="minorHAnsi"/>
            <w:sz w:val="24"/>
            <w:szCs w:val="24"/>
          </w:rPr>
          <w:delText>These were the ones whose hearts were rocky. The seed fell on the soil</w:delText>
        </w:r>
      </w:del>
      <w:ins w:id="705" w:author="virginia porter" w:date="2018-11-07T13:25:00Z">
        <w:del w:id="706" w:author="Walter Moore" w:date="2019-01-04T15:00:00Z">
          <w:r w:rsidRPr="00841AB1" w:rsidDel="005C4B49">
            <w:rPr>
              <w:rFonts w:asciiTheme="minorHAnsi" w:hAnsiTheme="minorHAnsi" w:cstheme="minorHAnsi"/>
              <w:sz w:val="24"/>
              <w:szCs w:val="24"/>
            </w:rPr>
            <w:delText>, took root,</w:delText>
          </w:r>
        </w:del>
      </w:ins>
      <w:del w:id="707" w:author="Walter Moore" w:date="2019-01-04T15:00:00Z">
        <w:r w:rsidRPr="00841AB1" w:rsidDel="005C4B49">
          <w:rPr>
            <w:rFonts w:asciiTheme="minorHAnsi" w:hAnsiTheme="minorHAnsi" w:cstheme="minorHAnsi"/>
            <w:sz w:val="24"/>
            <w:szCs w:val="24"/>
          </w:rPr>
          <w:delText xml:space="preserve"> and got down in it. </w:delText>
        </w:r>
      </w:del>
      <w:ins w:id="708" w:author="virginia porter" w:date="2018-11-07T13:25:00Z">
        <w:del w:id="709" w:author="Walter Moore" w:date="2019-01-04T15:00:00Z">
          <w:r w:rsidRPr="00841AB1" w:rsidDel="005C4B49">
            <w:rPr>
              <w:rFonts w:asciiTheme="minorHAnsi" w:hAnsiTheme="minorHAnsi" w:cstheme="minorHAnsi"/>
              <w:sz w:val="24"/>
              <w:szCs w:val="24"/>
            </w:rPr>
            <w:delText xml:space="preserve"> </w:delText>
          </w:r>
        </w:del>
      </w:ins>
      <w:del w:id="710" w:author="Walter Moore" w:date="2019-01-04T15:00:00Z">
        <w:r w:rsidRPr="00841AB1" w:rsidDel="005C4B49">
          <w:rPr>
            <w:rFonts w:asciiTheme="minorHAnsi" w:hAnsiTheme="minorHAnsi" w:cstheme="minorHAnsi"/>
            <w:sz w:val="24"/>
            <w:szCs w:val="24"/>
          </w:rPr>
          <w:delText>B</w:delText>
        </w:r>
      </w:del>
      <w:ins w:id="711" w:author="virginia porter" w:date="2018-11-07T13:25:00Z">
        <w:del w:id="712" w:author="Walter Moore" w:date="2019-01-04T15:00:00Z">
          <w:r w:rsidRPr="00841AB1" w:rsidDel="005C4B49">
            <w:rPr>
              <w:rFonts w:asciiTheme="minorHAnsi" w:hAnsiTheme="minorHAnsi" w:cstheme="minorHAnsi"/>
              <w:sz w:val="24"/>
              <w:szCs w:val="24"/>
            </w:rPr>
            <w:delText>b</w:delText>
          </w:r>
        </w:del>
      </w:ins>
      <w:del w:id="713" w:author="Walter Moore" w:date="2019-01-04T15:00:00Z">
        <w:r w:rsidRPr="00841AB1" w:rsidDel="005C4B49">
          <w:rPr>
            <w:rFonts w:asciiTheme="minorHAnsi" w:hAnsiTheme="minorHAnsi" w:cstheme="minorHAnsi"/>
            <w:sz w:val="24"/>
            <w:szCs w:val="24"/>
          </w:rPr>
          <w:delText xml:space="preserve">ut </w:delText>
        </w:r>
      </w:del>
      <w:ins w:id="714" w:author="virginia porter" w:date="2018-11-07T13:25:00Z">
        <w:del w:id="715" w:author="Walter Moore" w:date="2019-01-04T15:00:00Z">
          <w:r w:rsidRPr="00841AB1" w:rsidDel="005C4B49">
            <w:rPr>
              <w:rFonts w:asciiTheme="minorHAnsi" w:hAnsiTheme="minorHAnsi" w:cstheme="minorHAnsi"/>
              <w:sz w:val="24"/>
              <w:szCs w:val="24"/>
            </w:rPr>
            <w:delText xml:space="preserve">the root was </w:delText>
          </w:r>
        </w:del>
      </w:ins>
      <w:ins w:id="716" w:author="virginia porter" w:date="2018-11-07T13:26:00Z">
        <w:del w:id="717" w:author="Walter Moore" w:date="2019-01-04T15:00:00Z">
          <w:r w:rsidRPr="00841AB1" w:rsidDel="005C4B49">
            <w:rPr>
              <w:rFonts w:asciiTheme="minorHAnsi" w:hAnsiTheme="minorHAnsi" w:cstheme="minorHAnsi"/>
              <w:sz w:val="24"/>
              <w:szCs w:val="24"/>
            </w:rPr>
            <w:delText xml:space="preserve">not firm. </w:delText>
          </w:r>
        </w:del>
      </w:ins>
      <w:del w:id="718" w:author="Walter Moore" w:date="2019-01-04T15:00:00Z">
        <w:r w:rsidRPr="00841AB1" w:rsidDel="005C4B49">
          <w:rPr>
            <w:rFonts w:asciiTheme="minorHAnsi" w:hAnsiTheme="minorHAnsi" w:cstheme="minorHAnsi"/>
            <w:sz w:val="24"/>
            <w:szCs w:val="24"/>
          </w:rPr>
          <w:delText>because t</w:delText>
        </w:r>
      </w:del>
      <w:ins w:id="719" w:author="virginia porter" w:date="2018-11-07T13:26:00Z">
        <w:del w:id="720" w:author="Walter Moore" w:date="2019-01-04T15:00:00Z">
          <w:r w:rsidRPr="00841AB1" w:rsidDel="005C4B49">
            <w:rPr>
              <w:rFonts w:asciiTheme="minorHAnsi" w:hAnsiTheme="minorHAnsi" w:cstheme="minorHAnsi"/>
              <w:sz w:val="24"/>
              <w:szCs w:val="24"/>
            </w:rPr>
            <w:delText>T</w:delText>
          </w:r>
        </w:del>
      </w:ins>
      <w:del w:id="721" w:author="Walter Moore" w:date="2019-01-04T15:00:00Z">
        <w:r w:rsidRPr="00841AB1" w:rsidDel="005C4B49">
          <w:rPr>
            <w:rFonts w:asciiTheme="minorHAnsi" w:hAnsiTheme="minorHAnsi" w:cstheme="minorHAnsi"/>
            <w:sz w:val="24"/>
            <w:szCs w:val="24"/>
          </w:rPr>
          <w:delText xml:space="preserve">hese listeners were confused in their loyalty, the seed did not put down roots. They were shallow listeners, and they soon fell away. </w:delText>
        </w:r>
      </w:del>
    </w:p>
    <w:p w14:paraId="24F61C11" w14:textId="77777777" w:rsidR="009D0974" w:rsidRPr="00841AB1" w:rsidDel="005C4B49" w:rsidRDefault="009D0974" w:rsidP="00D86B03">
      <w:pPr>
        <w:numPr>
          <w:ilvl w:val="0"/>
          <w:numId w:val="40"/>
        </w:numPr>
        <w:ind w:hanging="379"/>
        <w:rPr>
          <w:del w:id="722" w:author="Walter Moore" w:date="2019-01-04T15:00:00Z"/>
          <w:rFonts w:asciiTheme="minorHAnsi" w:hAnsiTheme="minorHAnsi" w:cstheme="minorHAnsi"/>
          <w:sz w:val="24"/>
          <w:szCs w:val="24"/>
        </w:rPr>
      </w:pPr>
      <w:del w:id="723" w:author="Walter Moore" w:date="2019-01-04T15:00:00Z">
        <w:r w:rsidRPr="00841AB1" w:rsidDel="005C4B49">
          <w:rPr>
            <w:rFonts w:asciiTheme="minorHAnsi" w:hAnsiTheme="minorHAnsi" w:cstheme="minorHAnsi"/>
            <w:b/>
            <w:sz w:val="24"/>
            <w:szCs w:val="24"/>
          </w:rPr>
          <w:delText xml:space="preserve">Soil #3 (Matthew 13:7, 13-15) </w:delText>
        </w:r>
        <w:r w:rsidRPr="00841AB1" w:rsidDel="005C4B49">
          <w:rPr>
            <w:rFonts w:asciiTheme="minorHAnsi" w:hAnsiTheme="minorHAnsi" w:cstheme="minorHAnsi"/>
            <w:b/>
            <w:sz w:val="24"/>
            <w:szCs w:val="24"/>
            <w:u w:val="single" w:color="221F1F"/>
          </w:rPr>
          <w:delText>The Convinced Listener</w:delText>
        </w:r>
        <w:r w:rsidRPr="00841AB1" w:rsidDel="005C4B49">
          <w:rPr>
            <w:rFonts w:asciiTheme="minorHAnsi" w:hAnsiTheme="minorHAnsi" w:cstheme="minorHAnsi"/>
            <w:b/>
            <w:sz w:val="24"/>
            <w:szCs w:val="24"/>
          </w:rPr>
          <w:delText xml:space="preserve">: </w:delText>
        </w:r>
        <w:r w:rsidRPr="00841AB1" w:rsidDel="005C4B49">
          <w:rPr>
            <w:rFonts w:asciiTheme="minorHAnsi" w:hAnsiTheme="minorHAnsi" w:cstheme="minorHAnsi"/>
            <w:sz w:val="24"/>
            <w:szCs w:val="24"/>
          </w:rPr>
          <w:delText>This type of soil represents those whose hearts are full of thorns. The seed fell on the soil and penetrated it. Yet the thorns kept that seed from sprouting upwards, and, therefore, it produced no crop. There was too much competing for their attention</w:delText>
        </w:r>
        <w:r w:rsidRPr="00841AB1" w:rsidDel="005C4B49">
          <w:rPr>
            <w:rFonts w:asciiTheme="minorHAnsi" w:hAnsiTheme="minorHAnsi" w:cstheme="minorHAnsi"/>
            <w:b/>
            <w:sz w:val="24"/>
            <w:szCs w:val="24"/>
          </w:rPr>
          <w:delText xml:space="preserve">. </w:delText>
        </w:r>
      </w:del>
    </w:p>
    <w:p w14:paraId="109F862E" w14:textId="77777777" w:rsidR="009D0974" w:rsidRPr="00841AB1" w:rsidDel="005C4B49" w:rsidRDefault="009D0974" w:rsidP="00D86B03">
      <w:pPr>
        <w:spacing w:after="0" w:line="259" w:lineRule="auto"/>
        <w:ind w:left="0" w:firstLine="0"/>
        <w:jc w:val="left"/>
        <w:rPr>
          <w:del w:id="724" w:author="Walter Moore" w:date="2019-01-04T15:00:00Z"/>
          <w:rFonts w:asciiTheme="minorHAnsi" w:hAnsiTheme="minorHAnsi" w:cstheme="minorHAnsi"/>
          <w:sz w:val="24"/>
          <w:szCs w:val="24"/>
        </w:rPr>
      </w:pPr>
      <w:del w:id="725" w:author="Walter Moore" w:date="2019-01-04T15:00:00Z">
        <w:r w:rsidRPr="00841AB1" w:rsidDel="005C4B49">
          <w:rPr>
            <w:rFonts w:asciiTheme="minorHAnsi" w:hAnsiTheme="minorHAnsi" w:cstheme="minorHAnsi"/>
            <w:b/>
            <w:sz w:val="24"/>
            <w:szCs w:val="24"/>
          </w:rPr>
          <w:delText xml:space="preserve"> </w:delText>
        </w:r>
      </w:del>
    </w:p>
    <w:p w14:paraId="52EB498F" w14:textId="77777777" w:rsidR="009D0974" w:rsidRPr="00841AB1" w:rsidDel="005C4B49" w:rsidRDefault="009D0974" w:rsidP="00D86B03">
      <w:pPr>
        <w:spacing w:after="167"/>
        <w:ind w:left="141" w:firstLine="543"/>
        <w:rPr>
          <w:del w:id="726" w:author="Walter Moore" w:date="2019-01-04T15:00:00Z"/>
          <w:rFonts w:asciiTheme="minorHAnsi" w:hAnsiTheme="minorHAnsi" w:cstheme="minorHAnsi"/>
          <w:sz w:val="24"/>
          <w:szCs w:val="24"/>
        </w:rPr>
      </w:pPr>
      <w:del w:id="727" w:author="Walter Moore" w:date="2019-01-04T15:00:00Z">
        <w:r w:rsidRPr="00841AB1" w:rsidDel="005C4B49">
          <w:rPr>
            <w:rFonts w:asciiTheme="minorHAnsi" w:hAnsiTheme="minorHAnsi" w:cstheme="minorHAnsi"/>
            <w:sz w:val="24"/>
            <w:szCs w:val="24"/>
          </w:rPr>
          <w:delText xml:space="preserve">Just because we are exposed to God’s Word, does not mean that we receive it. When Jesus sows His Eternal Seed (the Word), He expects to receive a harvest. For all His labor, only </w:delText>
        </w:r>
      </w:del>
      <w:ins w:id="728" w:author="virginia porter" w:date="2018-11-07T13:27:00Z">
        <w:del w:id="729" w:author="Walter Moore" w:date="2019-01-04T15:00:00Z">
          <w:r w:rsidRPr="00841AB1" w:rsidDel="005C4B49">
            <w:rPr>
              <w:rFonts w:asciiTheme="minorHAnsi" w:hAnsiTheme="minorHAnsi" w:cstheme="minorHAnsi"/>
              <w:sz w:val="24"/>
              <w:szCs w:val="24"/>
            </w:rPr>
            <w:delText>a few</w:delText>
          </w:r>
        </w:del>
      </w:ins>
      <w:del w:id="730" w:author="Walter Moore" w:date="2019-01-04T15:00:00Z">
        <w:r w:rsidRPr="00841AB1" w:rsidDel="005C4B49">
          <w:rPr>
            <w:rFonts w:asciiTheme="minorHAnsi" w:hAnsiTheme="minorHAnsi" w:cstheme="minorHAnsi"/>
            <w:sz w:val="24"/>
            <w:szCs w:val="24"/>
          </w:rPr>
          <w:delText xml:space="preserve">about twenty-five percent of the soil </w:delText>
        </w:r>
      </w:del>
      <w:ins w:id="731" w:author="virginia porter" w:date="2018-11-07T13:28:00Z">
        <w:del w:id="732" w:author="Walter Moore" w:date="2019-01-04T15:00:00Z">
          <w:r w:rsidRPr="00841AB1" w:rsidDel="005C4B49">
            <w:rPr>
              <w:rFonts w:asciiTheme="minorHAnsi" w:hAnsiTheme="minorHAnsi" w:cstheme="minorHAnsi"/>
              <w:sz w:val="24"/>
              <w:szCs w:val="24"/>
            </w:rPr>
            <w:delText>will yield a crop.</w:delText>
          </w:r>
        </w:del>
      </w:ins>
      <w:del w:id="733" w:author="Walter Moore" w:date="2019-01-04T15:00:00Z">
        <w:r w:rsidRPr="00841AB1" w:rsidDel="005C4B49">
          <w:rPr>
            <w:rFonts w:asciiTheme="minorHAnsi" w:hAnsiTheme="minorHAnsi" w:cstheme="minorHAnsi"/>
            <w:sz w:val="24"/>
            <w:szCs w:val="24"/>
          </w:rPr>
          <w:delText>will produce a crop.</w:delText>
        </w:r>
      </w:del>
      <w:ins w:id="734" w:author="virginia porter" w:date="2018-11-07T13:28:00Z">
        <w:del w:id="735" w:author="Walter Moore" w:date="2019-01-04T15:00:00Z">
          <w:r w:rsidRPr="00841AB1" w:rsidDel="005C4B49">
            <w:rPr>
              <w:rFonts w:asciiTheme="minorHAnsi" w:hAnsiTheme="minorHAnsi" w:cstheme="minorHAnsi"/>
              <w:sz w:val="24"/>
              <w:szCs w:val="24"/>
            </w:rPr>
            <w:delText xml:space="preserve"> Bu</w:delText>
          </w:r>
        </w:del>
      </w:ins>
      <w:ins w:id="736" w:author="virginia porter" w:date="2018-11-07T13:29:00Z">
        <w:del w:id="737" w:author="Walter Moore" w:date="2019-01-04T15:00:00Z">
          <w:r w:rsidRPr="00841AB1" w:rsidDel="005C4B49">
            <w:rPr>
              <w:rFonts w:asciiTheme="minorHAnsi" w:hAnsiTheme="minorHAnsi" w:cstheme="minorHAnsi"/>
              <w:sz w:val="24"/>
              <w:szCs w:val="24"/>
            </w:rPr>
            <w:delText xml:space="preserve">t their productivity will be greatly multiplied. </w:delText>
          </w:r>
        </w:del>
      </w:ins>
      <w:del w:id="738" w:author="Walter Moore" w:date="2019-01-04T15:00:00Z">
        <w:r w:rsidRPr="00841AB1" w:rsidDel="005C4B49">
          <w:rPr>
            <w:rFonts w:asciiTheme="minorHAnsi" w:hAnsiTheme="minorHAnsi" w:cstheme="minorHAnsi"/>
            <w:sz w:val="24"/>
            <w:szCs w:val="24"/>
          </w:rPr>
          <w:delText xml:space="preserve"> Jesus “weeded” out the uncommitted majority by telling them some hard truths about the cost of being His disciples (Luke 9:18-27, 14:25-34). </w:delText>
        </w:r>
      </w:del>
    </w:p>
    <w:p w14:paraId="2771CB4B" w14:textId="77777777" w:rsidR="009D0974" w:rsidRPr="00841AB1" w:rsidDel="005C4B49" w:rsidRDefault="009D0974" w:rsidP="00D86B03">
      <w:pPr>
        <w:spacing w:after="0" w:line="259" w:lineRule="auto"/>
        <w:ind w:left="0" w:firstLine="0"/>
        <w:jc w:val="left"/>
        <w:rPr>
          <w:del w:id="739" w:author="Walter Moore" w:date="2019-01-04T15:00:00Z"/>
          <w:rFonts w:asciiTheme="minorHAnsi" w:hAnsiTheme="minorHAnsi" w:cstheme="minorHAnsi"/>
          <w:sz w:val="24"/>
          <w:szCs w:val="24"/>
        </w:rPr>
      </w:pPr>
      <w:del w:id="740" w:author="Walter Moore" w:date="2019-01-04T15:00:00Z">
        <w:r w:rsidRPr="00841AB1" w:rsidDel="005C4B49">
          <w:rPr>
            <w:rFonts w:asciiTheme="minorHAnsi" w:hAnsiTheme="minorHAnsi" w:cstheme="minorHAnsi"/>
            <w:sz w:val="24"/>
            <w:szCs w:val="24"/>
          </w:rPr>
          <w:delText xml:space="preserve"> </w:delText>
        </w:r>
      </w:del>
    </w:p>
    <w:p w14:paraId="5390B5A4" w14:textId="77777777" w:rsidR="009D0974" w:rsidRPr="00841AB1" w:rsidDel="005C4B49" w:rsidRDefault="009D0974" w:rsidP="00D86B03">
      <w:pPr>
        <w:pStyle w:val="Heading3"/>
        <w:rPr>
          <w:del w:id="741" w:author="Walter Moore" w:date="2019-01-04T15:00:00Z"/>
          <w:rFonts w:asciiTheme="minorHAnsi" w:hAnsiTheme="minorHAnsi" w:cstheme="minorHAnsi"/>
        </w:rPr>
      </w:pPr>
      <w:del w:id="742" w:author="Walter Moore" w:date="2019-01-04T15:00:00Z">
        <w:r w:rsidRPr="00841AB1" w:rsidDel="005C4B49">
          <w:rPr>
            <w:rFonts w:asciiTheme="minorHAnsi" w:hAnsiTheme="minorHAnsi" w:cstheme="minorHAnsi"/>
          </w:rPr>
          <w:delText>John 8:43-47</w:delText>
        </w:r>
        <w:r w:rsidRPr="00841AB1" w:rsidDel="005C4B49">
          <w:rPr>
            <w:rFonts w:asciiTheme="minorHAnsi" w:hAnsiTheme="minorHAnsi" w:cstheme="minorHAnsi"/>
            <w:color w:val="000000"/>
          </w:rPr>
          <w:delText xml:space="preserve"> </w:delText>
        </w:r>
      </w:del>
    </w:p>
    <w:p w14:paraId="719533A9" w14:textId="77777777" w:rsidR="009D0974" w:rsidRPr="00841AB1" w:rsidDel="005C4B49" w:rsidRDefault="009D0974" w:rsidP="00D86B03">
      <w:pPr>
        <w:spacing w:after="6" w:line="277" w:lineRule="auto"/>
        <w:ind w:left="1130" w:hanging="7"/>
        <w:rPr>
          <w:del w:id="743" w:author="Walter Moore" w:date="2019-01-04T15:00:00Z"/>
          <w:rFonts w:asciiTheme="minorHAnsi" w:hAnsiTheme="minorHAnsi" w:cstheme="minorHAnsi"/>
          <w:sz w:val="24"/>
          <w:szCs w:val="24"/>
        </w:rPr>
      </w:pPr>
      <w:del w:id="744" w:author="Walter Moore" w:date="2019-01-04T15:00:00Z">
        <w:r w:rsidRPr="00841AB1" w:rsidDel="005C4B49">
          <w:rPr>
            <w:rFonts w:asciiTheme="minorHAnsi" w:hAnsiTheme="minorHAnsi" w:cstheme="minorHAnsi"/>
            <w:b/>
            <w:i/>
            <w:sz w:val="24"/>
            <w:szCs w:val="24"/>
          </w:rPr>
          <w:delText xml:space="preserve">Why don’t you understand what I am saying? It is because you cannot accept my teaching. You people are from your father the devil, and you want to do what your father desires. He was a murderer from the beginning, and does not uphold the truth, because there is no truth in him. Whenever he lies, he speaks according to his own nature, because he is a liar and the father of lies. But because I am telling you the truth, you do not believe me. Who among you can prove me guilty of any sin? If I am telling you the truth, why don’t you believe me? The one who belongs to God listens and responds to God’s words. </w:delText>
        </w:r>
      </w:del>
    </w:p>
    <w:p w14:paraId="03EBC77E" w14:textId="77777777" w:rsidR="009D0974" w:rsidRPr="00841AB1" w:rsidDel="005C4B49" w:rsidRDefault="009D0974" w:rsidP="00D86B03">
      <w:pPr>
        <w:spacing w:after="94" w:line="277" w:lineRule="auto"/>
        <w:ind w:left="1130" w:hanging="7"/>
        <w:rPr>
          <w:del w:id="745" w:author="Walter Moore" w:date="2019-01-04T15:00:00Z"/>
          <w:rFonts w:asciiTheme="minorHAnsi" w:hAnsiTheme="minorHAnsi" w:cstheme="minorHAnsi"/>
          <w:sz w:val="24"/>
          <w:szCs w:val="24"/>
        </w:rPr>
      </w:pPr>
      <w:del w:id="746" w:author="Walter Moore" w:date="2019-01-04T15:00:00Z">
        <w:r w:rsidRPr="00841AB1" w:rsidDel="005C4B49">
          <w:rPr>
            <w:rFonts w:asciiTheme="minorHAnsi" w:hAnsiTheme="minorHAnsi" w:cstheme="minorHAnsi"/>
            <w:b/>
            <w:i/>
            <w:sz w:val="24"/>
            <w:szCs w:val="24"/>
          </w:rPr>
          <w:delText xml:space="preserve">You don’t listen and respond, because you don’t belong to God.” </w:delText>
        </w:r>
      </w:del>
    </w:p>
    <w:p w14:paraId="0750F23C" w14:textId="77777777" w:rsidR="009D0974" w:rsidRPr="00841AB1" w:rsidDel="005C4B49" w:rsidRDefault="009D0974" w:rsidP="00D86B03">
      <w:pPr>
        <w:spacing w:after="0" w:line="259" w:lineRule="auto"/>
        <w:ind w:left="0" w:firstLine="0"/>
        <w:jc w:val="left"/>
        <w:rPr>
          <w:del w:id="747" w:author="Walter Moore" w:date="2019-01-04T15:00:00Z"/>
          <w:rFonts w:asciiTheme="minorHAnsi" w:hAnsiTheme="minorHAnsi" w:cstheme="minorHAnsi"/>
          <w:sz w:val="24"/>
          <w:szCs w:val="24"/>
        </w:rPr>
      </w:pPr>
      <w:del w:id="748" w:author="Walter Moore" w:date="2019-01-04T15:00:00Z">
        <w:r w:rsidRPr="00841AB1" w:rsidDel="005C4B49">
          <w:rPr>
            <w:rFonts w:asciiTheme="minorHAnsi" w:hAnsiTheme="minorHAnsi" w:cstheme="minorHAnsi"/>
            <w:b/>
            <w:i/>
            <w:sz w:val="24"/>
            <w:szCs w:val="24"/>
          </w:rPr>
          <w:delText xml:space="preserve"> </w:delText>
        </w:r>
      </w:del>
    </w:p>
    <w:p w14:paraId="4769A9E2" w14:textId="77777777" w:rsidR="009D0974" w:rsidRPr="00841AB1" w:rsidDel="005C4B49" w:rsidRDefault="009D0974" w:rsidP="00D86B03">
      <w:pPr>
        <w:spacing w:after="4"/>
        <w:ind w:left="145"/>
        <w:rPr>
          <w:del w:id="749" w:author="Walter Moore" w:date="2019-01-04T15:00:00Z"/>
          <w:rFonts w:asciiTheme="minorHAnsi" w:hAnsiTheme="minorHAnsi" w:cstheme="minorHAnsi"/>
          <w:sz w:val="24"/>
          <w:szCs w:val="24"/>
        </w:rPr>
      </w:pPr>
      <w:del w:id="750" w:author="Walter Moore" w:date="2019-01-04T15:00:00Z">
        <w:r w:rsidRPr="00841AB1" w:rsidDel="005C4B49">
          <w:rPr>
            <w:rFonts w:asciiTheme="minorHAnsi" w:hAnsiTheme="minorHAnsi" w:cstheme="minorHAnsi"/>
            <w:b/>
            <w:sz w:val="24"/>
            <w:szCs w:val="24"/>
          </w:rPr>
          <w:delText xml:space="preserve">DIGGING DEEPER: </w:delText>
        </w:r>
        <w:r w:rsidRPr="00841AB1" w:rsidDel="005C4B49">
          <w:rPr>
            <w:rFonts w:asciiTheme="minorHAnsi" w:hAnsiTheme="minorHAnsi" w:cstheme="minorHAnsi"/>
            <w:sz w:val="24"/>
            <w:szCs w:val="24"/>
          </w:rPr>
          <w:delText xml:space="preserve">Matthew 12:46-50, 13:1-43; Luke 8:1-21, 6:46; Mark 4:1-34; Romans 10:13-18; </w:delText>
        </w:r>
      </w:del>
    </w:p>
    <w:p w14:paraId="3BA724E2" w14:textId="77777777" w:rsidR="009D0974" w:rsidRPr="00841AB1" w:rsidDel="005C4B49" w:rsidRDefault="009D0974" w:rsidP="00D86B03">
      <w:pPr>
        <w:spacing w:after="138"/>
        <w:ind w:left="145"/>
        <w:rPr>
          <w:del w:id="751" w:author="Walter Moore" w:date="2019-01-04T15:00:00Z"/>
          <w:rFonts w:asciiTheme="minorHAnsi" w:hAnsiTheme="minorHAnsi" w:cstheme="minorHAnsi"/>
          <w:sz w:val="24"/>
          <w:szCs w:val="24"/>
        </w:rPr>
      </w:pPr>
      <w:del w:id="752" w:author="Walter Moore" w:date="2019-01-04T15:00:00Z">
        <w:r w:rsidRPr="00841AB1" w:rsidDel="005C4B49">
          <w:rPr>
            <w:rFonts w:asciiTheme="minorHAnsi" w:hAnsiTheme="minorHAnsi" w:cstheme="minorHAnsi"/>
            <w:sz w:val="24"/>
            <w:szCs w:val="24"/>
          </w:rPr>
          <w:delText xml:space="preserve">James 1:21-25; John 5:24-47, 6:32-69; Revelation 3:14-20 </w:delText>
        </w:r>
      </w:del>
    </w:p>
    <w:p w14:paraId="163ECD84" w14:textId="77777777" w:rsidR="009D0974" w:rsidRPr="00841AB1" w:rsidDel="005C4B49" w:rsidRDefault="009D0974" w:rsidP="00D86B03">
      <w:pPr>
        <w:spacing w:after="0" w:line="259" w:lineRule="auto"/>
        <w:ind w:left="0" w:firstLine="0"/>
        <w:jc w:val="left"/>
        <w:rPr>
          <w:del w:id="753" w:author="Walter Moore" w:date="2019-01-04T15:00:00Z"/>
          <w:rFonts w:asciiTheme="minorHAnsi" w:hAnsiTheme="minorHAnsi" w:cstheme="minorHAnsi"/>
          <w:sz w:val="24"/>
          <w:szCs w:val="24"/>
        </w:rPr>
      </w:pPr>
      <w:del w:id="754" w:author="Walter Moore" w:date="2019-01-04T15:00:00Z">
        <w:r w:rsidRPr="00841AB1" w:rsidDel="005C4B49">
          <w:rPr>
            <w:rFonts w:asciiTheme="minorHAnsi" w:hAnsiTheme="minorHAnsi" w:cstheme="minorHAnsi"/>
            <w:sz w:val="24"/>
            <w:szCs w:val="24"/>
          </w:rPr>
          <w:delText xml:space="preserve"> </w:delText>
        </w:r>
      </w:del>
    </w:p>
    <w:p w14:paraId="025F0B83" w14:textId="77777777" w:rsidR="009D0974" w:rsidRPr="00841AB1" w:rsidDel="005C4B49" w:rsidRDefault="009D0974">
      <w:pPr>
        <w:pStyle w:val="Header3-Style2c"/>
        <w:ind w:right="0"/>
        <w:rPr>
          <w:del w:id="755" w:author="Walter Moore" w:date="2019-01-04T15:00:00Z"/>
          <w:rFonts w:asciiTheme="minorHAnsi" w:hAnsiTheme="minorHAnsi" w:cstheme="minorHAnsi"/>
          <w:sz w:val="24"/>
          <w:szCs w:val="24"/>
        </w:rPr>
        <w:pPrChange w:id="756" w:author="Microsoft Office User" w:date="2019-01-02T20:11:00Z">
          <w:pPr>
            <w:pStyle w:val="Heading2"/>
            <w:ind w:left="689" w:right="838"/>
          </w:pPr>
        </w:pPrChange>
      </w:pPr>
      <w:bookmarkStart w:id="757" w:name="_Toc534218023"/>
      <w:bookmarkStart w:id="758" w:name="_Toc534219860"/>
      <w:bookmarkStart w:id="759" w:name="_Toc534222099"/>
      <w:del w:id="760" w:author="Walter Moore" w:date="2019-01-04T15:00:00Z">
        <w:r w:rsidRPr="00841AB1" w:rsidDel="005C4B49">
          <w:rPr>
            <w:rFonts w:asciiTheme="minorHAnsi" w:hAnsiTheme="minorHAnsi" w:cstheme="minorHAnsi"/>
            <w:sz w:val="24"/>
            <w:szCs w:val="24"/>
          </w:rPr>
          <w:delText>A Receptive Heart is a Good Heart</w:delText>
        </w:r>
        <w:bookmarkEnd w:id="757"/>
        <w:bookmarkEnd w:id="758"/>
        <w:bookmarkEnd w:id="759"/>
        <w:r w:rsidRPr="00841AB1" w:rsidDel="005C4B49">
          <w:rPr>
            <w:rFonts w:asciiTheme="minorHAnsi" w:hAnsiTheme="minorHAnsi" w:cstheme="minorHAnsi"/>
            <w:color w:val="000000"/>
            <w:sz w:val="24"/>
            <w:szCs w:val="24"/>
          </w:rPr>
          <w:delText xml:space="preserve"> </w:delText>
        </w:r>
      </w:del>
    </w:p>
    <w:p w14:paraId="134949CE" w14:textId="77777777" w:rsidR="009D0974" w:rsidRPr="00841AB1" w:rsidDel="005C4B49" w:rsidRDefault="009D0974" w:rsidP="00D86B03">
      <w:pPr>
        <w:pStyle w:val="Heading3"/>
        <w:rPr>
          <w:del w:id="761" w:author="Walter Moore" w:date="2019-01-04T15:00:00Z"/>
          <w:rFonts w:asciiTheme="minorHAnsi" w:hAnsiTheme="minorHAnsi" w:cstheme="minorHAnsi"/>
        </w:rPr>
      </w:pPr>
      <w:del w:id="762" w:author="Walter Moore" w:date="2019-01-04T15:00:00Z">
        <w:r w:rsidRPr="00841AB1" w:rsidDel="005C4B49">
          <w:rPr>
            <w:rFonts w:asciiTheme="minorHAnsi" w:hAnsiTheme="minorHAnsi" w:cstheme="minorHAnsi"/>
          </w:rPr>
          <w:delText>Luke 8:11-15</w:delText>
        </w:r>
        <w:r w:rsidRPr="00841AB1" w:rsidDel="005C4B49">
          <w:rPr>
            <w:rFonts w:asciiTheme="minorHAnsi" w:hAnsiTheme="minorHAnsi" w:cstheme="minorHAnsi"/>
            <w:color w:val="000000"/>
          </w:rPr>
          <w:delText xml:space="preserve"> </w:delText>
        </w:r>
      </w:del>
    </w:p>
    <w:p w14:paraId="7DA11390" w14:textId="77777777" w:rsidR="009D0974" w:rsidRPr="00841AB1" w:rsidDel="005C4B49" w:rsidRDefault="009D0974" w:rsidP="00D86B03">
      <w:pPr>
        <w:spacing w:after="94" w:line="277" w:lineRule="auto"/>
        <w:ind w:left="1130" w:hanging="7"/>
        <w:rPr>
          <w:del w:id="763" w:author="Walter Moore" w:date="2019-01-04T15:00:00Z"/>
          <w:rFonts w:asciiTheme="minorHAnsi" w:hAnsiTheme="minorHAnsi" w:cstheme="minorHAnsi"/>
          <w:sz w:val="24"/>
          <w:szCs w:val="24"/>
        </w:rPr>
      </w:pPr>
      <w:del w:id="764" w:author="Walter Moore" w:date="2019-01-04T15:00:00Z">
        <w:r w:rsidRPr="00841AB1" w:rsidDel="005C4B49">
          <w:rPr>
            <w:rFonts w:asciiTheme="minorHAnsi" w:hAnsiTheme="minorHAnsi" w:cstheme="minorHAnsi"/>
            <w:b/>
            <w:i/>
            <w:sz w:val="24"/>
            <w:szCs w:val="24"/>
          </w:rPr>
          <w:delText xml:space="preserve">Now the parable means this: The seed is the word of God. Those along the path are the ones who have heard; then the devil comes and takes away the word from their hearts, so that they may not believe and be saved. Those on the rock are the ones who receive the word with joy when they hear it, but they have no root. They believe for a while, but in a time of testing fall away. As for the seed that fell among thorns, these are the ones who hear, but as they go on their way they are choked by the worries and riches and pleasures      of life, and their fruit does not mature. But as for the seed that landed on good soil, these are the ones who, after hearing the word, cling to it with an honest and good heart, and bear fruit with steadfast endurance. </w:delText>
        </w:r>
      </w:del>
    </w:p>
    <w:p w14:paraId="27788735" w14:textId="77777777" w:rsidR="009D0974" w:rsidRPr="00841AB1" w:rsidDel="005C4B49" w:rsidRDefault="009D0974" w:rsidP="00D86B03">
      <w:pPr>
        <w:spacing w:after="0" w:line="259" w:lineRule="auto"/>
        <w:ind w:left="0" w:firstLine="0"/>
        <w:jc w:val="left"/>
        <w:rPr>
          <w:del w:id="765" w:author="Walter Moore" w:date="2019-01-04T15:00:00Z"/>
          <w:rFonts w:asciiTheme="minorHAnsi" w:hAnsiTheme="minorHAnsi" w:cstheme="minorHAnsi"/>
          <w:sz w:val="24"/>
          <w:szCs w:val="24"/>
        </w:rPr>
      </w:pPr>
      <w:del w:id="766" w:author="Walter Moore" w:date="2019-01-04T15:00:00Z">
        <w:r w:rsidRPr="00841AB1" w:rsidDel="005C4B49">
          <w:rPr>
            <w:rFonts w:asciiTheme="minorHAnsi" w:hAnsiTheme="minorHAnsi" w:cstheme="minorHAnsi"/>
            <w:b/>
            <w:i/>
            <w:sz w:val="24"/>
            <w:szCs w:val="24"/>
          </w:rPr>
          <w:delText xml:space="preserve"> </w:delText>
        </w:r>
      </w:del>
    </w:p>
    <w:p w14:paraId="55E7B486" w14:textId="77777777" w:rsidR="009D0974" w:rsidRPr="00841AB1" w:rsidDel="005C4B49" w:rsidRDefault="009D0974" w:rsidP="00D86B03">
      <w:pPr>
        <w:ind w:left="1038" w:hanging="378"/>
        <w:rPr>
          <w:del w:id="767" w:author="Walter Moore" w:date="2019-01-04T15:00:00Z"/>
          <w:rFonts w:asciiTheme="minorHAnsi" w:hAnsiTheme="minorHAnsi" w:cstheme="minorHAnsi"/>
          <w:sz w:val="24"/>
          <w:szCs w:val="24"/>
        </w:rPr>
      </w:pPr>
      <w:del w:id="768" w:author="Walter Moore" w:date="2019-01-04T15:00:00Z">
        <w:r w:rsidRPr="00841AB1" w:rsidDel="005C4B49">
          <w:rPr>
            <w:rFonts w:asciiTheme="minorHAnsi" w:eastAsia="Segoe UI Symbol" w:hAnsiTheme="minorHAnsi" w:cstheme="minorHAnsi"/>
            <w:sz w:val="24"/>
            <w:szCs w:val="24"/>
          </w:rPr>
          <w:delText>•</w:delText>
        </w:r>
        <w:r w:rsidRPr="00841AB1" w:rsidDel="005C4B49">
          <w:rPr>
            <w:rFonts w:asciiTheme="minorHAnsi" w:eastAsia="Arial" w:hAnsiTheme="minorHAnsi" w:cstheme="minorHAnsi"/>
            <w:sz w:val="24"/>
            <w:szCs w:val="24"/>
          </w:rPr>
          <w:delText xml:space="preserve"> </w:delText>
        </w:r>
        <w:r w:rsidRPr="00841AB1" w:rsidDel="005C4B49">
          <w:rPr>
            <w:rFonts w:asciiTheme="minorHAnsi" w:hAnsiTheme="minorHAnsi" w:cstheme="minorHAnsi"/>
            <w:b/>
            <w:sz w:val="24"/>
            <w:szCs w:val="24"/>
          </w:rPr>
          <w:delText xml:space="preserve">Soil #4 (Matthew 13:8-12, 16, 23-24, 30-43) </w:delText>
        </w:r>
        <w:r w:rsidRPr="00841AB1" w:rsidDel="005C4B49">
          <w:rPr>
            <w:rFonts w:asciiTheme="minorHAnsi" w:hAnsiTheme="minorHAnsi" w:cstheme="minorHAnsi"/>
            <w:b/>
            <w:sz w:val="24"/>
            <w:szCs w:val="24"/>
            <w:u w:val="single" w:color="221F1F"/>
          </w:rPr>
          <w:delText>The Committed Listener</w:delText>
        </w:r>
        <w:r w:rsidRPr="00841AB1" w:rsidDel="005C4B49">
          <w:rPr>
            <w:rFonts w:asciiTheme="minorHAnsi" w:hAnsiTheme="minorHAnsi" w:cstheme="minorHAnsi"/>
            <w:b/>
            <w:sz w:val="24"/>
            <w:szCs w:val="24"/>
          </w:rPr>
          <w:delText xml:space="preserve">: </w:delText>
        </w:r>
        <w:r w:rsidRPr="00841AB1" w:rsidDel="005C4B49">
          <w:rPr>
            <w:rFonts w:asciiTheme="minorHAnsi" w:hAnsiTheme="minorHAnsi" w:cstheme="minorHAnsi"/>
            <w:sz w:val="24"/>
            <w:szCs w:val="24"/>
          </w:rPr>
          <w:delText xml:space="preserve">This last group represents </w:delText>
        </w:r>
      </w:del>
      <w:ins w:id="769" w:author="virginia porter" w:date="2018-11-07T13:30:00Z">
        <w:del w:id="770" w:author="Walter Moore" w:date="2019-01-04T15:00:00Z">
          <w:r w:rsidRPr="00841AB1" w:rsidDel="005C4B49">
            <w:rPr>
              <w:rFonts w:asciiTheme="minorHAnsi" w:hAnsiTheme="minorHAnsi" w:cstheme="minorHAnsi"/>
              <w:sz w:val="24"/>
              <w:szCs w:val="24"/>
            </w:rPr>
            <w:delText xml:space="preserve">a considerably smaller </w:delText>
          </w:r>
        </w:del>
      </w:ins>
      <w:del w:id="771" w:author="Walter Moore" w:date="2019-01-04T15:00:00Z">
        <w:r w:rsidRPr="00841AB1" w:rsidDel="005C4B49">
          <w:rPr>
            <w:rFonts w:asciiTheme="minorHAnsi" w:hAnsiTheme="minorHAnsi" w:cstheme="minorHAnsi"/>
            <w:sz w:val="24"/>
            <w:szCs w:val="24"/>
          </w:rPr>
          <w:delText>only twenty-five percent</w:delText>
        </w:r>
      </w:del>
      <w:ins w:id="772" w:author="virginia porter" w:date="2018-11-07T13:31:00Z">
        <w:del w:id="773" w:author="Walter Moore" w:date="2019-01-04T15:00:00Z">
          <w:r w:rsidRPr="00841AB1" w:rsidDel="005C4B49">
            <w:rPr>
              <w:rFonts w:asciiTheme="minorHAnsi" w:hAnsiTheme="minorHAnsi" w:cstheme="minorHAnsi"/>
              <w:sz w:val="24"/>
              <w:szCs w:val="24"/>
            </w:rPr>
            <w:delText>age</w:delText>
          </w:r>
        </w:del>
      </w:ins>
      <w:ins w:id="774" w:author="virginia porter" w:date="2018-11-07T13:32:00Z">
        <w:del w:id="775" w:author="Walter Moore" w:date="2019-01-04T15:00:00Z">
          <w:r w:rsidRPr="00841AB1" w:rsidDel="005C4B49">
            <w:rPr>
              <w:rFonts w:asciiTheme="minorHAnsi" w:hAnsiTheme="minorHAnsi" w:cstheme="minorHAnsi"/>
              <w:sz w:val="24"/>
              <w:szCs w:val="24"/>
            </w:rPr>
            <w:delText>, and yet, t</w:delText>
          </w:r>
        </w:del>
      </w:ins>
      <w:ins w:id="776" w:author="virginia porter" w:date="2018-11-07T13:31:00Z">
        <w:del w:id="777" w:author="Walter Moore" w:date="2019-01-04T15:00:00Z">
          <w:r w:rsidRPr="00841AB1" w:rsidDel="005C4B49">
            <w:rPr>
              <w:rFonts w:asciiTheme="minorHAnsi" w:hAnsiTheme="minorHAnsi" w:cstheme="minorHAnsi"/>
              <w:sz w:val="24"/>
              <w:szCs w:val="24"/>
            </w:rPr>
            <w:delText xml:space="preserve">hey </w:delText>
          </w:r>
        </w:del>
      </w:ins>
      <w:ins w:id="778" w:author="virginia porter" w:date="2018-11-07T13:35:00Z">
        <w:del w:id="779" w:author="Walter Moore" w:date="2019-01-04T15:00:00Z">
          <w:r w:rsidRPr="00841AB1" w:rsidDel="005C4B49">
            <w:rPr>
              <w:rFonts w:asciiTheme="minorHAnsi" w:hAnsiTheme="minorHAnsi" w:cstheme="minorHAnsi"/>
              <w:sz w:val="24"/>
              <w:szCs w:val="24"/>
            </w:rPr>
            <w:delText>are</w:delText>
          </w:r>
        </w:del>
      </w:ins>
      <w:del w:id="780" w:author="Walter Moore" w:date="2019-01-04T15:00:00Z">
        <w:r w:rsidRPr="00841AB1" w:rsidDel="005C4B49">
          <w:rPr>
            <w:rFonts w:asciiTheme="minorHAnsi" w:hAnsiTheme="minorHAnsi" w:cstheme="minorHAnsi"/>
            <w:sz w:val="24"/>
            <w:szCs w:val="24"/>
          </w:rPr>
          <w:delText xml:space="preserve"> of Jesus’ </w:delText>
        </w:r>
      </w:del>
      <w:ins w:id="781" w:author="virginia porter" w:date="2018-11-07T13:31:00Z">
        <w:del w:id="782" w:author="Walter Moore" w:date="2019-01-04T15:00:00Z">
          <w:r w:rsidRPr="00841AB1" w:rsidDel="005C4B49">
            <w:rPr>
              <w:rFonts w:asciiTheme="minorHAnsi" w:hAnsiTheme="minorHAnsi" w:cstheme="minorHAnsi"/>
              <w:sz w:val="24"/>
              <w:szCs w:val="24"/>
            </w:rPr>
            <w:delText xml:space="preserve">true </w:delText>
          </w:r>
        </w:del>
      </w:ins>
      <w:del w:id="783" w:author="Walter Moore" w:date="2019-01-04T15:00:00Z">
        <w:r w:rsidRPr="00841AB1" w:rsidDel="005C4B49">
          <w:rPr>
            <w:rFonts w:asciiTheme="minorHAnsi" w:hAnsiTheme="minorHAnsi" w:cstheme="minorHAnsi"/>
            <w:sz w:val="24"/>
            <w:szCs w:val="24"/>
          </w:rPr>
          <w:delText xml:space="preserve">followers; they are the </w:delText>
        </w:r>
        <w:r w:rsidRPr="00841AB1" w:rsidDel="005C4B49">
          <w:rPr>
            <w:rFonts w:asciiTheme="minorHAnsi" w:hAnsiTheme="minorHAnsi" w:cstheme="minorHAnsi"/>
            <w:i/>
            <w:sz w:val="24"/>
            <w:szCs w:val="24"/>
          </w:rPr>
          <w:delText xml:space="preserve">spiritually reproductive listeners. </w:delText>
        </w:r>
        <w:r w:rsidRPr="00841AB1" w:rsidDel="005C4B49">
          <w:rPr>
            <w:rFonts w:asciiTheme="minorHAnsi" w:hAnsiTheme="minorHAnsi" w:cstheme="minorHAnsi"/>
            <w:sz w:val="24"/>
            <w:szCs w:val="24"/>
          </w:rPr>
          <w:delText xml:space="preserve">The good seed fell upon the good soil of their hearts. These are careful listeners, true Christians, and disciples of Christ. Although they are </w:delText>
        </w:r>
        <w:r w:rsidRPr="00841AB1" w:rsidDel="005C4B49">
          <w:rPr>
            <w:rFonts w:asciiTheme="minorHAnsi" w:hAnsiTheme="minorHAnsi" w:cstheme="minorHAnsi"/>
            <w:i/>
            <w:sz w:val="24"/>
            <w:szCs w:val="24"/>
          </w:rPr>
          <w:delText>few in number, they’re faithful and fruitful investments for the Sower</w:delText>
        </w:r>
        <w:r w:rsidRPr="00841AB1" w:rsidDel="005C4B49">
          <w:rPr>
            <w:rFonts w:asciiTheme="minorHAnsi" w:hAnsiTheme="minorHAnsi" w:cstheme="minorHAnsi"/>
            <w:sz w:val="24"/>
            <w:szCs w:val="24"/>
          </w:rPr>
          <w:delText xml:space="preserve">. Jesus calls them sons and daughters of the Kingdom. And He further identified them as </w:delText>
        </w:r>
        <w:r w:rsidRPr="00841AB1" w:rsidDel="005C4B49">
          <w:rPr>
            <w:rFonts w:asciiTheme="minorHAnsi" w:hAnsiTheme="minorHAnsi" w:cstheme="minorHAnsi"/>
            <w:i/>
            <w:sz w:val="24"/>
            <w:szCs w:val="24"/>
          </w:rPr>
          <w:delText xml:space="preserve">good seeds and sowers of His Word. </w:delText>
        </w:r>
      </w:del>
    </w:p>
    <w:p w14:paraId="35056254" w14:textId="77777777" w:rsidR="009D0974" w:rsidRPr="00841AB1" w:rsidDel="005C4B49" w:rsidRDefault="009D0974" w:rsidP="00D86B03">
      <w:pPr>
        <w:spacing w:after="0" w:line="259" w:lineRule="auto"/>
        <w:ind w:left="0" w:firstLine="0"/>
        <w:jc w:val="left"/>
        <w:rPr>
          <w:del w:id="784" w:author="Walter Moore" w:date="2019-01-04T15:00:00Z"/>
          <w:rFonts w:asciiTheme="minorHAnsi" w:hAnsiTheme="minorHAnsi" w:cstheme="minorHAnsi"/>
          <w:sz w:val="24"/>
          <w:szCs w:val="24"/>
        </w:rPr>
      </w:pPr>
      <w:del w:id="785" w:author="Walter Moore" w:date="2019-01-04T15:00:00Z">
        <w:r w:rsidRPr="00841AB1" w:rsidDel="005C4B49">
          <w:rPr>
            <w:rFonts w:asciiTheme="minorHAnsi" w:hAnsiTheme="minorHAnsi" w:cstheme="minorHAnsi"/>
            <w:i/>
            <w:sz w:val="24"/>
            <w:szCs w:val="24"/>
          </w:rPr>
          <w:delText xml:space="preserve"> </w:delText>
        </w:r>
      </w:del>
    </w:p>
    <w:p w14:paraId="2A9A0EB4" w14:textId="77777777" w:rsidR="009D0974" w:rsidRPr="00841AB1" w:rsidDel="005C4B49" w:rsidRDefault="009D0974" w:rsidP="00D86B03">
      <w:pPr>
        <w:spacing w:after="1"/>
        <w:ind w:left="141" w:firstLine="540"/>
        <w:rPr>
          <w:del w:id="786" w:author="Walter Moore" w:date="2019-01-04T15:00:00Z"/>
          <w:rFonts w:asciiTheme="minorHAnsi" w:hAnsiTheme="minorHAnsi" w:cstheme="minorHAnsi"/>
          <w:sz w:val="24"/>
          <w:szCs w:val="24"/>
        </w:rPr>
      </w:pPr>
      <w:del w:id="787" w:author="Walter Moore" w:date="2019-01-04T15:00:00Z">
        <w:r w:rsidRPr="00841AB1" w:rsidDel="005C4B49">
          <w:rPr>
            <w:rFonts w:asciiTheme="minorHAnsi" w:hAnsiTheme="minorHAnsi" w:cstheme="minorHAnsi"/>
            <w:sz w:val="24"/>
            <w:szCs w:val="24"/>
          </w:rPr>
          <w:delText xml:space="preserve">The word </w:delText>
        </w:r>
        <w:r w:rsidRPr="00841AB1" w:rsidDel="005C4B49">
          <w:rPr>
            <w:rFonts w:asciiTheme="minorHAnsi" w:hAnsiTheme="minorHAnsi" w:cstheme="minorHAnsi"/>
            <w:i/>
            <w:sz w:val="24"/>
            <w:szCs w:val="24"/>
          </w:rPr>
          <w:delText xml:space="preserve">follow </w:delText>
        </w:r>
        <w:r w:rsidRPr="00841AB1" w:rsidDel="005C4B49">
          <w:rPr>
            <w:rFonts w:asciiTheme="minorHAnsi" w:hAnsiTheme="minorHAnsi" w:cstheme="minorHAnsi"/>
            <w:sz w:val="24"/>
            <w:szCs w:val="24"/>
          </w:rPr>
          <w:delText xml:space="preserve">in Greek is akoloutheo. It could be defined as being united with Christ or accompanying Him as a disciple (Luke 6:40; John 12:26). The root word for follow is derived from the same Greek word for hear and obey. Before we move on, I want to point out one phrase found in these two verses: Matthew 13:24,31. Depending on your translation, it is translated as He told, put forth, or presented another parable. Just a very simple word or phrase, right? One might think so, but it is anything but simple. The Greek word is paratithemi and could be translated as follows: He deposited another parable into the fertile soil of His disciple’s hearts as a trust for protection. </w:delText>
        </w:r>
      </w:del>
    </w:p>
    <w:p w14:paraId="7332CF3A" w14:textId="77777777" w:rsidR="009D0974" w:rsidRPr="00841AB1" w:rsidDel="005C4B49" w:rsidRDefault="009D0974" w:rsidP="00D86B03">
      <w:pPr>
        <w:spacing w:after="160" w:line="275" w:lineRule="auto"/>
        <w:ind w:left="139" w:hanging="10"/>
        <w:jc w:val="left"/>
        <w:rPr>
          <w:del w:id="788" w:author="Walter Moore" w:date="2019-01-04T15:00:00Z"/>
          <w:rFonts w:asciiTheme="minorHAnsi" w:hAnsiTheme="minorHAnsi" w:cstheme="minorHAnsi"/>
          <w:sz w:val="24"/>
          <w:szCs w:val="24"/>
        </w:rPr>
      </w:pPr>
      <w:del w:id="789" w:author="Walter Moore" w:date="2019-01-04T15:00:00Z">
        <w:r w:rsidRPr="00841AB1" w:rsidDel="005C4B49">
          <w:rPr>
            <w:rFonts w:asciiTheme="minorHAnsi" w:hAnsiTheme="minorHAnsi" w:cstheme="minorHAnsi"/>
            <w:sz w:val="24"/>
            <w:szCs w:val="24"/>
          </w:rPr>
          <w:delText xml:space="preserve">They were the keepers of His treasures—yet, not to keep it for themselves. They would sow this eternal seed into the hearts of those they would, in turn, disciple! Now, who would have ever guessed that? Here is the point: only true disciples really hear. And what they hear, they sow into others. Do you get it? </w:delText>
        </w:r>
      </w:del>
    </w:p>
    <w:p w14:paraId="7F44DAFA" w14:textId="77777777" w:rsidR="009D0974" w:rsidRPr="00841AB1" w:rsidDel="005C4B49" w:rsidRDefault="009D0974" w:rsidP="00D86B03">
      <w:pPr>
        <w:spacing w:after="0" w:line="259" w:lineRule="auto"/>
        <w:ind w:left="0" w:firstLine="0"/>
        <w:jc w:val="left"/>
        <w:rPr>
          <w:del w:id="790" w:author="Walter Moore" w:date="2019-01-04T15:00:00Z"/>
          <w:rFonts w:asciiTheme="minorHAnsi" w:hAnsiTheme="minorHAnsi" w:cstheme="minorHAnsi"/>
          <w:sz w:val="24"/>
          <w:szCs w:val="24"/>
        </w:rPr>
      </w:pPr>
      <w:del w:id="791" w:author="Walter Moore" w:date="2019-01-04T15:00:00Z">
        <w:r w:rsidRPr="00841AB1" w:rsidDel="005C4B49">
          <w:rPr>
            <w:rFonts w:asciiTheme="minorHAnsi" w:hAnsiTheme="minorHAnsi" w:cstheme="minorHAnsi"/>
            <w:sz w:val="24"/>
            <w:szCs w:val="24"/>
          </w:rPr>
          <w:delText xml:space="preserve"> </w:delText>
        </w:r>
      </w:del>
    </w:p>
    <w:p w14:paraId="0F91B337" w14:textId="77777777" w:rsidR="009D0974" w:rsidRPr="00841AB1" w:rsidDel="005C4B49" w:rsidRDefault="009D0974" w:rsidP="00D86B03">
      <w:pPr>
        <w:pStyle w:val="Heading3"/>
        <w:rPr>
          <w:del w:id="792" w:author="Walter Moore" w:date="2019-01-04T15:00:00Z"/>
          <w:rFonts w:asciiTheme="minorHAnsi" w:hAnsiTheme="minorHAnsi" w:cstheme="minorHAnsi"/>
        </w:rPr>
      </w:pPr>
      <w:del w:id="793" w:author="Walter Moore" w:date="2019-01-04T15:00:00Z">
        <w:r w:rsidRPr="00841AB1" w:rsidDel="005C4B49">
          <w:rPr>
            <w:rFonts w:asciiTheme="minorHAnsi" w:hAnsiTheme="minorHAnsi" w:cstheme="minorHAnsi"/>
          </w:rPr>
          <w:delText>Psalm 78:1-7</w:delText>
        </w:r>
        <w:r w:rsidRPr="00841AB1" w:rsidDel="005C4B49">
          <w:rPr>
            <w:rFonts w:asciiTheme="minorHAnsi" w:hAnsiTheme="minorHAnsi" w:cstheme="minorHAnsi"/>
            <w:color w:val="000000"/>
          </w:rPr>
          <w:delText xml:space="preserve"> </w:delText>
        </w:r>
      </w:del>
    </w:p>
    <w:p w14:paraId="63950B56" w14:textId="77777777" w:rsidR="009D0974" w:rsidRPr="00841AB1" w:rsidDel="005C4B49" w:rsidRDefault="009D0974" w:rsidP="00D86B03">
      <w:pPr>
        <w:spacing w:after="94" w:line="277" w:lineRule="auto"/>
        <w:ind w:left="1130" w:hanging="7"/>
        <w:rPr>
          <w:ins w:id="794" w:author="virginia porter" w:date="2018-11-27T22:48:00Z"/>
          <w:del w:id="795" w:author="Walter Moore" w:date="2019-01-04T15:00:00Z"/>
          <w:rFonts w:asciiTheme="minorHAnsi" w:hAnsiTheme="minorHAnsi" w:cstheme="minorHAnsi"/>
          <w:b/>
          <w:i/>
          <w:sz w:val="24"/>
          <w:szCs w:val="24"/>
        </w:rPr>
      </w:pPr>
      <w:del w:id="796" w:author="Walter Moore" w:date="2019-01-04T15:00:00Z">
        <w:r w:rsidRPr="00841AB1" w:rsidDel="005C4B49">
          <w:rPr>
            <w:rFonts w:asciiTheme="minorHAnsi" w:hAnsiTheme="minorHAnsi" w:cstheme="minorHAnsi"/>
            <w:b/>
            <w:i/>
            <w:sz w:val="24"/>
            <w:szCs w:val="24"/>
          </w:rPr>
          <w:delText xml:space="preserve">Pay attention, my people, to my instruction! Listen to the words I speak! I will sing a song that imparts wisdom; I will make insightful observations about the past. What we have heard and learned – that which our ancestors have told us – we will not hide from their descendants. We will tell the next generation about the Lord’s praiseworthy acts, about his strength and the amazing things he has done. He established a rule in Jacob; he set up a law in Israel. </w:delText>
        </w:r>
      </w:del>
    </w:p>
    <w:p w14:paraId="67E0D195" w14:textId="77777777" w:rsidR="009D0974" w:rsidRPr="00841AB1" w:rsidDel="005C4B49" w:rsidRDefault="009D0974" w:rsidP="00D86B03">
      <w:pPr>
        <w:spacing w:after="94" w:line="277" w:lineRule="auto"/>
        <w:ind w:left="1130" w:hanging="7"/>
        <w:rPr>
          <w:del w:id="797" w:author="Walter Moore" w:date="2019-01-04T15:00:00Z"/>
          <w:rFonts w:asciiTheme="minorHAnsi" w:hAnsiTheme="minorHAnsi" w:cstheme="minorHAnsi"/>
          <w:sz w:val="24"/>
          <w:szCs w:val="24"/>
        </w:rPr>
      </w:pPr>
      <w:del w:id="798" w:author="Walter Moore" w:date="2019-01-04T15:00:00Z">
        <w:r w:rsidRPr="00841AB1" w:rsidDel="005C4B49">
          <w:rPr>
            <w:rFonts w:asciiTheme="minorHAnsi" w:hAnsiTheme="minorHAnsi" w:cstheme="minorHAnsi"/>
            <w:b/>
            <w:i/>
            <w:sz w:val="24"/>
            <w:szCs w:val="24"/>
          </w:rPr>
          <w:delText xml:space="preserve">He commanded our ancestors to make his deeds known to their descendants, so that the next generation, children yet to be born, might know about them. They will grow up and tell their descendants about them. Then they will place their confidence in God. They will not forget the works of God, and they will obey his commands. </w:delText>
        </w:r>
      </w:del>
    </w:p>
    <w:p w14:paraId="36D53E2F" w14:textId="77777777" w:rsidR="009D0974" w:rsidRPr="00841AB1" w:rsidDel="005C4B49" w:rsidRDefault="009D0974" w:rsidP="00D86B03">
      <w:pPr>
        <w:spacing w:after="0" w:line="259" w:lineRule="auto"/>
        <w:ind w:left="0" w:firstLine="0"/>
        <w:jc w:val="left"/>
        <w:rPr>
          <w:del w:id="799" w:author="Walter Moore" w:date="2019-01-04T15:00:00Z"/>
          <w:rFonts w:asciiTheme="minorHAnsi" w:hAnsiTheme="minorHAnsi" w:cstheme="minorHAnsi"/>
          <w:sz w:val="24"/>
          <w:szCs w:val="24"/>
        </w:rPr>
      </w:pPr>
      <w:del w:id="800" w:author="Walter Moore" w:date="2019-01-04T15:00:00Z">
        <w:r w:rsidRPr="00841AB1" w:rsidDel="005C4B49">
          <w:rPr>
            <w:rFonts w:asciiTheme="minorHAnsi" w:hAnsiTheme="minorHAnsi" w:cstheme="minorHAnsi"/>
            <w:b/>
            <w:i/>
            <w:sz w:val="24"/>
            <w:szCs w:val="24"/>
          </w:rPr>
          <w:delText xml:space="preserve"> </w:delText>
        </w:r>
      </w:del>
    </w:p>
    <w:p w14:paraId="2DBF70FC" w14:textId="77777777" w:rsidR="009D0974" w:rsidRPr="00841AB1" w:rsidDel="005C4B49" w:rsidRDefault="009D0974" w:rsidP="00D86B03">
      <w:pPr>
        <w:spacing w:after="14"/>
        <w:ind w:left="145"/>
        <w:rPr>
          <w:del w:id="801" w:author="Walter Moore" w:date="2019-01-04T15:00:00Z"/>
          <w:rFonts w:asciiTheme="minorHAnsi" w:hAnsiTheme="minorHAnsi" w:cstheme="minorHAnsi"/>
          <w:sz w:val="24"/>
          <w:szCs w:val="24"/>
        </w:rPr>
      </w:pPr>
      <w:del w:id="802" w:author="Walter Moore" w:date="2019-01-04T15:00:00Z">
        <w:r w:rsidRPr="00841AB1" w:rsidDel="005C4B49">
          <w:rPr>
            <w:rFonts w:asciiTheme="minorHAnsi" w:hAnsiTheme="minorHAnsi" w:cstheme="minorHAnsi"/>
            <w:b/>
            <w:sz w:val="24"/>
            <w:szCs w:val="24"/>
          </w:rPr>
          <w:delText xml:space="preserve">DIGGING DEEPER: </w:delText>
        </w:r>
        <w:r w:rsidRPr="00841AB1" w:rsidDel="005C4B49">
          <w:rPr>
            <w:rFonts w:asciiTheme="minorHAnsi" w:hAnsiTheme="minorHAnsi" w:cstheme="minorHAnsi"/>
            <w:sz w:val="24"/>
            <w:szCs w:val="24"/>
          </w:rPr>
          <w:delText xml:space="preserve">Matthew 13:36-43; Psalm 78:1-8; 1 Peter 1:22-25; Isaiah 6:8-10 </w:delText>
        </w:r>
      </w:del>
    </w:p>
    <w:p w14:paraId="245E3A35" w14:textId="77777777" w:rsidR="009D0974" w:rsidRPr="00841AB1" w:rsidDel="005C4B49" w:rsidRDefault="009D0974" w:rsidP="00D86B03">
      <w:pPr>
        <w:spacing w:after="119" w:line="259" w:lineRule="auto"/>
        <w:ind w:left="0" w:firstLine="0"/>
        <w:jc w:val="left"/>
        <w:rPr>
          <w:del w:id="803" w:author="Walter Moore" w:date="2019-01-04T15:00:00Z"/>
          <w:rFonts w:asciiTheme="minorHAnsi" w:hAnsiTheme="minorHAnsi" w:cstheme="minorHAnsi"/>
          <w:sz w:val="24"/>
          <w:szCs w:val="24"/>
        </w:rPr>
      </w:pPr>
      <w:del w:id="804" w:author="Walter Moore" w:date="2019-01-04T15:00:00Z">
        <w:r w:rsidRPr="00841AB1" w:rsidDel="005C4B49">
          <w:rPr>
            <w:rFonts w:asciiTheme="minorHAnsi" w:hAnsiTheme="minorHAnsi" w:cstheme="minorHAnsi"/>
            <w:sz w:val="24"/>
            <w:szCs w:val="24"/>
          </w:rPr>
          <w:delText xml:space="preserve"> </w:delText>
        </w:r>
      </w:del>
    </w:p>
    <w:p w14:paraId="4DEBC1BE" w14:textId="77777777" w:rsidR="009D0974" w:rsidRPr="00841AB1" w:rsidDel="005C4B49" w:rsidRDefault="009D0974" w:rsidP="00D86B03">
      <w:pPr>
        <w:ind w:left="141" w:firstLine="541"/>
        <w:rPr>
          <w:del w:id="805" w:author="Walter Moore" w:date="2019-01-04T15:00:00Z"/>
          <w:rFonts w:asciiTheme="minorHAnsi" w:hAnsiTheme="minorHAnsi" w:cstheme="minorHAnsi"/>
          <w:sz w:val="24"/>
          <w:szCs w:val="24"/>
        </w:rPr>
      </w:pPr>
      <w:del w:id="806" w:author="Walter Moore" w:date="2019-01-04T15:00:00Z">
        <w:r w:rsidRPr="00841AB1" w:rsidDel="005C4B49">
          <w:rPr>
            <w:rFonts w:asciiTheme="minorHAnsi" w:hAnsiTheme="minorHAnsi" w:cstheme="minorHAnsi"/>
            <w:sz w:val="24"/>
            <w:szCs w:val="24"/>
          </w:rPr>
          <w:delText xml:space="preserve">Those without spiritual ears will not hear Jesus. Consequently, they cannot understand what He says, and they certainly don’t follow Him. Those who don’t follow Jesus do not fish for men and women, and there is no return on the Word that was planted within them. They are not “good seeds,” and they don’t become sowers of the Eternal Word. And since they don’t plant, there is no harvest. The Sower—the Lord Jesus—receives no return on His investment in them. In the end, they will receive no reward at the Judgment Seat of Christ. But, on the other hand, those who have ears to hear the Word of God understand what Jesus says, and they act on what they have heard. These are true disciples of the LORD JESUS CHRIST. </w:delText>
        </w:r>
      </w:del>
    </w:p>
    <w:p w14:paraId="68748298" w14:textId="77777777" w:rsidR="009D0974" w:rsidRPr="00841AB1" w:rsidDel="005C4B49" w:rsidRDefault="009D0974" w:rsidP="00D86B03">
      <w:pPr>
        <w:spacing w:after="175"/>
        <w:ind w:left="141" w:firstLine="605"/>
        <w:rPr>
          <w:del w:id="807" w:author="Walter Moore" w:date="2019-01-04T15:00:00Z"/>
          <w:rFonts w:asciiTheme="minorHAnsi" w:hAnsiTheme="minorHAnsi" w:cstheme="minorHAnsi"/>
          <w:sz w:val="24"/>
          <w:szCs w:val="24"/>
        </w:rPr>
      </w:pPr>
      <w:del w:id="808" w:author="Walter Moore" w:date="2019-01-04T15:00:00Z">
        <w:r w:rsidRPr="00841AB1" w:rsidDel="005C4B49">
          <w:rPr>
            <w:rFonts w:asciiTheme="minorHAnsi" w:hAnsiTheme="minorHAnsi" w:cstheme="minorHAnsi"/>
            <w:sz w:val="24"/>
            <w:szCs w:val="24"/>
          </w:rPr>
          <w:delText xml:space="preserve">If you have ears to hear, you will understand the will of your Father in heaven. You will obey what He says because He is your Lord. As you go through your life, you will sow the Word of God and obey His last command by making disciples. Through investing His Word into the fertile soil of the hearts of His sons and daughters, He will receive a bountiful harvest. The plan has not changed. If you are truly a daughter of the King, then through you He will reap a large harvest. And one day you will hear these words: “Well done my good and faithful servant, you were faithful with a few things; I will put you in charge of many things. Come and share your master’s joy” (Matthew 25:22). </w:delText>
        </w:r>
      </w:del>
    </w:p>
    <w:p w14:paraId="58C2E2A0" w14:textId="77777777" w:rsidR="009D0974" w:rsidRPr="00841AB1" w:rsidDel="005C4B49" w:rsidRDefault="009D0974" w:rsidP="00D86B03">
      <w:pPr>
        <w:spacing w:after="0" w:line="259" w:lineRule="auto"/>
        <w:ind w:left="0" w:firstLine="0"/>
        <w:jc w:val="left"/>
        <w:rPr>
          <w:del w:id="809" w:author="Walter Moore" w:date="2019-01-04T15:00:00Z"/>
          <w:rFonts w:asciiTheme="minorHAnsi" w:hAnsiTheme="minorHAnsi" w:cstheme="minorHAnsi"/>
          <w:sz w:val="24"/>
          <w:szCs w:val="24"/>
        </w:rPr>
      </w:pPr>
      <w:del w:id="810" w:author="Walter Moore" w:date="2019-01-04T15:00:00Z">
        <w:r w:rsidRPr="00841AB1" w:rsidDel="005C4B49">
          <w:rPr>
            <w:rFonts w:asciiTheme="minorHAnsi" w:hAnsiTheme="minorHAnsi" w:cstheme="minorHAnsi"/>
            <w:sz w:val="24"/>
            <w:szCs w:val="24"/>
          </w:rPr>
          <w:delText xml:space="preserve"> </w:delText>
        </w:r>
      </w:del>
    </w:p>
    <w:p w14:paraId="477CF30F" w14:textId="77777777" w:rsidR="009D0974" w:rsidRPr="00841AB1" w:rsidDel="005C4B49" w:rsidRDefault="009D0974" w:rsidP="00D86B03">
      <w:pPr>
        <w:ind w:left="145"/>
        <w:rPr>
          <w:del w:id="811" w:author="Walter Moore" w:date="2019-01-04T15:00:00Z"/>
          <w:rFonts w:asciiTheme="minorHAnsi" w:hAnsiTheme="minorHAnsi" w:cstheme="minorHAnsi"/>
          <w:sz w:val="24"/>
          <w:szCs w:val="24"/>
        </w:rPr>
      </w:pPr>
      <w:del w:id="812" w:author="Walter Moore" w:date="2019-01-04T15:00:00Z">
        <w:r w:rsidRPr="00841AB1" w:rsidDel="005C4B49">
          <w:rPr>
            <w:rFonts w:asciiTheme="minorHAnsi" w:hAnsiTheme="minorHAnsi" w:cstheme="minorHAnsi"/>
            <w:b/>
            <w:sz w:val="24"/>
            <w:szCs w:val="24"/>
          </w:rPr>
          <w:delText xml:space="preserve">DIGGING DEEPER: </w:delText>
        </w:r>
        <w:r w:rsidRPr="00841AB1" w:rsidDel="005C4B49">
          <w:rPr>
            <w:rFonts w:asciiTheme="minorHAnsi" w:hAnsiTheme="minorHAnsi" w:cstheme="minorHAnsi"/>
            <w:sz w:val="24"/>
            <w:szCs w:val="24"/>
          </w:rPr>
          <w:delText xml:space="preserve">John 14:23-24, 15:14-16, 16:1-16; Matthew 4:9, 28:18-20; 1 Corinthians 2:6-15, 5:11-20; Isaiah 60:1-5 </w:delText>
        </w:r>
      </w:del>
    </w:p>
    <w:p w14:paraId="1F85659C" w14:textId="77777777" w:rsidR="009D0974" w:rsidRPr="00841AB1" w:rsidDel="005C4B49" w:rsidRDefault="009D0974" w:rsidP="00D86B03">
      <w:pPr>
        <w:ind w:left="145"/>
        <w:rPr>
          <w:del w:id="813" w:author="Walter Moore" w:date="2019-01-04T15:00:00Z"/>
          <w:rFonts w:asciiTheme="minorHAnsi" w:hAnsiTheme="minorHAnsi" w:cstheme="minorHAnsi"/>
          <w:sz w:val="24"/>
          <w:szCs w:val="24"/>
        </w:rPr>
      </w:pPr>
    </w:p>
    <w:p w14:paraId="5B97DF5F" w14:textId="77777777" w:rsidR="009D0974" w:rsidRPr="00841AB1" w:rsidDel="005C4B49" w:rsidRDefault="009D0974" w:rsidP="00D86B03">
      <w:pPr>
        <w:ind w:left="145"/>
        <w:rPr>
          <w:del w:id="814" w:author="Walter Moore" w:date="2019-01-04T15:00:00Z"/>
          <w:rFonts w:asciiTheme="minorHAnsi" w:hAnsiTheme="minorHAnsi" w:cstheme="minorHAnsi"/>
          <w:sz w:val="24"/>
          <w:szCs w:val="24"/>
        </w:rPr>
      </w:pPr>
    </w:p>
    <w:p w14:paraId="6C612736" w14:textId="77777777" w:rsidR="009D0974" w:rsidRPr="00841AB1" w:rsidDel="005C4B49" w:rsidRDefault="009D0974">
      <w:pPr>
        <w:ind w:left="145"/>
        <w:jc w:val="center"/>
        <w:rPr>
          <w:del w:id="815" w:author="Walter Moore" w:date="2019-01-04T15:00:00Z"/>
          <w:rFonts w:asciiTheme="minorHAnsi" w:hAnsiTheme="minorHAnsi" w:cstheme="minorHAnsi"/>
          <w:b/>
          <w:i/>
          <w:sz w:val="24"/>
          <w:szCs w:val="24"/>
          <w:rPrChange w:id="816" w:author="virginia porter" w:date="2018-11-27T22:51:00Z">
            <w:rPr>
              <w:del w:id="817" w:author="Walter Moore" w:date="2019-01-04T15:00:00Z"/>
            </w:rPr>
          </w:rPrChange>
        </w:rPr>
        <w:pPrChange w:id="818" w:author="virginia porter" w:date="2018-11-27T22:48:00Z">
          <w:pPr>
            <w:ind w:left="145" w:right="288"/>
          </w:pPr>
        </w:pPrChange>
      </w:pPr>
    </w:p>
    <w:p w14:paraId="662A2B71" w14:textId="77777777" w:rsidR="009D0974" w:rsidRPr="00841AB1" w:rsidDel="005C4B49" w:rsidRDefault="009D0974" w:rsidP="00D86B03">
      <w:pPr>
        <w:ind w:left="145"/>
        <w:rPr>
          <w:ins w:id="819" w:author="virginia porter" w:date="2018-11-27T22:52:00Z"/>
          <w:del w:id="820" w:author="Walter Moore" w:date="2019-01-04T15:00:00Z"/>
          <w:rFonts w:asciiTheme="minorHAnsi" w:hAnsiTheme="minorHAnsi" w:cstheme="minorHAnsi"/>
          <w:b/>
          <w:i/>
          <w:sz w:val="24"/>
          <w:szCs w:val="24"/>
        </w:rPr>
      </w:pPr>
    </w:p>
    <w:p w14:paraId="7AD16C62" w14:textId="77777777" w:rsidR="009D0974" w:rsidRPr="00841AB1" w:rsidDel="005C4B49" w:rsidRDefault="009D0974" w:rsidP="00D86B03">
      <w:pPr>
        <w:ind w:left="145"/>
        <w:rPr>
          <w:ins w:id="821" w:author="virginia porter" w:date="2018-11-27T22:52:00Z"/>
          <w:del w:id="822" w:author="Walter Moore" w:date="2019-01-04T15:00:00Z"/>
          <w:rFonts w:asciiTheme="minorHAnsi" w:hAnsiTheme="minorHAnsi" w:cstheme="minorHAnsi"/>
          <w:b/>
          <w:i/>
          <w:sz w:val="24"/>
          <w:szCs w:val="24"/>
        </w:rPr>
      </w:pPr>
    </w:p>
    <w:p w14:paraId="4F37DFBD" w14:textId="77777777" w:rsidR="009D0974" w:rsidRPr="00841AB1" w:rsidDel="005C4B49" w:rsidRDefault="009D0974" w:rsidP="00D86B03">
      <w:pPr>
        <w:ind w:left="145"/>
        <w:rPr>
          <w:ins w:id="823" w:author="virginia porter" w:date="2018-11-27T22:52:00Z"/>
          <w:del w:id="824" w:author="Walter Moore" w:date="2019-01-04T15:00:00Z"/>
          <w:rFonts w:asciiTheme="minorHAnsi" w:hAnsiTheme="minorHAnsi" w:cstheme="minorHAnsi"/>
          <w:b/>
          <w:i/>
          <w:sz w:val="24"/>
          <w:szCs w:val="24"/>
        </w:rPr>
      </w:pPr>
    </w:p>
    <w:p w14:paraId="2D8F447B" w14:textId="77777777" w:rsidR="009D0974" w:rsidRPr="00841AB1" w:rsidDel="005C4B49" w:rsidRDefault="009D0974" w:rsidP="00D86B03">
      <w:pPr>
        <w:ind w:left="145"/>
        <w:rPr>
          <w:ins w:id="825" w:author="virginia porter" w:date="2018-11-27T22:52:00Z"/>
          <w:del w:id="826" w:author="Walter Moore" w:date="2019-01-04T15:00:00Z"/>
          <w:rFonts w:asciiTheme="minorHAnsi" w:hAnsiTheme="minorHAnsi" w:cstheme="minorHAnsi"/>
          <w:b/>
          <w:i/>
          <w:sz w:val="24"/>
          <w:szCs w:val="24"/>
        </w:rPr>
      </w:pPr>
    </w:p>
    <w:p w14:paraId="6C42EEF5" w14:textId="77777777" w:rsidR="009D0974" w:rsidRPr="00841AB1" w:rsidDel="005C4B49" w:rsidRDefault="009D0974" w:rsidP="00D86B03">
      <w:pPr>
        <w:ind w:left="145"/>
        <w:rPr>
          <w:del w:id="827" w:author="Walter Moore" w:date="2019-01-04T15:00:00Z"/>
          <w:rFonts w:asciiTheme="minorHAnsi" w:hAnsiTheme="minorHAnsi" w:cstheme="minorHAnsi"/>
          <w:b/>
          <w:i/>
          <w:sz w:val="24"/>
          <w:szCs w:val="24"/>
          <w:rPrChange w:id="828" w:author="virginia porter" w:date="2018-11-27T22:51:00Z">
            <w:rPr>
              <w:del w:id="829" w:author="Walter Moore" w:date="2019-01-04T15:00:00Z"/>
            </w:rPr>
          </w:rPrChange>
        </w:rPr>
      </w:pPr>
    </w:p>
    <w:p w14:paraId="5ED629C2" w14:textId="77777777" w:rsidR="009D0974" w:rsidRPr="00841AB1" w:rsidDel="005C4B49" w:rsidRDefault="009D0974" w:rsidP="00D86B03">
      <w:pPr>
        <w:ind w:left="145"/>
        <w:rPr>
          <w:del w:id="830" w:author="Walter Moore" w:date="2019-01-04T15:00:00Z"/>
          <w:rFonts w:asciiTheme="minorHAnsi" w:hAnsiTheme="minorHAnsi" w:cstheme="minorHAnsi"/>
          <w:sz w:val="24"/>
          <w:szCs w:val="24"/>
        </w:rPr>
      </w:pPr>
    </w:p>
    <w:p w14:paraId="590CE1F3" w14:textId="77777777" w:rsidR="009D0974" w:rsidRPr="00841AB1" w:rsidDel="005C4B49" w:rsidRDefault="009D0974" w:rsidP="00D86B03">
      <w:pPr>
        <w:ind w:left="145"/>
        <w:rPr>
          <w:del w:id="831" w:author="Walter Moore" w:date="2019-01-04T15:00:00Z"/>
          <w:rFonts w:asciiTheme="minorHAnsi" w:hAnsiTheme="minorHAnsi" w:cstheme="minorHAnsi"/>
          <w:sz w:val="24"/>
          <w:szCs w:val="24"/>
        </w:rPr>
      </w:pPr>
    </w:p>
    <w:p w14:paraId="5E450563" w14:textId="77777777" w:rsidR="009D0974" w:rsidRPr="00841AB1" w:rsidDel="005C4B49" w:rsidRDefault="009D0974" w:rsidP="00D86B03">
      <w:pPr>
        <w:ind w:left="145"/>
        <w:rPr>
          <w:ins w:id="832" w:author="virginia porter" w:date="2018-11-09T15:31:00Z"/>
          <w:del w:id="833" w:author="Walter Moore" w:date="2019-01-04T15:00:00Z"/>
          <w:rFonts w:asciiTheme="minorHAnsi" w:hAnsiTheme="minorHAnsi" w:cstheme="minorHAnsi"/>
          <w:sz w:val="24"/>
          <w:szCs w:val="24"/>
        </w:rPr>
      </w:pPr>
    </w:p>
    <w:p w14:paraId="18EC8634" w14:textId="77777777" w:rsidR="009D0974" w:rsidRPr="00841AB1" w:rsidDel="005C4B49" w:rsidRDefault="009D0974" w:rsidP="00D86B03">
      <w:pPr>
        <w:ind w:left="145"/>
        <w:rPr>
          <w:ins w:id="834" w:author="virginia porter" w:date="2018-11-09T15:31:00Z"/>
          <w:del w:id="835" w:author="Walter Moore" w:date="2019-01-04T15:00:00Z"/>
          <w:rFonts w:asciiTheme="minorHAnsi" w:hAnsiTheme="minorHAnsi" w:cstheme="minorHAnsi"/>
          <w:sz w:val="24"/>
          <w:szCs w:val="24"/>
        </w:rPr>
      </w:pPr>
    </w:p>
    <w:p w14:paraId="44E52732" w14:textId="77777777" w:rsidR="009D0974" w:rsidRPr="00841AB1" w:rsidDel="005C4B49" w:rsidRDefault="009D0974" w:rsidP="00D86B03">
      <w:pPr>
        <w:spacing w:after="160" w:line="259" w:lineRule="auto"/>
        <w:ind w:left="0" w:firstLine="0"/>
        <w:jc w:val="left"/>
        <w:rPr>
          <w:ins w:id="836" w:author="Microsoft Office User" w:date="2019-01-02T20:12:00Z"/>
          <w:del w:id="837" w:author="Walter Moore" w:date="2019-01-04T15:00:00Z"/>
          <w:rFonts w:asciiTheme="minorHAnsi" w:hAnsiTheme="minorHAnsi" w:cstheme="minorHAnsi"/>
          <w:sz w:val="24"/>
          <w:szCs w:val="24"/>
        </w:rPr>
      </w:pPr>
      <w:ins w:id="838" w:author="Microsoft Office User" w:date="2019-01-02T20:12:00Z">
        <w:del w:id="839" w:author="Walter Moore" w:date="2019-01-04T15:00:00Z">
          <w:r w:rsidRPr="00841AB1" w:rsidDel="005C4B49">
            <w:rPr>
              <w:rFonts w:asciiTheme="minorHAnsi" w:hAnsiTheme="minorHAnsi" w:cstheme="minorHAnsi"/>
              <w:sz w:val="24"/>
              <w:szCs w:val="24"/>
            </w:rPr>
            <w:br w:type="page"/>
          </w:r>
        </w:del>
      </w:ins>
    </w:p>
    <w:p w14:paraId="261D8CBF" w14:textId="77777777" w:rsidR="009D0974" w:rsidRPr="00841AB1" w:rsidDel="005C4B49" w:rsidRDefault="009D0974" w:rsidP="00D86B03">
      <w:pPr>
        <w:ind w:left="145"/>
        <w:rPr>
          <w:del w:id="840" w:author="Walter Moore" w:date="2019-01-04T15:00:00Z"/>
          <w:rFonts w:asciiTheme="minorHAnsi" w:hAnsiTheme="minorHAnsi" w:cstheme="minorHAnsi"/>
          <w:sz w:val="24"/>
          <w:szCs w:val="24"/>
        </w:rPr>
      </w:pPr>
    </w:p>
    <w:p w14:paraId="56AD3E39" w14:textId="77777777" w:rsidR="009D0974" w:rsidRPr="00841AB1" w:rsidDel="005C4B49" w:rsidRDefault="009D0974" w:rsidP="00D86B03">
      <w:pPr>
        <w:ind w:left="145"/>
        <w:rPr>
          <w:del w:id="841" w:author="Walter Moore" w:date="2019-01-04T15:00:00Z"/>
          <w:rFonts w:asciiTheme="minorHAnsi" w:hAnsiTheme="minorHAnsi" w:cstheme="minorHAnsi"/>
          <w:sz w:val="24"/>
          <w:szCs w:val="24"/>
        </w:rPr>
      </w:pPr>
    </w:p>
    <w:p w14:paraId="4F38EB72" w14:textId="77777777" w:rsidR="009D0974" w:rsidRPr="00841AB1" w:rsidDel="005C4B49" w:rsidRDefault="009D0974" w:rsidP="00D86B03">
      <w:pPr>
        <w:ind w:left="145"/>
        <w:rPr>
          <w:del w:id="842" w:author="Walter Moore" w:date="2019-01-04T15:00:00Z"/>
          <w:rFonts w:asciiTheme="minorHAnsi" w:hAnsiTheme="minorHAnsi" w:cstheme="minorHAnsi"/>
          <w:sz w:val="24"/>
          <w:szCs w:val="24"/>
        </w:rPr>
      </w:pPr>
    </w:p>
    <w:p w14:paraId="55AD4CFA" w14:textId="77777777" w:rsidR="009D0974" w:rsidRPr="00841AB1" w:rsidDel="005C4B49" w:rsidRDefault="009D0974" w:rsidP="00D86B03">
      <w:pPr>
        <w:ind w:left="145"/>
        <w:rPr>
          <w:del w:id="843" w:author="Walter Moore" w:date="2019-01-04T15:00:00Z"/>
          <w:rFonts w:asciiTheme="minorHAnsi" w:hAnsiTheme="minorHAnsi" w:cstheme="minorHAnsi"/>
          <w:sz w:val="24"/>
          <w:szCs w:val="24"/>
        </w:rPr>
      </w:pPr>
    </w:p>
    <w:p w14:paraId="746F077B" w14:textId="77777777" w:rsidR="009D0974" w:rsidRPr="00841AB1" w:rsidDel="005C4B49" w:rsidRDefault="009D0974" w:rsidP="00D86B03">
      <w:pPr>
        <w:ind w:left="145"/>
        <w:rPr>
          <w:del w:id="844" w:author="Walter Moore" w:date="2019-01-04T15:00:00Z"/>
          <w:rFonts w:asciiTheme="minorHAnsi" w:hAnsiTheme="minorHAnsi" w:cstheme="minorHAnsi"/>
          <w:sz w:val="24"/>
          <w:szCs w:val="24"/>
        </w:rPr>
      </w:pPr>
    </w:p>
    <w:p w14:paraId="627EF2C4" w14:textId="77777777" w:rsidR="009D0974" w:rsidRPr="00841AB1" w:rsidDel="005C4B49" w:rsidRDefault="009D0974" w:rsidP="00D86B03">
      <w:pPr>
        <w:ind w:left="145"/>
        <w:rPr>
          <w:del w:id="845" w:author="Walter Moore" w:date="2019-01-04T15:00:00Z"/>
          <w:rFonts w:asciiTheme="minorHAnsi" w:hAnsiTheme="minorHAnsi" w:cstheme="minorHAnsi"/>
          <w:sz w:val="24"/>
          <w:szCs w:val="24"/>
        </w:rPr>
      </w:pPr>
    </w:p>
    <w:p w14:paraId="3B34376C" w14:textId="77777777" w:rsidR="009D0974" w:rsidRPr="00841AB1" w:rsidDel="005C4B49" w:rsidRDefault="009D0974" w:rsidP="00D86B03">
      <w:pPr>
        <w:ind w:left="145"/>
        <w:rPr>
          <w:del w:id="846" w:author="Walter Moore" w:date="2019-01-04T15:00:00Z"/>
          <w:rFonts w:asciiTheme="minorHAnsi" w:hAnsiTheme="minorHAnsi" w:cstheme="minorHAnsi"/>
          <w:sz w:val="24"/>
          <w:szCs w:val="24"/>
        </w:rPr>
      </w:pPr>
    </w:p>
    <w:p w14:paraId="5D3F0B7D" w14:textId="77777777" w:rsidR="009D0974" w:rsidRPr="00841AB1" w:rsidDel="005C4B49" w:rsidRDefault="009D0974" w:rsidP="00D86B03">
      <w:pPr>
        <w:spacing w:after="124" w:line="259" w:lineRule="auto"/>
        <w:ind w:left="689" w:hanging="10"/>
        <w:jc w:val="center"/>
        <w:rPr>
          <w:del w:id="847" w:author="Walter Moore" w:date="2019-01-04T15:00:00Z"/>
          <w:rFonts w:asciiTheme="minorHAnsi" w:hAnsiTheme="minorHAnsi" w:cstheme="minorHAnsi"/>
          <w:sz w:val="24"/>
          <w:szCs w:val="24"/>
        </w:rPr>
      </w:pPr>
      <w:del w:id="848" w:author="Walter Moore" w:date="2019-01-04T15:00:00Z">
        <w:r w:rsidRPr="00841AB1" w:rsidDel="005C4B49">
          <w:rPr>
            <w:rFonts w:asciiTheme="minorHAnsi" w:hAnsiTheme="minorHAnsi" w:cstheme="minorHAnsi"/>
            <w:b/>
            <w:sz w:val="24"/>
            <w:szCs w:val="24"/>
          </w:rPr>
          <w:delText xml:space="preserve">DISCUSSION QUESTIONS: Let’s talk about it. </w:delText>
        </w:r>
      </w:del>
    </w:p>
    <w:p w14:paraId="56A8B1C5" w14:textId="77777777" w:rsidR="009D0974" w:rsidRPr="00841AB1" w:rsidDel="005C4B49" w:rsidRDefault="009D0974" w:rsidP="00D86B03">
      <w:pPr>
        <w:spacing w:after="0" w:line="259" w:lineRule="auto"/>
        <w:ind w:left="0" w:firstLine="0"/>
        <w:jc w:val="left"/>
        <w:rPr>
          <w:del w:id="849" w:author="Walter Moore" w:date="2019-01-04T15:00:00Z"/>
          <w:rFonts w:asciiTheme="minorHAnsi" w:hAnsiTheme="minorHAnsi" w:cstheme="minorHAnsi"/>
          <w:sz w:val="24"/>
          <w:szCs w:val="24"/>
        </w:rPr>
      </w:pPr>
      <w:del w:id="850" w:author="Walter Moore" w:date="2019-01-04T15:00:00Z">
        <w:r w:rsidRPr="00841AB1" w:rsidDel="005C4B49">
          <w:rPr>
            <w:rFonts w:asciiTheme="minorHAnsi" w:hAnsiTheme="minorHAnsi" w:cstheme="minorHAnsi"/>
            <w:b/>
            <w:sz w:val="24"/>
            <w:szCs w:val="24"/>
          </w:rPr>
          <w:delText xml:space="preserve"> </w:delText>
        </w:r>
      </w:del>
    </w:p>
    <w:p w14:paraId="20B8B9F8" w14:textId="77777777" w:rsidR="009D0974" w:rsidRPr="00841AB1" w:rsidDel="005C4B49" w:rsidRDefault="009D0974" w:rsidP="00D86B03">
      <w:pPr>
        <w:numPr>
          <w:ilvl w:val="0"/>
          <w:numId w:val="41"/>
        </w:numPr>
        <w:ind w:hanging="379"/>
        <w:rPr>
          <w:del w:id="851" w:author="Walter Moore" w:date="2019-01-04T15:00:00Z"/>
          <w:rFonts w:asciiTheme="minorHAnsi" w:hAnsiTheme="minorHAnsi" w:cstheme="minorHAnsi"/>
          <w:sz w:val="24"/>
          <w:szCs w:val="24"/>
        </w:rPr>
      </w:pPr>
      <w:del w:id="852" w:author="Walter Moore" w:date="2019-01-04T15:00:00Z">
        <w:r w:rsidRPr="00841AB1" w:rsidDel="005C4B49">
          <w:rPr>
            <w:rFonts w:asciiTheme="minorHAnsi" w:hAnsiTheme="minorHAnsi" w:cstheme="minorHAnsi"/>
            <w:sz w:val="24"/>
            <w:szCs w:val="24"/>
          </w:rPr>
          <w:delText xml:space="preserve">Do you really know God, and do you hear His Word? Have you been born again (1 Peter 1:23-2; </w:delText>
        </w:r>
      </w:del>
    </w:p>
    <w:p w14:paraId="69C32C0B" w14:textId="77777777" w:rsidR="009D0974" w:rsidRPr="00841AB1" w:rsidDel="005C4B49" w:rsidRDefault="009D0974" w:rsidP="00D86B03">
      <w:pPr>
        <w:tabs>
          <w:tab w:val="center" w:pos="1179"/>
          <w:tab w:val="center" w:pos="9418"/>
        </w:tabs>
        <w:spacing w:after="174" w:line="265" w:lineRule="auto"/>
        <w:ind w:left="0" w:firstLine="0"/>
        <w:jc w:val="left"/>
        <w:rPr>
          <w:del w:id="853" w:author="Walter Moore" w:date="2019-01-04T15:00:00Z"/>
          <w:rFonts w:asciiTheme="minorHAnsi" w:hAnsiTheme="minorHAnsi" w:cstheme="minorHAnsi"/>
          <w:sz w:val="24"/>
          <w:szCs w:val="24"/>
        </w:rPr>
      </w:pPr>
      <w:del w:id="854" w:author="Walter Moore" w:date="2019-01-04T15:00:00Z">
        <w:r w:rsidRPr="00841AB1" w:rsidDel="005C4B49">
          <w:rPr>
            <w:rFonts w:asciiTheme="minorHAnsi" w:hAnsiTheme="minorHAnsi" w:cstheme="minorHAnsi"/>
            <w:sz w:val="24"/>
            <w:szCs w:val="24"/>
          </w:rPr>
          <w:tab/>
          <w:delText>John 3: 1-16)?</w:delText>
        </w:r>
        <w:r w:rsidRPr="00841AB1" w:rsidDel="005C4B49">
          <w:rPr>
            <w:rFonts w:asciiTheme="minorHAnsi" w:hAnsiTheme="minorHAnsi" w:cstheme="minorHAnsi"/>
            <w:sz w:val="24"/>
            <w:szCs w:val="24"/>
            <w:u w:val="single" w:color="211E1F"/>
          </w:rPr>
          <w:delText xml:space="preserve"> </w:delText>
        </w:r>
        <w:r w:rsidRPr="00841AB1" w:rsidDel="005C4B49">
          <w:rPr>
            <w:rFonts w:asciiTheme="minorHAnsi" w:eastAsia="Times New Roman" w:hAnsiTheme="minorHAnsi" w:cstheme="minorHAnsi"/>
            <w:sz w:val="24"/>
            <w:szCs w:val="24"/>
            <w:u w:val="single" w:color="211E1F"/>
          </w:rPr>
          <w:delText xml:space="preserve">  </w:delText>
        </w:r>
        <w:r w:rsidRPr="00841AB1" w:rsidDel="005C4B49">
          <w:rPr>
            <w:rFonts w:asciiTheme="minorHAnsi" w:eastAsia="Times New Roman" w:hAnsiTheme="minorHAnsi" w:cstheme="minorHAnsi"/>
            <w:sz w:val="24"/>
            <w:szCs w:val="24"/>
            <w:u w:val="single" w:color="211E1F"/>
          </w:rPr>
          <w:tab/>
        </w:r>
        <w:r w:rsidRPr="00841AB1" w:rsidDel="005C4B49">
          <w:rPr>
            <w:rFonts w:asciiTheme="minorHAnsi" w:eastAsia="Times New Roman" w:hAnsiTheme="minorHAnsi" w:cstheme="minorHAnsi"/>
            <w:sz w:val="24"/>
            <w:szCs w:val="24"/>
          </w:rPr>
          <w:delText xml:space="preserve"> </w:delText>
        </w:r>
      </w:del>
    </w:p>
    <w:p w14:paraId="7F7D90BD" w14:textId="77777777" w:rsidR="009D0974" w:rsidRPr="00841AB1" w:rsidDel="005C4B49" w:rsidRDefault="009D0974" w:rsidP="00D86B03">
      <w:pPr>
        <w:numPr>
          <w:ilvl w:val="0"/>
          <w:numId w:val="41"/>
        </w:numPr>
        <w:spacing w:line="335" w:lineRule="auto"/>
        <w:ind w:hanging="379"/>
        <w:rPr>
          <w:del w:id="855" w:author="Walter Moore" w:date="2019-01-04T15:00:00Z"/>
          <w:rFonts w:asciiTheme="minorHAnsi" w:hAnsiTheme="minorHAnsi" w:cstheme="minorHAnsi"/>
          <w:sz w:val="24"/>
          <w:szCs w:val="24"/>
        </w:rPr>
      </w:pPr>
      <w:del w:id="856" w:author="Walter Moore" w:date="2019-01-04T15:00:00Z">
        <w:r w:rsidRPr="00841AB1" w:rsidDel="005C4B49">
          <w:rPr>
            <w:rFonts w:asciiTheme="minorHAnsi" w:hAnsiTheme="minorHAnsi" w:cstheme="minorHAnsi"/>
            <w:sz w:val="24"/>
            <w:szCs w:val="24"/>
          </w:rPr>
          <w:delText xml:space="preserve">Read Matthew 13:37-42 and answer the following question: What will ultimately happen to the weeds? </w:delText>
        </w:r>
        <w:r w:rsidRPr="00841AB1" w:rsidDel="005C4B49">
          <w:rPr>
            <w:rFonts w:asciiTheme="minorHAnsi" w:eastAsia="Times New Roman" w:hAnsiTheme="minorHAnsi" w:cstheme="minorHAnsi"/>
            <w:sz w:val="24"/>
            <w:szCs w:val="24"/>
          </w:rPr>
          <w:delText xml:space="preserve">  </w:delText>
        </w:r>
        <w:r w:rsidRPr="00841AB1" w:rsidDel="005C4B49">
          <w:rPr>
            <w:rFonts w:asciiTheme="minorHAnsi" w:hAnsiTheme="minorHAnsi" w:cstheme="minorHAnsi"/>
            <w:noProof/>
            <w:sz w:val="24"/>
            <w:szCs w:val="24"/>
          </w:rPr>
          <mc:AlternateContent>
            <mc:Choice Requires="wpg">
              <w:drawing>
                <wp:inline distT="0" distB="0" distL="0" distR="0" wp14:anchorId="6B73EC7D" wp14:editId="594454D8">
                  <wp:extent cx="5161788" cy="7607"/>
                  <wp:effectExtent l="0" t="0" r="0" b="0"/>
                  <wp:docPr id="152921" name="Group 152921"/>
                  <wp:cNvGraphicFramePr/>
                  <a:graphic xmlns:a="http://schemas.openxmlformats.org/drawingml/2006/main">
                    <a:graphicData uri="http://schemas.microsoft.com/office/word/2010/wordprocessingGroup">
                      <wpg:wgp>
                        <wpg:cNvGrpSpPr/>
                        <wpg:grpSpPr>
                          <a:xfrm>
                            <a:off x="0" y="0"/>
                            <a:ext cx="5161788" cy="7607"/>
                            <a:chOff x="0" y="0"/>
                            <a:chExt cx="5161788" cy="7607"/>
                          </a:xfrm>
                        </wpg:grpSpPr>
                        <wps:wsp>
                          <wps:cNvPr id="169825" name="Shape 169825"/>
                          <wps:cNvSpPr/>
                          <wps:spPr>
                            <a:xfrm>
                              <a:off x="0" y="0"/>
                              <a:ext cx="5161788" cy="9144"/>
                            </a:xfrm>
                            <a:custGeom>
                              <a:avLst/>
                              <a:gdLst/>
                              <a:ahLst/>
                              <a:cxnLst/>
                              <a:rect l="0" t="0" r="0" b="0"/>
                              <a:pathLst>
                                <a:path w="5161788" h="9144">
                                  <a:moveTo>
                                    <a:pt x="0" y="0"/>
                                  </a:moveTo>
                                  <a:lnTo>
                                    <a:pt x="5161788" y="0"/>
                                  </a:lnTo>
                                  <a:lnTo>
                                    <a:pt x="5161788" y="9144"/>
                                  </a:lnTo>
                                  <a:lnTo>
                                    <a:pt x="0" y="9144"/>
                                  </a:lnTo>
                                  <a:lnTo>
                                    <a:pt x="0" y="0"/>
                                  </a:lnTo>
                                </a:path>
                              </a:pathLst>
                            </a:custGeom>
                            <a:ln w="0" cap="flat">
                              <a:miter lim="127000"/>
                            </a:ln>
                          </wps:spPr>
                          <wps:style>
                            <a:lnRef idx="0">
                              <a:srgbClr val="000000">
                                <a:alpha val="0"/>
                              </a:srgbClr>
                            </a:lnRef>
                            <a:fillRef idx="1">
                              <a:srgbClr val="211E1F"/>
                            </a:fillRef>
                            <a:effectRef idx="0">
                              <a:scrgbClr r="0" g="0" b="0"/>
                            </a:effectRef>
                            <a:fontRef idx="none"/>
                          </wps:style>
                          <wps:bodyPr/>
                        </wps:wsp>
                      </wpg:wgp>
                    </a:graphicData>
                  </a:graphic>
                </wp:inline>
              </w:drawing>
            </mc:Choice>
            <mc:Fallback>
              <w:pict>
                <v:group w14:anchorId="48B32112" id="Group 152921" o:spid="_x0000_s1026" style="width:406.45pt;height:.6pt;mso-position-horizontal-relative:char;mso-position-vertical-relative:line" coordsize="5161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">
                  <v:shape id="Shape 169825" o:spid="_x0000_s1027" style="position:absolute;width:51617;height:91;visibility:visible;mso-wrap-style:square;v-text-anchor:top" coordsize="51617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" path="m,l5161788,r,9144l,9144,,e" fillcolor="#211e1f" stroked="f" strokeweight="0">
                    <v:stroke miterlimit="83231f" joinstyle="miter"/>
                    <v:path arrowok="t" textboxrect="0,0,5161788,9144"/>
                  </v:shape>
                  <w10:anchorlock/>
                </v:group>
              </w:pict>
            </mc:Fallback>
          </mc:AlternateContent>
        </w:r>
        <w:r w:rsidRPr="00841AB1" w:rsidDel="005C4B49">
          <w:rPr>
            <w:rFonts w:asciiTheme="minorHAnsi" w:eastAsia="Times New Roman" w:hAnsiTheme="minorHAnsi" w:cstheme="minorHAnsi"/>
            <w:sz w:val="24"/>
            <w:szCs w:val="24"/>
          </w:rPr>
          <w:tab/>
          <w:delText xml:space="preserve"> </w:delText>
        </w:r>
      </w:del>
    </w:p>
    <w:p w14:paraId="0F268E56" w14:textId="77777777" w:rsidR="009D0974" w:rsidRPr="00841AB1" w:rsidDel="005C4B49" w:rsidRDefault="009D0974">
      <w:pPr>
        <w:numPr>
          <w:ilvl w:val="0"/>
          <w:numId w:val="41"/>
        </w:numPr>
        <w:spacing w:line="335" w:lineRule="auto"/>
        <w:ind w:hanging="379"/>
        <w:rPr>
          <w:del w:id="857" w:author="Walter Moore" w:date="2019-01-04T15:00:00Z"/>
          <w:rFonts w:asciiTheme="minorHAnsi" w:hAnsiTheme="minorHAnsi" w:cstheme="minorHAnsi"/>
          <w:sz w:val="24"/>
          <w:szCs w:val="24"/>
        </w:rPr>
        <w:pPrChange w:id="858" w:author="virginia porter" w:date="2018-11-28T13:29:00Z">
          <w:pPr>
            <w:numPr>
              <w:numId w:val="41"/>
            </w:numPr>
            <w:ind w:left="520" w:right="288" w:hanging="379"/>
          </w:pPr>
        </w:pPrChange>
      </w:pPr>
      <w:del w:id="859" w:author="Walter Moore" w:date="2019-01-04T15:00:00Z">
        <w:r w:rsidRPr="00841AB1" w:rsidDel="005C4B49">
          <w:rPr>
            <w:rFonts w:asciiTheme="minorHAnsi" w:hAnsiTheme="minorHAnsi" w:cstheme="minorHAnsi"/>
            <w:sz w:val="24"/>
            <w:szCs w:val="24"/>
          </w:rPr>
          <w:delText xml:space="preserve">When you hear the Word of God, is it an investment or is it expenditure (Matthew 13:23-24; John </w:delText>
        </w:r>
      </w:del>
    </w:p>
    <w:p w14:paraId="552F2D77" w14:textId="77777777" w:rsidR="009D0974" w:rsidRPr="00841AB1" w:rsidDel="005C4B49" w:rsidRDefault="009D0974" w:rsidP="00D86B03">
      <w:pPr>
        <w:tabs>
          <w:tab w:val="center" w:pos="873"/>
          <w:tab w:val="center" w:pos="9416"/>
        </w:tabs>
        <w:spacing w:after="46" w:line="265" w:lineRule="auto"/>
        <w:ind w:left="0" w:firstLine="0"/>
        <w:jc w:val="left"/>
        <w:rPr>
          <w:del w:id="860" w:author="Walter Moore" w:date="2019-01-04T15:00:00Z"/>
          <w:rFonts w:asciiTheme="minorHAnsi" w:hAnsiTheme="minorHAnsi" w:cstheme="minorHAnsi"/>
          <w:sz w:val="24"/>
          <w:szCs w:val="24"/>
        </w:rPr>
      </w:pPr>
      <w:del w:id="861" w:author="Walter Moore" w:date="2019-01-04T15:00:00Z">
        <w:r w:rsidRPr="00841AB1" w:rsidDel="005C4B49">
          <w:rPr>
            <w:rFonts w:asciiTheme="minorHAnsi" w:hAnsiTheme="minorHAnsi" w:cstheme="minorHAnsi"/>
            <w:sz w:val="24"/>
            <w:szCs w:val="24"/>
          </w:rPr>
          <w:tab/>
          <w:delText xml:space="preserve">15:16)? </w:delText>
        </w:r>
        <w:r w:rsidRPr="00841AB1" w:rsidDel="005C4B49">
          <w:rPr>
            <w:rFonts w:asciiTheme="minorHAnsi" w:eastAsia="Times New Roman" w:hAnsiTheme="minorHAnsi" w:cstheme="minorHAnsi"/>
            <w:sz w:val="24"/>
            <w:szCs w:val="24"/>
            <w:u w:val="single" w:color="211E1F"/>
          </w:rPr>
          <w:delText xml:space="preserve">  </w:delText>
        </w:r>
        <w:r w:rsidRPr="00841AB1" w:rsidDel="005C4B49">
          <w:rPr>
            <w:rFonts w:asciiTheme="minorHAnsi" w:eastAsia="Times New Roman" w:hAnsiTheme="minorHAnsi" w:cstheme="minorHAnsi"/>
            <w:sz w:val="24"/>
            <w:szCs w:val="24"/>
            <w:u w:val="single" w:color="211E1F"/>
          </w:rPr>
          <w:tab/>
        </w:r>
        <w:r w:rsidRPr="00841AB1" w:rsidDel="005C4B49">
          <w:rPr>
            <w:rFonts w:asciiTheme="minorHAnsi" w:eastAsia="Times New Roman" w:hAnsiTheme="minorHAnsi" w:cstheme="minorHAnsi"/>
            <w:sz w:val="24"/>
            <w:szCs w:val="24"/>
          </w:rPr>
          <w:delText xml:space="preserve"> </w:delText>
        </w:r>
      </w:del>
    </w:p>
    <w:p w14:paraId="0DF01F3A" w14:textId="77777777" w:rsidR="009D0974" w:rsidRPr="00841AB1" w:rsidDel="005C4B49" w:rsidRDefault="009D0974" w:rsidP="00D86B03">
      <w:pPr>
        <w:spacing w:after="0" w:line="259" w:lineRule="auto"/>
        <w:ind w:left="0" w:firstLine="0"/>
        <w:jc w:val="left"/>
        <w:rPr>
          <w:del w:id="862" w:author="Walter Moore" w:date="2019-01-04T15:00:00Z"/>
          <w:rFonts w:asciiTheme="minorHAnsi" w:hAnsiTheme="minorHAnsi" w:cstheme="minorHAnsi"/>
          <w:sz w:val="24"/>
          <w:szCs w:val="24"/>
        </w:rPr>
      </w:pPr>
      <w:del w:id="863" w:author="Walter Moore" w:date="2019-01-04T15:00:00Z">
        <w:r w:rsidRPr="00841AB1" w:rsidDel="005C4B49">
          <w:rPr>
            <w:rFonts w:asciiTheme="minorHAnsi" w:eastAsia="Times New Roman" w:hAnsiTheme="minorHAnsi" w:cstheme="minorHAnsi"/>
            <w:sz w:val="24"/>
            <w:szCs w:val="24"/>
          </w:rPr>
          <w:delText xml:space="preserve"> </w:delText>
        </w:r>
      </w:del>
    </w:p>
    <w:p w14:paraId="4FEAA440" w14:textId="77777777" w:rsidR="009D0974" w:rsidRPr="00841AB1" w:rsidDel="005C4B49" w:rsidRDefault="009D0974" w:rsidP="00D86B03">
      <w:pPr>
        <w:spacing w:after="184" w:line="259" w:lineRule="auto"/>
        <w:ind w:left="597" w:firstLine="0"/>
        <w:jc w:val="left"/>
        <w:rPr>
          <w:del w:id="864" w:author="Walter Moore" w:date="2019-01-04T15:00:00Z"/>
          <w:rFonts w:asciiTheme="minorHAnsi" w:hAnsiTheme="minorHAnsi" w:cstheme="minorHAnsi"/>
          <w:sz w:val="24"/>
          <w:szCs w:val="24"/>
        </w:rPr>
      </w:pPr>
      <w:del w:id="865" w:author="Walter Moore" w:date="2019-01-04T15:00:00Z">
        <w:r w:rsidRPr="00841AB1" w:rsidDel="005C4B49">
          <w:rPr>
            <w:rFonts w:asciiTheme="minorHAnsi" w:hAnsiTheme="minorHAnsi" w:cstheme="minorHAnsi"/>
            <w:noProof/>
            <w:sz w:val="24"/>
            <w:szCs w:val="24"/>
            <w:rPrChange w:id="866" w:author="Unknown">
              <w:rPr>
                <w:noProof/>
              </w:rPr>
            </w:rPrChange>
          </w:rPr>
          <mc:AlternateContent>
            <mc:Choice Requires="wpg">
              <w:drawing>
                <wp:inline distT="0" distB="0" distL="0" distR="0" wp14:anchorId="2D77CFCA" wp14:editId="686B52BF">
                  <wp:extent cx="5600701" cy="9487"/>
                  <wp:effectExtent l="0" t="0" r="0" b="0"/>
                  <wp:docPr id="152922" name="Group 15292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06" name="Shape 890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2763EE2" id="Group 15292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M/1VU1eAgAAywUAAA4AAAAAAAAAAAAAAAAALgIAAGRycy9lMm9Eb2MueG1s&#10;UEsBAi0AFAAGAAgAAAAhAEzeSpvaAAAAAwEAAA8AAAAAAAAAAAAAAAAAuAQAAGRycy9kb3ducmV2&#10;LnhtbFBLBQYAAAAABAAEAPMAAAC/BQAAAAA=&#10;">
                  <v:shape id="Shape 890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" path="m,l5600701,e" filled="f" strokecolor="#211e1f" strokeweight=".26353mm">
                    <v:path arrowok="t" textboxrect="0,0,5600701,0"/>
                  </v:shape>
                  <w10:anchorlock/>
                </v:group>
              </w:pict>
            </mc:Fallback>
          </mc:AlternateContent>
        </w:r>
      </w:del>
    </w:p>
    <w:p w14:paraId="77ABFD38" w14:textId="77777777" w:rsidR="009D0974" w:rsidRPr="00841AB1" w:rsidDel="005C4B49" w:rsidRDefault="009D0974" w:rsidP="00D86B03">
      <w:pPr>
        <w:numPr>
          <w:ilvl w:val="0"/>
          <w:numId w:val="41"/>
        </w:numPr>
        <w:spacing w:after="0" w:line="342" w:lineRule="auto"/>
        <w:ind w:hanging="379"/>
        <w:rPr>
          <w:del w:id="867" w:author="Walter Moore" w:date="2019-01-04T15:00:00Z"/>
          <w:rFonts w:asciiTheme="minorHAnsi" w:hAnsiTheme="minorHAnsi" w:cstheme="minorHAnsi"/>
          <w:sz w:val="24"/>
          <w:szCs w:val="24"/>
        </w:rPr>
      </w:pPr>
      <w:del w:id="868" w:author="Walter Moore" w:date="2019-01-04T15:00:00Z">
        <w:r w:rsidRPr="00841AB1" w:rsidDel="005C4B49">
          <w:rPr>
            <w:rFonts w:asciiTheme="minorHAnsi" w:hAnsiTheme="minorHAnsi" w:cstheme="minorHAnsi"/>
            <w:sz w:val="24"/>
            <w:szCs w:val="24"/>
          </w:rPr>
          <w:delText xml:space="preserve">What do you think Jesus meant when He said that the secrets of the Kingdom of Heaven would be given to His disciples and not to the others? </w:delText>
        </w:r>
        <w:r w:rsidRPr="00841AB1" w:rsidDel="005C4B49">
          <w:rPr>
            <w:rFonts w:asciiTheme="minorHAnsi" w:eastAsia="Times New Roman" w:hAnsiTheme="minorHAnsi" w:cstheme="minorHAnsi"/>
            <w:sz w:val="24"/>
            <w:szCs w:val="24"/>
            <w:u w:val="single" w:color="211E1F"/>
          </w:rPr>
          <w:delText xml:space="preserve">  </w:delText>
        </w:r>
        <w:r w:rsidRPr="00841AB1" w:rsidDel="005C4B49">
          <w:rPr>
            <w:rFonts w:asciiTheme="minorHAnsi" w:eastAsia="Times New Roman" w:hAnsiTheme="minorHAnsi" w:cstheme="minorHAnsi"/>
            <w:sz w:val="24"/>
            <w:szCs w:val="24"/>
          </w:rPr>
          <w:delText xml:space="preserve"> </w:delText>
        </w:r>
      </w:del>
    </w:p>
    <w:p w14:paraId="1C1E429C" w14:textId="77777777" w:rsidR="009D0974" w:rsidRPr="00841AB1" w:rsidDel="005C4B49" w:rsidRDefault="009D0974" w:rsidP="00D86B03">
      <w:pPr>
        <w:spacing w:after="0" w:line="259" w:lineRule="auto"/>
        <w:ind w:left="0" w:firstLine="0"/>
        <w:jc w:val="left"/>
        <w:rPr>
          <w:del w:id="869" w:author="Walter Moore" w:date="2019-01-04T15:00:00Z"/>
          <w:rFonts w:asciiTheme="minorHAnsi" w:hAnsiTheme="minorHAnsi" w:cstheme="minorHAnsi"/>
          <w:sz w:val="24"/>
          <w:szCs w:val="24"/>
        </w:rPr>
      </w:pPr>
      <w:del w:id="870" w:author="Walter Moore" w:date="2019-01-04T15:00:00Z">
        <w:r w:rsidRPr="00841AB1" w:rsidDel="005C4B49">
          <w:rPr>
            <w:rFonts w:asciiTheme="minorHAnsi" w:eastAsia="Times New Roman" w:hAnsiTheme="minorHAnsi" w:cstheme="minorHAnsi"/>
            <w:sz w:val="24"/>
            <w:szCs w:val="24"/>
          </w:rPr>
          <w:delText xml:space="preserve"> </w:delText>
        </w:r>
      </w:del>
    </w:p>
    <w:p w14:paraId="4FEE187D" w14:textId="77777777" w:rsidR="009D0974" w:rsidRPr="00841AB1" w:rsidDel="005C4B49" w:rsidRDefault="009D0974">
      <w:pPr>
        <w:spacing w:after="0" w:line="259" w:lineRule="auto"/>
        <w:ind w:left="0" w:firstLine="0"/>
        <w:jc w:val="left"/>
        <w:rPr>
          <w:del w:id="871" w:author="Walter Moore" w:date="2019-01-04T15:00:00Z"/>
          <w:rFonts w:asciiTheme="minorHAnsi" w:hAnsiTheme="minorHAnsi" w:cstheme="minorHAnsi"/>
          <w:sz w:val="24"/>
          <w:szCs w:val="24"/>
        </w:rPr>
        <w:pPrChange w:id="872" w:author="virginia porter" w:date="2018-11-28T13:29:00Z">
          <w:pPr>
            <w:spacing w:after="184" w:line="259" w:lineRule="auto"/>
            <w:ind w:left="597" w:firstLine="0"/>
            <w:jc w:val="left"/>
          </w:pPr>
        </w:pPrChange>
      </w:pPr>
      <w:del w:id="873" w:author="Walter Moore" w:date="2019-01-04T15:00:00Z">
        <w:r w:rsidRPr="00841AB1" w:rsidDel="005C4B49">
          <w:rPr>
            <w:rFonts w:asciiTheme="minorHAnsi" w:hAnsiTheme="minorHAnsi" w:cstheme="minorHAnsi"/>
            <w:noProof/>
            <w:sz w:val="24"/>
            <w:szCs w:val="24"/>
          </w:rPr>
          <mc:AlternateContent>
            <mc:Choice Requires="wpg">
              <w:drawing>
                <wp:inline distT="0" distB="0" distL="0" distR="0" wp14:anchorId="78524578" wp14:editId="074015DE">
                  <wp:extent cx="5600701" cy="9487"/>
                  <wp:effectExtent l="0" t="0" r="0" b="0"/>
                  <wp:docPr id="152923" name="Group 15292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07" name="Shape 890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166C15B" id="Group 15292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DIzKYXwIAAMsFAAAOAAAAAAAAAAAAAAAAAC4CAABkcnMvZTJvRG9jLnht&#10;bFBLAQItABQABgAIAAAAIQBM3kqb2gAAAAMBAAAPAAAAAAAAAAAAAAAAALkEAABkcnMvZG93bnJl&#10;di54bWxQSwUGAAAAAAQABADzAAAAwAUAAAAA&#10;">
                  <v:shape id="Shape 890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" path="m,l5600701,e" filled="f" strokecolor="#211e1f" strokeweight=".26353mm">
                    <v:path arrowok="t" textboxrect="0,0,5600701,0"/>
                  </v:shape>
                  <w10:anchorlock/>
                </v:group>
              </w:pict>
            </mc:Fallback>
          </mc:AlternateContent>
        </w:r>
      </w:del>
    </w:p>
    <w:p w14:paraId="7C2E47A0" w14:textId="77777777" w:rsidR="009D0974" w:rsidRPr="00841AB1" w:rsidDel="005C4B49" w:rsidRDefault="009D0974" w:rsidP="00D86B03">
      <w:pPr>
        <w:numPr>
          <w:ilvl w:val="0"/>
          <w:numId w:val="41"/>
        </w:numPr>
        <w:ind w:hanging="379"/>
        <w:rPr>
          <w:del w:id="874" w:author="Walter Moore" w:date="2019-01-04T15:00:00Z"/>
          <w:rFonts w:asciiTheme="minorHAnsi" w:hAnsiTheme="minorHAnsi" w:cstheme="minorHAnsi"/>
          <w:sz w:val="24"/>
          <w:szCs w:val="24"/>
        </w:rPr>
      </w:pPr>
      <w:del w:id="875" w:author="Walter Moore" w:date="2019-01-04T15:00:00Z">
        <w:r w:rsidRPr="00841AB1" w:rsidDel="005C4B49">
          <w:rPr>
            <w:rFonts w:asciiTheme="minorHAnsi" w:hAnsiTheme="minorHAnsi" w:cstheme="minorHAnsi"/>
            <w:sz w:val="24"/>
            <w:szCs w:val="24"/>
          </w:rPr>
          <w:delText xml:space="preserve">Read the context of Matthew 12:46-50 and Luke 8:1-21. Who was Jesus pointing to when He said, </w:delText>
        </w:r>
      </w:del>
    </w:p>
    <w:p w14:paraId="167ECBA0" w14:textId="77777777" w:rsidR="009D0974" w:rsidRPr="00841AB1" w:rsidDel="005C4B49" w:rsidRDefault="009D0974" w:rsidP="00D86B03">
      <w:pPr>
        <w:tabs>
          <w:tab w:val="center" w:pos="2569"/>
          <w:tab w:val="center" w:pos="9417"/>
        </w:tabs>
        <w:spacing w:after="47" w:line="265" w:lineRule="auto"/>
        <w:ind w:left="0" w:firstLine="0"/>
        <w:jc w:val="left"/>
        <w:rPr>
          <w:del w:id="876" w:author="Walter Moore" w:date="2019-01-04T15:00:00Z"/>
          <w:rFonts w:asciiTheme="minorHAnsi" w:hAnsiTheme="minorHAnsi" w:cstheme="minorHAnsi"/>
          <w:sz w:val="24"/>
          <w:szCs w:val="24"/>
        </w:rPr>
      </w:pPr>
      <w:del w:id="877" w:author="Walter Moore" w:date="2019-01-04T15:00:00Z">
        <w:r w:rsidRPr="00841AB1" w:rsidDel="005C4B49">
          <w:rPr>
            <w:rFonts w:asciiTheme="minorHAnsi" w:hAnsiTheme="minorHAnsi" w:cstheme="minorHAnsi"/>
            <w:sz w:val="24"/>
            <w:szCs w:val="24"/>
          </w:rPr>
          <w:tab/>
          <w:delText xml:space="preserve">“Here are my mother, sisters and brothers”?  </w:delText>
        </w:r>
        <w:r w:rsidRPr="00841AB1" w:rsidDel="005C4B49">
          <w:rPr>
            <w:rFonts w:asciiTheme="minorHAnsi" w:eastAsia="Times New Roman" w:hAnsiTheme="minorHAnsi" w:cstheme="minorHAnsi"/>
            <w:sz w:val="24"/>
            <w:szCs w:val="24"/>
            <w:u w:val="single" w:color="211E1F"/>
          </w:rPr>
          <w:delText xml:space="preserve">  </w:delText>
        </w:r>
        <w:r w:rsidRPr="00841AB1" w:rsidDel="005C4B49">
          <w:rPr>
            <w:rFonts w:asciiTheme="minorHAnsi" w:eastAsia="Times New Roman" w:hAnsiTheme="minorHAnsi" w:cstheme="minorHAnsi"/>
            <w:sz w:val="24"/>
            <w:szCs w:val="24"/>
            <w:u w:val="single" w:color="211E1F"/>
          </w:rPr>
          <w:tab/>
        </w:r>
        <w:r w:rsidRPr="00841AB1" w:rsidDel="005C4B49">
          <w:rPr>
            <w:rFonts w:asciiTheme="minorHAnsi" w:eastAsia="Times New Roman" w:hAnsiTheme="minorHAnsi" w:cstheme="minorHAnsi"/>
            <w:sz w:val="24"/>
            <w:szCs w:val="24"/>
          </w:rPr>
          <w:delText xml:space="preserve"> </w:delText>
        </w:r>
      </w:del>
    </w:p>
    <w:p w14:paraId="19566E67" w14:textId="77777777" w:rsidR="009D0974" w:rsidRPr="00841AB1" w:rsidDel="005C4B49" w:rsidRDefault="009D0974" w:rsidP="00D86B03">
      <w:pPr>
        <w:spacing w:after="72" w:line="259" w:lineRule="auto"/>
        <w:ind w:left="0" w:firstLine="0"/>
        <w:jc w:val="left"/>
        <w:rPr>
          <w:del w:id="878" w:author="Walter Moore" w:date="2019-01-04T15:00:00Z"/>
          <w:rFonts w:asciiTheme="minorHAnsi" w:hAnsiTheme="minorHAnsi" w:cstheme="minorHAnsi"/>
          <w:sz w:val="24"/>
          <w:szCs w:val="24"/>
        </w:rPr>
      </w:pPr>
      <w:del w:id="879" w:author="Walter Moore" w:date="2019-01-04T15:00:00Z">
        <w:r w:rsidRPr="00841AB1" w:rsidDel="005C4B49">
          <w:rPr>
            <w:rFonts w:asciiTheme="minorHAnsi" w:eastAsia="Times New Roman" w:hAnsiTheme="minorHAnsi" w:cstheme="minorHAnsi"/>
            <w:sz w:val="24"/>
            <w:szCs w:val="24"/>
          </w:rPr>
          <w:delText xml:space="preserve"> </w:delText>
        </w:r>
      </w:del>
    </w:p>
    <w:p w14:paraId="23D61E84" w14:textId="77777777" w:rsidR="009D0974" w:rsidRPr="00841AB1" w:rsidDel="005C4B49" w:rsidRDefault="009D0974">
      <w:pPr>
        <w:spacing w:after="72" w:line="259" w:lineRule="auto"/>
        <w:ind w:left="0" w:firstLine="0"/>
        <w:jc w:val="left"/>
        <w:rPr>
          <w:del w:id="880" w:author="Walter Moore" w:date="2019-01-04T15:00:00Z"/>
          <w:rFonts w:asciiTheme="minorHAnsi" w:hAnsiTheme="minorHAnsi" w:cstheme="minorHAnsi"/>
          <w:sz w:val="24"/>
          <w:szCs w:val="24"/>
        </w:rPr>
        <w:pPrChange w:id="881" w:author="virginia porter" w:date="2018-11-28T13:29:00Z">
          <w:pPr>
            <w:tabs>
              <w:tab w:val="center" w:pos="5007"/>
            </w:tabs>
            <w:spacing w:after="0" w:line="259" w:lineRule="auto"/>
            <w:ind w:left="0" w:firstLine="0"/>
            <w:jc w:val="left"/>
          </w:pPr>
        </w:pPrChange>
      </w:pPr>
      <w:del w:id="882" w:author="Walter Moore" w:date="2019-01-04T15:00:00Z">
        <w:r w:rsidRPr="00841AB1" w:rsidDel="005C4B49">
          <w:rPr>
            <w:rFonts w:asciiTheme="minorHAnsi" w:eastAsia="Times New Roman" w:hAnsiTheme="minorHAnsi" w:cstheme="minorHAnsi"/>
            <w:sz w:val="24"/>
            <w:szCs w:val="24"/>
          </w:rPr>
          <w:delText xml:space="preserve"> </w:delText>
        </w:r>
        <w:r w:rsidRPr="00841AB1" w:rsidDel="005C4B49">
          <w:rPr>
            <w:rFonts w:asciiTheme="minorHAnsi" w:eastAsia="Times New Roman" w:hAnsiTheme="minorHAnsi" w:cstheme="minorHAnsi"/>
            <w:sz w:val="24"/>
            <w:szCs w:val="24"/>
          </w:rPr>
          <w:tab/>
        </w:r>
        <w:r w:rsidRPr="00841AB1" w:rsidDel="005C4B49">
          <w:rPr>
            <w:rFonts w:asciiTheme="minorHAnsi" w:hAnsiTheme="minorHAnsi" w:cstheme="minorHAnsi"/>
            <w:noProof/>
            <w:sz w:val="24"/>
            <w:szCs w:val="24"/>
          </w:rPr>
          <mc:AlternateContent>
            <mc:Choice Requires="wpg">
              <w:drawing>
                <wp:inline distT="0" distB="0" distL="0" distR="0" wp14:anchorId="40939022" wp14:editId="780D41D0">
                  <wp:extent cx="5600701" cy="9487"/>
                  <wp:effectExtent l="0" t="0" r="0" b="0"/>
                  <wp:docPr id="152924" name="Group 152924"/>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08" name="Shape 8908"/>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8DF2CAA" id="Group 152924"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">
                  <v:shape id="Shape 8908"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" path="m,l5600701,e" filled="f" strokecolor="#211e1f" strokeweight=".26353mm">
                    <v:path arrowok="t" textboxrect="0,0,5600701,0"/>
                  </v:shape>
                  <w10:anchorlock/>
                </v:group>
              </w:pict>
            </mc:Fallback>
          </mc:AlternateContent>
        </w:r>
      </w:del>
    </w:p>
    <w:p w14:paraId="685D7129" w14:textId="77777777" w:rsidR="009D0974" w:rsidRPr="00841AB1" w:rsidDel="005C4B49" w:rsidRDefault="009D0974" w:rsidP="00D86B03">
      <w:pPr>
        <w:spacing w:after="184" w:line="259" w:lineRule="auto"/>
        <w:ind w:left="597" w:firstLine="0"/>
        <w:jc w:val="left"/>
        <w:rPr>
          <w:del w:id="883" w:author="Walter Moore" w:date="2019-01-04T15:00:00Z"/>
          <w:rFonts w:asciiTheme="minorHAnsi" w:hAnsiTheme="minorHAnsi" w:cstheme="minorHAnsi"/>
          <w:sz w:val="24"/>
          <w:szCs w:val="24"/>
        </w:rPr>
      </w:pPr>
      <w:del w:id="884" w:author="Walter Moore" w:date="2019-01-04T15:00:00Z">
        <w:r w:rsidRPr="00841AB1" w:rsidDel="005C4B49">
          <w:rPr>
            <w:rFonts w:asciiTheme="minorHAnsi" w:hAnsiTheme="minorHAnsi" w:cstheme="minorHAnsi"/>
            <w:noProof/>
            <w:sz w:val="24"/>
            <w:szCs w:val="24"/>
          </w:rPr>
          <mc:AlternateContent>
            <mc:Choice Requires="wpg">
              <w:drawing>
                <wp:inline distT="0" distB="0" distL="0" distR="0" wp14:anchorId="2FA2C41F" wp14:editId="124AA0F9">
                  <wp:extent cx="5600701" cy="9487"/>
                  <wp:effectExtent l="0" t="0" r="0" b="0"/>
                  <wp:docPr id="152925" name="Group 152925"/>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09" name="Shape 8909"/>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0E47C8C" id="Group 152925"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NAdFQ9eAgAAywUAAA4AAAAAAAAAAAAAAAAALgIAAGRycy9lMm9Eb2MueG1s&#10;UEsBAi0AFAAGAAgAAAAhAEzeSpvaAAAAAwEAAA8AAAAAAAAAAAAAAAAAuAQAAGRycy9kb3ducmV2&#10;LnhtbFBLBQYAAAAABAAEAPMAAAC/BQAAAAA=&#10;">
                  <v:shape id="Shape 8909"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" path="m,l5600701,e" filled="f" strokecolor="#211e1f" strokeweight=".26353mm">
                    <v:path arrowok="t" textboxrect="0,0,5600701,0"/>
                  </v:shape>
                  <w10:anchorlock/>
                </v:group>
              </w:pict>
            </mc:Fallback>
          </mc:AlternateContent>
        </w:r>
      </w:del>
    </w:p>
    <w:p w14:paraId="63CB2F79" w14:textId="77777777" w:rsidR="009D0974" w:rsidRPr="00841AB1" w:rsidDel="005C4B49" w:rsidRDefault="009D0974" w:rsidP="00D86B03">
      <w:pPr>
        <w:numPr>
          <w:ilvl w:val="0"/>
          <w:numId w:val="41"/>
        </w:numPr>
        <w:spacing w:after="22"/>
        <w:ind w:hanging="379"/>
        <w:rPr>
          <w:del w:id="885" w:author="Walter Moore" w:date="2019-01-04T15:00:00Z"/>
          <w:rFonts w:asciiTheme="minorHAnsi" w:hAnsiTheme="minorHAnsi" w:cstheme="minorHAnsi"/>
          <w:sz w:val="24"/>
          <w:szCs w:val="24"/>
        </w:rPr>
      </w:pPr>
      <w:del w:id="886" w:author="Walter Moore" w:date="2019-01-04T15:00:00Z">
        <w:r w:rsidRPr="00841AB1" w:rsidDel="005C4B49">
          <w:rPr>
            <w:rFonts w:asciiTheme="minorHAnsi" w:hAnsiTheme="minorHAnsi" w:cstheme="minorHAnsi"/>
            <w:sz w:val="24"/>
            <w:szCs w:val="24"/>
          </w:rPr>
          <w:delText xml:space="preserve">In light of the fact that the writer of the book of James was Jesus’ half-brother, what is the significance of his words in James 1:21-25? (A clue is found in Matthew 12:46-50; Luke 8:1-21.) </w:delText>
        </w:r>
      </w:del>
    </w:p>
    <w:p w14:paraId="04E91F49" w14:textId="77777777" w:rsidR="009D0974" w:rsidRPr="00841AB1" w:rsidDel="005C4B49" w:rsidRDefault="009D0974" w:rsidP="00D86B03">
      <w:pPr>
        <w:spacing w:after="0" w:line="259" w:lineRule="auto"/>
        <w:ind w:left="0" w:firstLine="0"/>
        <w:jc w:val="left"/>
        <w:rPr>
          <w:del w:id="887" w:author="Walter Moore" w:date="2019-01-04T15:00:00Z"/>
          <w:rFonts w:asciiTheme="minorHAnsi" w:hAnsiTheme="minorHAnsi" w:cstheme="minorHAnsi"/>
          <w:sz w:val="24"/>
          <w:szCs w:val="24"/>
        </w:rPr>
      </w:pPr>
      <w:del w:id="888" w:author="Walter Moore" w:date="2019-01-04T15:00:00Z">
        <w:r w:rsidRPr="00841AB1" w:rsidDel="005C4B49">
          <w:rPr>
            <w:rFonts w:asciiTheme="minorHAnsi" w:hAnsiTheme="minorHAnsi" w:cstheme="minorHAnsi"/>
            <w:sz w:val="24"/>
            <w:szCs w:val="24"/>
          </w:rPr>
          <w:delText xml:space="preserve"> </w:delText>
        </w:r>
      </w:del>
    </w:p>
    <w:p w14:paraId="7E61DD53" w14:textId="77777777" w:rsidR="009D0974" w:rsidRPr="00841AB1" w:rsidDel="005C4B49" w:rsidRDefault="009D0974">
      <w:pPr>
        <w:spacing w:after="0" w:line="259" w:lineRule="auto"/>
        <w:ind w:left="0" w:firstLine="0"/>
        <w:jc w:val="left"/>
        <w:rPr>
          <w:del w:id="889" w:author="Walter Moore" w:date="2019-01-04T15:00:00Z"/>
          <w:rFonts w:asciiTheme="minorHAnsi" w:hAnsiTheme="minorHAnsi" w:cstheme="minorHAnsi"/>
          <w:sz w:val="24"/>
          <w:szCs w:val="24"/>
        </w:rPr>
        <w:pPrChange w:id="890" w:author="virginia porter" w:date="2018-11-28T13:29:00Z">
          <w:pPr>
            <w:spacing w:after="67" w:line="259" w:lineRule="auto"/>
            <w:ind w:left="597" w:firstLine="0"/>
            <w:jc w:val="left"/>
          </w:pPr>
        </w:pPrChange>
      </w:pPr>
      <w:del w:id="891" w:author="Walter Moore" w:date="2019-01-04T15:00:00Z">
        <w:r w:rsidRPr="00841AB1" w:rsidDel="005C4B49">
          <w:rPr>
            <w:rFonts w:asciiTheme="minorHAnsi" w:hAnsiTheme="minorHAnsi" w:cstheme="minorHAnsi"/>
            <w:noProof/>
            <w:sz w:val="24"/>
            <w:szCs w:val="24"/>
          </w:rPr>
          <mc:AlternateContent>
            <mc:Choice Requires="wpg">
              <w:drawing>
                <wp:inline distT="0" distB="0" distL="0" distR="0" wp14:anchorId="540E1D6A" wp14:editId="3C8B44BF">
                  <wp:extent cx="5600701" cy="9487"/>
                  <wp:effectExtent l="0" t="0" r="0" b="0"/>
                  <wp:docPr id="152926" name="Group 152926"/>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0" name="Shape 8910"/>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65769477" id="Group 152926"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DyU1xyXwIAAMsFAAAOAAAAAAAAAAAAAAAAAC4CAABkcnMvZTJvRG9jLnht&#10;bFBLAQItABQABgAIAAAAIQBM3kqb2gAAAAMBAAAPAAAAAAAAAAAAAAAAALkEAABkcnMvZG93bnJl&#10;di54bWxQSwUGAAAAAAQABADzAAAAwAUAAAAA&#10;">
                  <v:shape id="Shape 8910"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" path="m,l5600701,e" filled="f" strokecolor="#211e1f" strokeweight=".26353mm">
                    <v:path arrowok="t" textboxrect="0,0,5600701,0"/>
                  </v:shape>
                  <w10:anchorlock/>
                </v:group>
              </w:pict>
            </mc:Fallback>
          </mc:AlternateContent>
        </w:r>
      </w:del>
    </w:p>
    <w:p w14:paraId="0B74C6FF" w14:textId="77777777" w:rsidR="009D0974" w:rsidRPr="00841AB1" w:rsidDel="005C4B49" w:rsidRDefault="009D0974" w:rsidP="00D86B03">
      <w:pPr>
        <w:spacing w:after="0" w:line="259" w:lineRule="auto"/>
        <w:ind w:left="0" w:firstLine="0"/>
        <w:jc w:val="left"/>
        <w:rPr>
          <w:del w:id="892" w:author="Walter Moore" w:date="2019-01-04T15:00:00Z"/>
          <w:rFonts w:asciiTheme="minorHAnsi" w:hAnsiTheme="minorHAnsi" w:cstheme="minorHAnsi"/>
          <w:sz w:val="24"/>
          <w:szCs w:val="24"/>
        </w:rPr>
      </w:pPr>
      <w:del w:id="893" w:author="Walter Moore" w:date="2019-01-04T15:00:00Z">
        <w:r w:rsidRPr="00841AB1" w:rsidDel="005C4B49">
          <w:rPr>
            <w:rFonts w:asciiTheme="minorHAnsi" w:hAnsiTheme="minorHAnsi" w:cstheme="minorHAnsi"/>
            <w:sz w:val="24"/>
            <w:szCs w:val="24"/>
          </w:rPr>
          <w:delText xml:space="preserve"> </w:delText>
        </w:r>
      </w:del>
    </w:p>
    <w:p w14:paraId="1A02D245" w14:textId="77777777" w:rsidR="009D0974" w:rsidRPr="00841AB1" w:rsidDel="005C4B49" w:rsidRDefault="009D0974">
      <w:pPr>
        <w:spacing w:after="0" w:line="259" w:lineRule="auto"/>
        <w:ind w:left="0" w:firstLine="0"/>
        <w:jc w:val="left"/>
        <w:rPr>
          <w:del w:id="894" w:author="Walter Moore" w:date="2019-01-04T15:00:00Z"/>
          <w:rFonts w:asciiTheme="minorHAnsi" w:hAnsiTheme="minorHAnsi" w:cstheme="minorHAnsi"/>
          <w:sz w:val="24"/>
          <w:szCs w:val="24"/>
        </w:rPr>
        <w:pPrChange w:id="895" w:author="virginia porter" w:date="2018-11-28T13:29:00Z">
          <w:pPr>
            <w:spacing w:after="184" w:line="259" w:lineRule="auto"/>
            <w:ind w:left="597" w:firstLine="0"/>
            <w:jc w:val="left"/>
          </w:pPr>
        </w:pPrChange>
      </w:pPr>
      <w:del w:id="896" w:author="Walter Moore" w:date="2019-01-04T15:00:00Z">
        <w:r w:rsidRPr="00841AB1" w:rsidDel="005C4B49">
          <w:rPr>
            <w:rFonts w:asciiTheme="minorHAnsi" w:hAnsiTheme="minorHAnsi" w:cstheme="minorHAnsi"/>
            <w:noProof/>
            <w:sz w:val="24"/>
            <w:szCs w:val="24"/>
          </w:rPr>
          <mc:AlternateContent>
            <mc:Choice Requires="wpg">
              <w:drawing>
                <wp:inline distT="0" distB="0" distL="0" distR="0" wp14:anchorId="45D93A0A" wp14:editId="399465A1">
                  <wp:extent cx="5600701" cy="9487"/>
                  <wp:effectExtent l="0" t="0" r="0" b="0"/>
                  <wp:docPr id="152927" name="Group 152927"/>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1" name="Shape 8911"/>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93B6C8D" id="Group 152927"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hTunXwIAAMsFAAAOAAAAAAAAAAAAAAAAAC4CAABkcnMvZTJvRG9jLnht&#10;bFBLAQItABQABgAIAAAAIQBM3kqb2gAAAAMBAAAPAAAAAAAAAAAAAAAAALkEAABkcnMvZG93bnJl&#10;di54bWxQSwUGAAAAAAQABADzAAAAwAUAAAAA&#10;">
                  <v:shape id="Shape 8911"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" path="m,l5600701,e" filled="f" strokecolor="#211e1f" strokeweight=".26353mm">
                    <v:path arrowok="t" textboxrect="0,0,5600701,0"/>
                  </v:shape>
                  <w10:anchorlock/>
                </v:group>
              </w:pict>
            </mc:Fallback>
          </mc:AlternateContent>
        </w:r>
      </w:del>
    </w:p>
    <w:p w14:paraId="79496C4B" w14:textId="77777777" w:rsidR="009D0974" w:rsidRPr="00841AB1" w:rsidDel="005C4B49" w:rsidRDefault="009D0974" w:rsidP="00D86B03">
      <w:pPr>
        <w:numPr>
          <w:ilvl w:val="0"/>
          <w:numId w:val="41"/>
        </w:numPr>
        <w:spacing w:after="0" w:line="342" w:lineRule="auto"/>
        <w:ind w:hanging="379"/>
        <w:rPr>
          <w:del w:id="897" w:author="Walter Moore" w:date="2019-01-04T15:00:00Z"/>
          <w:rFonts w:asciiTheme="minorHAnsi" w:hAnsiTheme="minorHAnsi" w:cstheme="minorHAnsi"/>
          <w:sz w:val="24"/>
          <w:szCs w:val="24"/>
        </w:rPr>
      </w:pPr>
      <w:del w:id="898" w:author="Walter Moore" w:date="2019-01-04T15:00:00Z">
        <w:r w:rsidRPr="00841AB1" w:rsidDel="005C4B49">
          <w:rPr>
            <w:rFonts w:asciiTheme="minorHAnsi" w:hAnsiTheme="minorHAnsi" w:cstheme="minorHAnsi"/>
            <w:sz w:val="24"/>
            <w:szCs w:val="24"/>
          </w:rPr>
          <w:delText xml:space="preserve">Estimate the amount of time you have spent in church “hearing” the Bible taught. How much of the Word of God have you been entrusted with? </w:delText>
        </w:r>
        <w:r w:rsidRPr="00841AB1" w:rsidDel="005C4B49">
          <w:rPr>
            <w:rFonts w:asciiTheme="minorHAnsi" w:eastAsia="Times New Roman" w:hAnsiTheme="minorHAnsi" w:cstheme="minorHAnsi"/>
            <w:sz w:val="24"/>
            <w:szCs w:val="24"/>
            <w:u w:val="single" w:color="211E1F"/>
          </w:rPr>
          <w:delText xml:space="preserve">  </w:delText>
        </w:r>
        <w:r w:rsidRPr="00841AB1" w:rsidDel="005C4B49">
          <w:rPr>
            <w:rFonts w:asciiTheme="minorHAnsi" w:eastAsia="Times New Roman" w:hAnsiTheme="minorHAnsi" w:cstheme="minorHAnsi"/>
            <w:sz w:val="24"/>
            <w:szCs w:val="24"/>
            <w:u w:val="single" w:color="211E1F"/>
          </w:rPr>
          <w:tab/>
        </w:r>
        <w:r w:rsidRPr="00841AB1" w:rsidDel="005C4B49">
          <w:rPr>
            <w:rFonts w:asciiTheme="minorHAnsi" w:eastAsia="Times New Roman" w:hAnsiTheme="minorHAnsi" w:cstheme="minorHAnsi"/>
            <w:sz w:val="24"/>
            <w:szCs w:val="24"/>
          </w:rPr>
          <w:delText xml:space="preserve"> </w:delText>
        </w:r>
      </w:del>
    </w:p>
    <w:p w14:paraId="10CC612D" w14:textId="77777777" w:rsidR="009D0974" w:rsidRPr="00841AB1" w:rsidDel="005C4B49" w:rsidRDefault="009D0974" w:rsidP="00D86B03">
      <w:pPr>
        <w:spacing w:after="0" w:line="259" w:lineRule="auto"/>
        <w:ind w:left="0" w:firstLine="0"/>
        <w:jc w:val="left"/>
        <w:rPr>
          <w:del w:id="899" w:author="Walter Moore" w:date="2019-01-04T15:00:00Z"/>
          <w:rFonts w:asciiTheme="minorHAnsi" w:hAnsiTheme="minorHAnsi" w:cstheme="minorHAnsi"/>
          <w:sz w:val="24"/>
          <w:szCs w:val="24"/>
        </w:rPr>
      </w:pPr>
      <w:del w:id="900" w:author="Walter Moore" w:date="2019-01-04T15:00:00Z">
        <w:r w:rsidRPr="00841AB1" w:rsidDel="005C4B49">
          <w:rPr>
            <w:rFonts w:asciiTheme="minorHAnsi" w:eastAsia="Times New Roman" w:hAnsiTheme="minorHAnsi" w:cstheme="minorHAnsi"/>
            <w:sz w:val="24"/>
            <w:szCs w:val="24"/>
          </w:rPr>
          <w:delText xml:space="preserve"> </w:delText>
        </w:r>
      </w:del>
    </w:p>
    <w:p w14:paraId="0BB8AC6E" w14:textId="77777777" w:rsidR="009D0974" w:rsidRPr="00841AB1" w:rsidDel="005C4B49" w:rsidRDefault="009D0974">
      <w:pPr>
        <w:spacing w:after="0" w:line="259" w:lineRule="auto"/>
        <w:ind w:left="0" w:firstLine="0"/>
        <w:jc w:val="left"/>
        <w:rPr>
          <w:del w:id="901" w:author="Walter Moore" w:date="2019-01-04T15:00:00Z"/>
          <w:rFonts w:asciiTheme="minorHAnsi" w:hAnsiTheme="minorHAnsi" w:cstheme="minorHAnsi"/>
          <w:sz w:val="24"/>
          <w:szCs w:val="24"/>
        </w:rPr>
        <w:pPrChange w:id="902" w:author="virginia porter" w:date="2018-11-28T13:29:00Z">
          <w:pPr>
            <w:spacing w:after="182" w:line="259" w:lineRule="auto"/>
            <w:ind w:left="597" w:firstLine="0"/>
            <w:jc w:val="left"/>
          </w:pPr>
        </w:pPrChange>
      </w:pPr>
      <w:del w:id="903" w:author="Walter Moore" w:date="2019-01-04T15:00:00Z">
        <w:r w:rsidRPr="00841AB1" w:rsidDel="005C4B49">
          <w:rPr>
            <w:rFonts w:asciiTheme="minorHAnsi" w:hAnsiTheme="minorHAnsi" w:cstheme="minorHAnsi"/>
            <w:noProof/>
            <w:sz w:val="24"/>
            <w:szCs w:val="24"/>
          </w:rPr>
          <mc:AlternateContent>
            <mc:Choice Requires="wpg">
              <w:drawing>
                <wp:inline distT="0" distB="0" distL="0" distR="0" wp14:anchorId="0D0B9CB8" wp14:editId="11880069">
                  <wp:extent cx="5600701" cy="9487"/>
                  <wp:effectExtent l="0" t="0" r="0" b="0"/>
                  <wp:docPr id="152928" name="Group 152928"/>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2" name="Shape 8912"/>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9AEBF19" id="Group 152928"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PinAvpeAgAAywUAAA4AAAAAAAAAAAAAAAAALgIAAGRycy9lMm9Eb2MueG1s&#10;UEsBAi0AFAAGAAgAAAAhAEzeSpvaAAAAAwEAAA8AAAAAAAAAAAAAAAAAuAQAAGRycy9kb3ducmV2&#10;LnhtbFBLBQYAAAAABAAEAPMAAAC/BQAAAAA=&#10;">
                  <v:shape id="Shape 8912"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" path="m,l5600701,e" filled="f" strokecolor="#211e1f" strokeweight=".26353mm">
                    <v:path arrowok="t" textboxrect="0,0,5600701,0"/>
                  </v:shape>
                  <w10:anchorlock/>
                </v:group>
              </w:pict>
            </mc:Fallback>
          </mc:AlternateContent>
        </w:r>
      </w:del>
    </w:p>
    <w:p w14:paraId="46BBAA76" w14:textId="77777777" w:rsidR="009D0974" w:rsidRPr="00841AB1" w:rsidDel="005C4B49" w:rsidRDefault="009D0974" w:rsidP="00D86B03">
      <w:pPr>
        <w:numPr>
          <w:ilvl w:val="0"/>
          <w:numId w:val="41"/>
        </w:numPr>
        <w:spacing w:after="0"/>
        <w:ind w:hanging="379"/>
        <w:rPr>
          <w:del w:id="904" w:author="Walter Moore" w:date="2019-01-04T15:00:00Z"/>
          <w:rFonts w:asciiTheme="minorHAnsi" w:hAnsiTheme="minorHAnsi" w:cstheme="minorHAnsi"/>
          <w:sz w:val="24"/>
          <w:szCs w:val="24"/>
        </w:rPr>
      </w:pPr>
      <w:del w:id="905" w:author="Walter Moore" w:date="2019-01-04T15:00:00Z">
        <w:r w:rsidRPr="00841AB1" w:rsidDel="005C4B49">
          <w:rPr>
            <w:rFonts w:asciiTheme="minorHAnsi" w:hAnsiTheme="minorHAnsi" w:cstheme="minorHAnsi"/>
            <w:sz w:val="24"/>
            <w:szCs w:val="24"/>
          </w:rPr>
          <w:delText>What are you doing with all the Truth you have been given?</w:delText>
        </w:r>
        <w:r w:rsidRPr="00841AB1" w:rsidDel="005C4B49">
          <w:rPr>
            <w:rFonts w:asciiTheme="minorHAnsi" w:hAnsiTheme="minorHAnsi" w:cstheme="minorHAnsi"/>
            <w:sz w:val="24"/>
            <w:szCs w:val="24"/>
            <w:u w:val="single" w:color="211E1F"/>
          </w:rPr>
          <w:delText xml:space="preserve"> </w:delText>
        </w:r>
        <w:r w:rsidRPr="00841AB1" w:rsidDel="005C4B49">
          <w:rPr>
            <w:rFonts w:asciiTheme="minorHAnsi" w:eastAsia="Times New Roman" w:hAnsiTheme="minorHAnsi" w:cstheme="minorHAnsi"/>
            <w:sz w:val="24"/>
            <w:szCs w:val="24"/>
            <w:u w:val="single" w:color="211E1F"/>
          </w:rPr>
          <w:delText xml:space="preserve">  </w:delText>
        </w:r>
        <w:r w:rsidRPr="00841AB1" w:rsidDel="005C4B49">
          <w:rPr>
            <w:rFonts w:asciiTheme="minorHAnsi" w:eastAsia="Times New Roman" w:hAnsiTheme="minorHAnsi" w:cstheme="minorHAnsi"/>
            <w:sz w:val="24"/>
            <w:szCs w:val="24"/>
            <w:u w:val="single" w:color="211E1F"/>
          </w:rPr>
          <w:tab/>
        </w:r>
        <w:r w:rsidRPr="00841AB1" w:rsidDel="005C4B49">
          <w:rPr>
            <w:rFonts w:asciiTheme="minorHAnsi" w:eastAsia="Times New Roman" w:hAnsiTheme="minorHAnsi" w:cstheme="minorHAnsi"/>
            <w:sz w:val="24"/>
            <w:szCs w:val="24"/>
          </w:rPr>
          <w:delText xml:space="preserve"> </w:delText>
        </w:r>
      </w:del>
    </w:p>
    <w:p w14:paraId="28875B0B" w14:textId="77777777" w:rsidR="009D0974" w:rsidRPr="00841AB1" w:rsidDel="005C4B49" w:rsidRDefault="009D0974" w:rsidP="00D86B03">
      <w:pPr>
        <w:spacing w:after="0" w:line="259" w:lineRule="auto"/>
        <w:ind w:left="0" w:firstLine="0"/>
        <w:jc w:val="left"/>
        <w:rPr>
          <w:del w:id="906" w:author="Walter Moore" w:date="2019-01-04T15:00:00Z"/>
          <w:rFonts w:asciiTheme="minorHAnsi" w:hAnsiTheme="minorHAnsi" w:cstheme="minorHAnsi"/>
          <w:sz w:val="24"/>
          <w:szCs w:val="24"/>
        </w:rPr>
      </w:pPr>
      <w:del w:id="907" w:author="Walter Moore" w:date="2019-01-04T15:00:00Z">
        <w:r w:rsidRPr="00841AB1" w:rsidDel="005C4B49">
          <w:rPr>
            <w:rFonts w:asciiTheme="minorHAnsi" w:eastAsia="Times New Roman" w:hAnsiTheme="minorHAnsi" w:cstheme="minorHAnsi"/>
            <w:sz w:val="24"/>
            <w:szCs w:val="24"/>
          </w:rPr>
          <w:delText xml:space="preserve"> </w:delText>
        </w:r>
      </w:del>
    </w:p>
    <w:p w14:paraId="6BBC773B" w14:textId="77777777" w:rsidR="009D0974" w:rsidRPr="00841AB1" w:rsidDel="005C4B49" w:rsidRDefault="009D0974" w:rsidP="00D86B03">
      <w:pPr>
        <w:spacing w:after="0" w:line="259" w:lineRule="auto"/>
        <w:ind w:left="0" w:firstLine="0"/>
        <w:jc w:val="left"/>
        <w:rPr>
          <w:del w:id="908" w:author="Walter Moore" w:date="2019-01-04T15:00:00Z"/>
          <w:rFonts w:asciiTheme="minorHAnsi" w:hAnsiTheme="minorHAnsi" w:cstheme="minorHAnsi"/>
          <w:sz w:val="24"/>
          <w:szCs w:val="24"/>
        </w:rPr>
      </w:pPr>
      <w:del w:id="909" w:author="Walter Moore" w:date="2019-01-04T15:00:00Z">
        <w:r w:rsidRPr="00841AB1" w:rsidDel="005C4B49">
          <w:rPr>
            <w:rFonts w:asciiTheme="minorHAnsi" w:eastAsia="Times New Roman" w:hAnsiTheme="minorHAnsi" w:cstheme="minorHAnsi"/>
            <w:sz w:val="24"/>
            <w:szCs w:val="24"/>
          </w:rPr>
          <w:delText xml:space="preserve"> </w:delText>
        </w:r>
      </w:del>
    </w:p>
    <w:p w14:paraId="38370227" w14:textId="77777777" w:rsidR="009D0974" w:rsidRPr="00841AB1" w:rsidDel="005C4B49" w:rsidRDefault="009D0974">
      <w:pPr>
        <w:spacing w:after="0" w:line="259" w:lineRule="auto"/>
        <w:ind w:left="0" w:firstLine="0"/>
        <w:jc w:val="left"/>
        <w:rPr>
          <w:del w:id="910" w:author="Walter Moore" w:date="2019-01-04T15:00:00Z"/>
          <w:rFonts w:asciiTheme="minorHAnsi" w:hAnsiTheme="minorHAnsi" w:cstheme="minorHAnsi"/>
          <w:sz w:val="24"/>
          <w:szCs w:val="24"/>
        </w:rPr>
        <w:pPrChange w:id="911" w:author="virginia porter" w:date="2018-11-28T13:29:00Z">
          <w:pPr>
            <w:spacing w:after="196" w:line="259" w:lineRule="auto"/>
            <w:ind w:left="597" w:firstLine="0"/>
            <w:jc w:val="left"/>
          </w:pPr>
        </w:pPrChange>
      </w:pPr>
      <w:del w:id="912" w:author="Walter Moore" w:date="2019-01-04T15:00:00Z">
        <w:r w:rsidRPr="00841AB1" w:rsidDel="005C4B49">
          <w:rPr>
            <w:rFonts w:asciiTheme="minorHAnsi" w:hAnsiTheme="minorHAnsi" w:cstheme="minorHAnsi"/>
            <w:noProof/>
            <w:sz w:val="24"/>
            <w:szCs w:val="24"/>
            <w:rPrChange w:id="913" w:author="Unknown">
              <w:rPr>
                <w:noProof/>
              </w:rPr>
            </w:rPrChange>
          </w:rPr>
          <mc:AlternateContent>
            <mc:Choice Requires="wpg">
              <w:drawing>
                <wp:inline distT="0" distB="0" distL="0" distR="0" wp14:anchorId="29846D26" wp14:editId="585C1CB3">
                  <wp:extent cx="5600701" cy="9487"/>
                  <wp:effectExtent l="0" t="0" r="0" b="0"/>
                  <wp:docPr id="152929" name="Group 152929"/>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3" name="Shape 8913"/>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1492A25F" id="Group 152929"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B0cWUvXwIAAMsFAAAOAAAAAAAAAAAAAAAAAC4CAABkcnMvZTJvRG9jLnht&#10;bFBLAQItABQABgAIAAAAIQBM3kqb2gAAAAMBAAAPAAAAAAAAAAAAAAAAALkEAABkcnMvZG93bnJl&#10;di54bWxQSwUGAAAAAAQABADzAAAAwAUAAAAA&#10;">
                  <v:shape id="Shape 8913"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" path="m,l5600701,e" filled="f" strokecolor="#211e1f" strokeweight=".26353mm">
                    <v:path arrowok="t" textboxrect="0,0,5600701,0"/>
                  </v:shape>
                  <w10:anchorlock/>
                </v:group>
              </w:pict>
            </mc:Fallback>
          </mc:AlternateContent>
        </w:r>
      </w:del>
    </w:p>
    <w:p w14:paraId="315A656A" w14:textId="77777777" w:rsidR="009D0974" w:rsidRPr="00841AB1" w:rsidDel="005C4B49" w:rsidRDefault="009D0974">
      <w:pPr>
        <w:spacing w:after="0" w:line="259" w:lineRule="auto"/>
        <w:ind w:left="0" w:firstLine="0"/>
        <w:jc w:val="left"/>
        <w:rPr>
          <w:del w:id="914" w:author="Walter Moore" w:date="2019-01-04T15:00:00Z"/>
          <w:rFonts w:asciiTheme="minorHAnsi" w:hAnsiTheme="minorHAnsi" w:cstheme="minorHAnsi"/>
          <w:sz w:val="24"/>
          <w:szCs w:val="24"/>
        </w:rPr>
        <w:pPrChange w:id="915" w:author="virginia porter" w:date="2018-11-28T13:29:00Z">
          <w:pPr>
            <w:numPr>
              <w:numId w:val="41"/>
            </w:numPr>
            <w:ind w:left="520" w:right="288" w:hanging="379"/>
          </w:pPr>
        </w:pPrChange>
      </w:pPr>
      <w:del w:id="916" w:author="Walter Moore" w:date="2019-01-04T15:00:00Z">
        <w:r w:rsidRPr="00841AB1" w:rsidDel="005C4B49">
          <w:rPr>
            <w:rFonts w:asciiTheme="minorHAnsi" w:hAnsiTheme="minorHAnsi" w:cstheme="minorHAnsi"/>
            <w:sz w:val="24"/>
            <w:szCs w:val="24"/>
          </w:rPr>
          <w:delText xml:space="preserve">In Matthew 13:34-36, Jesus referenced Psalm 78:1-8. What are the first words of the Psalm? </w:delText>
        </w:r>
      </w:del>
    </w:p>
    <w:p w14:paraId="73F165C7" w14:textId="77777777" w:rsidR="009D0974" w:rsidRPr="00841AB1" w:rsidDel="005C4B49" w:rsidRDefault="009D0974" w:rsidP="00D86B03">
      <w:pPr>
        <w:tabs>
          <w:tab w:val="center" w:pos="3642"/>
          <w:tab w:val="center" w:pos="9417"/>
        </w:tabs>
        <w:spacing w:after="50" w:line="265" w:lineRule="auto"/>
        <w:ind w:left="0" w:firstLine="0"/>
        <w:jc w:val="left"/>
        <w:rPr>
          <w:del w:id="917" w:author="Walter Moore" w:date="2019-01-04T15:00:00Z"/>
          <w:rFonts w:asciiTheme="minorHAnsi" w:hAnsiTheme="minorHAnsi" w:cstheme="minorHAnsi"/>
          <w:sz w:val="24"/>
          <w:szCs w:val="24"/>
        </w:rPr>
      </w:pPr>
      <w:del w:id="918" w:author="Walter Moore" w:date="2019-01-04T15:00:00Z">
        <w:r w:rsidRPr="00841AB1" w:rsidDel="005C4B49">
          <w:rPr>
            <w:rFonts w:asciiTheme="minorHAnsi" w:hAnsiTheme="minorHAnsi" w:cstheme="minorHAnsi"/>
            <w:sz w:val="24"/>
            <w:szCs w:val="24"/>
          </w:rPr>
          <w:tab/>
          <w:delText xml:space="preserve">What are God’s people supposed to do with what they have </w:delText>
        </w:r>
        <w:r w:rsidRPr="00841AB1" w:rsidDel="005C4B49">
          <w:rPr>
            <w:rFonts w:asciiTheme="minorHAnsi" w:hAnsiTheme="minorHAnsi" w:cstheme="minorHAnsi"/>
            <w:i/>
            <w:sz w:val="24"/>
            <w:szCs w:val="24"/>
          </w:rPr>
          <w:delText>heard</w:delText>
        </w:r>
        <w:r w:rsidRPr="00841AB1" w:rsidDel="005C4B49">
          <w:rPr>
            <w:rFonts w:asciiTheme="minorHAnsi" w:hAnsiTheme="minorHAnsi" w:cstheme="minorHAnsi"/>
            <w:sz w:val="24"/>
            <w:szCs w:val="24"/>
          </w:rPr>
          <w:delText xml:space="preserve">?  </w:delText>
        </w:r>
        <w:r w:rsidRPr="00841AB1" w:rsidDel="005C4B49">
          <w:rPr>
            <w:rFonts w:asciiTheme="minorHAnsi" w:eastAsia="Times New Roman" w:hAnsiTheme="minorHAnsi" w:cstheme="minorHAnsi"/>
            <w:sz w:val="24"/>
            <w:szCs w:val="24"/>
            <w:u w:val="single" w:color="211E1F"/>
          </w:rPr>
          <w:delText xml:space="preserve">  </w:delText>
        </w:r>
        <w:r w:rsidRPr="00841AB1" w:rsidDel="005C4B49">
          <w:rPr>
            <w:rFonts w:asciiTheme="minorHAnsi" w:eastAsia="Times New Roman" w:hAnsiTheme="minorHAnsi" w:cstheme="minorHAnsi"/>
            <w:sz w:val="24"/>
            <w:szCs w:val="24"/>
            <w:u w:val="single" w:color="211E1F"/>
          </w:rPr>
          <w:tab/>
        </w:r>
        <w:r w:rsidRPr="00841AB1" w:rsidDel="005C4B49">
          <w:rPr>
            <w:rFonts w:asciiTheme="minorHAnsi" w:eastAsia="Times New Roman" w:hAnsiTheme="minorHAnsi" w:cstheme="minorHAnsi"/>
            <w:sz w:val="24"/>
            <w:szCs w:val="24"/>
          </w:rPr>
          <w:delText xml:space="preserve"> </w:delText>
        </w:r>
      </w:del>
    </w:p>
    <w:p w14:paraId="0EDA6E12" w14:textId="77777777" w:rsidR="009D0974" w:rsidRPr="00841AB1" w:rsidDel="005C4B49" w:rsidRDefault="009D0974" w:rsidP="00D86B03">
      <w:pPr>
        <w:spacing w:after="72" w:line="259" w:lineRule="auto"/>
        <w:ind w:left="0" w:firstLine="0"/>
        <w:jc w:val="left"/>
        <w:rPr>
          <w:del w:id="919" w:author="Walter Moore" w:date="2019-01-04T15:00:00Z"/>
          <w:rFonts w:asciiTheme="minorHAnsi" w:hAnsiTheme="minorHAnsi" w:cstheme="minorHAnsi"/>
          <w:sz w:val="24"/>
          <w:szCs w:val="24"/>
        </w:rPr>
      </w:pPr>
      <w:del w:id="920" w:author="Walter Moore" w:date="2019-01-04T15:00:00Z">
        <w:r w:rsidRPr="00841AB1" w:rsidDel="005C4B49">
          <w:rPr>
            <w:rFonts w:asciiTheme="minorHAnsi" w:eastAsia="Times New Roman" w:hAnsiTheme="minorHAnsi" w:cstheme="minorHAnsi"/>
            <w:sz w:val="24"/>
            <w:szCs w:val="24"/>
          </w:rPr>
          <w:delText xml:space="preserve"> </w:delText>
        </w:r>
      </w:del>
    </w:p>
    <w:p w14:paraId="6CBD55DE" w14:textId="77777777" w:rsidR="009D0974" w:rsidRPr="00841AB1" w:rsidDel="005C4B49" w:rsidRDefault="009D0974">
      <w:pPr>
        <w:spacing w:after="72" w:line="259" w:lineRule="auto"/>
        <w:ind w:left="0" w:firstLine="0"/>
        <w:jc w:val="left"/>
        <w:rPr>
          <w:del w:id="921" w:author="Walter Moore" w:date="2019-01-04T15:00:00Z"/>
          <w:rFonts w:asciiTheme="minorHAnsi" w:hAnsiTheme="minorHAnsi" w:cstheme="minorHAnsi"/>
          <w:sz w:val="24"/>
          <w:szCs w:val="24"/>
        </w:rPr>
        <w:pPrChange w:id="922" w:author="virginia porter" w:date="2018-11-28T13:28:00Z">
          <w:pPr>
            <w:tabs>
              <w:tab w:val="center" w:pos="5007"/>
            </w:tabs>
            <w:spacing w:after="0" w:line="259" w:lineRule="auto"/>
            <w:ind w:left="0" w:firstLine="0"/>
            <w:jc w:val="left"/>
          </w:pPr>
        </w:pPrChange>
      </w:pPr>
      <w:del w:id="923" w:author="Walter Moore" w:date="2019-01-04T15:00:00Z">
        <w:r w:rsidRPr="00841AB1" w:rsidDel="005C4B49">
          <w:rPr>
            <w:rFonts w:asciiTheme="minorHAnsi" w:eastAsia="Times New Roman" w:hAnsiTheme="minorHAnsi" w:cstheme="minorHAnsi"/>
            <w:sz w:val="24"/>
            <w:szCs w:val="24"/>
          </w:rPr>
          <w:delText xml:space="preserve"> </w:delText>
        </w:r>
        <w:r w:rsidRPr="00841AB1" w:rsidDel="005C4B49">
          <w:rPr>
            <w:rFonts w:asciiTheme="minorHAnsi" w:eastAsia="Times New Roman" w:hAnsiTheme="minorHAnsi" w:cstheme="minorHAnsi"/>
            <w:sz w:val="24"/>
            <w:szCs w:val="24"/>
          </w:rPr>
          <w:tab/>
        </w:r>
        <w:r w:rsidRPr="00841AB1" w:rsidDel="005C4B49">
          <w:rPr>
            <w:rFonts w:asciiTheme="minorHAnsi" w:hAnsiTheme="minorHAnsi" w:cstheme="minorHAnsi"/>
            <w:noProof/>
            <w:sz w:val="24"/>
            <w:szCs w:val="24"/>
            <w:rPrChange w:id="924" w:author="Unknown">
              <w:rPr>
                <w:noProof/>
              </w:rPr>
            </w:rPrChange>
          </w:rPr>
          <mc:AlternateContent>
            <mc:Choice Requires="wpg">
              <w:drawing>
                <wp:inline distT="0" distB="0" distL="0" distR="0" wp14:anchorId="60C5ED52" wp14:editId="242E4B04">
                  <wp:extent cx="5600701" cy="9487"/>
                  <wp:effectExtent l="0" t="0" r="0" b="0"/>
                  <wp:docPr id="152930" name="Group 152930"/>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4" name="Shape 8914"/>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F200DC3" id="Group 152930"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Ev2MNheAgAAywUAAA4AAAAAAAAAAAAAAAAALgIAAGRycy9lMm9Eb2MueG1s&#10;UEsBAi0AFAAGAAgAAAAhAEzeSpvaAAAAAwEAAA8AAAAAAAAAAAAAAAAAuAQAAGRycy9kb3ducmV2&#10;LnhtbFBLBQYAAAAABAAEAPMAAAC/BQAAAAA=&#10;">
                  <v:shape id="Shape 8914"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" path="m,l5600701,e" filled="f" strokecolor="#211e1f" strokeweight=".26353mm">
                    <v:path arrowok="t" textboxrect="0,0,5600701,0"/>
                  </v:shape>
                  <w10:anchorlock/>
                </v:group>
              </w:pict>
            </mc:Fallback>
          </mc:AlternateContent>
        </w:r>
      </w:del>
    </w:p>
    <w:p w14:paraId="369421BB" w14:textId="77777777" w:rsidR="009D0974" w:rsidRPr="00841AB1" w:rsidDel="005C4B49" w:rsidRDefault="009D0974">
      <w:pPr>
        <w:spacing w:after="72" w:line="259" w:lineRule="auto"/>
        <w:ind w:left="0" w:firstLine="0"/>
        <w:jc w:val="left"/>
        <w:rPr>
          <w:del w:id="925" w:author="Walter Moore" w:date="2019-01-04T15:00:00Z"/>
          <w:rFonts w:asciiTheme="minorHAnsi" w:hAnsiTheme="minorHAnsi" w:cstheme="minorHAnsi"/>
          <w:sz w:val="24"/>
          <w:szCs w:val="24"/>
        </w:rPr>
        <w:pPrChange w:id="926" w:author="virginia porter" w:date="2018-11-28T13:29:00Z">
          <w:pPr>
            <w:spacing w:after="182" w:line="259" w:lineRule="auto"/>
            <w:ind w:left="597" w:firstLine="0"/>
            <w:jc w:val="left"/>
          </w:pPr>
        </w:pPrChange>
      </w:pPr>
      <w:del w:id="927" w:author="Walter Moore" w:date="2019-01-04T15:00:00Z">
        <w:r w:rsidRPr="00841AB1" w:rsidDel="005C4B49">
          <w:rPr>
            <w:rFonts w:asciiTheme="minorHAnsi" w:hAnsiTheme="minorHAnsi" w:cstheme="minorHAnsi"/>
            <w:noProof/>
            <w:sz w:val="24"/>
            <w:szCs w:val="24"/>
          </w:rPr>
          <mc:AlternateContent>
            <mc:Choice Requires="wpg">
              <w:drawing>
                <wp:inline distT="0" distB="0" distL="0" distR="0" wp14:anchorId="1F00A555" wp14:editId="76D36F4A">
                  <wp:extent cx="5600701" cy="9487"/>
                  <wp:effectExtent l="0" t="0" r="0" b="0"/>
                  <wp:docPr id="152931" name="Group 152931"/>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5" name="Shape 8915"/>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33FAD1A" id="Group 152931"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">
                  <v:shape id="Shape 8915"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" path="m,l5600701,e" filled="f" strokecolor="#211e1f" strokeweight=".26353mm">
                    <v:path arrowok="t" textboxrect="0,0,5600701,0"/>
                  </v:shape>
                  <w10:anchorlock/>
                </v:group>
              </w:pict>
            </mc:Fallback>
          </mc:AlternateContent>
        </w:r>
      </w:del>
    </w:p>
    <w:p w14:paraId="6BDED4FA" w14:textId="77777777" w:rsidR="009D0974" w:rsidRPr="00841AB1" w:rsidDel="005C4B49" w:rsidRDefault="009D0974" w:rsidP="00D86B03">
      <w:pPr>
        <w:numPr>
          <w:ilvl w:val="0"/>
          <w:numId w:val="41"/>
        </w:numPr>
        <w:spacing w:after="35" w:line="259" w:lineRule="auto"/>
        <w:ind w:hanging="379"/>
        <w:rPr>
          <w:del w:id="928" w:author="Walter Moore" w:date="2019-01-04T15:00:00Z"/>
          <w:rFonts w:asciiTheme="minorHAnsi" w:hAnsiTheme="minorHAnsi" w:cstheme="minorHAnsi"/>
          <w:sz w:val="24"/>
          <w:szCs w:val="24"/>
        </w:rPr>
      </w:pPr>
      <w:del w:id="929" w:author="Walter Moore" w:date="2019-01-04T15:00:00Z">
        <w:r w:rsidRPr="00841AB1" w:rsidDel="005C4B49">
          <w:rPr>
            <w:rFonts w:asciiTheme="minorHAnsi" w:hAnsiTheme="minorHAnsi" w:cstheme="minorHAnsi"/>
            <w:sz w:val="24"/>
            <w:szCs w:val="24"/>
          </w:rPr>
          <w:delText xml:space="preserve">Jesus ended the parable of the Sower with these words: “The righteous will shine like the sun….” Read Matthew 13:43 and compare to Daniel 12:3. Who are the “shiny ones” in the Kingdom? </w:delText>
        </w:r>
      </w:del>
    </w:p>
    <w:p w14:paraId="5E9D770D" w14:textId="77777777" w:rsidR="009D0974" w:rsidRPr="00841AB1" w:rsidDel="005C4B49" w:rsidRDefault="009D0974" w:rsidP="00D86B03">
      <w:pPr>
        <w:spacing w:after="0" w:line="259" w:lineRule="auto"/>
        <w:ind w:left="0" w:firstLine="0"/>
        <w:jc w:val="left"/>
        <w:rPr>
          <w:del w:id="930" w:author="Walter Moore" w:date="2019-01-04T15:00:00Z"/>
          <w:rFonts w:asciiTheme="minorHAnsi" w:hAnsiTheme="minorHAnsi" w:cstheme="minorHAnsi"/>
          <w:sz w:val="24"/>
          <w:szCs w:val="24"/>
        </w:rPr>
      </w:pPr>
      <w:del w:id="931" w:author="Walter Moore" w:date="2019-01-04T15:00:00Z">
        <w:r w:rsidRPr="00841AB1" w:rsidDel="005C4B49">
          <w:rPr>
            <w:rFonts w:asciiTheme="minorHAnsi" w:hAnsiTheme="minorHAnsi" w:cstheme="minorHAnsi"/>
            <w:sz w:val="24"/>
            <w:szCs w:val="24"/>
          </w:rPr>
          <w:delText xml:space="preserve"> </w:delText>
        </w:r>
      </w:del>
    </w:p>
    <w:p w14:paraId="59ED0DDB" w14:textId="77777777" w:rsidR="009D0974" w:rsidRPr="00841AB1" w:rsidDel="005C4B49" w:rsidRDefault="009D0974">
      <w:pPr>
        <w:pStyle w:val="Heading1"/>
        <w:ind w:left="0" w:firstLine="0"/>
        <w:jc w:val="left"/>
        <w:rPr>
          <w:del w:id="932" w:author="Walter Moore" w:date="2019-01-04T15:00:00Z"/>
          <w:rFonts w:asciiTheme="minorHAnsi" w:hAnsiTheme="minorHAnsi" w:cstheme="minorHAnsi"/>
          <w:szCs w:val="24"/>
        </w:rPr>
        <w:pPrChange w:id="933" w:author="virginia porter" w:date="2018-11-28T13:29:00Z">
          <w:pPr>
            <w:pStyle w:val="Heading1"/>
            <w:spacing w:after="128"/>
            <w:ind w:left="1649" w:right="1425"/>
            <w:jc w:val="left"/>
          </w:pPr>
        </w:pPrChange>
      </w:pPr>
      <w:del w:id="934" w:author="Walter Moore" w:date="2019-01-04T15:00:00Z">
        <w:r w:rsidRPr="00841AB1" w:rsidDel="005C4B49">
          <w:rPr>
            <w:rFonts w:asciiTheme="minorHAnsi" w:eastAsia="Times New Roman" w:hAnsiTheme="minorHAnsi" w:cstheme="minorHAnsi"/>
            <w:b w:val="0"/>
            <w:noProof/>
            <w:szCs w:val="24"/>
            <w:rPrChange w:id="935" w:author="Unknown">
              <w:rPr>
                <w:rFonts w:ascii="Times New Roman" w:eastAsia="Times New Roman" w:hAnsi="Times New Roman" w:cs="Times New Roman"/>
                <w:b w:val="0"/>
                <w:noProof/>
                <w:sz w:val="84"/>
              </w:rPr>
            </w:rPrChange>
          </w:rPr>
          <mc:AlternateContent>
            <mc:Choice Requires="wpg">
              <w:drawing>
                <wp:inline distT="0" distB="0" distL="0" distR="0" wp14:anchorId="286159AD" wp14:editId="39BA1BFD">
                  <wp:extent cx="5600701" cy="9487"/>
                  <wp:effectExtent l="0" t="0" r="0" b="0"/>
                  <wp:docPr id="152932" name="Group 152932"/>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6" name="Shape 8916"/>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4BBE6AF6" id="Group 152932"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ASXY6pXwIAAMsFAAAOAAAAAAAAAAAAAAAAAC4CAABkcnMvZTJvRG9jLnht&#10;bFBLAQItABQABgAIAAAAIQBM3kqb2gAAAAMBAAAPAAAAAAAAAAAAAAAAALkEAABkcnMvZG93bnJl&#10;di54bWxQSwUGAAAAAAQABADzAAAAwAUAAAAA&#10;">
                  <v:shape id="Shape 8916"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" path="m,l5600701,e" filled="f" strokecolor="#211e1f" strokeweight=".26353mm">
                    <v:path arrowok="t" textboxrect="0,0,5600701,0"/>
                  </v:shape>
                  <w10:anchorlock/>
                </v:group>
              </w:pict>
            </mc:Fallback>
          </mc:AlternateContent>
        </w:r>
      </w:del>
    </w:p>
    <w:p w14:paraId="7639661E" w14:textId="77777777" w:rsidR="009D0974" w:rsidRPr="00841AB1" w:rsidDel="005C4B49" w:rsidRDefault="009D0974">
      <w:pPr>
        <w:jc w:val="center"/>
        <w:rPr>
          <w:ins w:id="936" w:author="virginia porter" w:date="2018-11-07T14:48:00Z"/>
          <w:del w:id="937" w:author="Walter Moore" w:date="2019-01-04T15:00:00Z"/>
          <w:rFonts w:asciiTheme="minorHAnsi" w:hAnsiTheme="minorHAnsi" w:cstheme="minorHAnsi"/>
          <w:b/>
          <w:sz w:val="24"/>
          <w:szCs w:val="24"/>
          <w:rPrChange w:id="938" w:author="virginia porter" w:date="2018-11-27T22:51:00Z">
            <w:rPr>
              <w:ins w:id="939" w:author="virginia porter" w:date="2018-11-07T14:48:00Z"/>
              <w:del w:id="940" w:author="Walter Moore" w:date="2019-01-04T15:00:00Z"/>
            </w:rPr>
          </w:rPrChange>
        </w:rPr>
        <w:pPrChange w:id="941" w:author="virginia porter" w:date="2018-11-07T14:49:00Z">
          <w:pPr/>
        </w:pPrChange>
      </w:pPr>
      <w:ins w:id="942" w:author="virginia porter" w:date="2018-11-07T14:48:00Z">
        <w:del w:id="943" w:author="Walter Moore" w:date="2019-01-04T15:00:00Z">
          <w:r w:rsidRPr="00841AB1" w:rsidDel="005C4B49">
            <w:rPr>
              <w:rFonts w:asciiTheme="minorHAnsi" w:hAnsiTheme="minorHAnsi" w:cstheme="minorHAnsi"/>
              <w:b/>
              <w:sz w:val="24"/>
              <w:szCs w:val="24"/>
              <w:rPrChange w:id="944" w:author="virginia porter" w:date="2018-11-27T22:51:00Z">
                <w:rPr/>
              </w:rPrChange>
            </w:rPr>
            <w:delText>Memory Verse</w:delText>
          </w:r>
        </w:del>
      </w:ins>
    </w:p>
    <w:p w14:paraId="130F8BC1" w14:textId="77777777" w:rsidR="009D0974" w:rsidRPr="00841AB1" w:rsidDel="005C4B49" w:rsidRDefault="009D0974" w:rsidP="00D86B03">
      <w:pPr>
        <w:jc w:val="center"/>
        <w:rPr>
          <w:ins w:id="945" w:author="virginia porter" w:date="2018-11-20T16:38:00Z"/>
          <w:del w:id="946" w:author="Walter Moore" w:date="2019-01-04T15:00:00Z"/>
          <w:rFonts w:asciiTheme="minorHAnsi" w:hAnsiTheme="minorHAnsi" w:cstheme="minorHAnsi"/>
          <w:b/>
          <w:sz w:val="24"/>
          <w:szCs w:val="24"/>
          <w:rPrChange w:id="947" w:author="virginia porter" w:date="2018-11-27T22:52:00Z">
            <w:rPr>
              <w:ins w:id="948" w:author="virginia porter" w:date="2018-11-20T16:38:00Z"/>
              <w:del w:id="949" w:author="Walter Moore" w:date="2019-01-04T15:00:00Z"/>
              <w:sz w:val="24"/>
              <w:szCs w:val="24"/>
            </w:rPr>
          </w:rPrChange>
        </w:rPr>
      </w:pPr>
      <w:ins w:id="950" w:author="virginia porter" w:date="2018-11-07T14:48:00Z">
        <w:del w:id="951" w:author="Walter Moore" w:date="2019-01-04T15:00:00Z">
          <w:r w:rsidRPr="00841AB1" w:rsidDel="005C4B49">
            <w:rPr>
              <w:rFonts w:asciiTheme="minorHAnsi" w:hAnsiTheme="minorHAnsi" w:cstheme="minorHAnsi"/>
              <w:b/>
              <w:sz w:val="24"/>
              <w:szCs w:val="24"/>
              <w:rPrChange w:id="952" w:author="virginia porter" w:date="2018-11-27T22:52:00Z">
                <w:rPr/>
              </w:rPrChange>
            </w:rPr>
            <w:delText>Revelation 2:7</w:delText>
          </w:r>
        </w:del>
      </w:ins>
    </w:p>
    <w:p w14:paraId="56713285" w14:textId="77777777" w:rsidR="009D0974" w:rsidRPr="00841AB1" w:rsidDel="005C4B49" w:rsidRDefault="009D0974">
      <w:pPr>
        <w:spacing w:after="90" w:line="271" w:lineRule="auto"/>
        <w:ind w:left="4" w:hanging="4"/>
        <w:jc w:val="center"/>
        <w:rPr>
          <w:ins w:id="953" w:author="virginia porter" w:date="2018-11-07T14:48:00Z"/>
          <w:del w:id="954" w:author="Walter Moore" w:date="2019-01-04T15:00:00Z"/>
          <w:rFonts w:asciiTheme="minorHAnsi" w:hAnsiTheme="minorHAnsi" w:cstheme="minorHAnsi"/>
          <w:b/>
          <w:i/>
          <w:sz w:val="24"/>
          <w:szCs w:val="24"/>
          <w:rPrChange w:id="955" w:author="virginia porter" w:date="2018-11-27T22:52:00Z">
            <w:rPr>
              <w:ins w:id="956" w:author="virginia porter" w:date="2018-11-07T14:48:00Z"/>
              <w:del w:id="957" w:author="Walter Moore" w:date="2019-01-04T15:00:00Z"/>
            </w:rPr>
          </w:rPrChange>
        </w:rPr>
        <w:pPrChange w:id="958" w:author="virginia porter" w:date="2018-11-07T14:49:00Z">
          <w:pPr>
            <w:spacing w:after="68" w:line="259" w:lineRule="auto"/>
            <w:ind w:left="597" w:firstLine="0"/>
            <w:jc w:val="left"/>
          </w:pPr>
        </w:pPrChange>
      </w:pPr>
      <w:ins w:id="959" w:author="virginia porter" w:date="2018-11-20T16:38:00Z">
        <w:del w:id="960" w:author="Walter Moore" w:date="2019-01-04T15:00:00Z">
          <w:r w:rsidRPr="00841AB1" w:rsidDel="005C4B49">
            <w:rPr>
              <w:rFonts w:asciiTheme="minorHAnsi" w:hAnsiTheme="minorHAnsi" w:cstheme="minorHAnsi"/>
              <w:b/>
              <w:i/>
              <w:color w:val="222222"/>
              <w:sz w:val="24"/>
              <w:szCs w:val="24"/>
              <w:shd w:val="clear" w:color="auto" w:fill="FFFFFF"/>
              <w:rPrChange w:id="961" w:author="virginia porter" w:date="2018-11-27T22:52:00Z">
                <w:rPr>
                  <w:rFonts w:ascii="Georgia" w:hAnsi="Georgia"/>
                  <w:color w:val="222222"/>
                  <w:shd w:val="clear" w:color="auto" w:fill="FFFFFF"/>
                </w:rPr>
              </w:rPrChange>
            </w:rPr>
            <w:delText>The one who </w:delText>
          </w:r>
          <w:r w:rsidRPr="00841AB1" w:rsidDel="005C4B49">
            <w:rPr>
              <w:rFonts w:asciiTheme="minorHAnsi" w:hAnsiTheme="minorHAnsi" w:cstheme="minorHAnsi"/>
              <w:b/>
              <w:i/>
              <w:sz w:val="24"/>
              <w:szCs w:val="24"/>
              <w:rPrChange w:id="962" w:author="virginia porter" w:date="2018-11-27T22:52:00Z">
                <w:rPr/>
              </w:rPrChange>
            </w:rPr>
            <w:delText>has</w:delText>
          </w:r>
          <w:r w:rsidRPr="00841AB1" w:rsidDel="005C4B49">
            <w:rPr>
              <w:rFonts w:asciiTheme="minorHAnsi" w:hAnsiTheme="minorHAnsi" w:cstheme="minorHAnsi"/>
              <w:b/>
              <w:i/>
              <w:color w:val="222222"/>
              <w:sz w:val="24"/>
              <w:szCs w:val="24"/>
              <w:shd w:val="clear" w:color="auto" w:fill="FFFFFF"/>
              <w:rPrChange w:id="963" w:author="virginia porter" w:date="2018-11-27T22:52:00Z">
                <w:rPr>
                  <w:rFonts w:ascii="Georgia" w:hAnsi="Georgia"/>
                  <w:color w:val="222222"/>
                  <w:shd w:val="clear" w:color="auto" w:fill="FFFFFF"/>
                </w:rPr>
              </w:rPrChange>
            </w:rPr>
            <w:delText> an </w:delText>
          </w:r>
          <w:r w:rsidRPr="00841AB1" w:rsidDel="005C4B49">
            <w:rPr>
              <w:rFonts w:asciiTheme="minorHAnsi" w:hAnsiTheme="minorHAnsi" w:cstheme="minorHAnsi"/>
              <w:b/>
              <w:i/>
              <w:sz w:val="24"/>
              <w:szCs w:val="24"/>
              <w:rPrChange w:id="964" w:author="virginia porter" w:date="2018-11-27T22:52:00Z">
                <w:rPr/>
              </w:rPrChange>
            </w:rPr>
            <w:delText>ear</w:delText>
          </w:r>
          <w:r w:rsidRPr="00841AB1" w:rsidDel="005C4B49">
            <w:rPr>
              <w:rFonts w:asciiTheme="minorHAnsi" w:hAnsiTheme="minorHAnsi" w:cstheme="minorHAnsi"/>
              <w:b/>
              <w:i/>
              <w:color w:val="222222"/>
              <w:sz w:val="24"/>
              <w:szCs w:val="24"/>
              <w:shd w:val="clear" w:color="auto" w:fill="FFFFFF"/>
              <w:rPrChange w:id="965" w:author="virginia porter" w:date="2018-11-27T22:52:00Z">
                <w:rPr>
                  <w:rFonts w:ascii="Georgia" w:hAnsi="Georgia"/>
                  <w:color w:val="222222"/>
                  <w:shd w:val="clear" w:color="auto" w:fill="FFFFFF"/>
                </w:rPr>
              </w:rPrChange>
            </w:rPr>
            <w:delText> had better </w:delText>
          </w:r>
          <w:r w:rsidRPr="00841AB1" w:rsidDel="005C4B49">
            <w:rPr>
              <w:rFonts w:asciiTheme="minorHAnsi" w:hAnsiTheme="minorHAnsi" w:cstheme="minorHAnsi"/>
              <w:b/>
              <w:i/>
              <w:sz w:val="24"/>
              <w:szCs w:val="24"/>
              <w:rPrChange w:id="966" w:author="virginia porter" w:date="2018-11-27T22:52:00Z">
                <w:rPr/>
              </w:rPrChange>
            </w:rPr>
            <w:delText>hear</w:delText>
          </w:r>
          <w:r w:rsidRPr="00841AB1" w:rsidDel="005C4B49">
            <w:rPr>
              <w:rFonts w:asciiTheme="minorHAnsi" w:hAnsiTheme="minorHAnsi" w:cstheme="minorHAnsi"/>
              <w:b/>
              <w:i/>
              <w:color w:val="222222"/>
              <w:sz w:val="24"/>
              <w:szCs w:val="24"/>
              <w:shd w:val="clear" w:color="auto" w:fill="FFFFFF"/>
              <w:rPrChange w:id="967" w:author="virginia porter" w:date="2018-11-27T22:52:00Z">
                <w:rPr>
                  <w:rFonts w:ascii="Georgia" w:hAnsi="Georgia"/>
                  <w:color w:val="222222"/>
                  <w:shd w:val="clear" w:color="auto" w:fill="FFFFFF"/>
                </w:rPr>
              </w:rPrChange>
            </w:rPr>
            <w:delText> </w:delText>
          </w:r>
          <w:r w:rsidRPr="00841AB1" w:rsidDel="005C4B49">
            <w:rPr>
              <w:rFonts w:asciiTheme="minorHAnsi" w:hAnsiTheme="minorHAnsi" w:cstheme="minorHAnsi"/>
              <w:b/>
              <w:i/>
              <w:sz w:val="24"/>
              <w:szCs w:val="24"/>
              <w:rPrChange w:id="968" w:author="virginia porter" w:date="2018-11-27T22:52:00Z">
                <w:rPr/>
              </w:rPrChange>
            </w:rPr>
            <w:delText>what</w:delText>
          </w:r>
          <w:r w:rsidRPr="00841AB1" w:rsidDel="005C4B49">
            <w:rPr>
              <w:rFonts w:asciiTheme="minorHAnsi" w:hAnsiTheme="minorHAnsi" w:cstheme="minorHAnsi"/>
              <w:b/>
              <w:i/>
              <w:color w:val="222222"/>
              <w:sz w:val="24"/>
              <w:szCs w:val="24"/>
              <w:shd w:val="clear" w:color="auto" w:fill="FFFFFF"/>
              <w:rPrChange w:id="969" w:author="virginia porter" w:date="2018-11-27T22:52:00Z">
                <w:rPr>
                  <w:rFonts w:ascii="Georgia" w:hAnsi="Georgia"/>
                  <w:color w:val="222222"/>
                  <w:shd w:val="clear" w:color="auto" w:fill="FFFFFF"/>
                </w:rPr>
              </w:rPrChange>
            </w:rPr>
            <w:delText> the </w:delText>
          </w:r>
          <w:r w:rsidRPr="00841AB1" w:rsidDel="005C4B49">
            <w:rPr>
              <w:rFonts w:asciiTheme="minorHAnsi" w:hAnsiTheme="minorHAnsi" w:cstheme="minorHAnsi"/>
              <w:b/>
              <w:i/>
              <w:sz w:val="24"/>
              <w:szCs w:val="24"/>
              <w:rPrChange w:id="970" w:author="virginia porter" w:date="2018-11-27T22:52:00Z">
                <w:rPr/>
              </w:rPrChange>
            </w:rPr>
            <w:delText>Spirit</w:delText>
          </w:r>
          <w:r w:rsidRPr="00841AB1" w:rsidDel="005C4B49">
            <w:rPr>
              <w:rFonts w:asciiTheme="minorHAnsi" w:hAnsiTheme="minorHAnsi" w:cstheme="minorHAnsi"/>
              <w:b/>
              <w:i/>
              <w:color w:val="222222"/>
              <w:sz w:val="24"/>
              <w:szCs w:val="24"/>
              <w:shd w:val="clear" w:color="auto" w:fill="FFFFFF"/>
              <w:rPrChange w:id="971" w:author="virginia porter" w:date="2018-11-27T22:52:00Z">
                <w:rPr>
                  <w:rFonts w:ascii="Georgia" w:hAnsi="Georgia"/>
                  <w:color w:val="222222"/>
                  <w:shd w:val="clear" w:color="auto" w:fill="FFFFFF"/>
                </w:rPr>
              </w:rPrChange>
            </w:rPr>
            <w:delText> </w:delText>
          </w:r>
          <w:r w:rsidRPr="00841AB1" w:rsidDel="005C4B49">
            <w:rPr>
              <w:rFonts w:asciiTheme="minorHAnsi" w:hAnsiTheme="minorHAnsi" w:cstheme="minorHAnsi"/>
              <w:b/>
              <w:i/>
              <w:sz w:val="24"/>
              <w:szCs w:val="24"/>
              <w:rPrChange w:id="972" w:author="virginia porter" w:date="2018-11-27T22:52:00Z">
                <w:rPr/>
              </w:rPrChange>
            </w:rPr>
            <w:delText>says</w:delText>
          </w:r>
          <w:r w:rsidRPr="00841AB1" w:rsidDel="005C4B49">
            <w:rPr>
              <w:rFonts w:asciiTheme="minorHAnsi" w:hAnsiTheme="minorHAnsi" w:cstheme="minorHAnsi"/>
              <w:b/>
              <w:i/>
              <w:color w:val="222222"/>
              <w:sz w:val="24"/>
              <w:szCs w:val="24"/>
              <w:shd w:val="clear" w:color="auto" w:fill="FFFFFF"/>
              <w:rPrChange w:id="973" w:author="virginia porter" w:date="2018-11-27T22:52:00Z">
                <w:rPr>
                  <w:rFonts w:ascii="Georgia" w:hAnsi="Georgia"/>
                  <w:color w:val="222222"/>
                  <w:shd w:val="clear" w:color="auto" w:fill="FFFFFF"/>
                </w:rPr>
              </w:rPrChange>
            </w:rPr>
            <w:delText> to the </w:delText>
          </w:r>
          <w:r w:rsidRPr="00841AB1" w:rsidDel="005C4B49">
            <w:rPr>
              <w:rFonts w:asciiTheme="minorHAnsi" w:hAnsiTheme="minorHAnsi" w:cstheme="minorHAnsi"/>
              <w:b/>
              <w:i/>
              <w:sz w:val="24"/>
              <w:szCs w:val="24"/>
              <w:rPrChange w:id="974" w:author="virginia porter" w:date="2018-11-27T22:52:00Z">
                <w:rPr/>
              </w:rPrChange>
            </w:rPr>
            <w:delText>churches</w:delText>
          </w:r>
          <w:r w:rsidRPr="00841AB1" w:rsidDel="005C4B49">
            <w:rPr>
              <w:rFonts w:asciiTheme="minorHAnsi" w:hAnsiTheme="minorHAnsi" w:cstheme="minorHAnsi"/>
              <w:b/>
              <w:i/>
              <w:color w:val="222222"/>
              <w:sz w:val="24"/>
              <w:szCs w:val="24"/>
              <w:shd w:val="clear" w:color="auto" w:fill="FFFFFF"/>
              <w:rPrChange w:id="975" w:author="virginia porter" w:date="2018-11-27T22:52:00Z">
                <w:rPr>
                  <w:rFonts w:ascii="Georgia" w:hAnsi="Georgia"/>
                  <w:color w:val="222222"/>
                  <w:shd w:val="clear" w:color="auto" w:fill="FFFFFF"/>
                </w:rPr>
              </w:rPrChange>
            </w:rPr>
            <w:delText>. To the one who </w:delText>
          </w:r>
          <w:r w:rsidRPr="00841AB1" w:rsidDel="005C4B49">
            <w:rPr>
              <w:rFonts w:asciiTheme="minorHAnsi" w:hAnsiTheme="minorHAnsi" w:cstheme="minorHAnsi"/>
              <w:b/>
              <w:i/>
              <w:sz w:val="24"/>
              <w:szCs w:val="24"/>
              <w:rPrChange w:id="976" w:author="virginia porter" w:date="2018-11-27T22:52:00Z">
                <w:rPr/>
              </w:rPrChange>
            </w:rPr>
            <w:delText>conquers</w:delText>
          </w:r>
          <w:r w:rsidRPr="00841AB1" w:rsidDel="005C4B49">
            <w:rPr>
              <w:rFonts w:asciiTheme="minorHAnsi" w:hAnsiTheme="minorHAnsi" w:cstheme="minorHAnsi"/>
              <w:b/>
              <w:i/>
              <w:color w:val="222222"/>
              <w:sz w:val="24"/>
              <w:szCs w:val="24"/>
              <w:shd w:val="clear" w:color="auto" w:fill="FFFFFF"/>
              <w:rPrChange w:id="977" w:author="virginia porter" w:date="2018-11-27T22:52:00Z">
                <w:rPr>
                  <w:rFonts w:ascii="Georgia" w:hAnsi="Georgia"/>
                  <w:color w:val="222222"/>
                  <w:shd w:val="clear" w:color="auto" w:fill="FFFFFF"/>
                </w:rPr>
              </w:rPrChange>
            </w:rPr>
            <w:delText>, I will </w:delText>
          </w:r>
          <w:r w:rsidRPr="00841AB1" w:rsidDel="005C4B49">
            <w:rPr>
              <w:rFonts w:asciiTheme="minorHAnsi" w:hAnsiTheme="minorHAnsi" w:cstheme="minorHAnsi"/>
              <w:b/>
              <w:i/>
              <w:sz w:val="24"/>
              <w:szCs w:val="24"/>
              <w:rPrChange w:id="978" w:author="virginia porter" w:date="2018-11-27T22:52:00Z">
                <w:rPr/>
              </w:rPrChange>
            </w:rPr>
            <w:delText>permit</w:delText>
          </w:r>
          <w:r w:rsidRPr="00841AB1" w:rsidDel="005C4B49">
            <w:rPr>
              <w:rFonts w:asciiTheme="minorHAnsi" w:hAnsiTheme="minorHAnsi" w:cstheme="minorHAnsi"/>
              <w:b/>
              <w:i/>
              <w:color w:val="222222"/>
              <w:sz w:val="24"/>
              <w:szCs w:val="24"/>
              <w:shd w:val="clear" w:color="auto" w:fill="FFFFFF"/>
              <w:rPrChange w:id="979" w:author="virginia porter" w:date="2018-11-27T22:52:00Z">
                <w:rPr>
                  <w:rFonts w:ascii="Georgia" w:hAnsi="Georgia"/>
                  <w:color w:val="222222"/>
                  <w:shd w:val="clear" w:color="auto" w:fill="FFFFFF"/>
                </w:rPr>
              </w:rPrChange>
            </w:rPr>
            <w:delText> </w:delText>
          </w:r>
          <w:r w:rsidRPr="00841AB1" w:rsidDel="005C4B49">
            <w:rPr>
              <w:rFonts w:asciiTheme="minorHAnsi" w:hAnsiTheme="minorHAnsi" w:cstheme="minorHAnsi"/>
              <w:b/>
              <w:i/>
              <w:sz w:val="24"/>
              <w:szCs w:val="24"/>
              <w:rPrChange w:id="980" w:author="virginia porter" w:date="2018-11-27T22:52:00Z">
                <w:rPr/>
              </w:rPrChange>
            </w:rPr>
            <w:delText>him</w:delText>
          </w:r>
          <w:r w:rsidRPr="00841AB1" w:rsidDel="005C4B49">
            <w:rPr>
              <w:rFonts w:asciiTheme="minorHAnsi" w:hAnsiTheme="minorHAnsi" w:cstheme="minorHAnsi"/>
              <w:b/>
              <w:i/>
              <w:color w:val="222222"/>
              <w:sz w:val="24"/>
              <w:szCs w:val="24"/>
              <w:shd w:val="clear" w:color="auto" w:fill="FFFFFF"/>
              <w:rPrChange w:id="981" w:author="virginia porter" w:date="2018-11-27T22:52:00Z">
                <w:rPr>
                  <w:rFonts w:ascii="Georgia" w:hAnsi="Georgia"/>
                  <w:color w:val="222222"/>
                  <w:shd w:val="clear" w:color="auto" w:fill="FFFFFF"/>
                </w:rPr>
              </w:rPrChange>
            </w:rPr>
            <w:delText> to </w:delText>
          </w:r>
          <w:r w:rsidRPr="00841AB1" w:rsidDel="005C4B49">
            <w:rPr>
              <w:rFonts w:asciiTheme="minorHAnsi" w:hAnsiTheme="minorHAnsi" w:cstheme="minorHAnsi"/>
              <w:b/>
              <w:i/>
              <w:sz w:val="24"/>
              <w:szCs w:val="24"/>
              <w:rPrChange w:id="982" w:author="virginia porter" w:date="2018-11-27T22:52:00Z">
                <w:rPr/>
              </w:rPrChange>
            </w:rPr>
            <w:delText>eat</w:delText>
          </w:r>
          <w:r w:rsidRPr="00841AB1" w:rsidDel="005C4B49">
            <w:rPr>
              <w:rFonts w:asciiTheme="minorHAnsi" w:hAnsiTheme="minorHAnsi" w:cstheme="minorHAnsi"/>
              <w:b/>
              <w:i/>
              <w:color w:val="222222"/>
              <w:sz w:val="24"/>
              <w:szCs w:val="24"/>
              <w:shd w:val="clear" w:color="auto" w:fill="FFFFFF"/>
              <w:rPrChange w:id="983" w:author="virginia porter" w:date="2018-11-27T22:52:00Z">
                <w:rPr>
                  <w:rFonts w:ascii="Georgia" w:hAnsi="Georgia"/>
                  <w:color w:val="222222"/>
                  <w:shd w:val="clear" w:color="auto" w:fill="FFFFFF"/>
                </w:rPr>
              </w:rPrChange>
            </w:rPr>
            <w:delText> </w:delText>
          </w:r>
          <w:r w:rsidRPr="00841AB1" w:rsidDel="005C4B49">
            <w:rPr>
              <w:rFonts w:asciiTheme="minorHAnsi" w:hAnsiTheme="minorHAnsi" w:cstheme="minorHAnsi"/>
              <w:b/>
              <w:i/>
              <w:sz w:val="24"/>
              <w:szCs w:val="24"/>
              <w:rPrChange w:id="984" w:author="virginia porter" w:date="2018-11-27T22:52:00Z">
                <w:rPr/>
              </w:rPrChange>
            </w:rPr>
            <w:delText>from</w:delText>
          </w:r>
          <w:r w:rsidRPr="00841AB1" w:rsidDel="005C4B49">
            <w:rPr>
              <w:rFonts w:asciiTheme="minorHAnsi" w:hAnsiTheme="minorHAnsi" w:cstheme="minorHAnsi"/>
              <w:b/>
              <w:i/>
              <w:color w:val="222222"/>
              <w:sz w:val="24"/>
              <w:szCs w:val="24"/>
              <w:shd w:val="clear" w:color="auto" w:fill="FFFFFF"/>
              <w:rPrChange w:id="985" w:author="virginia porter" w:date="2018-11-27T22:52:00Z">
                <w:rPr>
                  <w:rFonts w:ascii="Georgia" w:hAnsi="Georgia"/>
                  <w:color w:val="222222"/>
                  <w:shd w:val="clear" w:color="auto" w:fill="FFFFFF"/>
                </w:rPr>
              </w:rPrChange>
            </w:rPr>
            <w:delText> the </w:delText>
          </w:r>
          <w:r w:rsidRPr="00841AB1" w:rsidDel="005C4B49">
            <w:rPr>
              <w:rFonts w:asciiTheme="minorHAnsi" w:hAnsiTheme="minorHAnsi" w:cstheme="minorHAnsi"/>
              <w:b/>
              <w:i/>
              <w:sz w:val="24"/>
              <w:szCs w:val="24"/>
              <w:rPrChange w:id="986" w:author="virginia porter" w:date="2018-11-27T22:52:00Z">
                <w:rPr/>
              </w:rPrChange>
            </w:rPr>
            <w:delText>tree</w:delText>
          </w:r>
          <w:r w:rsidRPr="00841AB1" w:rsidDel="005C4B49">
            <w:rPr>
              <w:rFonts w:asciiTheme="minorHAnsi" w:hAnsiTheme="minorHAnsi" w:cstheme="minorHAnsi"/>
              <w:b/>
              <w:i/>
              <w:color w:val="222222"/>
              <w:sz w:val="24"/>
              <w:szCs w:val="24"/>
              <w:shd w:val="clear" w:color="auto" w:fill="FFFFFF"/>
              <w:rPrChange w:id="987" w:author="virginia porter" w:date="2018-11-27T22:52:00Z">
                <w:rPr>
                  <w:rFonts w:ascii="Georgia" w:hAnsi="Georgia"/>
                  <w:color w:val="222222"/>
                  <w:shd w:val="clear" w:color="auto" w:fill="FFFFFF"/>
                </w:rPr>
              </w:rPrChange>
            </w:rPr>
            <w:delText> of </w:delText>
          </w:r>
          <w:r w:rsidRPr="00841AB1" w:rsidDel="005C4B49">
            <w:rPr>
              <w:rFonts w:asciiTheme="minorHAnsi" w:hAnsiTheme="minorHAnsi" w:cstheme="minorHAnsi"/>
              <w:b/>
              <w:i/>
              <w:sz w:val="24"/>
              <w:szCs w:val="24"/>
              <w:rPrChange w:id="988" w:author="virginia porter" w:date="2018-11-27T22:52:00Z">
                <w:rPr/>
              </w:rPrChange>
            </w:rPr>
            <w:delText>life</w:delText>
          </w:r>
          <w:r w:rsidRPr="00841AB1" w:rsidDel="005C4B49">
            <w:rPr>
              <w:rFonts w:asciiTheme="minorHAnsi" w:hAnsiTheme="minorHAnsi" w:cstheme="minorHAnsi"/>
              <w:b/>
              <w:i/>
              <w:color w:val="222222"/>
              <w:sz w:val="24"/>
              <w:szCs w:val="24"/>
              <w:shd w:val="clear" w:color="auto" w:fill="FFFFFF"/>
              <w:rPrChange w:id="989" w:author="virginia porter" w:date="2018-11-27T22:52:00Z">
                <w:rPr>
                  <w:rFonts w:ascii="Georgia" w:hAnsi="Georgia"/>
                  <w:color w:val="222222"/>
                  <w:shd w:val="clear" w:color="auto" w:fill="FFFFFF"/>
                </w:rPr>
              </w:rPrChange>
            </w:rPr>
            <w:delText> </w:delText>
          </w:r>
          <w:r w:rsidRPr="00841AB1" w:rsidDel="005C4B49">
            <w:rPr>
              <w:rFonts w:asciiTheme="minorHAnsi" w:hAnsiTheme="minorHAnsi" w:cstheme="minorHAnsi"/>
              <w:b/>
              <w:i/>
              <w:sz w:val="24"/>
              <w:szCs w:val="24"/>
              <w:rPrChange w:id="990" w:author="virginia porter" w:date="2018-11-27T22:52:00Z">
                <w:rPr/>
              </w:rPrChange>
            </w:rPr>
            <w:delText>that</w:delText>
          </w:r>
          <w:r w:rsidRPr="00841AB1" w:rsidDel="005C4B49">
            <w:rPr>
              <w:rFonts w:asciiTheme="minorHAnsi" w:hAnsiTheme="minorHAnsi" w:cstheme="minorHAnsi"/>
              <w:b/>
              <w:i/>
              <w:color w:val="222222"/>
              <w:sz w:val="24"/>
              <w:szCs w:val="24"/>
              <w:shd w:val="clear" w:color="auto" w:fill="FFFFFF"/>
              <w:rPrChange w:id="991" w:author="virginia porter" w:date="2018-11-27T22:52:00Z">
                <w:rPr>
                  <w:rFonts w:ascii="Georgia" w:hAnsi="Georgia"/>
                  <w:color w:val="222222"/>
                  <w:shd w:val="clear" w:color="auto" w:fill="FFFFFF"/>
                </w:rPr>
              </w:rPrChange>
            </w:rPr>
            <w:delText> </w:delText>
          </w:r>
          <w:r w:rsidRPr="00841AB1" w:rsidDel="005C4B49">
            <w:rPr>
              <w:rFonts w:asciiTheme="minorHAnsi" w:hAnsiTheme="minorHAnsi" w:cstheme="minorHAnsi"/>
              <w:b/>
              <w:i/>
              <w:sz w:val="24"/>
              <w:szCs w:val="24"/>
              <w:rPrChange w:id="992" w:author="virginia porter" w:date="2018-11-27T22:52:00Z">
                <w:rPr/>
              </w:rPrChange>
            </w:rPr>
            <w:delText>is</w:delText>
          </w:r>
          <w:r w:rsidRPr="00841AB1" w:rsidDel="005C4B49">
            <w:rPr>
              <w:rFonts w:asciiTheme="minorHAnsi" w:hAnsiTheme="minorHAnsi" w:cstheme="minorHAnsi"/>
              <w:b/>
              <w:i/>
              <w:color w:val="222222"/>
              <w:sz w:val="24"/>
              <w:szCs w:val="24"/>
              <w:shd w:val="clear" w:color="auto" w:fill="FFFFFF"/>
              <w:rPrChange w:id="993" w:author="virginia porter" w:date="2018-11-27T22:52:00Z">
                <w:rPr>
                  <w:rFonts w:ascii="Georgia" w:hAnsi="Georgia"/>
                  <w:color w:val="222222"/>
                  <w:shd w:val="clear" w:color="auto" w:fill="FFFFFF"/>
                </w:rPr>
              </w:rPrChange>
            </w:rPr>
            <w:delText> </w:delText>
          </w:r>
          <w:r w:rsidRPr="00841AB1" w:rsidDel="005C4B49">
            <w:rPr>
              <w:rFonts w:asciiTheme="minorHAnsi" w:hAnsiTheme="minorHAnsi" w:cstheme="minorHAnsi"/>
              <w:b/>
              <w:i/>
              <w:sz w:val="24"/>
              <w:szCs w:val="24"/>
              <w:rPrChange w:id="994" w:author="virginia porter" w:date="2018-11-27T22:52:00Z">
                <w:rPr/>
              </w:rPrChange>
            </w:rPr>
            <w:delText>in</w:delText>
          </w:r>
          <w:r w:rsidRPr="00841AB1" w:rsidDel="005C4B49">
            <w:rPr>
              <w:rFonts w:asciiTheme="minorHAnsi" w:hAnsiTheme="minorHAnsi" w:cstheme="minorHAnsi"/>
              <w:b/>
              <w:i/>
              <w:color w:val="222222"/>
              <w:sz w:val="24"/>
              <w:szCs w:val="24"/>
              <w:shd w:val="clear" w:color="auto" w:fill="FFFFFF"/>
              <w:rPrChange w:id="995" w:author="virginia porter" w:date="2018-11-27T22:52:00Z">
                <w:rPr>
                  <w:rFonts w:ascii="Georgia" w:hAnsi="Georgia"/>
                  <w:color w:val="222222"/>
                  <w:shd w:val="clear" w:color="auto" w:fill="FFFFFF"/>
                </w:rPr>
              </w:rPrChange>
            </w:rPr>
            <w:delText> the </w:delText>
          </w:r>
          <w:r w:rsidRPr="00841AB1" w:rsidDel="005C4B49">
            <w:rPr>
              <w:rFonts w:asciiTheme="minorHAnsi" w:hAnsiTheme="minorHAnsi" w:cstheme="minorHAnsi"/>
              <w:b/>
              <w:i/>
              <w:sz w:val="24"/>
              <w:szCs w:val="24"/>
              <w:rPrChange w:id="996" w:author="virginia porter" w:date="2018-11-27T22:52:00Z">
                <w:rPr/>
              </w:rPrChange>
            </w:rPr>
            <w:delText>paradise</w:delText>
          </w:r>
          <w:r w:rsidRPr="00841AB1" w:rsidDel="005C4B49">
            <w:rPr>
              <w:rFonts w:asciiTheme="minorHAnsi" w:hAnsiTheme="minorHAnsi" w:cstheme="minorHAnsi"/>
              <w:b/>
              <w:i/>
              <w:color w:val="222222"/>
              <w:sz w:val="24"/>
              <w:szCs w:val="24"/>
              <w:shd w:val="clear" w:color="auto" w:fill="FFFFFF"/>
              <w:rPrChange w:id="997" w:author="virginia porter" w:date="2018-11-27T22:52:00Z">
                <w:rPr>
                  <w:rFonts w:ascii="Georgia" w:hAnsi="Georgia"/>
                  <w:color w:val="222222"/>
                  <w:shd w:val="clear" w:color="auto" w:fill="FFFFFF"/>
                </w:rPr>
              </w:rPrChange>
            </w:rPr>
            <w:delText> of </w:delText>
          </w:r>
          <w:r w:rsidRPr="00841AB1" w:rsidDel="005C4B49">
            <w:rPr>
              <w:rFonts w:asciiTheme="minorHAnsi" w:hAnsiTheme="minorHAnsi" w:cstheme="minorHAnsi"/>
              <w:b/>
              <w:i/>
              <w:sz w:val="24"/>
              <w:szCs w:val="24"/>
              <w:rPrChange w:id="998" w:author="virginia porter" w:date="2018-11-27T22:52:00Z">
                <w:rPr/>
              </w:rPrChange>
            </w:rPr>
            <w:delText>God</w:delText>
          </w:r>
          <w:r w:rsidRPr="00841AB1" w:rsidDel="005C4B49">
            <w:rPr>
              <w:rFonts w:asciiTheme="minorHAnsi" w:hAnsiTheme="minorHAnsi" w:cstheme="minorHAnsi"/>
              <w:b/>
              <w:i/>
              <w:color w:val="222222"/>
              <w:sz w:val="24"/>
              <w:szCs w:val="24"/>
              <w:shd w:val="clear" w:color="auto" w:fill="FFFFFF"/>
              <w:rPrChange w:id="999" w:author="virginia porter" w:date="2018-11-27T22:52:00Z">
                <w:rPr>
                  <w:rFonts w:ascii="Georgia" w:hAnsi="Georgia"/>
                  <w:color w:val="222222"/>
                  <w:shd w:val="clear" w:color="auto" w:fill="FFFFFF"/>
                </w:rPr>
              </w:rPrChange>
            </w:rPr>
            <w:delText>.’</w:delText>
          </w:r>
        </w:del>
      </w:ins>
    </w:p>
    <w:p w14:paraId="4FABF620" w14:textId="77777777" w:rsidR="009D0974" w:rsidRPr="00841AB1" w:rsidDel="00AC6059" w:rsidRDefault="009D0974" w:rsidP="00D86B03">
      <w:pPr>
        <w:spacing w:after="0" w:line="259" w:lineRule="auto"/>
        <w:ind w:left="0" w:firstLine="0"/>
        <w:jc w:val="left"/>
        <w:rPr>
          <w:del w:id="1000" w:author="virginia porter" w:date="2018-11-07T14:47:00Z"/>
          <w:rFonts w:asciiTheme="minorHAnsi" w:hAnsiTheme="minorHAnsi" w:cstheme="minorHAnsi"/>
          <w:sz w:val="24"/>
          <w:szCs w:val="24"/>
        </w:rPr>
      </w:pPr>
      <w:del w:id="1001" w:author="virginia porter" w:date="2018-11-07T14:47:00Z">
        <w:r w:rsidRPr="00841AB1" w:rsidDel="00AC6059">
          <w:rPr>
            <w:rFonts w:asciiTheme="minorHAnsi" w:hAnsiTheme="minorHAnsi" w:cstheme="minorHAnsi"/>
            <w:sz w:val="24"/>
            <w:szCs w:val="24"/>
          </w:rPr>
          <w:delText xml:space="preserve"> </w:delText>
        </w:r>
      </w:del>
    </w:p>
    <w:p w14:paraId="130E135A" w14:textId="77777777" w:rsidR="009D0974" w:rsidRPr="00841AB1" w:rsidDel="00AC6059" w:rsidRDefault="009D0974" w:rsidP="00D86B03">
      <w:pPr>
        <w:spacing w:after="0" w:line="259" w:lineRule="auto"/>
        <w:ind w:left="597" w:firstLine="0"/>
        <w:jc w:val="left"/>
        <w:rPr>
          <w:del w:id="1002" w:author="virginia porter" w:date="2018-11-07T14:47:00Z"/>
          <w:rFonts w:asciiTheme="minorHAnsi" w:hAnsiTheme="minorHAnsi" w:cstheme="minorHAnsi"/>
          <w:sz w:val="24"/>
          <w:szCs w:val="24"/>
        </w:rPr>
      </w:pPr>
      <w:del w:id="1003" w:author="virginia porter" w:date="2018-11-07T14:47:00Z">
        <w:r w:rsidRPr="00841AB1" w:rsidDel="00AC6059">
          <w:rPr>
            <w:rFonts w:asciiTheme="minorHAnsi" w:hAnsiTheme="minorHAnsi" w:cstheme="minorHAnsi"/>
            <w:noProof/>
            <w:sz w:val="24"/>
            <w:szCs w:val="24"/>
            <w:rPrChange w:id="1004" w:author="Unknown">
              <w:rPr>
                <w:noProof/>
              </w:rPr>
            </w:rPrChange>
          </w:rPr>
          <mc:AlternateContent>
            <mc:Choice Requires="wpg">
              <w:drawing>
                <wp:inline distT="0" distB="0" distL="0" distR="0" wp14:anchorId="33D08018" wp14:editId="60CEE19F">
                  <wp:extent cx="5600701" cy="9487"/>
                  <wp:effectExtent l="0" t="0" r="0" b="0"/>
                  <wp:docPr id="152933" name="Group 152933"/>
                  <wp:cNvGraphicFramePr/>
                  <a:graphic xmlns:a="http://schemas.openxmlformats.org/drawingml/2006/main">
                    <a:graphicData uri="http://schemas.microsoft.com/office/word/2010/wordprocessingGroup">
                      <wpg:wgp>
                        <wpg:cNvGrpSpPr/>
                        <wpg:grpSpPr>
                          <a:xfrm>
                            <a:off x="0" y="0"/>
                            <a:ext cx="5600701" cy="9487"/>
                            <a:chOff x="0" y="0"/>
                            <a:chExt cx="5600701" cy="9487"/>
                          </a:xfrm>
                        </wpg:grpSpPr>
                        <wps:wsp>
                          <wps:cNvPr id="8917" name="Shape 8917"/>
                          <wps:cNvSpPr/>
                          <wps:spPr>
                            <a:xfrm>
                              <a:off x="0" y="0"/>
                              <a:ext cx="5600701" cy="0"/>
                            </a:xfrm>
                            <a:custGeom>
                              <a:avLst/>
                              <a:gdLst/>
                              <a:ahLst/>
                              <a:cxnLst/>
                              <a:rect l="0" t="0" r="0" b="0"/>
                              <a:pathLst>
                                <a:path w="5600701">
                                  <a:moveTo>
                                    <a:pt x="0" y="0"/>
                                  </a:moveTo>
                                  <a:lnTo>
                                    <a:pt x="5600701" y="0"/>
                                  </a:lnTo>
                                </a:path>
                              </a:pathLst>
                            </a:custGeom>
                            <a:ln w="9487" cap="flat">
                              <a:round/>
                            </a:ln>
                          </wps:spPr>
                          <wps:style>
                            <a:lnRef idx="1">
                              <a:srgbClr val="211E1F"/>
                            </a:lnRef>
                            <a:fillRef idx="0">
                              <a:srgbClr val="000000">
                                <a:alpha val="0"/>
                              </a:srgbClr>
                            </a:fillRef>
                            <a:effectRef idx="0">
                              <a:scrgbClr r="0" g="0" b="0"/>
                            </a:effectRef>
                            <a:fontRef idx="none"/>
                          </wps:style>
                          <wps:bodyPr/>
                        </wps:wsp>
                      </wpg:wgp>
                    </a:graphicData>
                  </a:graphic>
                </wp:inline>
              </w:drawing>
            </mc:Choice>
            <mc:Fallback>
              <w:pict>
                <v:group w14:anchorId="578028F6" id="Group 152933" o:spid="_x0000_s1026" style="width:441pt;height:.75pt;mso-position-horizontal-relative:char;mso-position-vertical-relative:line" coordsize="5600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">
                  <v:shape id="Shape 8917" o:spid="_x0000_s1027" style="position:absolute;width:56007;height:0;visibility:visible;mso-wrap-style:square;v-text-anchor:top" coordsize="56007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" path="m,l5600701,e" filled="f" strokecolor="#211e1f" strokeweight=".26353mm">
                    <v:path arrowok="t" textboxrect="0,0,5600701,0"/>
                  </v:shape>
                  <w10:anchorlock/>
                </v:group>
              </w:pict>
            </mc:Fallback>
          </mc:AlternateContent>
        </w:r>
      </w:del>
    </w:p>
    <w:p w14:paraId="1E09227D" w14:textId="77777777" w:rsidR="009D0974" w:rsidRPr="00841AB1" w:rsidDel="00AC6059" w:rsidRDefault="009D0974" w:rsidP="00D86B03">
      <w:pPr>
        <w:spacing w:after="128" w:line="259" w:lineRule="auto"/>
        <w:ind w:left="0" w:firstLine="0"/>
        <w:jc w:val="left"/>
        <w:rPr>
          <w:del w:id="1005" w:author="virginia porter" w:date="2018-11-07T14:47:00Z"/>
          <w:rFonts w:asciiTheme="minorHAnsi" w:hAnsiTheme="minorHAnsi" w:cstheme="minorHAnsi"/>
          <w:sz w:val="24"/>
          <w:szCs w:val="24"/>
        </w:rPr>
      </w:pPr>
      <w:del w:id="1006" w:author="virginia porter" w:date="2018-11-07T14:47:00Z">
        <w:r w:rsidRPr="00841AB1" w:rsidDel="00AC6059">
          <w:rPr>
            <w:rFonts w:asciiTheme="minorHAnsi" w:hAnsiTheme="minorHAnsi" w:cstheme="minorHAnsi"/>
            <w:sz w:val="24"/>
            <w:szCs w:val="24"/>
          </w:rPr>
          <w:delText xml:space="preserve"> </w:delText>
        </w:r>
      </w:del>
    </w:p>
    <w:p w14:paraId="5F7CD120" w14:textId="77777777" w:rsidR="009D0974" w:rsidRPr="00841AB1" w:rsidDel="005332D4" w:rsidRDefault="009D0974" w:rsidP="00D86B03">
      <w:pPr>
        <w:pStyle w:val="Heading1"/>
        <w:spacing w:after="128"/>
        <w:ind w:left="1649"/>
        <w:jc w:val="left"/>
        <w:rPr>
          <w:del w:id="1007" w:author="virginia porter" w:date="2018-11-28T13:29:00Z"/>
          <w:rFonts w:asciiTheme="minorHAnsi" w:hAnsiTheme="minorHAnsi" w:cstheme="minorHAnsi"/>
          <w:szCs w:val="24"/>
        </w:rPr>
      </w:pPr>
    </w:p>
    <w:p w14:paraId="526FAFE9" w14:textId="77777777" w:rsidR="009D0974" w:rsidRPr="00841AB1" w:rsidDel="005332D4" w:rsidRDefault="009D0974" w:rsidP="00D86B03">
      <w:pPr>
        <w:rPr>
          <w:del w:id="1008" w:author="virginia porter" w:date="2018-11-28T13:29:00Z"/>
          <w:rFonts w:asciiTheme="minorHAnsi" w:hAnsiTheme="minorHAnsi" w:cstheme="minorHAnsi"/>
          <w:sz w:val="24"/>
          <w:szCs w:val="24"/>
        </w:rPr>
      </w:pPr>
    </w:p>
    <w:p w14:paraId="21BC5E14" w14:textId="77777777" w:rsidR="009D0974" w:rsidRPr="00841AB1" w:rsidDel="005332D4" w:rsidRDefault="009D0974" w:rsidP="00D86B03">
      <w:pPr>
        <w:rPr>
          <w:del w:id="1009" w:author="virginia porter" w:date="2018-11-28T13:29:00Z"/>
          <w:rFonts w:asciiTheme="minorHAnsi" w:hAnsiTheme="minorHAnsi" w:cstheme="minorHAnsi"/>
          <w:sz w:val="24"/>
          <w:szCs w:val="24"/>
        </w:rPr>
      </w:pPr>
    </w:p>
    <w:p w14:paraId="5271F656" w14:textId="77777777" w:rsidR="009D0974" w:rsidRPr="00841AB1" w:rsidDel="005332D4" w:rsidRDefault="009D0974" w:rsidP="00D86B03">
      <w:pPr>
        <w:rPr>
          <w:del w:id="1010" w:author="virginia porter" w:date="2018-11-28T13:29:00Z"/>
          <w:rFonts w:asciiTheme="minorHAnsi" w:hAnsiTheme="minorHAnsi" w:cstheme="minorHAnsi"/>
          <w:sz w:val="24"/>
          <w:szCs w:val="24"/>
        </w:rPr>
      </w:pPr>
    </w:p>
    <w:p w14:paraId="79042F9C" w14:textId="77777777" w:rsidR="009D0974" w:rsidRPr="00841AB1" w:rsidDel="005332D4" w:rsidRDefault="009D0974" w:rsidP="00D86B03">
      <w:pPr>
        <w:rPr>
          <w:del w:id="1011" w:author="virginia porter" w:date="2018-11-28T13:29:00Z"/>
          <w:rFonts w:asciiTheme="minorHAnsi" w:hAnsiTheme="minorHAnsi" w:cstheme="minorHAnsi"/>
          <w:sz w:val="24"/>
          <w:szCs w:val="24"/>
        </w:rPr>
      </w:pPr>
    </w:p>
    <w:p w14:paraId="30A362DE" w14:textId="77777777" w:rsidR="009D0974" w:rsidRPr="00841AB1" w:rsidDel="005332D4" w:rsidRDefault="009D0974" w:rsidP="00D86B03">
      <w:pPr>
        <w:rPr>
          <w:del w:id="1012" w:author="virginia porter" w:date="2018-11-28T13:29:00Z"/>
          <w:rFonts w:asciiTheme="minorHAnsi" w:hAnsiTheme="minorHAnsi" w:cstheme="minorHAnsi"/>
          <w:sz w:val="24"/>
          <w:szCs w:val="24"/>
        </w:rPr>
      </w:pPr>
    </w:p>
    <w:p w14:paraId="0714A768" w14:textId="77777777" w:rsidR="009D0974" w:rsidRPr="00841AB1" w:rsidDel="005332D4" w:rsidRDefault="009D0974" w:rsidP="00D86B03">
      <w:pPr>
        <w:rPr>
          <w:del w:id="1013" w:author="virginia porter" w:date="2018-11-28T13:29:00Z"/>
          <w:rFonts w:asciiTheme="minorHAnsi" w:hAnsiTheme="minorHAnsi" w:cstheme="minorHAnsi"/>
          <w:sz w:val="24"/>
          <w:szCs w:val="24"/>
        </w:rPr>
      </w:pPr>
    </w:p>
    <w:p w14:paraId="3E670292" w14:textId="77777777" w:rsidR="009D0974" w:rsidRPr="00841AB1" w:rsidDel="005332D4" w:rsidRDefault="009D0974" w:rsidP="00D86B03">
      <w:pPr>
        <w:rPr>
          <w:del w:id="1014" w:author="virginia porter" w:date="2018-11-28T13:29:00Z"/>
          <w:rFonts w:asciiTheme="minorHAnsi" w:hAnsiTheme="minorHAnsi" w:cstheme="minorHAnsi"/>
          <w:sz w:val="24"/>
          <w:szCs w:val="24"/>
        </w:rPr>
      </w:pPr>
    </w:p>
    <w:p w14:paraId="10DA60F3" w14:textId="77777777" w:rsidR="009D0974" w:rsidRPr="00841AB1" w:rsidDel="005332D4" w:rsidRDefault="009D0974" w:rsidP="00D86B03">
      <w:pPr>
        <w:rPr>
          <w:del w:id="1015" w:author="virginia porter" w:date="2018-11-28T13:29:00Z"/>
          <w:rFonts w:asciiTheme="minorHAnsi" w:hAnsiTheme="minorHAnsi" w:cstheme="minorHAnsi"/>
          <w:sz w:val="24"/>
          <w:szCs w:val="24"/>
        </w:rPr>
      </w:pPr>
    </w:p>
    <w:p w14:paraId="24C60FD0" w14:textId="77777777" w:rsidR="009D0974" w:rsidRPr="00841AB1" w:rsidDel="005332D4" w:rsidRDefault="009D0974" w:rsidP="00D86B03">
      <w:pPr>
        <w:rPr>
          <w:del w:id="1016" w:author="virginia porter" w:date="2018-11-28T13:29:00Z"/>
          <w:rFonts w:asciiTheme="minorHAnsi" w:hAnsiTheme="minorHAnsi" w:cstheme="minorHAnsi"/>
          <w:sz w:val="24"/>
          <w:szCs w:val="24"/>
        </w:rPr>
      </w:pPr>
    </w:p>
    <w:p w14:paraId="5D59679E" w14:textId="77777777" w:rsidR="009D0974" w:rsidRPr="00841AB1" w:rsidDel="005332D4" w:rsidRDefault="009D0974" w:rsidP="00D86B03">
      <w:pPr>
        <w:rPr>
          <w:del w:id="1017" w:author="virginia porter" w:date="2018-11-28T13:29:00Z"/>
          <w:rFonts w:asciiTheme="minorHAnsi" w:hAnsiTheme="minorHAnsi" w:cstheme="minorHAnsi"/>
          <w:sz w:val="24"/>
          <w:szCs w:val="24"/>
        </w:rPr>
      </w:pPr>
    </w:p>
    <w:p w14:paraId="49E8F60F" w14:textId="77777777" w:rsidR="009D0974" w:rsidRPr="00841AB1" w:rsidDel="005332D4" w:rsidRDefault="009D0974" w:rsidP="00D86B03">
      <w:pPr>
        <w:rPr>
          <w:del w:id="1018" w:author="virginia porter" w:date="2018-11-28T13:29:00Z"/>
          <w:rFonts w:asciiTheme="minorHAnsi" w:hAnsiTheme="minorHAnsi" w:cstheme="minorHAnsi"/>
          <w:sz w:val="24"/>
          <w:szCs w:val="24"/>
        </w:rPr>
      </w:pPr>
    </w:p>
    <w:p w14:paraId="0934793D" w14:textId="77777777" w:rsidR="009D0974" w:rsidRPr="00841AB1" w:rsidDel="005332D4" w:rsidRDefault="009D0974" w:rsidP="00D86B03">
      <w:pPr>
        <w:rPr>
          <w:del w:id="1019" w:author="virginia porter" w:date="2018-11-28T13:29:00Z"/>
          <w:rFonts w:asciiTheme="minorHAnsi" w:hAnsiTheme="minorHAnsi" w:cstheme="minorHAnsi"/>
          <w:sz w:val="24"/>
          <w:szCs w:val="24"/>
        </w:rPr>
      </w:pPr>
    </w:p>
    <w:p w14:paraId="3D1BE031" w14:textId="77777777" w:rsidR="009D0974" w:rsidRPr="00841AB1" w:rsidDel="005332D4" w:rsidRDefault="009D0974" w:rsidP="00D86B03">
      <w:pPr>
        <w:rPr>
          <w:del w:id="1020" w:author="virginia porter" w:date="2018-11-28T13:29:00Z"/>
          <w:rFonts w:asciiTheme="minorHAnsi" w:hAnsiTheme="minorHAnsi" w:cstheme="minorHAnsi"/>
          <w:sz w:val="24"/>
          <w:szCs w:val="24"/>
        </w:rPr>
      </w:pPr>
    </w:p>
    <w:p w14:paraId="71749921" w14:textId="77777777" w:rsidR="009D0974" w:rsidRPr="00841AB1" w:rsidDel="005332D4" w:rsidRDefault="009D0974" w:rsidP="00D86B03">
      <w:pPr>
        <w:rPr>
          <w:del w:id="1021" w:author="virginia porter" w:date="2018-11-28T13:29:00Z"/>
          <w:rFonts w:asciiTheme="minorHAnsi" w:hAnsiTheme="minorHAnsi" w:cstheme="minorHAnsi"/>
          <w:sz w:val="24"/>
          <w:szCs w:val="24"/>
        </w:rPr>
      </w:pPr>
    </w:p>
    <w:p w14:paraId="21238552" w14:textId="77777777" w:rsidR="009D0974" w:rsidRPr="00841AB1" w:rsidDel="005332D4" w:rsidRDefault="009D0974" w:rsidP="00D86B03">
      <w:pPr>
        <w:rPr>
          <w:del w:id="1022" w:author="virginia porter" w:date="2018-11-28T13:29:00Z"/>
          <w:rFonts w:asciiTheme="minorHAnsi" w:hAnsiTheme="minorHAnsi" w:cstheme="minorHAnsi"/>
          <w:sz w:val="24"/>
          <w:szCs w:val="24"/>
        </w:rPr>
      </w:pPr>
    </w:p>
    <w:p w14:paraId="6ABE57DA" w14:textId="77777777" w:rsidR="009D0974" w:rsidRPr="00841AB1" w:rsidDel="005332D4" w:rsidRDefault="009D0974" w:rsidP="00D86B03">
      <w:pPr>
        <w:rPr>
          <w:del w:id="1023" w:author="virginia porter" w:date="2018-11-28T13:29:00Z"/>
          <w:rFonts w:asciiTheme="minorHAnsi" w:hAnsiTheme="minorHAnsi" w:cstheme="minorHAnsi"/>
          <w:sz w:val="24"/>
          <w:szCs w:val="24"/>
        </w:rPr>
      </w:pPr>
    </w:p>
    <w:p w14:paraId="233D47D3" w14:textId="77777777" w:rsidR="009D0974" w:rsidRPr="00841AB1" w:rsidDel="001A7146" w:rsidRDefault="009D0974" w:rsidP="00D86B03">
      <w:pPr>
        <w:rPr>
          <w:del w:id="1024" w:author="virginia porter" w:date="2018-11-27T22:57:00Z"/>
          <w:rFonts w:asciiTheme="minorHAnsi" w:hAnsiTheme="minorHAnsi" w:cstheme="minorHAnsi"/>
          <w:sz w:val="24"/>
          <w:szCs w:val="24"/>
        </w:rPr>
      </w:pPr>
    </w:p>
    <w:p w14:paraId="00F92646" w14:textId="77777777" w:rsidR="009D0974" w:rsidRPr="00841AB1" w:rsidDel="001A7146" w:rsidRDefault="009D0974" w:rsidP="00D86B03">
      <w:pPr>
        <w:rPr>
          <w:del w:id="1025" w:author="virginia porter" w:date="2018-11-27T22:57:00Z"/>
          <w:rFonts w:asciiTheme="minorHAnsi" w:hAnsiTheme="minorHAnsi" w:cstheme="minorHAnsi"/>
          <w:sz w:val="24"/>
          <w:szCs w:val="24"/>
        </w:rPr>
      </w:pPr>
    </w:p>
    <w:p w14:paraId="713DFCE1" w14:textId="77777777" w:rsidR="009D0974" w:rsidRPr="00841AB1" w:rsidDel="009E53DE" w:rsidRDefault="009D0974" w:rsidP="00D86B03">
      <w:pPr>
        <w:rPr>
          <w:del w:id="1026" w:author="virginia porter" w:date="2018-11-07T14:54:00Z"/>
          <w:rFonts w:asciiTheme="minorHAnsi" w:hAnsiTheme="minorHAnsi" w:cstheme="minorHAnsi"/>
          <w:sz w:val="24"/>
          <w:szCs w:val="24"/>
        </w:rPr>
      </w:pPr>
    </w:p>
    <w:p w14:paraId="721B3F71" w14:textId="77777777" w:rsidR="009D0974" w:rsidRPr="00841AB1" w:rsidDel="009E53DE" w:rsidRDefault="009D0974" w:rsidP="00D86B03">
      <w:pPr>
        <w:rPr>
          <w:del w:id="1027" w:author="virginia porter" w:date="2018-11-07T14:54:00Z"/>
          <w:rFonts w:asciiTheme="minorHAnsi" w:hAnsiTheme="minorHAnsi" w:cstheme="minorHAnsi"/>
          <w:sz w:val="24"/>
          <w:szCs w:val="24"/>
        </w:rPr>
      </w:pPr>
    </w:p>
    <w:p w14:paraId="1A5DD999" w14:textId="77777777" w:rsidR="009D0974" w:rsidRPr="00841AB1" w:rsidDel="004D541B" w:rsidRDefault="009D0974" w:rsidP="00D86B03">
      <w:pPr>
        <w:rPr>
          <w:del w:id="1028" w:author="virginia porter" w:date="2018-11-07T13:36:00Z"/>
          <w:rFonts w:asciiTheme="minorHAnsi" w:hAnsiTheme="minorHAnsi" w:cstheme="minorHAnsi"/>
          <w:sz w:val="24"/>
          <w:szCs w:val="24"/>
        </w:rPr>
      </w:pPr>
    </w:p>
    <w:p w14:paraId="1D718CB0" w14:textId="77777777" w:rsidR="009D0974" w:rsidRPr="00841AB1" w:rsidDel="004D541B" w:rsidRDefault="009D0974" w:rsidP="00D86B03">
      <w:pPr>
        <w:spacing w:after="0" w:line="259" w:lineRule="auto"/>
        <w:ind w:left="3443" w:firstLine="0"/>
        <w:jc w:val="left"/>
        <w:rPr>
          <w:del w:id="1029" w:author="virginia porter" w:date="2018-11-07T13:36:00Z"/>
          <w:rFonts w:asciiTheme="minorHAnsi" w:hAnsiTheme="minorHAnsi" w:cstheme="minorHAnsi"/>
          <w:sz w:val="24"/>
          <w:szCs w:val="24"/>
        </w:rPr>
      </w:pPr>
    </w:p>
    <w:p w14:paraId="282F0811" w14:textId="77777777" w:rsidR="009D0974" w:rsidRPr="00841AB1" w:rsidDel="004D541B" w:rsidRDefault="009D0974" w:rsidP="00D86B03">
      <w:pPr>
        <w:spacing w:after="0" w:line="259" w:lineRule="auto"/>
        <w:ind w:left="3443" w:firstLine="0"/>
        <w:jc w:val="left"/>
        <w:rPr>
          <w:del w:id="1030" w:author="virginia porter" w:date="2018-11-07T13:36:00Z"/>
          <w:rFonts w:asciiTheme="minorHAnsi" w:hAnsiTheme="minorHAnsi" w:cstheme="minorHAnsi"/>
          <w:sz w:val="24"/>
          <w:szCs w:val="24"/>
        </w:rPr>
      </w:pPr>
    </w:p>
    <w:p w14:paraId="7CAE1A23" w14:textId="77777777" w:rsidR="00F90662" w:rsidRPr="00F90662" w:rsidDel="009E53DE" w:rsidRDefault="00F90662" w:rsidP="00D86B03">
      <w:pPr>
        <w:spacing w:after="16" w:line="271" w:lineRule="auto"/>
        <w:ind w:left="962" w:hanging="10"/>
        <w:rPr>
          <w:del w:id="1031" w:author="virginia porter" w:date="2018-11-07T14:52:00Z"/>
          <w:rFonts w:asciiTheme="minorHAnsi" w:hAnsiTheme="minorHAnsi" w:cstheme="minorHAnsi"/>
          <w:sz w:val="24"/>
          <w:szCs w:val="24"/>
          <w:rPrChange w:id="1032" w:author="virginia porter" w:date="2018-11-07T14:45:00Z">
            <w:rPr>
              <w:del w:id="1033" w:author="virginia porter" w:date="2018-11-07T14:52:00Z"/>
              <w:rFonts w:ascii="Times New Roman" w:eastAsia="Times New Roman" w:hAnsi="Times New Roman" w:cs="Times New Roman"/>
              <w:sz w:val="20"/>
            </w:rPr>
          </w:rPrChange>
        </w:rPr>
      </w:pPr>
    </w:p>
    <w:p w14:paraId="0B5AFC5C" w14:textId="77777777" w:rsidR="009D0974" w:rsidRPr="00841AB1" w:rsidDel="009E53DE" w:rsidRDefault="009D0974" w:rsidP="00D86B03">
      <w:pPr>
        <w:spacing w:after="0" w:line="259" w:lineRule="auto"/>
        <w:ind w:left="0" w:firstLine="0"/>
        <w:rPr>
          <w:del w:id="1034" w:author="virginia porter" w:date="2018-11-07T14:54:00Z"/>
          <w:rFonts w:asciiTheme="minorHAnsi" w:eastAsia="Times New Roman" w:hAnsiTheme="minorHAnsi" w:cstheme="minorHAnsi"/>
          <w:sz w:val="24"/>
          <w:szCs w:val="24"/>
        </w:rPr>
      </w:pPr>
    </w:p>
    <w:p w14:paraId="3C90108A" w14:textId="77777777" w:rsidR="009D0974" w:rsidRPr="00841AB1" w:rsidDel="009E53DE" w:rsidRDefault="009D0974" w:rsidP="00D86B03">
      <w:pPr>
        <w:spacing w:after="0" w:line="259" w:lineRule="auto"/>
        <w:ind w:left="0" w:firstLine="0"/>
        <w:rPr>
          <w:del w:id="1035" w:author="virginia porter" w:date="2018-11-07T14:54:00Z"/>
          <w:rFonts w:asciiTheme="minorHAnsi" w:eastAsia="Times New Roman" w:hAnsiTheme="minorHAnsi" w:cstheme="minorHAnsi"/>
          <w:sz w:val="24"/>
          <w:szCs w:val="24"/>
        </w:rPr>
      </w:pPr>
    </w:p>
    <w:p w14:paraId="7DD76408" w14:textId="77777777" w:rsidR="009D0974" w:rsidRPr="00841AB1" w:rsidDel="009E53DE" w:rsidRDefault="009D0974" w:rsidP="00D86B03">
      <w:pPr>
        <w:spacing w:after="0" w:line="259" w:lineRule="auto"/>
        <w:ind w:left="0" w:firstLine="0"/>
        <w:rPr>
          <w:del w:id="1036" w:author="virginia porter" w:date="2018-11-07T14:54:00Z"/>
          <w:rFonts w:asciiTheme="minorHAnsi" w:eastAsia="Times New Roman" w:hAnsiTheme="minorHAnsi" w:cstheme="minorHAnsi"/>
          <w:sz w:val="24"/>
          <w:szCs w:val="24"/>
        </w:rPr>
      </w:pPr>
    </w:p>
    <w:p w14:paraId="4B25884F" w14:textId="77777777" w:rsidR="009D0974" w:rsidRPr="00841AB1" w:rsidDel="009E53DE" w:rsidRDefault="009D0974" w:rsidP="00D86B03">
      <w:pPr>
        <w:spacing w:after="0" w:line="259" w:lineRule="auto"/>
        <w:ind w:left="0" w:firstLine="0"/>
        <w:rPr>
          <w:del w:id="1037" w:author="virginia porter" w:date="2018-11-07T14:54:00Z"/>
          <w:rFonts w:asciiTheme="minorHAnsi" w:eastAsia="Times New Roman" w:hAnsiTheme="minorHAnsi" w:cstheme="minorHAnsi"/>
          <w:sz w:val="24"/>
          <w:szCs w:val="24"/>
        </w:rPr>
      </w:pPr>
    </w:p>
    <w:p w14:paraId="79EB0CD9" w14:textId="77777777" w:rsidR="009D0974" w:rsidRPr="00841AB1" w:rsidDel="009E53DE" w:rsidRDefault="009D0974" w:rsidP="00D86B03">
      <w:pPr>
        <w:spacing w:after="0" w:line="259" w:lineRule="auto"/>
        <w:ind w:left="0" w:firstLine="0"/>
        <w:rPr>
          <w:del w:id="1038" w:author="virginia porter" w:date="2018-11-07T14:54:00Z"/>
          <w:rFonts w:asciiTheme="minorHAnsi" w:eastAsia="Times New Roman" w:hAnsiTheme="minorHAnsi" w:cstheme="minorHAnsi"/>
          <w:sz w:val="24"/>
          <w:szCs w:val="24"/>
        </w:rPr>
      </w:pPr>
    </w:p>
    <w:p w14:paraId="4958CBFB" w14:textId="77777777" w:rsidR="009D0974" w:rsidRPr="00841AB1" w:rsidDel="009E53DE" w:rsidRDefault="009D0974" w:rsidP="00D86B03">
      <w:pPr>
        <w:spacing w:after="0" w:line="259" w:lineRule="auto"/>
        <w:ind w:left="0" w:firstLine="0"/>
        <w:rPr>
          <w:del w:id="1039" w:author="virginia porter" w:date="2018-11-07T14:54:00Z"/>
          <w:rFonts w:asciiTheme="minorHAnsi" w:eastAsia="Times New Roman" w:hAnsiTheme="minorHAnsi" w:cstheme="minorHAnsi"/>
          <w:sz w:val="24"/>
          <w:szCs w:val="24"/>
        </w:rPr>
      </w:pPr>
    </w:p>
    <w:p w14:paraId="6E962C6E" w14:textId="77777777" w:rsidR="009D0974" w:rsidRPr="00841AB1" w:rsidDel="009E53DE" w:rsidRDefault="009D0974" w:rsidP="00D86B03">
      <w:pPr>
        <w:spacing w:after="0" w:line="259" w:lineRule="auto"/>
        <w:ind w:left="0" w:firstLine="0"/>
        <w:rPr>
          <w:del w:id="1040" w:author="virginia porter" w:date="2018-11-07T14:54:00Z"/>
          <w:rFonts w:asciiTheme="minorHAnsi" w:eastAsia="Times New Roman" w:hAnsiTheme="minorHAnsi" w:cstheme="minorHAnsi"/>
          <w:sz w:val="24"/>
          <w:szCs w:val="24"/>
        </w:rPr>
      </w:pPr>
    </w:p>
    <w:p w14:paraId="12336669" w14:textId="77777777" w:rsidR="009D0974" w:rsidRPr="00841AB1" w:rsidDel="009E53DE" w:rsidRDefault="009D0974" w:rsidP="00D86B03">
      <w:pPr>
        <w:spacing w:after="0" w:line="259" w:lineRule="auto"/>
        <w:ind w:left="0" w:firstLine="0"/>
        <w:rPr>
          <w:del w:id="1041" w:author="virginia porter" w:date="2018-11-07T14:54:00Z"/>
          <w:rFonts w:asciiTheme="minorHAnsi" w:eastAsia="Times New Roman" w:hAnsiTheme="minorHAnsi" w:cstheme="minorHAnsi"/>
          <w:sz w:val="24"/>
          <w:szCs w:val="24"/>
        </w:rPr>
      </w:pPr>
    </w:p>
    <w:p w14:paraId="58EC73BB" w14:textId="77777777" w:rsidR="009D0974" w:rsidRPr="00841AB1" w:rsidDel="009E53DE" w:rsidRDefault="009D0974" w:rsidP="00D86B03">
      <w:pPr>
        <w:spacing w:after="0" w:line="259" w:lineRule="auto"/>
        <w:ind w:left="0" w:firstLine="0"/>
        <w:rPr>
          <w:del w:id="1042" w:author="virginia porter" w:date="2018-11-07T14:54:00Z"/>
          <w:rFonts w:asciiTheme="minorHAnsi" w:eastAsia="Times New Roman" w:hAnsiTheme="minorHAnsi" w:cstheme="minorHAnsi"/>
          <w:sz w:val="24"/>
          <w:szCs w:val="24"/>
        </w:rPr>
      </w:pPr>
    </w:p>
    <w:p w14:paraId="300E2A61" w14:textId="77777777" w:rsidR="009D0974" w:rsidRPr="00841AB1" w:rsidDel="009E53DE" w:rsidRDefault="009D0974">
      <w:pPr>
        <w:spacing w:after="0" w:line="259" w:lineRule="auto"/>
        <w:ind w:left="24" w:hanging="4"/>
        <w:rPr>
          <w:del w:id="1043" w:author="virginia porter" w:date="2018-11-07T14:52:00Z"/>
          <w:rFonts w:asciiTheme="minorHAnsi" w:hAnsiTheme="minorHAnsi" w:cstheme="minorHAnsi"/>
          <w:sz w:val="24"/>
          <w:szCs w:val="24"/>
        </w:rPr>
        <w:pPrChange w:id="1044" w:author="virginia porter" w:date="2018-11-07T14:37:00Z">
          <w:pPr>
            <w:spacing w:after="0" w:line="259" w:lineRule="auto"/>
            <w:ind w:left="3350" w:firstLine="0"/>
            <w:jc w:val="left"/>
          </w:pPr>
        </w:pPrChange>
      </w:pPr>
    </w:p>
    <w:p w14:paraId="2A7C8DB4" w14:textId="77777777" w:rsidR="009D0974" w:rsidRPr="00841AB1" w:rsidDel="009E53DE" w:rsidRDefault="009D0974" w:rsidP="00D86B03">
      <w:pPr>
        <w:spacing w:after="0" w:line="259" w:lineRule="auto"/>
        <w:ind w:left="3350" w:firstLine="0"/>
        <w:rPr>
          <w:del w:id="1045" w:author="virginia porter" w:date="2018-11-07T14:57:00Z"/>
          <w:rFonts w:asciiTheme="minorHAnsi" w:hAnsiTheme="minorHAnsi" w:cstheme="minorHAnsi"/>
          <w:sz w:val="24"/>
          <w:szCs w:val="24"/>
        </w:rPr>
      </w:pPr>
    </w:p>
    <w:p w14:paraId="09526FB1" w14:textId="1D0DDBCF" w:rsidR="009D0974" w:rsidRDefault="00D86B03" w:rsidP="00D86B03">
      <w:pPr>
        <w:spacing w:after="33" w:line="259" w:lineRule="auto"/>
        <w:ind w:left="0" w:firstLine="0"/>
        <w:rPr>
          <w:rFonts w:asciiTheme="minorHAnsi" w:hAnsiTheme="minorHAnsi" w:cstheme="minorHAnsi"/>
          <w:sz w:val="24"/>
          <w:szCs w:val="24"/>
        </w:rPr>
      </w:pPr>
      <w:r>
        <w:rPr>
          <w:rFonts w:asciiTheme="minorHAnsi" w:hAnsiTheme="minorHAnsi" w:cstheme="minorHAnsi"/>
          <w:sz w:val="24"/>
          <w:szCs w:val="24"/>
        </w:rPr>
        <w:t>T</w:t>
      </w:r>
      <w:r w:rsidR="009D0974" w:rsidRPr="00841AB1">
        <w:rPr>
          <w:rFonts w:asciiTheme="minorHAnsi" w:hAnsiTheme="minorHAnsi" w:cstheme="minorHAnsi"/>
          <w:sz w:val="24"/>
          <w:szCs w:val="24"/>
        </w:rPr>
        <w:t xml:space="preserve">here is something quite unique about the passage above. In the entirety of the New Testament, the one and only time the word </w:t>
      </w:r>
      <w:r w:rsidR="009D0974" w:rsidRPr="00841AB1">
        <w:rPr>
          <w:rFonts w:asciiTheme="minorHAnsi" w:hAnsiTheme="minorHAnsi" w:cstheme="minorHAnsi"/>
          <w:i/>
          <w:sz w:val="24"/>
          <w:szCs w:val="24"/>
        </w:rPr>
        <w:t xml:space="preserve">family </w:t>
      </w:r>
      <w:r w:rsidR="009D0974" w:rsidRPr="00841AB1">
        <w:rPr>
          <w:rFonts w:asciiTheme="minorHAnsi" w:hAnsiTheme="minorHAnsi" w:cstheme="minorHAnsi"/>
          <w:sz w:val="24"/>
          <w:szCs w:val="24"/>
        </w:rPr>
        <w:t xml:space="preserve">is used is in that prayer. And did you notice the location of the family? We’re a family in heaven and on earth, and we have the honor of bearing our Father’s name. The above prayer could possibly be the most meaningful prayer that you could ever pray for another individual. Yet as impressive as Paul’s prayer is, it doesn’t even compare to the Lord’s Prayer, recorded in John 17:1-26. </w:t>
      </w:r>
    </w:p>
    <w:p w14:paraId="7A507475" w14:textId="77777777" w:rsidR="00F90662" w:rsidRPr="00841AB1" w:rsidRDefault="00F90662" w:rsidP="00D86B03">
      <w:pPr>
        <w:spacing w:after="33" w:line="259" w:lineRule="auto"/>
        <w:ind w:left="0" w:firstLine="0"/>
        <w:rPr>
          <w:rFonts w:asciiTheme="minorHAnsi" w:hAnsiTheme="minorHAnsi" w:cstheme="minorHAnsi"/>
          <w:sz w:val="24"/>
          <w:szCs w:val="24"/>
        </w:rPr>
      </w:pPr>
    </w:p>
    <w:p w14:paraId="3A9390AC" w14:textId="68051CB7" w:rsidR="009D0974" w:rsidRDefault="009D0974" w:rsidP="00D86B03">
      <w:pPr>
        <w:ind w:left="141" w:firstLine="542"/>
        <w:rPr>
          <w:rFonts w:asciiTheme="minorHAnsi" w:hAnsiTheme="minorHAnsi" w:cstheme="minorHAnsi"/>
          <w:sz w:val="24"/>
          <w:szCs w:val="24"/>
        </w:rPr>
      </w:pPr>
      <w:r w:rsidRPr="00841AB1">
        <w:rPr>
          <w:rFonts w:asciiTheme="minorHAnsi" w:hAnsiTheme="minorHAnsi" w:cstheme="minorHAnsi"/>
          <w:sz w:val="24"/>
          <w:szCs w:val="24"/>
        </w:rPr>
        <w:t xml:space="preserve">Just prior to the cross, Jesus had a conversation with the Father about those the Father had given to Him—His disciples. This prayer gives us a rare opportunity to hear Jesus talk to the Father about us. The prayer is full of truths too numerous to ponder in one chapter. We’ll focus on just a few statements such as, “This is eternal life, that they may know you, the only true God, and Jesus Christ whom You have sent” (John 17:3). </w:t>
      </w:r>
    </w:p>
    <w:p w14:paraId="272B7FE2" w14:textId="77777777" w:rsidR="00D86B03" w:rsidRPr="00841AB1" w:rsidRDefault="00D86B03" w:rsidP="00D86B03">
      <w:pPr>
        <w:ind w:left="141" w:firstLine="542"/>
        <w:rPr>
          <w:rFonts w:asciiTheme="minorHAnsi" w:hAnsiTheme="minorHAnsi" w:cstheme="minorHAnsi"/>
          <w:sz w:val="24"/>
          <w:szCs w:val="24"/>
        </w:rPr>
      </w:pPr>
    </w:p>
    <w:p w14:paraId="14638270" w14:textId="6169FD39" w:rsidR="009D0974" w:rsidRPr="00841AB1" w:rsidRDefault="009D0974" w:rsidP="0029467D">
      <w:pPr>
        <w:spacing w:after="2"/>
        <w:ind w:left="141" w:firstLine="607"/>
        <w:rPr>
          <w:rFonts w:asciiTheme="minorHAnsi" w:hAnsiTheme="minorHAnsi" w:cstheme="minorHAnsi"/>
          <w:sz w:val="24"/>
          <w:szCs w:val="24"/>
        </w:rPr>
      </w:pPr>
      <w:r w:rsidRPr="00841AB1">
        <w:rPr>
          <w:rFonts w:asciiTheme="minorHAnsi" w:hAnsiTheme="minorHAnsi" w:cstheme="minorHAnsi"/>
          <w:sz w:val="24"/>
          <w:szCs w:val="24"/>
        </w:rPr>
        <w:t>We think of eternal life as living forever, yet that is not what the passage says. “Eternal life,” Jesus said, is “knowing God the Father.” But, how is it possible to know the unseen God? We can’t, apart from Jesus! He stated plainly, “No one comes to the Father except through me” (John 14:1-6). He also said, “If you have seen me, you have seen the Father” and “I and the Father are One” (John 10:30-38). And furthermore, “No one has ever seen God. The only one, himself God, who is in closest fellowship with the Father, has made God known</w:t>
      </w:r>
      <w:ins w:id="1046" w:author="virginia porter" w:date="2018-11-07T14:05:00Z">
        <w:r w:rsidRPr="00841AB1">
          <w:rPr>
            <w:rFonts w:asciiTheme="minorHAnsi" w:hAnsiTheme="minorHAnsi" w:cstheme="minorHAnsi"/>
            <w:sz w:val="24"/>
            <w:szCs w:val="24"/>
          </w:rPr>
          <w:t>”</w:t>
        </w:r>
      </w:ins>
      <w:r w:rsidRPr="00841AB1">
        <w:rPr>
          <w:rFonts w:asciiTheme="minorHAnsi" w:hAnsiTheme="minorHAnsi" w:cstheme="minorHAnsi"/>
          <w:sz w:val="24"/>
          <w:szCs w:val="24"/>
        </w:rPr>
        <w:t xml:space="preserve"> (John 1:14-18). </w:t>
      </w:r>
    </w:p>
    <w:p w14:paraId="488FBE08" w14:textId="77777777" w:rsidR="009D0974" w:rsidRPr="00841AB1" w:rsidRDefault="009D0974" w:rsidP="00D86B03">
      <w:pPr>
        <w:spacing w:after="0" w:line="259" w:lineRule="auto"/>
        <w:ind w:left="0" w:firstLine="0"/>
        <w:jc w:val="left"/>
        <w:rPr>
          <w:rFonts w:asciiTheme="minorHAnsi" w:hAnsiTheme="minorHAnsi" w:cstheme="minorHAnsi"/>
          <w:sz w:val="24"/>
          <w:szCs w:val="24"/>
        </w:rPr>
      </w:pPr>
      <w:r w:rsidRPr="00841AB1">
        <w:rPr>
          <w:rFonts w:asciiTheme="minorHAnsi" w:hAnsiTheme="minorHAnsi" w:cstheme="minorHAnsi"/>
          <w:sz w:val="24"/>
          <w:szCs w:val="24"/>
        </w:rPr>
        <w:t xml:space="preserve"> </w:t>
      </w:r>
    </w:p>
    <w:p w14:paraId="4D7A0D5A" w14:textId="77777777" w:rsidR="009D0974" w:rsidRPr="00F90662" w:rsidRDefault="009D0974" w:rsidP="00C75580">
      <w:pPr>
        <w:pStyle w:val="Header3-Style2"/>
        <w:ind w:left="10" w:right="0"/>
        <w:rPr>
          <w:sz w:val="24"/>
          <w:szCs w:val="24"/>
        </w:rPr>
      </w:pPr>
      <w:r w:rsidRPr="00F90662">
        <w:rPr>
          <w:sz w:val="24"/>
          <w:szCs w:val="24"/>
        </w:rPr>
        <w:t xml:space="preserve">Romans 8:14-16 </w:t>
      </w:r>
    </w:p>
    <w:p w14:paraId="5E5F045E" w14:textId="77777777" w:rsidR="009D0974" w:rsidRPr="00841AB1" w:rsidRDefault="009D0974" w:rsidP="00C75580">
      <w:pPr>
        <w:spacing w:after="94" w:line="277" w:lineRule="auto"/>
        <w:ind w:left="148" w:hanging="7"/>
        <w:rPr>
          <w:rFonts w:asciiTheme="minorHAnsi" w:hAnsiTheme="minorHAnsi" w:cstheme="minorHAnsi"/>
          <w:sz w:val="24"/>
          <w:szCs w:val="24"/>
        </w:rPr>
      </w:pPr>
      <w:r w:rsidRPr="00841AB1">
        <w:rPr>
          <w:rFonts w:asciiTheme="minorHAnsi" w:hAnsiTheme="minorHAnsi" w:cstheme="minorHAnsi"/>
          <w:b/>
          <w:i/>
          <w:sz w:val="24"/>
          <w:szCs w:val="24"/>
        </w:rPr>
        <w:t xml:space="preserve">For all who are led by the Spirit of God are the sons of God. For you did not receive the spirit of slavery leading again to fear, but you received the Spirit of adoption, by whom we cry, “Abba, Father.” The Spirit himself bears witness to our spirit that we are God’s children. </w:t>
      </w:r>
    </w:p>
    <w:p w14:paraId="7E377FB5" w14:textId="77777777" w:rsidR="009D0974" w:rsidRPr="00841AB1" w:rsidRDefault="009D0974" w:rsidP="00D86B03">
      <w:pPr>
        <w:spacing w:after="0" w:line="259" w:lineRule="auto"/>
        <w:ind w:left="0" w:firstLine="0"/>
        <w:jc w:val="left"/>
        <w:rPr>
          <w:rFonts w:asciiTheme="minorHAnsi" w:hAnsiTheme="minorHAnsi" w:cstheme="minorHAnsi"/>
          <w:sz w:val="24"/>
          <w:szCs w:val="24"/>
        </w:rPr>
      </w:pPr>
      <w:r w:rsidRPr="00841AB1">
        <w:rPr>
          <w:rFonts w:asciiTheme="minorHAnsi" w:hAnsiTheme="minorHAnsi" w:cstheme="minorHAnsi"/>
          <w:b/>
          <w:i/>
          <w:sz w:val="24"/>
          <w:szCs w:val="24"/>
        </w:rPr>
        <w:t xml:space="preserve"> </w:t>
      </w:r>
    </w:p>
    <w:p w14:paraId="3AD4059C" w14:textId="12978A17" w:rsidR="009D0974" w:rsidRPr="00841AB1" w:rsidRDefault="009D0974" w:rsidP="00D86B03">
      <w:pPr>
        <w:spacing w:after="1"/>
        <w:ind w:left="141" w:firstLine="543"/>
        <w:rPr>
          <w:rFonts w:asciiTheme="minorHAnsi" w:hAnsiTheme="minorHAnsi" w:cstheme="minorHAnsi"/>
          <w:sz w:val="24"/>
          <w:szCs w:val="24"/>
        </w:rPr>
      </w:pPr>
      <w:r w:rsidRPr="00841AB1">
        <w:rPr>
          <w:rFonts w:asciiTheme="minorHAnsi" w:hAnsiTheme="minorHAnsi" w:cstheme="minorHAnsi"/>
          <w:sz w:val="24"/>
          <w:szCs w:val="24"/>
        </w:rPr>
        <w:t xml:space="preserve">While working on this chapter, my husband and I attended a mission conference where we met three brothers in Christ, each from different Muslim countries. One was from Morocco, one was from Iran, and one was from Lebanon. We were riveted by their compelling stories. Gilbert, an Iranian Christian, endured the martyrdom of his father for the gospel. Brother Rachid, the son of a Moroccan Imam, was disowned by his family when he believed in Jesus. And then there was André Houssney, whose believing parents still live in Beirut. Even though they are sometimes alienated from their Muslim neighbors, they faithfully share the gospel. These three brothers in Christ taught us so much about Islam and how to love and reach those who are enslaved by the fastest growing religion in the world. </w:t>
      </w:r>
      <w:r w:rsidR="003429D7">
        <w:rPr>
          <w:rFonts w:asciiTheme="minorHAnsi" w:hAnsiTheme="minorHAnsi" w:cstheme="minorHAnsi"/>
          <w:sz w:val="24"/>
          <w:szCs w:val="24"/>
        </w:rPr>
        <w:t xml:space="preserve"> </w:t>
      </w:r>
      <w:r w:rsidRPr="00841AB1">
        <w:rPr>
          <w:rFonts w:asciiTheme="minorHAnsi" w:hAnsiTheme="minorHAnsi" w:cstheme="minorHAnsi"/>
          <w:sz w:val="24"/>
          <w:szCs w:val="24"/>
        </w:rPr>
        <w:t xml:space="preserve">We learned that Muslims adhere to Five Pillars of Faith. Each one stands in stark contrast to the Christian faith. For instance, take Islam’s second pillar—prayer. Five times a day they must bow down and recite rote prayers in Aramaic—a language that few Muslims speak or understand. For them, prayer is a religious duty, and to refuse to pray is an offense punishable by death! It’s little wonder because the word Islam means submission. Conversely, for the child of God, prayer is communion with God our Father (Hebrews 4:16). Although He is our creator and the King of the universe, He knows us each personally and intimately. It’s a privilege to talk to Him and not an obligation. </w:t>
      </w:r>
    </w:p>
    <w:p w14:paraId="72E81519" w14:textId="45C7D726" w:rsidR="009D0974" w:rsidRPr="00841AB1" w:rsidRDefault="009D0974" w:rsidP="00D86B03">
      <w:pPr>
        <w:spacing w:after="145"/>
        <w:ind w:left="141" w:firstLine="540"/>
        <w:rPr>
          <w:rFonts w:asciiTheme="minorHAnsi" w:hAnsiTheme="minorHAnsi" w:cstheme="minorHAnsi"/>
          <w:sz w:val="24"/>
          <w:szCs w:val="24"/>
        </w:rPr>
      </w:pPr>
      <w:r w:rsidRPr="00841AB1">
        <w:rPr>
          <w:rFonts w:asciiTheme="minorHAnsi" w:hAnsiTheme="minorHAnsi" w:cstheme="minorHAnsi"/>
          <w:sz w:val="24"/>
          <w:szCs w:val="24"/>
        </w:rPr>
        <w:t>At the same conference, André told the story of Maha, an Egyptian girl who was raised in a devout Muslim home. One night while praying with her mother, Maha asked her mother, “Who are we praying to?” Her mother did not know. So, because Maha had a loving father, she began to picture in her mind that she was praying to her loving daddy (in Arabic</w:t>
      </w:r>
      <w:r w:rsidR="00093DD9" w:rsidRPr="00841AB1">
        <w:rPr>
          <w:rFonts w:asciiTheme="minorHAnsi" w:hAnsiTheme="minorHAnsi" w:cstheme="minorHAnsi"/>
          <w:sz w:val="24"/>
          <w:szCs w:val="24"/>
        </w:rPr>
        <w:t>– “</w:t>
      </w:r>
      <w:r w:rsidRPr="00841AB1">
        <w:rPr>
          <w:rFonts w:asciiTheme="minorHAnsi" w:hAnsiTheme="minorHAnsi" w:cstheme="minorHAnsi"/>
          <w:sz w:val="24"/>
          <w:szCs w:val="24"/>
        </w:rPr>
        <w:t xml:space="preserve">Abu” or “Baba” related to the Aramaic word Abba). One day, as she walked along the street, a lady drove up beside her and gave her a little, white New Testament. Then she simply drove away. (That’s one way to evangelize.) Maha was curious, but she would not dare to read the forbidden book, so she hid it for years. One day she passed a Christian church and heard singing, and she drew near to listen. After the singing stopped, she heard the pastor say, “Let us pray.” She thought to herself, “I wonder who Christians pray to.” As they bowed their head to </w:t>
      </w:r>
      <w:r w:rsidR="00093DD9" w:rsidRPr="00841AB1">
        <w:rPr>
          <w:rFonts w:asciiTheme="minorHAnsi" w:hAnsiTheme="minorHAnsi" w:cstheme="minorHAnsi"/>
          <w:sz w:val="24"/>
          <w:szCs w:val="24"/>
        </w:rPr>
        <w:t>pray,</w:t>
      </w:r>
      <w:r w:rsidRPr="00841AB1">
        <w:rPr>
          <w:rFonts w:asciiTheme="minorHAnsi" w:hAnsiTheme="minorHAnsi" w:cstheme="minorHAnsi"/>
          <w:sz w:val="24"/>
          <w:szCs w:val="24"/>
        </w:rPr>
        <w:t xml:space="preserve"> she heard the first words of their prayer “Abnua” Our Father who art in heaven, hallowed be thy name.” The Lord had tendered her heart even before she knew Him personally. Her heavenly Father was speaking to her. Andre’s Lebanese parents led her to the Lord. Now Maha knows the intimacy of a personal relationship with God, her loving Father—her </w:t>
      </w:r>
      <w:r w:rsidRPr="00841AB1">
        <w:rPr>
          <w:rFonts w:asciiTheme="minorHAnsi" w:hAnsiTheme="minorHAnsi" w:cstheme="minorHAnsi"/>
          <w:i/>
          <w:sz w:val="24"/>
          <w:szCs w:val="24"/>
        </w:rPr>
        <w:t>Abba</w:t>
      </w:r>
      <w:r w:rsidRPr="00841AB1">
        <w:rPr>
          <w:rFonts w:asciiTheme="minorHAnsi" w:hAnsiTheme="minorHAnsi" w:cstheme="minorHAnsi"/>
          <w:sz w:val="24"/>
          <w:szCs w:val="24"/>
        </w:rPr>
        <w:t xml:space="preserve">. </w:t>
      </w:r>
    </w:p>
    <w:p w14:paraId="4C7E61B5" w14:textId="77777777" w:rsidR="009D0974" w:rsidRPr="00841AB1" w:rsidRDefault="009D0974" w:rsidP="00D86B03">
      <w:pPr>
        <w:spacing w:after="0" w:line="259" w:lineRule="auto"/>
        <w:ind w:left="0" w:firstLine="0"/>
        <w:jc w:val="left"/>
        <w:rPr>
          <w:rFonts w:asciiTheme="minorHAnsi" w:hAnsiTheme="minorHAnsi" w:cstheme="minorHAnsi"/>
          <w:sz w:val="24"/>
          <w:szCs w:val="24"/>
        </w:rPr>
      </w:pPr>
      <w:r w:rsidRPr="00841AB1">
        <w:rPr>
          <w:rFonts w:asciiTheme="minorHAnsi" w:hAnsiTheme="minorHAnsi" w:cstheme="minorHAnsi"/>
          <w:sz w:val="24"/>
          <w:szCs w:val="24"/>
        </w:rPr>
        <w:t xml:space="preserve"> </w:t>
      </w:r>
    </w:p>
    <w:p w14:paraId="27773FE3" w14:textId="77777777" w:rsidR="009D0974" w:rsidRPr="00841AB1" w:rsidRDefault="009D0974">
      <w:pPr>
        <w:pStyle w:val="Header3-Style2"/>
        <w:ind w:right="0"/>
        <w:pPrChange w:id="1047" w:author="Microsoft Office User" w:date="2019-01-02T20:15:00Z">
          <w:pPr>
            <w:pStyle w:val="Heading2"/>
            <w:ind w:left="689" w:right="836"/>
          </w:pPr>
        </w:pPrChange>
      </w:pPr>
      <w:bookmarkStart w:id="1048" w:name="_Toc534218035"/>
      <w:bookmarkStart w:id="1049" w:name="_Toc534219872"/>
      <w:bookmarkStart w:id="1050" w:name="_Toc534222111"/>
      <w:r w:rsidRPr="00841AB1">
        <w:t>Adopted to Himself</w:t>
      </w:r>
      <w:bookmarkEnd w:id="1048"/>
      <w:bookmarkEnd w:id="1049"/>
      <w:bookmarkEnd w:id="1050"/>
      <w:r w:rsidRPr="00841AB1">
        <w:rPr>
          <w:color w:val="000000"/>
        </w:rPr>
        <w:t xml:space="preserve"> </w:t>
      </w:r>
    </w:p>
    <w:p w14:paraId="24DAA6DB" w14:textId="77777777" w:rsidR="009D0974" w:rsidRPr="00841AB1" w:rsidRDefault="009D0974" w:rsidP="00D86B03">
      <w:pPr>
        <w:pStyle w:val="Heading1"/>
      </w:pPr>
      <w:r w:rsidRPr="00841AB1">
        <w:t xml:space="preserve">Psalm 68:5-6 </w:t>
      </w:r>
    </w:p>
    <w:p w14:paraId="733FECA8" w14:textId="77777777" w:rsidR="009D0974" w:rsidRPr="00841AB1" w:rsidRDefault="009D0974" w:rsidP="00C75580">
      <w:pPr>
        <w:spacing w:after="94" w:line="277" w:lineRule="auto"/>
        <w:ind w:left="148" w:hanging="7"/>
        <w:rPr>
          <w:rFonts w:asciiTheme="minorHAnsi" w:hAnsiTheme="minorHAnsi" w:cstheme="minorHAnsi"/>
          <w:sz w:val="24"/>
          <w:szCs w:val="24"/>
        </w:rPr>
      </w:pPr>
      <w:r w:rsidRPr="00841AB1">
        <w:rPr>
          <w:rFonts w:asciiTheme="minorHAnsi" w:hAnsiTheme="minorHAnsi" w:cstheme="minorHAnsi"/>
          <w:b/>
          <w:i/>
          <w:sz w:val="24"/>
          <w:szCs w:val="24"/>
        </w:rPr>
        <w:t xml:space="preserve">He is a father to the fatherless and an advocate for widows. God rules from his holy palace. God settles those who have been deserted in their own homes; he frees prisoners and grants them prosperity. But sinful rebels live in the desert. </w:t>
      </w:r>
    </w:p>
    <w:p w14:paraId="7666E5B5" w14:textId="77777777" w:rsidR="009D0974" w:rsidRPr="00841AB1" w:rsidRDefault="009D0974" w:rsidP="00D86B03">
      <w:pPr>
        <w:spacing w:after="0" w:line="259" w:lineRule="auto"/>
        <w:ind w:left="0" w:firstLine="0"/>
        <w:jc w:val="left"/>
        <w:rPr>
          <w:rFonts w:asciiTheme="minorHAnsi" w:hAnsiTheme="minorHAnsi" w:cstheme="minorHAnsi"/>
          <w:sz w:val="24"/>
          <w:szCs w:val="24"/>
        </w:rPr>
      </w:pPr>
      <w:r w:rsidRPr="00841AB1">
        <w:rPr>
          <w:rFonts w:asciiTheme="minorHAnsi" w:hAnsiTheme="minorHAnsi" w:cstheme="minorHAnsi"/>
          <w:b/>
          <w:i/>
          <w:sz w:val="24"/>
          <w:szCs w:val="24"/>
        </w:rPr>
        <w:t xml:space="preserve"> </w:t>
      </w:r>
    </w:p>
    <w:p w14:paraId="37A98833" w14:textId="0DD1F3B3" w:rsidR="009D0974" w:rsidRPr="00841AB1" w:rsidRDefault="009D0974" w:rsidP="00D86B03">
      <w:pPr>
        <w:spacing w:after="1"/>
        <w:ind w:left="141" w:firstLine="542"/>
        <w:rPr>
          <w:rFonts w:asciiTheme="minorHAnsi" w:hAnsiTheme="minorHAnsi" w:cstheme="minorHAnsi"/>
          <w:sz w:val="24"/>
          <w:szCs w:val="24"/>
        </w:rPr>
      </w:pPr>
      <w:r w:rsidRPr="00841AB1">
        <w:rPr>
          <w:rFonts w:asciiTheme="minorHAnsi" w:hAnsiTheme="minorHAnsi" w:cstheme="minorHAnsi"/>
          <w:sz w:val="24"/>
          <w:szCs w:val="24"/>
        </w:rPr>
        <w:t xml:space="preserve">Rarely, does a person make it through life without knowing rejection in one form or another. Yet there is an altogether different kind of pain inflicted upon those who are rejected and abandoned. This is especially true for an orphaned child or a woman who has been deserted by her husband. </w:t>
      </w:r>
      <w:r w:rsidR="00F90662">
        <w:rPr>
          <w:rFonts w:asciiTheme="minorHAnsi" w:hAnsiTheme="minorHAnsi" w:cstheme="minorHAnsi"/>
          <w:sz w:val="24"/>
          <w:szCs w:val="24"/>
        </w:rPr>
        <w:t xml:space="preserve"> </w:t>
      </w:r>
      <w:r w:rsidRPr="00841AB1">
        <w:rPr>
          <w:rFonts w:asciiTheme="minorHAnsi" w:hAnsiTheme="minorHAnsi" w:cstheme="minorHAnsi"/>
          <w:sz w:val="24"/>
          <w:szCs w:val="24"/>
        </w:rPr>
        <w:t xml:space="preserve">Quite often these could be haunted by some nagging questions like: “Why I am not wanted?” or “Am I not worthy of love?” When we take the bait of those insidious thoughts, Satan will begin to replay the sorrowful refrain to torment us and to ensure that the wounds remain open and agonizing. This can set you up for a lifetime of self-pity and victimhood. Perhaps you can relate. If so, then my prayer for you is that the heavenly Father will break this record of lies once and for all and replace it with His song of love. May He quiet and comfort you with His love as He sings over you (Isaiah 66:13). </w:t>
      </w:r>
    </w:p>
    <w:p w14:paraId="7DDAD01C" w14:textId="77777777" w:rsidR="009D0974" w:rsidRPr="00841AB1" w:rsidDel="005332D4" w:rsidRDefault="009D0974" w:rsidP="009D0974">
      <w:pPr>
        <w:spacing w:after="165"/>
        <w:ind w:left="145" w:right="288"/>
        <w:rPr>
          <w:del w:id="1051" w:author="virginia porter" w:date="2018-11-28T13:34:00Z"/>
          <w:rFonts w:asciiTheme="minorHAnsi" w:hAnsiTheme="minorHAnsi" w:cstheme="minorHAnsi"/>
          <w:sz w:val="24"/>
          <w:szCs w:val="24"/>
        </w:rPr>
      </w:pPr>
    </w:p>
    <w:p w14:paraId="4E6EBC3B" w14:textId="0F51C6F3" w:rsidR="009D0974" w:rsidRDefault="009D0974" w:rsidP="009D0974">
      <w:pPr>
        <w:spacing w:after="0" w:line="259" w:lineRule="auto"/>
        <w:ind w:left="0" w:firstLine="0"/>
        <w:jc w:val="left"/>
        <w:rPr>
          <w:rFonts w:asciiTheme="minorHAnsi" w:hAnsiTheme="minorHAnsi" w:cstheme="minorHAnsi"/>
          <w:sz w:val="24"/>
          <w:szCs w:val="24"/>
        </w:rPr>
      </w:pPr>
      <w:r w:rsidRPr="00841AB1">
        <w:rPr>
          <w:rFonts w:asciiTheme="minorHAnsi" w:hAnsiTheme="minorHAnsi" w:cstheme="minorHAnsi"/>
          <w:sz w:val="24"/>
          <w:szCs w:val="24"/>
        </w:rPr>
        <w:t xml:space="preserve"> </w:t>
      </w:r>
    </w:p>
    <w:p w14:paraId="4F4A06CF" w14:textId="0D31D22F" w:rsidR="00F14CB7" w:rsidRPr="00F14CB7" w:rsidRDefault="00F14CB7" w:rsidP="00F14CB7">
      <w:pPr>
        <w:spacing w:after="0" w:line="259" w:lineRule="auto"/>
        <w:ind w:left="0" w:firstLine="0"/>
        <w:jc w:val="center"/>
        <w:rPr>
          <w:rFonts w:asciiTheme="minorHAnsi" w:hAnsiTheme="minorHAnsi" w:cstheme="minorHAnsi"/>
          <w:b/>
          <w:szCs w:val="28"/>
        </w:rPr>
      </w:pPr>
      <w:r w:rsidRPr="00F14CB7">
        <w:rPr>
          <w:rFonts w:asciiTheme="minorHAnsi" w:hAnsiTheme="minorHAnsi" w:cstheme="minorHAnsi"/>
          <w:b/>
          <w:szCs w:val="28"/>
        </w:rPr>
        <w:t>Memory Verse</w:t>
      </w:r>
    </w:p>
    <w:p w14:paraId="699019DA" w14:textId="64B3F079" w:rsidR="00F14CB7" w:rsidRPr="00F14CB7" w:rsidRDefault="00F14CB7" w:rsidP="00F14CB7">
      <w:pPr>
        <w:spacing w:after="0" w:line="259" w:lineRule="auto"/>
        <w:ind w:left="0" w:firstLine="0"/>
        <w:jc w:val="center"/>
        <w:rPr>
          <w:rFonts w:asciiTheme="minorHAnsi" w:hAnsiTheme="minorHAnsi" w:cstheme="minorHAnsi"/>
          <w:b/>
          <w:sz w:val="24"/>
          <w:szCs w:val="24"/>
        </w:rPr>
      </w:pPr>
      <w:r w:rsidRPr="00F14CB7">
        <w:rPr>
          <w:rFonts w:asciiTheme="minorHAnsi" w:hAnsiTheme="minorHAnsi" w:cstheme="minorHAnsi"/>
          <w:b/>
          <w:sz w:val="24"/>
          <w:szCs w:val="24"/>
        </w:rPr>
        <w:t>Ephesians 1:6</w:t>
      </w:r>
    </w:p>
    <w:p w14:paraId="0937F93B" w14:textId="77777777" w:rsidR="009D0974" w:rsidRPr="00841AB1" w:rsidRDefault="009D0974" w:rsidP="00F90662">
      <w:pPr>
        <w:pStyle w:val="Heading1"/>
      </w:pPr>
      <w:r w:rsidRPr="00841AB1">
        <w:t>Zephaniah 3:14-15</w:t>
      </w:r>
      <w:r w:rsidRPr="00504FE4">
        <w:t xml:space="preserve"> </w:t>
      </w:r>
    </w:p>
    <w:p w14:paraId="4360FF16" w14:textId="77777777" w:rsidR="009D0974" w:rsidRPr="00841AB1" w:rsidRDefault="009D0974" w:rsidP="009D0974">
      <w:pPr>
        <w:spacing w:after="94" w:line="277" w:lineRule="auto"/>
        <w:ind w:left="1130" w:right="1276" w:hanging="7"/>
        <w:rPr>
          <w:rFonts w:asciiTheme="minorHAnsi" w:hAnsiTheme="minorHAnsi" w:cstheme="minorHAnsi"/>
          <w:sz w:val="24"/>
          <w:szCs w:val="24"/>
          <w:rPrChange w:id="1052" w:author="virginia porter" w:date="2018-11-27T23:03:00Z">
            <w:rPr/>
          </w:rPrChange>
        </w:rPr>
      </w:pPr>
      <w:r w:rsidRPr="00841AB1">
        <w:rPr>
          <w:rFonts w:asciiTheme="minorHAnsi" w:hAnsiTheme="minorHAnsi" w:cstheme="minorHAnsi"/>
          <w:b/>
          <w:i/>
          <w:sz w:val="24"/>
          <w:szCs w:val="24"/>
          <w:rPrChange w:id="1053" w:author="virginia porter" w:date="2018-11-27T23:03:00Z">
            <w:rPr>
              <w:b/>
              <w:i/>
            </w:rPr>
          </w:rPrChange>
        </w:rPr>
        <w:t xml:space="preserve">Shout for joy, Daughter Zion! Shout out, Israel! Be happy and boast with all your heart, Daughter Jerusalem! The Lord has removed the judgment against you; he has turned back your enemy. Israel’s king, the Lord, is in your midst! You no longer need to fear disaster. </w:t>
      </w:r>
    </w:p>
    <w:p w14:paraId="7B26C0BC" w14:textId="77777777" w:rsidR="009D0974" w:rsidRPr="00841AB1" w:rsidRDefault="009D0974" w:rsidP="009D0974">
      <w:pPr>
        <w:spacing w:after="0" w:line="259" w:lineRule="auto"/>
        <w:ind w:left="0" w:firstLine="0"/>
        <w:jc w:val="left"/>
        <w:rPr>
          <w:rFonts w:asciiTheme="minorHAnsi" w:hAnsiTheme="minorHAnsi" w:cstheme="minorHAnsi"/>
          <w:sz w:val="24"/>
          <w:szCs w:val="24"/>
        </w:rPr>
      </w:pPr>
      <w:r w:rsidRPr="00841AB1">
        <w:rPr>
          <w:rFonts w:asciiTheme="minorHAnsi" w:hAnsiTheme="minorHAnsi" w:cstheme="minorHAnsi"/>
          <w:b/>
          <w:i/>
          <w:sz w:val="24"/>
          <w:szCs w:val="24"/>
        </w:rPr>
        <w:t xml:space="preserve"> </w:t>
      </w:r>
    </w:p>
    <w:p w14:paraId="23C3D113" w14:textId="6AA4640D" w:rsidR="009D0974" w:rsidRPr="00841AB1" w:rsidRDefault="009D0974" w:rsidP="00C75580">
      <w:pPr>
        <w:spacing w:after="1"/>
        <w:ind w:left="0" w:right="-288" w:firstLine="544"/>
        <w:rPr>
          <w:rFonts w:asciiTheme="minorHAnsi" w:hAnsiTheme="minorHAnsi" w:cstheme="minorHAnsi"/>
          <w:sz w:val="24"/>
          <w:szCs w:val="24"/>
        </w:rPr>
      </w:pPr>
      <w:r w:rsidRPr="00841AB1">
        <w:rPr>
          <w:rFonts w:asciiTheme="minorHAnsi" w:hAnsiTheme="minorHAnsi" w:cstheme="minorHAnsi"/>
          <w:sz w:val="24"/>
          <w:szCs w:val="24"/>
        </w:rPr>
        <w:t xml:space="preserve">There are no such things as perfect parents, perfect children, or perfect families! Can we just be honest and admit it? We’re all broken. There has never been an earthly mother or father who could fill the shoes of God. They weren’t meant to. So, when we try to make “little gods” out of people, they will inevitably let us down. When they do, God can use this hunger and thirst for love to point us to our heavenly Father. Contemplate these truths: the hands of God the Father hold you, and the hands of Jesus formed you in the womb. When His hands were pierced on the cross, you were forever engraved there. No one will ever snatch you away from Him. Now, that is security! You are God’s child, precious to Him and loved by Him from eternity past. Because you are His, you are blessed with every spiritual blessing. You inherited them, not from your earthly father, but from your heavenly Father. That fact alone, makes you extraordinary—don’t you think? Someone once said that it’s hard to hear God in pleasures, but we hear Him loud and clear when we are in pain. If rejection and wounds from the past bring pain to your heart, then listen to the words of your Heavenly Father: “I am the Father to the Fatherless.” Whenever you are reminded of your painful childhood in the home of your earthly father, here is a passage to cling to. </w:t>
      </w:r>
    </w:p>
    <w:p w14:paraId="2A38799B" w14:textId="77777777" w:rsidR="009D0974" w:rsidRPr="00841AB1" w:rsidRDefault="009D0974" w:rsidP="00892FEA">
      <w:pPr>
        <w:spacing w:after="0" w:line="259" w:lineRule="auto"/>
        <w:ind w:left="0" w:right="-288" w:firstLine="0"/>
        <w:jc w:val="left"/>
        <w:rPr>
          <w:rFonts w:asciiTheme="minorHAnsi" w:hAnsiTheme="minorHAnsi" w:cstheme="minorHAnsi"/>
          <w:sz w:val="24"/>
          <w:szCs w:val="24"/>
        </w:rPr>
      </w:pPr>
      <w:r w:rsidRPr="00841AB1">
        <w:rPr>
          <w:rFonts w:asciiTheme="minorHAnsi" w:hAnsiTheme="minorHAnsi" w:cstheme="minorHAnsi"/>
          <w:sz w:val="24"/>
          <w:szCs w:val="24"/>
        </w:rPr>
        <w:t xml:space="preserve"> </w:t>
      </w:r>
    </w:p>
    <w:p w14:paraId="539DEF85" w14:textId="77777777" w:rsidR="009D0974" w:rsidRPr="00841AB1" w:rsidRDefault="009D0974" w:rsidP="00892FEA">
      <w:pPr>
        <w:pStyle w:val="Heading1"/>
        <w:ind w:left="0" w:right="-288"/>
      </w:pPr>
      <w:r w:rsidRPr="00841AB1">
        <w:t>Psalm 45:10-11 (KJV)</w:t>
      </w:r>
      <w:r w:rsidRPr="00504FE4">
        <w:t xml:space="preserve"> </w:t>
      </w:r>
    </w:p>
    <w:p w14:paraId="6CFAB4B4" w14:textId="182387D2" w:rsidR="009D0974" w:rsidRDefault="009D0974" w:rsidP="00892FEA">
      <w:pPr>
        <w:spacing w:after="94" w:line="277" w:lineRule="auto"/>
        <w:ind w:left="0" w:right="-288" w:hanging="7"/>
        <w:rPr>
          <w:rFonts w:asciiTheme="minorHAnsi" w:hAnsiTheme="minorHAnsi" w:cstheme="minorHAnsi"/>
          <w:b/>
          <w:i/>
          <w:sz w:val="24"/>
          <w:szCs w:val="24"/>
        </w:rPr>
      </w:pPr>
      <w:r w:rsidRPr="00841AB1">
        <w:rPr>
          <w:rFonts w:asciiTheme="minorHAnsi" w:hAnsiTheme="minorHAnsi" w:cstheme="minorHAnsi"/>
          <w:b/>
          <w:i/>
          <w:sz w:val="24"/>
          <w:szCs w:val="24"/>
          <w:rPrChange w:id="1054" w:author="virginia porter" w:date="2018-11-27T23:03:00Z">
            <w:rPr>
              <w:b/>
              <w:i/>
            </w:rPr>
          </w:rPrChange>
        </w:rPr>
        <w:t xml:space="preserve">Hearken, O daughter, and consider, and incline thine ear; forget also thine own people, and thy father’s house; So shall the king greatly desire thy beauty: for he is thy Lord; and worship thou him. </w:t>
      </w:r>
    </w:p>
    <w:p w14:paraId="261E45AD" w14:textId="77777777" w:rsidR="004C0BE0" w:rsidRPr="00841AB1" w:rsidRDefault="004C0BE0" w:rsidP="00892FEA">
      <w:pPr>
        <w:spacing w:after="94" w:line="277" w:lineRule="auto"/>
        <w:ind w:left="0" w:right="-288" w:hanging="7"/>
        <w:rPr>
          <w:rFonts w:asciiTheme="minorHAnsi" w:hAnsiTheme="minorHAnsi" w:cstheme="minorHAnsi"/>
          <w:sz w:val="24"/>
          <w:szCs w:val="24"/>
          <w:rPrChange w:id="1055" w:author="virginia porter" w:date="2018-11-27T23:03:00Z">
            <w:rPr/>
          </w:rPrChange>
        </w:rPr>
      </w:pPr>
    </w:p>
    <w:p w14:paraId="7370D09F" w14:textId="1E1EB358" w:rsidR="00F90662" w:rsidRDefault="009D0974" w:rsidP="00892FEA">
      <w:pPr>
        <w:spacing w:after="0" w:line="259" w:lineRule="auto"/>
        <w:ind w:left="0" w:right="-288" w:firstLine="0"/>
        <w:jc w:val="left"/>
        <w:rPr>
          <w:rFonts w:asciiTheme="minorHAnsi" w:hAnsiTheme="minorHAnsi" w:cstheme="minorHAnsi"/>
          <w:sz w:val="24"/>
          <w:szCs w:val="24"/>
        </w:rPr>
      </w:pPr>
      <w:r w:rsidRPr="00841AB1">
        <w:rPr>
          <w:rFonts w:asciiTheme="minorHAnsi" w:hAnsiTheme="minorHAnsi" w:cstheme="minorHAnsi"/>
          <w:b/>
          <w:i/>
          <w:sz w:val="24"/>
          <w:szCs w:val="24"/>
        </w:rPr>
        <w:t xml:space="preserve"> </w:t>
      </w:r>
      <w:r w:rsidRPr="00841AB1">
        <w:rPr>
          <w:rFonts w:asciiTheme="minorHAnsi" w:hAnsiTheme="minorHAnsi" w:cstheme="minorHAnsi"/>
          <w:b/>
          <w:sz w:val="24"/>
          <w:szCs w:val="24"/>
        </w:rPr>
        <w:t xml:space="preserve">DIGGING DEEPER: </w:t>
      </w:r>
      <w:r w:rsidRPr="00841AB1">
        <w:rPr>
          <w:rFonts w:asciiTheme="minorHAnsi" w:hAnsiTheme="minorHAnsi" w:cstheme="minorHAnsi"/>
          <w:sz w:val="24"/>
          <w:szCs w:val="24"/>
        </w:rPr>
        <w:t xml:space="preserve">John 6:37-47; 1 Peter 1:2, 2:9-10; James 1:27; Romans 8:29-30; Ephesians 1:3-6; Jeremiah 1:4-10; Isaiah 43:1-21; 1 Corinthians 1:26-31; Revelation 17:14; Psalm 10:14, 27:10, 45:10- 11, 8:5-6, 66:13, 103:13-17, 49:15-16; Deuteronomy 10:18 </w:t>
      </w:r>
    </w:p>
    <w:p w14:paraId="1AD30652" w14:textId="77777777" w:rsidR="00F90662" w:rsidRDefault="00F90662" w:rsidP="00F90662">
      <w:pPr>
        <w:spacing w:after="0" w:line="259" w:lineRule="auto"/>
        <w:ind w:left="0" w:firstLine="0"/>
        <w:jc w:val="left"/>
        <w:rPr>
          <w:rFonts w:asciiTheme="minorHAnsi" w:hAnsiTheme="minorHAnsi" w:cstheme="minorHAnsi"/>
          <w:sz w:val="24"/>
          <w:szCs w:val="24"/>
        </w:rPr>
      </w:pPr>
    </w:p>
    <w:p w14:paraId="4A0064B7" w14:textId="77777777" w:rsidR="00F90662" w:rsidRPr="00F90662" w:rsidRDefault="00F90662" w:rsidP="00F90662">
      <w:pPr>
        <w:spacing w:after="0" w:line="259" w:lineRule="auto"/>
        <w:ind w:left="0" w:right="141" w:firstLine="0"/>
        <w:jc w:val="center"/>
        <w:rPr>
          <w:ins w:id="1056" w:author="virginia porter" w:date="2018-11-07T14:28:00Z"/>
          <w:rFonts w:asciiTheme="minorHAnsi" w:hAnsiTheme="minorHAnsi" w:cstheme="minorHAnsi"/>
          <w:b/>
          <w:szCs w:val="28"/>
          <w:rPrChange w:id="1057" w:author="virginia porter" w:date="2018-11-27T23:03:00Z">
            <w:rPr>
              <w:ins w:id="1058" w:author="virginia porter" w:date="2018-11-07T14:28:00Z"/>
            </w:rPr>
          </w:rPrChange>
        </w:rPr>
      </w:pPr>
      <w:ins w:id="1059" w:author="virginia porter" w:date="2018-11-07T14:28:00Z">
        <w:r w:rsidRPr="00F90662">
          <w:rPr>
            <w:rFonts w:asciiTheme="minorHAnsi" w:hAnsiTheme="minorHAnsi" w:cstheme="minorHAnsi"/>
            <w:b/>
            <w:szCs w:val="28"/>
            <w:rPrChange w:id="1060" w:author="virginia porter" w:date="2018-11-27T23:03:00Z">
              <w:rPr/>
            </w:rPrChange>
          </w:rPr>
          <w:t>Memory Verse</w:t>
        </w:r>
      </w:ins>
    </w:p>
    <w:p w14:paraId="0C248B30" w14:textId="77777777" w:rsidR="00F90662" w:rsidRPr="00841AB1" w:rsidRDefault="00F90662" w:rsidP="00F90662">
      <w:pPr>
        <w:spacing w:after="0" w:line="259" w:lineRule="auto"/>
        <w:ind w:left="0" w:right="141" w:firstLine="0"/>
        <w:jc w:val="center"/>
        <w:rPr>
          <w:ins w:id="1061" w:author="virginia porter" w:date="2018-11-07T14:30:00Z"/>
          <w:rFonts w:asciiTheme="minorHAnsi" w:hAnsiTheme="minorHAnsi" w:cstheme="minorHAnsi"/>
          <w:b/>
          <w:sz w:val="24"/>
          <w:szCs w:val="24"/>
          <w:rPrChange w:id="1062" w:author="virginia porter" w:date="2018-11-27T23:03:00Z">
            <w:rPr>
              <w:ins w:id="1063" w:author="virginia porter" w:date="2018-11-07T14:30:00Z"/>
              <w:sz w:val="24"/>
              <w:szCs w:val="24"/>
            </w:rPr>
          </w:rPrChange>
        </w:rPr>
      </w:pPr>
      <w:ins w:id="1064" w:author="virginia porter" w:date="2018-11-07T14:28:00Z">
        <w:r w:rsidRPr="00841AB1">
          <w:rPr>
            <w:rFonts w:asciiTheme="minorHAnsi" w:hAnsiTheme="minorHAnsi" w:cstheme="minorHAnsi"/>
            <w:b/>
            <w:sz w:val="24"/>
            <w:szCs w:val="24"/>
            <w:rPrChange w:id="1065" w:author="virginia porter" w:date="2018-11-27T23:03:00Z">
              <w:rPr/>
            </w:rPrChange>
          </w:rPr>
          <w:t>Galati</w:t>
        </w:r>
      </w:ins>
      <w:ins w:id="1066" w:author="virginia porter" w:date="2018-11-07T14:30:00Z">
        <w:r w:rsidRPr="00841AB1">
          <w:rPr>
            <w:rFonts w:asciiTheme="minorHAnsi" w:hAnsiTheme="minorHAnsi" w:cstheme="minorHAnsi"/>
            <w:b/>
            <w:sz w:val="24"/>
            <w:szCs w:val="24"/>
            <w:rPrChange w:id="1067" w:author="virginia porter" w:date="2018-11-27T23:03:00Z">
              <w:rPr>
                <w:sz w:val="24"/>
                <w:szCs w:val="24"/>
              </w:rPr>
            </w:rPrChange>
          </w:rPr>
          <w:t>a</w:t>
        </w:r>
      </w:ins>
      <w:ins w:id="1068" w:author="virginia porter" w:date="2018-11-07T14:28:00Z">
        <w:r w:rsidRPr="00841AB1">
          <w:rPr>
            <w:rFonts w:asciiTheme="minorHAnsi" w:hAnsiTheme="minorHAnsi" w:cstheme="minorHAnsi"/>
            <w:b/>
            <w:sz w:val="24"/>
            <w:szCs w:val="24"/>
            <w:rPrChange w:id="1069" w:author="virginia porter" w:date="2018-11-27T23:03:00Z">
              <w:rPr/>
            </w:rPrChange>
          </w:rPr>
          <w:t>ns 4:6-7</w:t>
        </w:r>
      </w:ins>
    </w:p>
    <w:p w14:paraId="66EB3865" w14:textId="4DDEB273" w:rsidR="009D0974" w:rsidRPr="00841AB1" w:rsidRDefault="009D0974" w:rsidP="00F90662">
      <w:pPr>
        <w:spacing w:after="0" w:line="259" w:lineRule="auto"/>
        <w:ind w:left="0" w:firstLine="0"/>
        <w:jc w:val="left"/>
        <w:rPr>
          <w:rFonts w:asciiTheme="minorHAnsi" w:hAnsiTheme="minorHAnsi" w:cstheme="minorHAnsi"/>
          <w:sz w:val="24"/>
          <w:szCs w:val="24"/>
        </w:rPr>
      </w:pPr>
      <w:r w:rsidRPr="00841AB1">
        <w:rPr>
          <w:rFonts w:asciiTheme="minorHAnsi" w:hAnsiTheme="minorHAnsi" w:cstheme="minorHAnsi"/>
          <w:sz w:val="24"/>
          <w:szCs w:val="24"/>
        </w:rPr>
        <w:br w:type="page"/>
      </w:r>
    </w:p>
    <w:p w14:paraId="37914F59" w14:textId="2E113A7A" w:rsidR="00F90662" w:rsidRDefault="00217661" w:rsidP="00093DD9">
      <w:pPr>
        <w:spacing w:after="0" w:line="265" w:lineRule="auto"/>
        <w:ind w:left="0" w:firstLine="0"/>
        <w:jc w:val="center"/>
        <w:rPr>
          <w:b/>
          <w:szCs w:val="28"/>
        </w:rPr>
      </w:pPr>
      <w:r w:rsidRPr="00F14CB7">
        <w:rPr>
          <w:b/>
          <w:szCs w:val="28"/>
        </w:rPr>
        <w:t xml:space="preserve">Day 5 </w:t>
      </w:r>
      <w:r w:rsidR="00F90662" w:rsidRPr="00F14CB7">
        <w:rPr>
          <w:b/>
          <w:szCs w:val="28"/>
        </w:rPr>
        <w:t>Session Nine</w:t>
      </w:r>
    </w:p>
    <w:p w14:paraId="16485CAF" w14:textId="71186C87" w:rsidR="008A4620" w:rsidRDefault="008A4620" w:rsidP="00F90662">
      <w:pPr>
        <w:spacing w:after="0" w:line="265" w:lineRule="auto"/>
        <w:ind w:left="459" w:hanging="10"/>
        <w:jc w:val="center"/>
        <w:rPr>
          <w:b/>
          <w:szCs w:val="28"/>
        </w:rPr>
      </w:pPr>
    </w:p>
    <w:p w14:paraId="510877C5" w14:textId="37062AB4" w:rsidR="008A4620" w:rsidRDefault="008A4620" w:rsidP="008A4620">
      <w:pPr>
        <w:pStyle w:val="Header1-Style2"/>
      </w:pPr>
      <w:r>
        <w:t>Lord, Teach Us To Pray</w:t>
      </w:r>
    </w:p>
    <w:p w14:paraId="02A1141C" w14:textId="78EAD636" w:rsidR="008A4620" w:rsidRDefault="008A4620" w:rsidP="008A4620">
      <w:pPr>
        <w:pStyle w:val="Header3-Style2"/>
      </w:pPr>
      <w:r>
        <w:t>Key Passage</w:t>
      </w:r>
    </w:p>
    <w:p w14:paraId="70998678" w14:textId="54182A15" w:rsidR="008A4620" w:rsidRDefault="008A4620" w:rsidP="008A4620">
      <w:pPr>
        <w:ind w:left="9"/>
        <w:jc w:val="center"/>
        <w:rPr>
          <w:b/>
          <w:sz w:val="24"/>
          <w:szCs w:val="24"/>
        </w:rPr>
      </w:pPr>
      <w:r w:rsidRPr="008A4620">
        <w:rPr>
          <w:b/>
          <w:sz w:val="24"/>
          <w:szCs w:val="24"/>
        </w:rPr>
        <w:t>Luke 11:1-13</w:t>
      </w:r>
    </w:p>
    <w:p w14:paraId="3E13546D" w14:textId="069AA98D" w:rsidR="008A42EF" w:rsidRDefault="008A42EF" w:rsidP="008A4620">
      <w:pPr>
        <w:ind w:left="9"/>
        <w:jc w:val="center"/>
        <w:rPr>
          <w:b/>
          <w:sz w:val="24"/>
          <w:szCs w:val="24"/>
        </w:rPr>
      </w:pPr>
    </w:p>
    <w:p w14:paraId="7667326D" w14:textId="0B43A1F9" w:rsidR="008A42EF" w:rsidRDefault="008A42EF" w:rsidP="008A4620">
      <w:pPr>
        <w:ind w:left="9"/>
        <w:jc w:val="center"/>
        <w:rPr>
          <w:b/>
          <w:szCs w:val="28"/>
        </w:rPr>
      </w:pPr>
      <w:r w:rsidRPr="008A42EF">
        <w:rPr>
          <w:b/>
          <w:szCs w:val="28"/>
        </w:rPr>
        <w:t>Introduction</w:t>
      </w:r>
    </w:p>
    <w:p w14:paraId="3CA97F0F" w14:textId="4D7C45BB" w:rsidR="008A42EF" w:rsidRDefault="008A42EF" w:rsidP="008A4620">
      <w:pPr>
        <w:ind w:left="9"/>
        <w:jc w:val="center"/>
        <w:rPr>
          <w:b/>
          <w:szCs w:val="28"/>
        </w:rPr>
      </w:pPr>
    </w:p>
    <w:p w14:paraId="63C711CF" w14:textId="6957DE13" w:rsidR="00D72E7D" w:rsidRDefault="008A42EF" w:rsidP="00892FEA">
      <w:pPr>
        <w:ind w:left="0" w:right="-288" w:firstLine="720"/>
        <w:rPr>
          <w:sz w:val="24"/>
          <w:szCs w:val="24"/>
        </w:rPr>
      </w:pPr>
      <w:r>
        <w:rPr>
          <w:sz w:val="24"/>
          <w:szCs w:val="24"/>
        </w:rPr>
        <w:t>Thanks to the movie The War Room, the church has been awakened to the need for discipleship in the arena of prayer. What a novel idea</w:t>
      </w:r>
      <w:r w:rsidR="00F22377">
        <w:rPr>
          <w:sz w:val="24"/>
          <w:szCs w:val="24"/>
        </w:rPr>
        <w:t>--</w:t>
      </w:r>
      <w:r>
        <w:rPr>
          <w:sz w:val="24"/>
          <w:szCs w:val="24"/>
        </w:rPr>
        <w:t xml:space="preserve">that older women should teach the younger women to pray. It’s brilliant. It’s even Biblical! But sadly, it’s rare. Since the move hit the big screen, young women have come out of the wood work, searching for mature Christian women to teach them how to pray. A couple have approached me with the request. The truth be told, all I have learned about prayer, I learned </w:t>
      </w:r>
      <w:r w:rsidR="00F22377">
        <w:rPr>
          <w:sz w:val="24"/>
          <w:szCs w:val="24"/>
        </w:rPr>
        <w:t>from s</w:t>
      </w:r>
      <w:r>
        <w:rPr>
          <w:sz w:val="24"/>
          <w:szCs w:val="24"/>
        </w:rPr>
        <w:t xml:space="preserve">ome mature godly women who come to my home for discipleship. </w:t>
      </w:r>
      <w:r w:rsidR="00F22377">
        <w:rPr>
          <w:sz w:val="24"/>
          <w:szCs w:val="24"/>
        </w:rPr>
        <w:t>By praying with me and for me, th</w:t>
      </w:r>
      <w:r>
        <w:rPr>
          <w:sz w:val="24"/>
          <w:szCs w:val="24"/>
        </w:rPr>
        <w:t>ey discipled me in prayer</w:t>
      </w:r>
      <w:r w:rsidR="00B84AF8">
        <w:rPr>
          <w:sz w:val="24"/>
          <w:szCs w:val="24"/>
        </w:rPr>
        <w:t xml:space="preserve">. </w:t>
      </w:r>
    </w:p>
    <w:p w14:paraId="79D84048" w14:textId="77777777" w:rsidR="00892FEA" w:rsidRDefault="00892FEA" w:rsidP="00892FEA">
      <w:pPr>
        <w:ind w:left="0" w:right="-288" w:firstLine="720"/>
        <w:rPr>
          <w:sz w:val="24"/>
          <w:szCs w:val="24"/>
        </w:rPr>
      </w:pPr>
    </w:p>
    <w:p w14:paraId="656C0109" w14:textId="67243C3D" w:rsidR="000409B0" w:rsidRDefault="000409B0" w:rsidP="00892FEA">
      <w:pPr>
        <w:ind w:left="0" w:right="-288" w:firstLine="720"/>
        <w:rPr>
          <w:sz w:val="24"/>
          <w:szCs w:val="24"/>
        </w:rPr>
      </w:pPr>
      <w:r>
        <w:rPr>
          <w:sz w:val="24"/>
          <w:szCs w:val="24"/>
        </w:rPr>
        <w:t xml:space="preserve">When we come together and </w:t>
      </w:r>
      <w:r w:rsidR="008A42EF">
        <w:rPr>
          <w:sz w:val="24"/>
          <w:szCs w:val="24"/>
        </w:rPr>
        <w:t>bombard the throne of the King</w:t>
      </w:r>
      <w:r>
        <w:rPr>
          <w:sz w:val="24"/>
          <w:szCs w:val="24"/>
        </w:rPr>
        <w:t xml:space="preserve"> in prayer, the most amazing thing happens. The presence of God is almost palatable. There is a reason for that. Prayer is not just bringing request</w:t>
      </w:r>
      <w:r w:rsidR="00A0411C">
        <w:rPr>
          <w:sz w:val="24"/>
          <w:szCs w:val="24"/>
        </w:rPr>
        <w:t xml:space="preserve"> to God</w:t>
      </w:r>
      <w:r w:rsidR="00D72E7D">
        <w:rPr>
          <w:sz w:val="24"/>
          <w:szCs w:val="24"/>
        </w:rPr>
        <w:t xml:space="preserve">. </w:t>
      </w:r>
      <w:r w:rsidR="00F22377">
        <w:rPr>
          <w:sz w:val="24"/>
          <w:szCs w:val="24"/>
        </w:rPr>
        <w:t>A</w:t>
      </w:r>
      <w:r w:rsidR="00D72E7D">
        <w:rPr>
          <w:sz w:val="24"/>
          <w:szCs w:val="24"/>
        </w:rPr>
        <w:t>lthough, that is certainly part of it.</w:t>
      </w:r>
      <w:r w:rsidR="003827B9">
        <w:rPr>
          <w:sz w:val="24"/>
          <w:szCs w:val="24"/>
        </w:rPr>
        <w:t xml:space="preserve"> </w:t>
      </w:r>
      <w:r w:rsidR="00D72E7D">
        <w:rPr>
          <w:sz w:val="24"/>
          <w:szCs w:val="24"/>
        </w:rPr>
        <w:t xml:space="preserve">The very essence of prayer, though, is to </w:t>
      </w:r>
      <w:r w:rsidR="00412F87">
        <w:rPr>
          <w:sz w:val="24"/>
          <w:szCs w:val="24"/>
        </w:rPr>
        <w:t>draw</w:t>
      </w:r>
      <w:r w:rsidR="001E564A">
        <w:rPr>
          <w:sz w:val="24"/>
          <w:szCs w:val="24"/>
        </w:rPr>
        <w:t xml:space="preserve"> near</w:t>
      </w:r>
      <w:r>
        <w:rPr>
          <w:sz w:val="24"/>
          <w:szCs w:val="24"/>
        </w:rPr>
        <w:t xml:space="preserve"> to God in worship and adoration.</w:t>
      </w:r>
      <w:r w:rsidR="00D51903">
        <w:rPr>
          <w:sz w:val="24"/>
          <w:szCs w:val="24"/>
        </w:rPr>
        <w:t xml:space="preserve"> </w:t>
      </w:r>
      <w:r>
        <w:rPr>
          <w:sz w:val="24"/>
          <w:szCs w:val="24"/>
        </w:rPr>
        <w:t xml:space="preserve"> </w:t>
      </w:r>
      <w:r w:rsidR="003827B9">
        <w:rPr>
          <w:sz w:val="24"/>
          <w:szCs w:val="24"/>
        </w:rPr>
        <w:t xml:space="preserve">In this lesson we are going take a good long look at </w:t>
      </w:r>
      <w:r w:rsidR="00F22377">
        <w:rPr>
          <w:sz w:val="24"/>
          <w:szCs w:val="24"/>
        </w:rPr>
        <w:t>the model prayer, better known as</w:t>
      </w:r>
      <w:r w:rsidR="003827B9">
        <w:rPr>
          <w:sz w:val="24"/>
          <w:szCs w:val="24"/>
        </w:rPr>
        <w:t xml:space="preserve"> The Lord’s Prayer</w:t>
      </w:r>
      <w:r w:rsidR="00F22FBD">
        <w:rPr>
          <w:sz w:val="24"/>
          <w:szCs w:val="24"/>
        </w:rPr>
        <w:t>, and</w:t>
      </w:r>
      <w:r w:rsidR="003827B9">
        <w:rPr>
          <w:sz w:val="24"/>
          <w:szCs w:val="24"/>
        </w:rPr>
        <w:t xml:space="preserve"> learn </w:t>
      </w:r>
      <w:r w:rsidR="001761CF">
        <w:rPr>
          <w:sz w:val="24"/>
          <w:szCs w:val="24"/>
        </w:rPr>
        <w:t xml:space="preserve">what it means to become </w:t>
      </w:r>
      <w:r w:rsidR="00D72E7D">
        <w:rPr>
          <w:sz w:val="24"/>
          <w:szCs w:val="24"/>
        </w:rPr>
        <w:t>a family</w:t>
      </w:r>
      <w:r w:rsidR="003827B9">
        <w:rPr>
          <w:sz w:val="24"/>
          <w:szCs w:val="24"/>
        </w:rPr>
        <w:t xml:space="preserve"> </w:t>
      </w:r>
      <w:r w:rsidR="00F22377">
        <w:rPr>
          <w:sz w:val="24"/>
          <w:szCs w:val="24"/>
        </w:rPr>
        <w:t>or house of</w:t>
      </w:r>
      <w:r w:rsidR="003827B9">
        <w:rPr>
          <w:sz w:val="24"/>
          <w:szCs w:val="24"/>
        </w:rPr>
        <w:t xml:space="preserve"> prayer. </w:t>
      </w:r>
    </w:p>
    <w:p w14:paraId="75B585F5" w14:textId="77777777" w:rsidR="00892FEA" w:rsidRDefault="00892FEA" w:rsidP="003827B9">
      <w:pPr>
        <w:ind w:firstLine="720"/>
        <w:rPr>
          <w:sz w:val="24"/>
          <w:szCs w:val="24"/>
        </w:rPr>
      </w:pPr>
    </w:p>
    <w:p w14:paraId="602D33EB" w14:textId="4756B2FF" w:rsidR="005E49B0" w:rsidRDefault="005E49B0" w:rsidP="005E49B0">
      <w:pPr>
        <w:pStyle w:val="Header3-Style2"/>
      </w:pPr>
      <w:r>
        <w:t>The Model Prayer</w:t>
      </w:r>
    </w:p>
    <w:p w14:paraId="4F106C38" w14:textId="77777777" w:rsidR="005E49B0" w:rsidRDefault="005E49B0" w:rsidP="003827B9">
      <w:pPr>
        <w:ind w:firstLine="720"/>
        <w:rPr>
          <w:sz w:val="24"/>
          <w:szCs w:val="24"/>
        </w:rPr>
      </w:pPr>
    </w:p>
    <w:p w14:paraId="5851F85C" w14:textId="7427D22A" w:rsidR="0019431E" w:rsidRDefault="00860C19" w:rsidP="00D86B03">
      <w:pPr>
        <w:ind w:left="0" w:right="-288" w:firstLine="720"/>
        <w:rPr>
          <w:sz w:val="24"/>
          <w:szCs w:val="24"/>
        </w:rPr>
      </w:pPr>
      <w:r>
        <w:rPr>
          <w:sz w:val="24"/>
          <w:szCs w:val="24"/>
        </w:rPr>
        <w:t>The account of Mary and Martha proceed Jesus teaching on Prayer. That fits in perfectly with our lesson because that is just what we are doing. We are going to sit at Jesus feet</w:t>
      </w:r>
      <w:r w:rsidR="00F22377">
        <w:rPr>
          <w:sz w:val="24"/>
          <w:szCs w:val="24"/>
        </w:rPr>
        <w:t>,</w:t>
      </w:r>
      <w:r>
        <w:rPr>
          <w:sz w:val="24"/>
          <w:szCs w:val="24"/>
        </w:rPr>
        <w:t xml:space="preserve"> and learn from </w:t>
      </w:r>
      <w:r w:rsidR="00D72E7D">
        <w:rPr>
          <w:sz w:val="24"/>
          <w:szCs w:val="24"/>
        </w:rPr>
        <w:t>H</w:t>
      </w:r>
      <w:r>
        <w:rPr>
          <w:sz w:val="24"/>
          <w:szCs w:val="24"/>
        </w:rPr>
        <w:t xml:space="preserve">im. </w:t>
      </w:r>
      <w:r w:rsidR="005E49B0">
        <w:rPr>
          <w:sz w:val="24"/>
          <w:szCs w:val="24"/>
        </w:rPr>
        <w:t xml:space="preserve">Let’s begin by reading </w:t>
      </w:r>
      <w:r w:rsidR="005E49B0" w:rsidRPr="00675D6A">
        <w:rPr>
          <w:b/>
          <w:sz w:val="24"/>
          <w:szCs w:val="24"/>
        </w:rPr>
        <w:t>Luke 11:1-13</w:t>
      </w:r>
      <w:r w:rsidR="005E49B0">
        <w:rPr>
          <w:sz w:val="24"/>
          <w:szCs w:val="24"/>
        </w:rPr>
        <w:t xml:space="preserve"> and see what </w:t>
      </w:r>
      <w:r w:rsidR="00D1590A">
        <w:rPr>
          <w:sz w:val="24"/>
          <w:szCs w:val="24"/>
        </w:rPr>
        <w:t>the Lord</w:t>
      </w:r>
      <w:r w:rsidR="00F22FBD">
        <w:rPr>
          <w:sz w:val="24"/>
          <w:szCs w:val="24"/>
        </w:rPr>
        <w:t xml:space="preserve"> will teach us about prayer</w:t>
      </w:r>
      <w:r w:rsidR="00F15EE7">
        <w:rPr>
          <w:sz w:val="24"/>
          <w:szCs w:val="24"/>
        </w:rPr>
        <w:t xml:space="preserve">.   </w:t>
      </w:r>
    </w:p>
    <w:p w14:paraId="36B69C94" w14:textId="77777777" w:rsidR="001E564A" w:rsidRDefault="001E564A" w:rsidP="00D86B03">
      <w:pPr>
        <w:ind w:left="0" w:right="-288" w:firstLine="720"/>
        <w:rPr>
          <w:sz w:val="24"/>
          <w:szCs w:val="24"/>
        </w:rPr>
      </w:pPr>
    </w:p>
    <w:p w14:paraId="475AD1ED" w14:textId="0CEA897D" w:rsidR="001E629B" w:rsidRDefault="001E629B" w:rsidP="00394BD1">
      <w:pPr>
        <w:ind w:left="0" w:right="-288" w:firstLine="720"/>
        <w:rPr>
          <w:sz w:val="24"/>
          <w:szCs w:val="24"/>
        </w:rPr>
      </w:pPr>
      <w:r w:rsidRPr="00394BD1">
        <w:rPr>
          <w:sz w:val="24"/>
          <w:szCs w:val="24"/>
        </w:rPr>
        <w:t>T</w:t>
      </w:r>
      <w:r w:rsidR="00D246F8" w:rsidRPr="00394BD1">
        <w:rPr>
          <w:sz w:val="24"/>
          <w:szCs w:val="24"/>
        </w:rPr>
        <w:t xml:space="preserve">o </w:t>
      </w:r>
      <w:r w:rsidRPr="00394BD1">
        <w:rPr>
          <w:sz w:val="24"/>
          <w:szCs w:val="24"/>
        </w:rPr>
        <w:t>state</w:t>
      </w:r>
      <w:r w:rsidR="00D246F8" w:rsidRPr="00394BD1">
        <w:rPr>
          <w:sz w:val="24"/>
          <w:szCs w:val="24"/>
        </w:rPr>
        <w:t xml:space="preserve"> the obvious, Jesus prayed. </w:t>
      </w:r>
      <w:r w:rsidR="00F15EE7" w:rsidRPr="00394BD1">
        <w:rPr>
          <w:sz w:val="24"/>
          <w:szCs w:val="24"/>
        </w:rPr>
        <w:t xml:space="preserve">That alone </w:t>
      </w:r>
      <w:r w:rsidRPr="00394BD1">
        <w:rPr>
          <w:sz w:val="24"/>
          <w:szCs w:val="24"/>
        </w:rPr>
        <w:t>speaks volumes about our need to pray</w:t>
      </w:r>
      <w:r w:rsidR="00F15EE7" w:rsidRPr="00394BD1">
        <w:rPr>
          <w:sz w:val="24"/>
          <w:szCs w:val="24"/>
        </w:rPr>
        <w:t xml:space="preserve">. </w:t>
      </w:r>
      <w:r w:rsidRPr="00394BD1">
        <w:rPr>
          <w:sz w:val="24"/>
          <w:szCs w:val="24"/>
        </w:rPr>
        <w:t>M</w:t>
      </w:r>
      <w:r w:rsidR="00F15EE7" w:rsidRPr="00394BD1">
        <w:rPr>
          <w:sz w:val="24"/>
          <w:szCs w:val="24"/>
        </w:rPr>
        <w:t>ost likely, t</w:t>
      </w:r>
      <w:r w:rsidR="000409B0" w:rsidRPr="00394BD1">
        <w:rPr>
          <w:sz w:val="24"/>
          <w:szCs w:val="24"/>
        </w:rPr>
        <w:t>he anonymous disciple asking the question was John</w:t>
      </w:r>
      <w:r w:rsidR="00F15EE7" w:rsidRPr="00394BD1">
        <w:rPr>
          <w:sz w:val="24"/>
          <w:szCs w:val="24"/>
        </w:rPr>
        <w:t xml:space="preserve"> – who was</w:t>
      </w:r>
      <w:r w:rsidR="000409B0" w:rsidRPr="00394BD1">
        <w:rPr>
          <w:sz w:val="24"/>
          <w:szCs w:val="24"/>
        </w:rPr>
        <w:t xml:space="preserve"> also discipled by John the Baptist</w:t>
      </w:r>
      <w:r w:rsidR="00D1590A" w:rsidRPr="00394BD1">
        <w:rPr>
          <w:sz w:val="24"/>
          <w:szCs w:val="24"/>
        </w:rPr>
        <w:t>.</w:t>
      </w:r>
      <w:r w:rsidR="000409B0" w:rsidRPr="00394BD1">
        <w:rPr>
          <w:sz w:val="24"/>
          <w:szCs w:val="24"/>
        </w:rPr>
        <w:t xml:space="preserve"> </w:t>
      </w:r>
      <w:r w:rsidRPr="00394BD1">
        <w:rPr>
          <w:sz w:val="24"/>
          <w:szCs w:val="24"/>
        </w:rPr>
        <w:t>Highlighting the fact that d</w:t>
      </w:r>
      <w:r w:rsidR="00F15EE7" w:rsidRPr="00394BD1">
        <w:rPr>
          <w:sz w:val="24"/>
          <w:szCs w:val="24"/>
        </w:rPr>
        <w:t xml:space="preserve">isciple-makers are the ones who teach people to pray. </w:t>
      </w:r>
      <w:r w:rsidR="000409B0" w:rsidRPr="00394BD1">
        <w:rPr>
          <w:sz w:val="24"/>
          <w:szCs w:val="24"/>
        </w:rPr>
        <w:t xml:space="preserve"> </w:t>
      </w:r>
      <w:r w:rsidRPr="00394BD1">
        <w:rPr>
          <w:sz w:val="24"/>
          <w:szCs w:val="24"/>
        </w:rPr>
        <w:t xml:space="preserve">Then there is the Greek word didasko that is translated as </w:t>
      </w:r>
      <w:r w:rsidRPr="00394BD1">
        <w:rPr>
          <w:i/>
          <w:sz w:val="24"/>
          <w:szCs w:val="24"/>
        </w:rPr>
        <w:t>teach</w:t>
      </w:r>
      <w:r w:rsidRPr="00394BD1">
        <w:rPr>
          <w:sz w:val="24"/>
          <w:szCs w:val="24"/>
        </w:rPr>
        <w:t xml:space="preserve"> and is also found in the Great Commission. It simply means to learn, to teach. What does that tell us about disciple- making? </w:t>
      </w:r>
    </w:p>
    <w:p w14:paraId="1CA92EF1" w14:textId="77777777" w:rsidR="00394BD1" w:rsidRPr="00394BD1" w:rsidRDefault="00394BD1" w:rsidP="00394BD1">
      <w:pPr>
        <w:ind w:left="0" w:right="-288" w:firstLine="720"/>
        <w:rPr>
          <w:sz w:val="24"/>
          <w:szCs w:val="24"/>
        </w:rPr>
      </w:pPr>
    </w:p>
    <w:p w14:paraId="1E883004" w14:textId="3CFE2462" w:rsidR="00236751" w:rsidRDefault="005E6799" w:rsidP="00394BD1">
      <w:pPr>
        <w:spacing w:after="480"/>
        <w:ind w:left="0" w:right="-288" w:firstLine="720"/>
        <w:rPr>
          <w:sz w:val="24"/>
          <w:szCs w:val="24"/>
        </w:rPr>
      </w:pPr>
      <w:r w:rsidRPr="00394BD1">
        <w:rPr>
          <w:sz w:val="24"/>
          <w:szCs w:val="24"/>
        </w:rPr>
        <w:t>Jesus said,</w:t>
      </w:r>
      <w:r w:rsidR="00A22A73" w:rsidRPr="00394BD1">
        <w:rPr>
          <w:sz w:val="24"/>
          <w:szCs w:val="24"/>
        </w:rPr>
        <w:t xml:space="preserve"> “When you pray</w:t>
      </w:r>
      <w:r w:rsidRPr="00394BD1">
        <w:rPr>
          <w:sz w:val="24"/>
          <w:szCs w:val="24"/>
        </w:rPr>
        <w:t>,</w:t>
      </w:r>
      <w:r w:rsidR="00A22A73" w:rsidRPr="00394BD1">
        <w:rPr>
          <w:sz w:val="24"/>
          <w:szCs w:val="24"/>
        </w:rPr>
        <w:t>” infer</w:t>
      </w:r>
      <w:r w:rsidRPr="00394BD1">
        <w:rPr>
          <w:sz w:val="24"/>
          <w:szCs w:val="24"/>
        </w:rPr>
        <w:t>ring</w:t>
      </w:r>
      <w:r w:rsidR="00A22A73" w:rsidRPr="00394BD1">
        <w:rPr>
          <w:sz w:val="24"/>
          <w:szCs w:val="24"/>
        </w:rPr>
        <w:t xml:space="preserve"> that </w:t>
      </w:r>
      <w:r w:rsidRPr="00394BD1">
        <w:rPr>
          <w:sz w:val="24"/>
          <w:szCs w:val="24"/>
        </w:rPr>
        <w:t xml:space="preserve">saved people </w:t>
      </w:r>
      <w:r w:rsidR="00A22A73" w:rsidRPr="00394BD1">
        <w:rPr>
          <w:i/>
          <w:sz w:val="24"/>
          <w:szCs w:val="24"/>
        </w:rPr>
        <w:t>will</w:t>
      </w:r>
      <w:r w:rsidR="00A22A73" w:rsidRPr="00394BD1">
        <w:rPr>
          <w:sz w:val="24"/>
          <w:szCs w:val="24"/>
        </w:rPr>
        <w:t xml:space="preserve"> pray.</w:t>
      </w:r>
      <w:r w:rsidR="00A53B1D" w:rsidRPr="00394BD1">
        <w:rPr>
          <w:sz w:val="24"/>
          <w:szCs w:val="24"/>
        </w:rPr>
        <w:t xml:space="preserve"> </w:t>
      </w:r>
      <w:r w:rsidR="0020193A" w:rsidRPr="00394BD1">
        <w:rPr>
          <w:sz w:val="24"/>
          <w:szCs w:val="24"/>
        </w:rPr>
        <w:t xml:space="preserve">Yet, what exactly is prayer? It’s a sacred communion between God, who needs nothing, and His people who can do nothing without Him. </w:t>
      </w:r>
    </w:p>
    <w:p w14:paraId="7CC69891" w14:textId="77777777" w:rsidR="00236751" w:rsidRDefault="0020193A" w:rsidP="00236751">
      <w:pPr>
        <w:spacing w:after="480"/>
        <w:ind w:left="0" w:right="-288" w:firstLine="720"/>
        <w:rPr>
          <w:sz w:val="24"/>
          <w:szCs w:val="24"/>
        </w:rPr>
      </w:pPr>
      <w:r w:rsidRPr="00394BD1">
        <w:rPr>
          <w:sz w:val="24"/>
          <w:szCs w:val="24"/>
        </w:rPr>
        <w:t xml:space="preserve"> </w:t>
      </w:r>
      <w:r w:rsidR="00A53B1D" w:rsidRPr="00394BD1">
        <w:rPr>
          <w:sz w:val="24"/>
          <w:szCs w:val="24"/>
        </w:rPr>
        <w:t xml:space="preserve">You see, by praying we presuppose that the Lord of all creation desires to </w:t>
      </w:r>
      <w:r w:rsidR="00CE1E04" w:rsidRPr="00394BD1">
        <w:rPr>
          <w:sz w:val="24"/>
          <w:szCs w:val="24"/>
        </w:rPr>
        <w:t xml:space="preserve">meet </w:t>
      </w:r>
      <w:r w:rsidR="00A53B1D" w:rsidRPr="00394BD1">
        <w:rPr>
          <w:sz w:val="24"/>
          <w:szCs w:val="24"/>
        </w:rPr>
        <w:t>with us</w:t>
      </w:r>
      <w:r w:rsidR="00B743DA" w:rsidRPr="00394BD1">
        <w:rPr>
          <w:sz w:val="24"/>
          <w:szCs w:val="24"/>
        </w:rPr>
        <w:t xml:space="preserve">; having full assurance in the fact that He is all powerful and is actively engaged in the details of our lives. </w:t>
      </w:r>
      <w:r w:rsidR="00CE1E04" w:rsidRPr="00394BD1">
        <w:rPr>
          <w:sz w:val="24"/>
          <w:szCs w:val="24"/>
        </w:rPr>
        <w:t xml:space="preserve">Someone has said, “Prayer is practicing the presence of God.” In other words, prayer brings God’s presence into every situation of life. </w:t>
      </w:r>
      <w:r w:rsidR="00236751">
        <w:rPr>
          <w:sz w:val="24"/>
          <w:szCs w:val="24"/>
        </w:rPr>
        <w:t xml:space="preserve">Someone has said, worry is me having a conversation with myself about things I have no control over. Prayer is me having a conversation with God who can change everything!” </w:t>
      </w:r>
      <w:r w:rsidR="00236751" w:rsidRPr="00394BD1">
        <w:rPr>
          <w:sz w:val="24"/>
          <w:szCs w:val="24"/>
        </w:rPr>
        <w:t xml:space="preserve">Prayerlessness </w:t>
      </w:r>
      <w:r w:rsidR="00236751">
        <w:rPr>
          <w:sz w:val="24"/>
          <w:szCs w:val="24"/>
        </w:rPr>
        <w:t>my</w:t>
      </w:r>
      <w:r w:rsidR="00236751" w:rsidRPr="00394BD1">
        <w:rPr>
          <w:sz w:val="24"/>
          <w:szCs w:val="24"/>
        </w:rPr>
        <w:t xml:space="preserve"> declaration of independence from God.</w:t>
      </w:r>
    </w:p>
    <w:p w14:paraId="5E7E3FEB" w14:textId="0B96A234" w:rsidR="00394BD1" w:rsidRPr="00236751" w:rsidRDefault="00236751" w:rsidP="00236751">
      <w:pPr>
        <w:spacing w:after="480"/>
        <w:ind w:left="2160" w:right="-288" w:firstLine="720"/>
        <w:jc w:val="left"/>
        <w:rPr>
          <w:b/>
          <w:szCs w:val="28"/>
        </w:rPr>
      </w:pPr>
      <w:r w:rsidRPr="00236751">
        <w:rPr>
          <w:b/>
          <w:szCs w:val="28"/>
        </w:rPr>
        <w:t>Who are You Talking to?</w:t>
      </w:r>
    </w:p>
    <w:p w14:paraId="094298C9" w14:textId="77777777" w:rsidR="00394BD1" w:rsidRDefault="001E564A" w:rsidP="00394BD1">
      <w:pPr>
        <w:spacing w:after="480"/>
        <w:ind w:left="0" w:right="-288" w:firstLine="720"/>
        <w:rPr>
          <w:sz w:val="24"/>
          <w:szCs w:val="24"/>
        </w:rPr>
      </w:pPr>
      <w:r w:rsidRPr="00394BD1">
        <w:rPr>
          <w:sz w:val="24"/>
          <w:szCs w:val="24"/>
        </w:rPr>
        <w:t>I have a video on my phone of my six, four, and two-year-old granddaughters singing the Lord’s prayer. T</w:t>
      </w:r>
      <w:r w:rsidR="00CE1E04" w:rsidRPr="00394BD1">
        <w:rPr>
          <w:sz w:val="24"/>
          <w:szCs w:val="24"/>
        </w:rPr>
        <w:t>o hear t</w:t>
      </w:r>
      <w:r w:rsidRPr="00394BD1">
        <w:rPr>
          <w:sz w:val="24"/>
          <w:szCs w:val="24"/>
        </w:rPr>
        <w:t xml:space="preserve">heir angelic voices singing God’s Word is music to my ears. </w:t>
      </w:r>
      <w:r w:rsidR="00CE1E04" w:rsidRPr="00394BD1">
        <w:rPr>
          <w:sz w:val="24"/>
          <w:szCs w:val="24"/>
        </w:rPr>
        <w:t>Oh that</w:t>
      </w:r>
      <w:r w:rsidRPr="00394BD1">
        <w:rPr>
          <w:sz w:val="24"/>
          <w:szCs w:val="24"/>
        </w:rPr>
        <w:t xml:space="preserve"> they will come to know </w:t>
      </w:r>
      <w:r w:rsidR="00CE1E04" w:rsidRPr="00394BD1">
        <w:rPr>
          <w:sz w:val="24"/>
          <w:szCs w:val="24"/>
        </w:rPr>
        <w:t xml:space="preserve">Him </w:t>
      </w:r>
      <w:r w:rsidRPr="00394BD1">
        <w:rPr>
          <w:sz w:val="24"/>
          <w:szCs w:val="24"/>
        </w:rPr>
        <w:t xml:space="preserve">intimately, </w:t>
      </w:r>
      <w:r w:rsidR="00B3302C" w:rsidRPr="00394BD1">
        <w:rPr>
          <w:sz w:val="24"/>
          <w:szCs w:val="24"/>
        </w:rPr>
        <w:t xml:space="preserve">is the cry of my heart. </w:t>
      </w:r>
      <w:r w:rsidRPr="00394BD1">
        <w:rPr>
          <w:sz w:val="24"/>
          <w:szCs w:val="24"/>
        </w:rPr>
        <w:t xml:space="preserve">When </w:t>
      </w:r>
      <w:r w:rsidR="000409B0" w:rsidRPr="00394BD1">
        <w:rPr>
          <w:sz w:val="24"/>
          <w:szCs w:val="24"/>
        </w:rPr>
        <w:t>Ada,</w:t>
      </w:r>
      <w:r w:rsidRPr="00394BD1">
        <w:rPr>
          <w:sz w:val="24"/>
          <w:szCs w:val="24"/>
        </w:rPr>
        <w:t xml:space="preserve"> the middle child, was </w:t>
      </w:r>
      <w:r w:rsidR="00991428" w:rsidRPr="00394BD1">
        <w:rPr>
          <w:sz w:val="24"/>
          <w:szCs w:val="24"/>
        </w:rPr>
        <w:t>two-and-a-half</w:t>
      </w:r>
      <w:r w:rsidRPr="00394BD1">
        <w:rPr>
          <w:sz w:val="24"/>
          <w:szCs w:val="24"/>
        </w:rPr>
        <w:t xml:space="preserve"> she</w:t>
      </w:r>
      <w:r w:rsidR="00D1590A" w:rsidRPr="00394BD1">
        <w:rPr>
          <w:sz w:val="24"/>
          <w:szCs w:val="24"/>
        </w:rPr>
        <w:t xml:space="preserve"> </w:t>
      </w:r>
      <w:r w:rsidR="000409B0" w:rsidRPr="00394BD1">
        <w:rPr>
          <w:sz w:val="24"/>
          <w:szCs w:val="24"/>
        </w:rPr>
        <w:t xml:space="preserve">stayed the night with us and woke up at 6 am calling for her Nonie… that’s my name.  When she calls, I come running because that’s what Nonnie does. </w:t>
      </w:r>
      <w:r w:rsidR="00806595" w:rsidRPr="00394BD1">
        <w:rPr>
          <w:sz w:val="24"/>
          <w:szCs w:val="24"/>
        </w:rPr>
        <w:t xml:space="preserve">Hoping we might all get to sleep a little longer, </w:t>
      </w:r>
      <w:r w:rsidR="000409B0" w:rsidRPr="00394BD1">
        <w:rPr>
          <w:sz w:val="24"/>
          <w:szCs w:val="24"/>
        </w:rPr>
        <w:t>I scoop</w:t>
      </w:r>
      <w:r w:rsidR="00D1590A" w:rsidRPr="00394BD1">
        <w:rPr>
          <w:sz w:val="24"/>
          <w:szCs w:val="24"/>
        </w:rPr>
        <w:t>ed</w:t>
      </w:r>
      <w:r w:rsidR="000409B0" w:rsidRPr="00394BD1">
        <w:rPr>
          <w:sz w:val="24"/>
          <w:szCs w:val="24"/>
        </w:rPr>
        <w:t xml:space="preserve"> her up out of her little bed and b</w:t>
      </w:r>
      <w:r w:rsidR="00D1590A" w:rsidRPr="00394BD1">
        <w:rPr>
          <w:sz w:val="24"/>
          <w:szCs w:val="24"/>
        </w:rPr>
        <w:t>rought</w:t>
      </w:r>
      <w:r w:rsidR="000409B0" w:rsidRPr="00394BD1">
        <w:rPr>
          <w:sz w:val="24"/>
          <w:szCs w:val="24"/>
        </w:rPr>
        <w:t xml:space="preserve"> her down stairs and put her in bed between her Poppy and </w:t>
      </w:r>
      <w:r w:rsidR="00B3302C" w:rsidRPr="00394BD1">
        <w:rPr>
          <w:sz w:val="24"/>
          <w:szCs w:val="24"/>
        </w:rPr>
        <w:t>me.</w:t>
      </w:r>
      <w:r w:rsidR="00806595" w:rsidRPr="00394BD1">
        <w:rPr>
          <w:sz w:val="24"/>
          <w:szCs w:val="24"/>
        </w:rPr>
        <w:t xml:space="preserve"> </w:t>
      </w:r>
      <w:r w:rsidR="00D1590A" w:rsidRPr="00394BD1">
        <w:rPr>
          <w:sz w:val="24"/>
          <w:szCs w:val="24"/>
        </w:rPr>
        <w:t xml:space="preserve"> The silly little thing </w:t>
      </w:r>
      <w:r w:rsidR="000409B0" w:rsidRPr="00394BD1">
        <w:rPr>
          <w:sz w:val="24"/>
          <w:szCs w:val="24"/>
        </w:rPr>
        <w:t>doesn’t say a word</w:t>
      </w:r>
      <w:r w:rsidR="00D1590A" w:rsidRPr="00394BD1">
        <w:rPr>
          <w:sz w:val="24"/>
          <w:szCs w:val="24"/>
        </w:rPr>
        <w:t>. S</w:t>
      </w:r>
      <w:r w:rsidR="000409B0" w:rsidRPr="00394BD1">
        <w:rPr>
          <w:sz w:val="24"/>
          <w:szCs w:val="24"/>
        </w:rPr>
        <w:t xml:space="preserve">he just lays there looking back and forth between us. </w:t>
      </w:r>
      <w:r w:rsidR="00806595" w:rsidRPr="00394BD1">
        <w:rPr>
          <w:sz w:val="24"/>
          <w:szCs w:val="24"/>
        </w:rPr>
        <w:t xml:space="preserve">My husband </w:t>
      </w:r>
      <w:r w:rsidR="000409B0" w:rsidRPr="00394BD1">
        <w:rPr>
          <w:sz w:val="24"/>
          <w:szCs w:val="24"/>
        </w:rPr>
        <w:t>Art, thinking that she may be getting a little home sick, starts talking about the big pancake breakfast he is going to fix. Then, out of the clear blue, she says those now famous words, “</w:t>
      </w:r>
      <w:r w:rsidR="00E60C34" w:rsidRPr="00394BD1">
        <w:rPr>
          <w:sz w:val="24"/>
          <w:szCs w:val="24"/>
        </w:rPr>
        <w:t>Poppy, w</w:t>
      </w:r>
      <w:r w:rsidR="000409B0" w:rsidRPr="00394BD1">
        <w:rPr>
          <w:sz w:val="24"/>
          <w:szCs w:val="24"/>
        </w:rPr>
        <w:t xml:space="preserve">ho are you talking too.!?” </w:t>
      </w:r>
      <w:r w:rsidR="00806595" w:rsidRPr="00394BD1">
        <w:rPr>
          <w:sz w:val="24"/>
          <w:szCs w:val="24"/>
        </w:rPr>
        <w:t xml:space="preserve">I don’t know why, but every adult in this family, loves </w:t>
      </w:r>
      <w:r w:rsidR="000409B0" w:rsidRPr="00394BD1">
        <w:rPr>
          <w:sz w:val="24"/>
          <w:szCs w:val="24"/>
        </w:rPr>
        <w:t>to quote babies</w:t>
      </w:r>
      <w:r w:rsidR="00806595" w:rsidRPr="00394BD1">
        <w:rPr>
          <w:sz w:val="24"/>
          <w:szCs w:val="24"/>
        </w:rPr>
        <w:t xml:space="preserve">. </w:t>
      </w:r>
      <w:r w:rsidR="000409B0" w:rsidRPr="00394BD1">
        <w:rPr>
          <w:sz w:val="24"/>
          <w:szCs w:val="24"/>
        </w:rPr>
        <w:t xml:space="preserve"> It’s so bad that, not only do Art and I say</w:t>
      </w:r>
      <w:r w:rsidR="00806595" w:rsidRPr="00394BD1">
        <w:rPr>
          <w:sz w:val="24"/>
          <w:szCs w:val="24"/>
        </w:rPr>
        <w:t xml:space="preserve"> to one another</w:t>
      </w:r>
      <w:r w:rsidR="00E60C34" w:rsidRPr="00394BD1">
        <w:rPr>
          <w:sz w:val="24"/>
          <w:szCs w:val="24"/>
        </w:rPr>
        <w:t>, “Who are you talking to?”</w:t>
      </w:r>
      <w:r w:rsidR="00B3302C" w:rsidRPr="00394BD1">
        <w:rPr>
          <w:sz w:val="24"/>
          <w:szCs w:val="24"/>
        </w:rPr>
        <w:t xml:space="preserve"> W</w:t>
      </w:r>
      <w:r w:rsidR="000409B0" w:rsidRPr="00394BD1">
        <w:rPr>
          <w:sz w:val="24"/>
          <w:szCs w:val="24"/>
        </w:rPr>
        <w:t xml:space="preserve">hen </w:t>
      </w:r>
      <w:r w:rsidR="00E60C34" w:rsidRPr="00394BD1">
        <w:rPr>
          <w:sz w:val="24"/>
          <w:szCs w:val="24"/>
        </w:rPr>
        <w:t>Art</w:t>
      </w:r>
      <w:r w:rsidR="000409B0" w:rsidRPr="00394BD1">
        <w:rPr>
          <w:sz w:val="24"/>
          <w:szCs w:val="24"/>
        </w:rPr>
        <w:t xml:space="preserve"> told his boss what Ada said, his boss now says it too!</w:t>
      </w:r>
    </w:p>
    <w:p w14:paraId="56FFC55A" w14:textId="41FD1017" w:rsidR="00B3302C" w:rsidRDefault="00E60C34" w:rsidP="00394BD1">
      <w:pPr>
        <w:spacing w:after="480"/>
        <w:ind w:left="0" w:right="-288" w:firstLine="720"/>
        <w:rPr>
          <w:sz w:val="24"/>
          <w:szCs w:val="24"/>
        </w:rPr>
      </w:pPr>
      <w:r w:rsidRPr="00394BD1">
        <w:rPr>
          <w:sz w:val="24"/>
          <w:szCs w:val="24"/>
        </w:rPr>
        <w:t>Ada got me to thinking about my prayer</w:t>
      </w:r>
      <w:r w:rsidR="004B5AD7" w:rsidRPr="00394BD1">
        <w:rPr>
          <w:sz w:val="24"/>
          <w:szCs w:val="24"/>
        </w:rPr>
        <w:t xml:space="preserve"> life</w:t>
      </w:r>
      <w:r w:rsidR="00806595" w:rsidRPr="00394BD1">
        <w:rPr>
          <w:sz w:val="24"/>
          <w:szCs w:val="24"/>
        </w:rPr>
        <w:t>.</w:t>
      </w:r>
      <w:r w:rsidRPr="00394BD1">
        <w:rPr>
          <w:sz w:val="24"/>
          <w:szCs w:val="24"/>
        </w:rPr>
        <w:t xml:space="preserve"> </w:t>
      </w:r>
      <w:r w:rsidR="00BF7B7F" w:rsidRPr="00394BD1">
        <w:rPr>
          <w:sz w:val="24"/>
          <w:szCs w:val="24"/>
        </w:rPr>
        <w:t xml:space="preserve">I </w:t>
      </w:r>
      <w:r w:rsidRPr="00394BD1">
        <w:rPr>
          <w:sz w:val="24"/>
          <w:szCs w:val="24"/>
        </w:rPr>
        <w:t xml:space="preserve">wonder if the Lord ever looks down and says, Ginny, who are you talking to?!” </w:t>
      </w:r>
      <w:r w:rsidR="00FC52BC" w:rsidRPr="00394BD1">
        <w:rPr>
          <w:sz w:val="24"/>
          <w:szCs w:val="24"/>
        </w:rPr>
        <w:t xml:space="preserve">“Surely not I.” </w:t>
      </w:r>
      <w:r w:rsidR="00B3302C" w:rsidRPr="00394BD1">
        <w:rPr>
          <w:sz w:val="24"/>
          <w:szCs w:val="24"/>
        </w:rPr>
        <w:t>How easily we forget that</w:t>
      </w:r>
      <w:r w:rsidR="00FC52BC" w:rsidRPr="00394BD1">
        <w:rPr>
          <w:sz w:val="24"/>
          <w:szCs w:val="24"/>
        </w:rPr>
        <w:t xml:space="preserve"> equal to the attribute of love, is God’s holiness. That’s what </w:t>
      </w:r>
      <w:r w:rsidR="00A53B1D" w:rsidRPr="00394BD1">
        <w:rPr>
          <w:sz w:val="24"/>
          <w:szCs w:val="24"/>
        </w:rPr>
        <w:t>h</w:t>
      </w:r>
      <w:r w:rsidR="00FC52BC" w:rsidRPr="00394BD1">
        <w:rPr>
          <w:sz w:val="24"/>
          <w:szCs w:val="24"/>
        </w:rPr>
        <w:t>ollowed means. He lives in a high and holy place that is set apart from sinners (Isaiah 57:15, 59:1-2).</w:t>
      </w:r>
      <w:r w:rsidR="00657462" w:rsidRPr="00394BD1">
        <w:rPr>
          <w:sz w:val="24"/>
          <w:szCs w:val="24"/>
        </w:rPr>
        <w:t xml:space="preserve"> When we pray “Your kingdom come and Your will be done,” we are talking about His sovereign power, authority and rule to be established on earth, as it is in heaven (Luke 17:21; Ephesians 1:19-24). </w:t>
      </w:r>
      <w:r w:rsidR="00FC52BC" w:rsidRPr="00394BD1">
        <w:rPr>
          <w:sz w:val="24"/>
          <w:szCs w:val="24"/>
        </w:rPr>
        <w:t xml:space="preserve"> </w:t>
      </w:r>
      <w:r w:rsidR="00B3302C" w:rsidRPr="00394BD1">
        <w:rPr>
          <w:sz w:val="24"/>
          <w:szCs w:val="24"/>
        </w:rPr>
        <w:t>He’s</w:t>
      </w:r>
      <w:r w:rsidR="00FC52BC" w:rsidRPr="00394BD1">
        <w:rPr>
          <w:sz w:val="24"/>
          <w:szCs w:val="24"/>
        </w:rPr>
        <w:t xml:space="preserve"> </w:t>
      </w:r>
      <w:r w:rsidR="00A53B1D" w:rsidRPr="00394BD1">
        <w:rPr>
          <w:sz w:val="24"/>
          <w:szCs w:val="24"/>
        </w:rPr>
        <w:t xml:space="preserve">the </w:t>
      </w:r>
      <w:r w:rsidR="00FC52BC" w:rsidRPr="00394BD1">
        <w:rPr>
          <w:sz w:val="24"/>
          <w:szCs w:val="24"/>
        </w:rPr>
        <w:t>King of King</w:t>
      </w:r>
      <w:r w:rsidR="00A53B1D" w:rsidRPr="00394BD1">
        <w:rPr>
          <w:sz w:val="24"/>
          <w:szCs w:val="24"/>
        </w:rPr>
        <w:t xml:space="preserve"> and </w:t>
      </w:r>
      <w:r w:rsidR="00FC52BC" w:rsidRPr="00394BD1">
        <w:rPr>
          <w:sz w:val="24"/>
          <w:szCs w:val="24"/>
        </w:rPr>
        <w:t xml:space="preserve">Lord of </w:t>
      </w:r>
      <w:r w:rsidR="00B3302C" w:rsidRPr="00394BD1">
        <w:rPr>
          <w:sz w:val="24"/>
          <w:szCs w:val="24"/>
        </w:rPr>
        <w:t>l</w:t>
      </w:r>
      <w:r w:rsidR="00FC52BC" w:rsidRPr="00394BD1">
        <w:rPr>
          <w:sz w:val="24"/>
          <w:szCs w:val="24"/>
        </w:rPr>
        <w:t>ords</w:t>
      </w:r>
      <w:r w:rsidR="00B3302C" w:rsidRPr="00394BD1">
        <w:rPr>
          <w:sz w:val="24"/>
          <w:szCs w:val="24"/>
        </w:rPr>
        <w:t>--</w:t>
      </w:r>
      <w:r w:rsidR="00A53B1D" w:rsidRPr="00394BD1">
        <w:rPr>
          <w:sz w:val="24"/>
          <w:szCs w:val="24"/>
        </w:rPr>
        <w:t>the a</w:t>
      </w:r>
      <w:r w:rsidR="00FC52BC" w:rsidRPr="00394BD1">
        <w:rPr>
          <w:sz w:val="24"/>
          <w:szCs w:val="24"/>
        </w:rPr>
        <w:t>lmighty God</w:t>
      </w:r>
      <w:r w:rsidR="00A53B1D" w:rsidRPr="00394BD1">
        <w:rPr>
          <w:sz w:val="24"/>
          <w:szCs w:val="24"/>
        </w:rPr>
        <w:t xml:space="preserve">. </w:t>
      </w:r>
      <w:r w:rsidR="00B3302C" w:rsidRPr="00394BD1">
        <w:rPr>
          <w:sz w:val="24"/>
          <w:szCs w:val="24"/>
        </w:rPr>
        <w:t>He’s all that and so much more but</w:t>
      </w:r>
      <w:r w:rsidR="00657462" w:rsidRPr="00394BD1">
        <w:rPr>
          <w:sz w:val="24"/>
          <w:szCs w:val="24"/>
        </w:rPr>
        <w:t>, in Christ,</w:t>
      </w:r>
      <w:r w:rsidR="00B3302C" w:rsidRPr="00394BD1">
        <w:rPr>
          <w:sz w:val="24"/>
          <w:szCs w:val="24"/>
        </w:rPr>
        <w:t xml:space="preserve"> He is </w:t>
      </w:r>
      <w:r w:rsidR="00657462" w:rsidRPr="00394BD1">
        <w:rPr>
          <w:sz w:val="24"/>
          <w:szCs w:val="24"/>
        </w:rPr>
        <w:t>our Father…</w:t>
      </w:r>
      <w:r w:rsidR="00B3302C" w:rsidRPr="00394BD1">
        <w:rPr>
          <w:sz w:val="24"/>
          <w:szCs w:val="24"/>
        </w:rPr>
        <w:t xml:space="preserve"> our Poppy… our Daddy. That’s intimacy (Galatians 4:6; 1 John 5:14-15).  </w:t>
      </w:r>
    </w:p>
    <w:p w14:paraId="245F0DBC" w14:textId="6D9EB4CB" w:rsidR="00236751" w:rsidRDefault="00236751" w:rsidP="00394BD1">
      <w:pPr>
        <w:spacing w:after="480"/>
        <w:ind w:left="0" w:right="-288" w:firstLine="720"/>
        <w:rPr>
          <w:sz w:val="24"/>
          <w:szCs w:val="24"/>
        </w:rPr>
      </w:pPr>
    </w:p>
    <w:p w14:paraId="7C8AC53B" w14:textId="77777777" w:rsidR="00236751" w:rsidRDefault="00236751" w:rsidP="00394BD1">
      <w:pPr>
        <w:spacing w:after="480"/>
        <w:ind w:left="0" w:right="-288" w:firstLine="720"/>
        <w:rPr>
          <w:sz w:val="24"/>
          <w:szCs w:val="24"/>
        </w:rPr>
      </w:pPr>
    </w:p>
    <w:p w14:paraId="378594AE" w14:textId="72BD6171" w:rsidR="00236751" w:rsidRDefault="00236751" w:rsidP="00236751">
      <w:pPr>
        <w:ind w:left="0" w:right="-288" w:firstLine="0"/>
        <w:jc w:val="center"/>
        <w:rPr>
          <w:b/>
          <w:szCs w:val="28"/>
        </w:rPr>
      </w:pPr>
      <w:r w:rsidRPr="00236751">
        <w:rPr>
          <w:b/>
          <w:szCs w:val="28"/>
        </w:rPr>
        <w:t>Let Us Pray</w:t>
      </w:r>
    </w:p>
    <w:p w14:paraId="66501360" w14:textId="77777777" w:rsidR="00236751" w:rsidRPr="00236751" w:rsidRDefault="00236751" w:rsidP="00236751">
      <w:pPr>
        <w:ind w:left="0" w:right="-288" w:firstLine="0"/>
        <w:jc w:val="center"/>
        <w:rPr>
          <w:b/>
          <w:szCs w:val="28"/>
        </w:rPr>
      </w:pPr>
    </w:p>
    <w:p w14:paraId="77AF6CED" w14:textId="5705D39C" w:rsidR="00BF7B7F" w:rsidRPr="00394BD1" w:rsidRDefault="00657462" w:rsidP="00394BD1">
      <w:pPr>
        <w:ind w:left="9" w:right="-288" w:firstLine="711"/>
        <w:rPr>
          <w:sz w:val="24"/>
          <w:szCs w:val="24"/>
        </w:rPr>
      </w:pPr>
      <w:r w:rsidRPr="00394BD1">
        <w:rPr>
          <w:sz w:val="24"/>
          <w:szCs w:val="24"/>
        </w:rPr>
        <w:t xml:space="preserve">Curiously, </w:t>
      </w:r>
      <w:r w:rsidR="00394BD1" w:rsidRPr="00394BD1">
        <w:rPr>
          <w:sz w:val="24"/>
          <w:szCs w:val="24"/>
        </w:rPr>
        <w:t>in Luke 11:3 there seems to be a hint that this is not an individual prayer. L</w:t>
      </w:r>
      <w:r w:rsidR="00E85A71" w:rsidRPr="00394BD1">
        <w:rPr>
          <w:sz w:val="24"/>
          <w:szCs w:val="24"/>
        </w:rPr>
        <w:t xml:space="preserve">ook closer at Jesus’ instructions, “Give </w:t>
      </w:r>
      <w:r w:rsidR="00E85A71" w:rsidRPr="00394BD1">
        <w:rPr>
          <w:i/>
          <w:sz w:val="24"/>
          <w:szCs w:val="24"/>
        </w:rPr>
        <w:t>us</w:t>
      </w:r>
      <w:r w:rsidR="00E85A71" w:rsidRPr="00394BD1">
        <w:rPr>
          <w:sz w:val="24"/>
          <w:szCs w:val="24"/>
        </w:rPr>
        <w:t xml:space="preserve"> this day </w:t>
      </w:r>
      <w:r w:rsidR="00E85A71" w:rsidRPr="00394BD1">
        <w:rPr>
          <w:i/>
          <w:sz w:val="24"/>
          <w:szCs w:val="24"/>
        </w:rPr>
        <w:t>our</w:t>
      </w:r>
      <w:r w:rsidR="00E85A71" w:rsidRPr="00394BD1">
        <w:rPr>
          <w:sz w:val="24"/>
          <w:szCs w:val="24"/>
        </w:rPr>
        <w:t xml:space="preserve"> daily bread.” </w:t>
      </w:r>
      <w:r w:rsidR="00394BD1" w:rsidRPr="00394BD1">
        <w:rPr>
          <w:sz w:val="24"/>
          <w:szCs w:val="24"/>
        </w:rPr>
        <w:t>In a message on prayer,</w:t>
      </w:r>
      <w:r w:rsidR="00BF7B7F" w:rsidRPr="00394BD1">
        <w:rPr>
          <w:sz w:val="24"/>
          <w:szCs w:val="24"/>
        </w:rPr>
        <w:t xml:space="preserve"> my pastor, David Lawrence, pointed out </w:t>
      </w:r>
      <w:r w:rsidR="00394BD1" w:rsidRPr="00394BD1">
        <w:rPr>
          <w:sz w:val="24"/>
          <w:szCs w:val="24"/>
        </w:rPr>
        <w:t>that</w:t>
      </w:r>
      <w:r w:rsidR="00BF7B7F" w:rsidRPr="00394BD1">
        <w:rPr>
          <w:sz w:val="24"/>
          <w:szCs w:val="24"/>
        </w:rPr>
        <w:t xml:space="preserve"> of the 37 times in scripture where Jesus taught on prayer, 33 of those passages were speaking of corporate prayer. Additionally, he noted that the prayer closet was a private meeting space like the upper-room where a small group of people prayed together. He then took us through the book of Acts and showed us clearly why the gospel was advancing with such great power. Every great movement of God was preceded by a group of people who were devoted to prayer.</w:t>
      </w:r>
    </w:p>
    <w:p w14:paraId="1593DA3F" w14:textId="77777777" w:rsidR="00394BD1" w:rsidRPr="00657462" w:rsidRDefault="00394BD1" w:rsidP="00394BD1">
      <w:pPr>
        <w:pStyle w:val="ListParagraph"/>
        <w:ind w:left="360" w:right="-288" w:firstLine="0"/>
        <w:rPr>
          <w:sz w:val="24"/>
          <w:szCs w:val="24"/>
        </w:rPr>
      </w:pPr>
    </w:p>
    <w:p w14:paraId="63CC9D54" w14:textId="77777777" w:rsidR="0020193A" w:rsidRDefault="0020193A" w:rsidP="0020193A">
      <w:pPr>
        <w:pStyle w:val="ListParagraph"/>
        <w:ind w:left="0" w:right="-288" w:firstLine="720"/>
        <w:rPr>
          <w:sz w:val="24"/>
          <w:szCs w:val="24"/>
        </w:rPr>
      </w:pPr>
      <w:r w:rsidRPr="00122FBC">
        <w:rPr>
          <w:sz w:val="24"/>
          <w:szCs w:val="24"/>
        </w:rPr>
        <w:t xml:space="preserve">The Greek word for </w:t>
      </w:r>
      <w:r>
        <w:rPr>
          <w:sz w:val="24"/>
          <w:szCs w:val="24"/>
        </w:rPr>
        <w:t xml:space="preserve">pray is </w:t>
      </w:r>
      <w:r w:rsidRPr="00F03F71">
        <w:rPr>
          <w:i/>
          <w:sz w:val="24"/>
          <w:szCs w:val="24"/>
        </w:rPr>
        <w:t>pros</w:t>
      </w:r>
      <w:r>
        <w:rPr>
          <w:i/>
          <w:sz w:val="24"/>
          <w:szCs w:val="24"/>
        </w:rPr>
        <w:t>-</w:t>
      </w:r>
      <w:r w:rsidRPr="00F03F71">
        <w:rPr>
          <w:i/>
          <w:sz w:val="24"/>
          <w:szCs w:val="24"/>
        </w:rPr>
        <w:t>euche</w:t>
      </w:r>
      <w:r w:rsidRPr="00890B3A">
        <w:rPr>
          <w:sz w:val="24"/>
          <w:szCs w:val="24"/>
        </w:rPr>
        <w:t>. It means</w:t>
      </w:r>
      <w:r>
        <w:rPr>
          <w:sz w:val="24"/>
          <w:szCs w:val="24"/>
        </w:rPr>
        <w:t xml:space="preserve">, to </w:t>
      </w:r>
      <w:r w:rsidRPr="00122FBC">
        <w:rPr>
          <w:sz w:val="24"/>
          <w:szCs w:val="24"/>
        </w:rPr>
        <w:t>pray earnestly</w:t>
      </w:r>
      <w:r>
        <w:rPr>
          <w:sz w:val="24"/>
          <w:szCs w:val="24"/>
        </w:rPr>
        <w:t>,</w:t>
      </w:r>
      <w:r w:rsidRPr="00122FBC">
        <w:rPr>
          <w:sz w:val="24"/>
          <w:szCs w:val="24"/>
        </w:rPr>
        <w:t xml:space="preserve"> supplicate</w:t>
      </w:r>
      <w:r>
        <w:rPr>
          <w:sz w:val="24"/>
          <w:szCs w:val="24"/>
        </w:rPr>
        <w:t xml:space="preserve"> and</w:t>
      </w:r>
      <w:r w:rsidRPr="00122FBC">
        <w:rPr>
          <w:sz w:val="24"/>
          <w:szCs w:val="24"/>
        </w:rPr>
        <w:t xml:space="preserve"> worship. The </w:t>
      </w:r>
      <w:r>
        <w:rPr>
          <w:sz w:val="24"/>
          <w:szCs w:val="24"/>
        </w:rPr>
        <w:t xml:space="preserve">Greek </w:t>
      </w:r>
      <w:r w:rsidRPr="00122FBC">
        <w:rPr>
          <w:sz w:val="24"/>
          <w:szCs w:val="24"/>
        </w:rPr>
        <w:t xml:space="preserve">word for </w:t>
      </w:r>
      <w:r>
        <w:rPr>
          <w:sz w:val="24"/>
          <w:szCs w:val="24"/>
        </w:rPr>
        <w:t>draw near as used in</w:t>
      </w:r>
      <w:r w:rsidRPr="00122FBC">
        <w:rPr>
          <w:sz w:val="24"/>
          <w:szCs w:val="24"/>
        </w:rPr>
        <w:t xml:space="preserve"> </w:t>
      </w:r>
      <w:r w:rsidRPr="001454F4">
        <w:rPr>
          <w:sz w:val="24"/>
          <w:szCs w:val="24"/>
        </w:rPr>
        <w:t>Hebrews 10:19-23 and James 4:6-10, is</w:t>
      </w:r>
      <w:r>
        <w:rPr>
          <w:sz w:val="24"/>
          <w:szCs w:val="24"/>
        </w:rPr>
        <w:t xml:space="preserve"> akin to prayer. It’s pros-</w:t>
      </w:r>
      <w:r w:rsidRPr="00F03F71">
        <w:rPr>
          <w:i/>
          <w:sz w:val="24"/>
          <w:szCs w:val="24"/>
        </w:rPr>
        <w:t xml:space="preserve">erchomai </w:t>
      </w:r>
      <w:r>
        <w:rPr>
          <w:sz w:val="24"/>
          <w:szCs w:val="24"/>
        </w:rPr>
        <w:t>and means to come near and worship</w:t>
      </w:r>
      <w:r w:rsidRPr="00122FBC">
        <w:rPr>
          <w:sz w:val="24"/>
          <w:szCs w:val="24"/>
        </w:rPr>
        <w:t xml:space="preserve">. </w:t>
      </w:r>
      <w:r>
        <w:rPr>
          <w:sz w:val="24"/>
          <w:szCs w:val="24"/>
        </w:rPr>
        <w:t>Another related Greek word translated in Acts 6:4</w:t>
      </w:r>
      <w:r w:rsidRPr="00122FBC">
        <w:rPr>
          <w:sz w:val="24"/>
          <w:szCs w:val="24"/>
        </w:rPr>
        <w:t xml:space="preserve"> </w:t>
      </w:r>
      <w:r>
        <w:rPr>
          <w:sz w:val="24"/>
          <w:szCs w:val="24"/>
        </w:rPr>
        <w:t xml:space="preserve">as </w:t>
      </w:r>
      <w:r w:rsidRPr="008B4229">
        <w:rPr>
          <w:i/>
          <w:sz w:val="24"/>
          <w:szCs w:val="24"/>
        </w:rPr>
        <w:t>continually</w:t>
      </w:r>
      <w:r w:rsidRPr="00122FBC">
        <w:rPr>
          <w:sz w:val="24"/>
          <w:szCs w:val="24"/>
        </w:rPr>
        <w:t xml:space="preserve"> (KJV) </w:t>
      </w:r>
      <w:r>
        <w:rPr>
          <w:sz w:val="24"/>
          <w:szCs w:val="24"/>
        </w:rPr>
        <w:t xml:space="preserve">is pros-katteroe and means to </w:t>
      </w:r>
      <w:r w:rsidRPr="00122FBC">
        <w:rPr>
          <w:sz w:val="24"/>
          <w:szCs w:val="24"/>
        </w:rPr>
        <w:t>persevere, constantly</w:t>
      </w:r>
      <w:r>
        <w:rPr>
          <w:sz w:val="24"/>
          <w:szCs w:val="24"/>
        </w:rPr>
        <w:t>,</w:t>
      </w:r>
      <w:r w:rsidRPr="00122FBC">
        <w:rPr>
          <w:sz w:val="24"/>
          <w:szCs w:val="24"/>
        </w:rPr>
        <w:t xml:space="preserve"> diligent</w:t>
      </w:r>
      <w:r>
        <w:rPr>
          <w:sz w:val="24"/>
          <w:szCs w:val="24"/>
        </w:rPr>
        <w:t xml:space="preserve">ly </w:t>
      </w:r>
      <w:r w:rsidRPr="00122FBC">
        <w:rPr>
          <w:sz w:val="24"/>
          <w:szCs w:val="24"/>
        </w:rPr>
        <w:t xml:space="preserve">attend assiduously to </w:t>
      </w:r>
      <w:r>
        <w:rPr>
          <w:sz w:val="24"/>
          <w:szCs w:val="24"/>
        </w:rPr>
        <w:t xml:space="preserve">a task. In this context, </w:t>
      </w:r>
      <w:r w:rsidRPr="00394BD1">
        <w:rPr>
          <w:i/>
          <w:sz w:val="24"/>
          <w:szCs w:val="24"/>
        </w:rPr>
        <w:t>they</w:t>
      </w:r>
      <w:r>
        <w:rPr>
          <w:sz w:val="24"/>
          <w:szCs w:val="24"/>
        </w:rPr>
        <w:t xml:space="preserve"> devoted themselves continually to prayer and God’s Word.</w:t>
      </w:r>
      <w:r w:rsidRPr="00122FBC">
        <w:rPr>
          <w:sz w:val="24"/>
          <w:szCs w:val="24"/>
        </w:rPr>
        <w:t xml:space="preserve"> </w:t>
      </w:r>
    </w:p>
    <w:p w14:paraId="01B5BCDA" w14:textId="1E89D4CB" w:rsidR="001D3DF5" w:rsidRDefault="000409B0" w:rsidP="001D3DF5">
      <w:pPr>
        <w:pStyle w:val="ListParagraph"/>
        <w:spacing w:after="480"/>
        <w:ind w:left="0" w:right="-288" w:firstLine="720"/>
        <w:contextualSpacing w:val="0"/>
        <w:rPr>
          <w:sz w:val="24"/>
          <w:szCs w:val="24"/>
        </w:rPr>
      </w:pPr>
      <w:r w:rsidRPr="5897EC05">
        <w:rPr>
          <w:sz w:val="24"/>
          <w:szCs w:val="24"/>
        </w:rPr>
        <w:t>“Prayer</w:t>
      </w:r>
      <w:r>
        <w:rPr>
          <w:sz w:val="24"/>
          <w:szCs w:val="24"/>
        </w:rPr>
        <w:t>,” said A.W. Tozer, “</w:t>
      </w:r>
      <w:r w:rsidRPr="5897EC05">
        <w:rPr>
          <w:sz w:val="24"/>
          <w:szCs w:val="24"/>
        </w:rPr>
        <w:t>is the greatest power on earth if it is practiced in the true fear of the Lord.” Tozer brings up an important aspect of prayer</w:t>
      </w:r>
      <w:r w:rsidR="005B2364">
        <w:rPr>
          <w:sz w:val="24"/>
          <w:szCs w:val="24"/>
        </w:rPr>
        <w:t xml:space="preserve"> </w:t>
      </w:r>
      <w:r w:rsidR="00FF53A7">
        <w:rPr>
          <w:sz w:val="24"/>
          <w:szCs w:val="24"/>
        </w:rPr>
        <w:t>–</w:t>
      </w:r>
      <w:r w:rsidR="005B2364">
        <w:rPr>
          <w:sz w:val="24"/>
          <w:szCs w:val="24"/>
        </w:rPr>
        <w:t xml:space="preserve"> </w:t>
      </w:r>
      <w:r>
        <w:rPr>
          <w:sz w:val="24"/>
          <w:szCs w:val="24"/>
        </w:rPr>
        <w:t>humility</w:t>
      </w:r>
      <w:r w:rsidR="00422644">
        <w:rPr>
          <w:sz w:val="24"/>
          <w:szCs w:val="24"/>
        </w:rPr>
        <w:t xml:space="preserve"> (1 Peter 5:5-7)</w:t>
      </w:r>
      <w:r w:rsidR="00FF53A7">
        <w:rPr>
          <w:sz w:val="24"/>
          <w:szCs w:val="24"/>
        </w:rPr>
        <w:t xml:space="preserve">. And humility is the key component of the next part of Jesus’ model prayer. </w:t>
      </w:r>
      <w:r w:rsidR="00674FDC">
        <w:rPr>
          <w:sz w:val="24"/>
          <w:szCs w:val="24"/>
        </w:rPr>
        <w:t xml:space="preserve"> </w:t>
      </w:r>
      <w:r w:rsidR="00FF53A7">
        <w:rPr>
          <w:sz w:val="24"/>
          <w:szCs w:val="24"/>
        </w:rPr>
        <w:t xml:space="preserve">That is confession. Read </w:t>
      </w:r>
      <w:r w:rsidR="00FF53A7" w:rsidRPr="00FF53A7">
        <w:rPr>
          <w:b/>
          <w:sz w:val="24"/>
          <w:szCs w:val="24"/>
        </w:rPr>
        <w:t>James 4:6-10</w:t>
      </w:r>
      <w:r w:rsidR="00FF53A7">
        <w:rPr>
          <w:sz w:val="24"/>
          <w:szCs w:val="24"/>
        </w:rPr>
        <w:t xml:space="preserve"> and </w:t>
      </w:r>
      <w:r w:rsidR="00FF53A7" w:rsidRPr="00422644">
        <w:rPr>
          <w:b/>
          <w:sz w:val="24"/>
          <w:szCs w:val="24"/>
        </w:rPr>
        <w:t>1 John 1:7-10</w:t>
      </w:r>
      <w:r w:rsidR="00FF53A7">
        <w:rPr>
          <w:sz w:val="24"/>
          <w:szCs w:val="24"/>
        </w:rPr>
        <w:t xml:space="preserve">). </w:t>
      </w:r>
      <w:r w:rsidR="001D3DF5">
        <w:rPr>
          <w:sz w:val="24"/>
          <w:szCs w:val="24"/>
        </w:rPr>
        <w:t>If you are not quite sure of what specific sins you are guilty of, then ask God to show you (Psalm 139:23-24). The only way you can obtain forgiveness is by confessing them and forsaking them. That includes the sins of anger, bitterness and unforgiveness. If we want to be forgiven, we must forgive others and pray for them (Matthew 6:14-15; Matthew 5:43-46).</w:t>
      </w:r>
    </w:p>
    <w:p w14:paraId="3C7FA184" w14:textId="2F0EBB0F" w:rsidR="001821FF" w:rsidRDefault="001821FF" w:rsidP="00675D6A">
      <w:pPr>
        <w:pStyle w:val="ListParagraph"/>
        <w:spacing w:after="480"/>
        <w:ind w:left="0" w:right="-288" w:firstLine="720"/>
        <w:contextualSpacing w:val="0"/>
        <w:rPr>
          <w:sz w:val="24"/>
          <w:szCs w:val="24"/>
        </w:rPr>
      </w:pPr>
      <w:r>
        <w:rPr>
          <w:sz w:val="24"/>
          <w:szCs w:val="24"/>
        </w:rPr>
        <w:t xml:space="preserve">Confessing our sins to </w:t>
      </w:r>
      <w:r w:rsidR="001D3DF5">
        <w:rPr>
          <w:sz w:val="24"/>
          <w:szCs w:val="24"/>
        </w:rPr>
        <w:t>the Lord</w:t>
      </w:r>
      <w:r>
        <w:rPr>
          <w:sz w:val="24"/>
          <w:szCs w:val="24"/>
        </w:rPr>
        <w:t xml:space="preserve"> is only part of the process</w:t>
      </w:r>
      <w:r w:rsidR="001D3DF5">
        <w:rPr>
          <w:sz w:val="24"/>
          <w:szCs w:val="24"/>
        </w:rPr>
        <w:t xml:space="preserve"> (Psalm 51:1-19)</w:t>
      </w:r>
      <w:r>
        <w:rPr>
          <w:sz w:val="24"/>
          <w:szCs w:val="24"/>
        </w:rPr>
        <w:t xml:space="preserve">. Read </w:t>
      </w:r>
      <w:r w:rsidRPr="001821FF">
        <w:rPr>
          <w:b/>
          <w:sz w:val="24"/>
          <w:szCs w:val="24"/>
        </w:rPr>
        <w:t>James 5:13-20</w:t>
      </w:r>
      <w:r>
        <w:rPr>
          <w:b/>
          <w:sz w:val="24"/>
          <w:szCs w:val="24"/>
        </w:rPr>
        <w:t>.</w:t>
      </w:r>
      <w:r>
        <w:rPr>
          <w:sz w:val="24"/>
          <w:szCs w:val="24"/>
        </w:rPr>
        <w:t xml:space="preserve"> </w:t>
      </w:r>
      <w:r w:rsidR="00FF53A7">
        <w:rPr>
          <w:sz w:val="24"/>
          <w:szCs w:val="24"/>
        </w:rPr>
        <w:t xml:space="preserve">No proud person is going to own-up to their sin. Case in point, see </w:t>
      </w:r>
      <w:r w:rsidR="00FF53A7" w:rsidRPr="00422644">
        <w:rPr>
          <w:sz w:val="24"/>
          <w:szCs w:val="24"/>
        </w:rPr>
        <w:t>Luke 18:10-14.</w:t>
      </w:r>
      <w:r w:rsidR="00FF53A7">
        <w:rPr>
          <w:sz w:val="24"/>
          <w:szCs w:val="24"/>
        </w:rPr>
        <w:t xml:space="preserve"> </w:t>
      </w:r>
      <w:r w:rsidR="001D3DF5">
        <w:rPr>
          <w:sz w:val="24"/>
          <w:szCs w:val="24"/>
        </w:rPr>
        <w:t xml:space="preserve">If you don’t share your burdens, others can’t bare your burdens. In over 30 years of being saved, with precious few exceptions, I have never seen this practiced outside of Biblical discipling relationships. It works both ways. The discipler confesses her sins, and in doing so, teaches the disciple to confess her sins. </w:t>
      </w:r>
    </w:p>
    <w:p w14:paraId="632AF747" w14:textId="29807E47" w:rsidR="00236751" w:rsidRPr="00236751" w:rsidRDefault="00236751" w:rsidP="00236751">
      <w:pPr>
        <w:pStyle w:val="ListParagraph"/>
        <w:spacing w:after="480"/>
        <w:ind w:left="0" w:right="-288" w:firstLine="720"/>
        <w:contextualSpacing w:val="0"/>
        <w:jc w:val="center"/>
        <w:rPr>
          <w:b/>
          <w:szCs w:val="28"/>
        </w:rPr>
      </w:pPr>
      <w:r w:rsidRPr="00236751">
        <w:rPr>
          <w:b/>
          <w:szCs w:val="28"/>
        </w:rPr>
        <w:t xml:space="preserve">We </w:t>
      </w:r>
      <w:r w:rsidR="001C20B8">
        <w:rPr>
          <w:b/>
          <w:szCs w:val="28"/>
        </w:rPr>
        <w:t>H</w:t>
      </w:r>
      <w:r w:rsidRPr="00236751">
        <w:rPr>
          <w:b/>
          <w:szCs w:val="28"/>
        </w:rPr>
        <w:t xml:space="preserve">ave </w:t>
      </w:r>
      <w:r w:rsidR="001C20B8">
        <w:rPr>
          <w:b/>
          <w:szCs w:val="28"/>
        </w:rPr>
        <w:t>N</w:t>
      </w:r>
      <w:r w:rsidRPr="00236751">
        <w:rPr>
          <w:b/>
          <w:szCs w:val="28"/>
        </w:rPr>
        <w:t>ot</w:t>
      </w:r>
      <w:r w:rsidR="001C20B8">
        <w:rPr>
          <w:b/>
          <w:szCs w:val="28"/>
        </w:rPr>
        <w:t>--</w:t>
      </w:r>
      <w:r w:rsidRPr="00236751">
        <w:rPr>
          <w:b/>
          <w:szCs w:val="28"/>
        </w:rPr>
        <w:t xml:space="preserve"> Because We </w:t>
      </w:r>
      <w:r w:rsidR="001C20B8">
        <w:rPr>
          <w:b/>
          <w:szCs w:val="28"/>
        </w:rPr>
        <w:t>A</w:t>
      </w:r>
      <w:r w:rsidRPr="00236751">
        <w:rPr>
          <w:b/>
          <w:szCs w:val="28"/>
        </w:rPr>
        <w:t>sk Not</w:t>
      </w:r>
    </w:p>
    <w:p w14:paraId="0AD9540A" w14:textId="1B0B5E6F" w:rsidR="001D3DF5" w:rsidRDefault="001D3DF5" w:rsidP="00675D6A">
      <w:pPr>
        <w:pStyle w:val="ListParagraph"/>
        <w:spacing w:after="480"/>
        <w:ind w:left="0" w:right="-288" w:firstLine="720"/>
        <w:contextualSpacing w:val="0"/>
        <w:rPr>
          <w:sz w:val="24"/>
          <w:szCs w:val="24"/>
        </w:rPr>
      </w:pPr>
      <w:r>
        <w:rPr>
          <w:sz w:val="24"/>
          <w:szCs w:val="24"/>
        </w:rPr>
        <w:t xml:space="preserve">Let’s take a quick look again at </w:t>
      </w:r>
      <w:r w:rsidRPr="00173A39">
        <w:rPr>
          <w:b/>
          <w:sz w:val="24"/>
          <w:szCs w:val="24"/>
        </w:rPr>
        <w:t>Luke 11:5-10</w:t>
      </w:r>
      <w:r w:rsidR="00173A39">
        <w:rPr>
          <w:sz w:val="24"/>
          <w:szCs w:val="24"/>
        </w:rPr>
        <w:t xml:space="preserve"> and then we will parallel theses passages with </w:t>
      </w:r>
      <w:r w:rsidR="00173A39" w:rsidRPr="00173A39">
        <w:rPr>
          <w:b/>
          <w:sz w:val="24"/>
          <w:szCs w:val="24"/>
        </w:rPr>
        <w:t>Luke 18:1-18</w:t>
      </w:r>
      <w:r w:rsidR="00173A39">
        <w:rPr>
          <w:sz w:val="24"/>
          <w:szCs w:val="24"/>
        </w:rPr>
        <w:t xml:space="preserve">. </w:t>
      </w:r>
      <w:r w:rsidR="00236751">
        <w:rPr>
          <w:sz w:val="24"/>
          <w:szCs w:val="24"/>
        </w:rPr>
        <w:t xml:space="preserve">There are times when </w:t>
      </w:r>
      <w:r w:rsidR="00173A39">
        <w:rPr>
          <w:sz w:val="24"/>
          <w:szCs w:val="24"/>
        </w:rPr>
        <w:t xml:space="preserve">it seems as though God’s </w:t>
      </w:r>
      <w:r w:rsidR="00236751">
        <w:rPr>
          <w:sz w:val="24"/>
          <w:szCs w:val="24"/>
        </w:rPr>
        <w:t>listening to</w:t>
      </w:r>
      <w:r w:rsidR="00173A39">
        <w:rPr>
          <w:sz w:val="24"/>
          <w:szCs w:val="24"/>
        </w:rPr>
        <w:t xml:space="preserve"> our prayers</w:t>
      </w:r>
      <w:r w:rsidR="00236751">
        <w:rPr>
          <w:sz w:val="24"/>
          <w:szCs w:val="24"/>
        </w:rPr>
        <w:t>.  When this happens,</w:t>
      </w:r>
      <w:r w:rsidR="00173A39">
        <w:rPr>
          <w:sz w:val="24"/>
          <w:szCs w:val="24"/>
        </w:rPr>
        <w:t xml:space="preserve"> we mustn’t jump to the conclusion that He did not hear us or that He doesn’t care. It is a test of our faith in Him. </w:t>
      </w:r>
      <w:r w:rsidR="00114E18">
        <w:rPr>
          <w:sz w:val="24"/>
          <w:szCs w:val="24"/>
        </w:rPr>
        <w:t>His answer might be no, or yes</w:t>
      </w:r>
      <w:r w:rsidR="00236751">
        <w:rPr>
          <w:sz w:val="24"/>
          <w:szCs w:val="24"/>
        </w:rPr>
        <w:t>,</w:t>
      </w:r>
      <w:r w:rsidR="00114E18">
        <w:rPr>
          <w:sz w:val="24"/>
          <w:szCs w:val="24"/>
        </w:rPr>
        <w:t xml:space="preserve"> but not now. Or, perhaps the answer is coming, and it will be even better than we dared to ask (Ephesians 3:20). This is the time we must diligently seek Him in prayer and get to know Him more personally </w:t>
      </w:r>
      <w:r w:rsidR="00AE595B">
        <w:rPr>
          <w:sz w:val="24"/>
          <w:szCs w:val="24"/>
        </w:rPr>
        <w:t>through</w:t>
      </w:r>
      <w:r w:rsidR="00114E18">
        <w:rPr>
          <w:sz w:val="24"/>
          <w:szCs w:val="24"/>
        </w:rPr>
        <w:t xml:space="preserve"> His Word. Here is where we find Him. </w:t>
      </w:r>
      <w:r w:rsidR="00AE595B">
        <w:rPr>
          <w:sz w:val="24"/>
          <w:szCs w:val="24"/>
        </w:rPr>
        <w:t>In</w:t>
      </w:r>
      <w:r w:rsidR="00114E18">
        <w:rPr>
          <w:sz w:val="24"/>
          <w:szCs w:val="24"/>
        </w:rPr>
        <w:t xml:space="preserve"> finding Him is the greatest reward of prayer (Luke 9:28-36). Read </w:t>
      </w:r>
      <w:r w:rsidR="00114E18" w:rsidRPr="00114E18">
        <w:rPr>
          <w:b/>
          <w:sz w:val="24"/>
          <w:szCs w:val="24"/>
        </w:rPr>
        <w:t>Luke 11:9-13</w:t>
      </w:r>
      <w:r w:rsidR="00114E18">
        <w:rPr>
          <w:sz w:val="24"/>
          <w:szCs w:val="24"/>
        </w:rPr>
        <w:t xml:space="preserve"> and </w:t>
      </w:r>
      <w:r w:rsidR="00114E18" w:rsidRPr="00114E18">
        <w:rPr>
          <w:b/>
          <w:sz w:val="24"/>
          <w:szCs w:val="24"/>
        </w:rPr>
        <w:t>James 1:5-7</w:t>
      </w:r>
      <w:r w:rsidR="00114E18">
        <w:rPr>
          <w:sz w:val="24"/>
          <w:szCs w:val="24"/>
        </w:rPr>
        <w:t>.</w:t>
      </w:r>
    </w:p>
    <w:p w14:paraId="7760AB04" w14:textId="7DAB2EE6" w:rsidR="00C46D46" w:rsidRPr="005C5D46" w:rsidRDefault="00C46D46" w:rsidP="00C46D46">
      <w:pPr>
        <w:spacing w:after="0"/>
        <w:jc w:val="center"/>
        <w:rPr>
          <w:b/>
          <w:bCs/>
          <w:iCs/>
          <w:sz w:val="24"/>
          <w:szCs w:val="24"/>
        </w:rPr>
      </w:pPr>
      <w:r w:rsidRPr="005C5D46">
        <w:rPr>
          <w:b/>
          <w:bCs/>
          <w:iCs/>
          <w:sz w:val="24"/>
          <w:szCs w:val="24"/>
        </w:rPr>
        <w:t xml:space="preserve">Deuteronomy 4:7 </w:t>
      </w:r>
      <w:r>
        <w:rPr>
          <w:b/>
          <w:bCs/>
          <w:iCs/>
          <w:sz w:val="24"/>
          <w:szCs w:val="24"/>
        </w:rPr>
        <w:t>(NIV)</w:t>
      </w:r>
    </w:p>
    <w:p w14:paraId="052BAB8B" w14:textId="2D474172" w:rsidR="00C46D46" w:rsidRDefault="00C46D46" w:rsidP="00C46D46">
      <w:pPr>
        <w:spacing w:after="0"/>
        <w:jc w:val="center"/>
        <w:rPr>
          <w:b/>
          <w:bCs/>
          <w:i/>
          <w:iCs/>
          <w:sz w:val="24"/>
          <w:szCs w:val="24"/>
        </w:rPr>
      </w:pPr>
      <w:r>
        <w:rPr>
          <w:b/>
          <w:bCs/>
          <w:i/>
          <w:iCs/>
          <w:sz w:val="24"/>
          <w:szCs w:val="24"/>
        </w:rPr>
        <w:t>W</w:t>
      </w:r>
      <w:r w:rsidRPr="5897EC05">
        <w:rPr>
          <w:b/>
          <w:bCs/>
          <w:i/>
          <w:iCs/>
          <w:sz w:val="24"/>
          <w:szCs w:val="24"/>
        </w:rPr>
        <w:t xml:space="preserve">hat other nation </w:t>
      </w:r>
      <w:r>
        <w:rPr>
          <w:b/>
          <w:bCs/>
          <w:i/>
          <w:iCs/>
          <w:sz w:val="24"/>
          <w:szCs w:val="24"/>
        </w:rPr>
        <w:t xml:space="preserve">is so great as to have their gods near them the way the LORD our God is near us whenever we pray to Him. </w:t>
      </w:r>
    </w:p>
    <w:p w14:paraId="21A68681" w14:textId="77777777" w:rsidR="00C46D46" w:rsidRDefault="00C46D46" w:rsidP="00C46D46">
      <w:pPr>
        <w:spacing w:after="0"/>
        <w:jc w:val="center"/>
        <w:rPr>
          <w:sz w:val="24"/>
          <w:szCs w:val="24"/>
        </w:rPr>
      </w:pPr>
    </w:p>
    <w:p w14:paraId="606B3220" w14:textId="695A252E" w:rsidR="00D51903" w:rsidRDefault="00114E18" w:rsidP="00AE595B">
      <w:pPr>
        <w:pStyle w:val="ListParagraph"/>
        <w:spacing w:after="480"/>
        <w:ind w:left="0" w:right="-288" w:firstLine="720"/>
        <w:contextualSpacing w:val="0"/>
        <w:rPr>
          <w:sz w:val="24"/>
          <w:szCs w:val="24"/>
        </w:rPr>
      </w:pPr>
      <w:r>
        <w:rPr>
          <w:sz w:val="24"/>
          <w:szCs w:val="24"/>
        </w:rPr>
        <w:t xml:space="preserve">When God’s children pray, </w:t>
      </w:r>
      <w:r w:rsidR="002F4FED">
        <w:rPr>
          <w:sz w:val="24"/>
          <w:szCs w:val="24"/>
        </w:rPr>
        <w:t>especially, when we are together,</w:t>
      </w:r>
      <w:r w:rsidR="000409B0" w:rsidRPr="5897EC05">
        <w:rPr>
          <w:sz w:val="24"/>
          <w:szCs w:val="24"/>
        </w:rPr>
        <w:t xml:space="preserve"> </w:t>
      </w:r>
      <w:r w:rsidR="005B2364">
        <w:rPr>
          <w:sz w:val="24"/>
          <w:szCs w:val="24"/>
        </w:rPr>
        <w:t xml:space="preserve">not only </w:t>
      </w:r>
      <w:r w:rsidR="002F4FED">
        <w:rPr>
          <w:sz w:val="24"/>
          <w:szCs w:val="24"/>
        </w:rPr>
        <w:t>are we coming</w:t>
      </w:r>
      <w:r w:rsidR="000409B0" w:rsidRPr="5897EC05">
        <w:rPr>
          <w:sz w:val="24"/>
          <w:szCs w:val="24"/>
        </w:rPr>
        <w:t xml:space="preserve"> near to God, but He </w:t>
      </w:r>
      <w:r w:rsidR="00675D6A">
        <w:rPr>
          <w:sz w:val="24"/>
          <w:szCs w:val="24"/>
        </w:rPr>
        <w:t xml:space="preserve">comes </w:t>
      </w:r>
      <w:r w:rsidR="000409B0" w:rsidRPr="5897EC05">
        <w:rPr>
          <w:sz w:val="24"/>
          <w:szCs w:val="24"/>
        </w:rPr>
        <w:t>near to us</w:t>
      </w:r>
      <w:r w:rsidR="002F4FED">
        <w:rPr>
          <w:sz w:val="24"/>
          <w:szCs w:val="24"/>
        </w:rPr>
        <w:t xml:space="preserve"> (Matthew 18:20; 2 Chronicles 7:14)</w:t>
      </w:r>
      <w:r w:rsidR="000409B0" w:rsidRPr="5897EC05">
        <w:rPr>
          <w:sz w:val="24"/>
          <w:szCs w:val="24"/>
        </w:rPr>
        <w:t>.</w:t>
      </w:r>
      <w:r w:rsidR="000409B0">
        <w:rPr>
          <w:sz w:val="24"/>
          <w:szCs w:val="24"/>
        </w:rPr>
        <w:t xml:space="preserve"> </w:t>
      </w:r>
      <w:r w:rsidR="00D51903">
        <w:rPr>
          <w:sz w:val="24"/>
          <w:szCs w:val="24"/>
        </w:rPr>
        <w:t>You may be thinking, “As saints, we are already near God</w:t>
      </w:r>
      <w:r w:rsidR="002F4FED">
        <w:rPr>
          <w:sz w:val="24"/>
          <w:szCs w:val="24"/>
        </w:rPr>
        <w:t>?</w:t>
      </w:r>
      <w:r w:rsidR="00D51903">
        <w:rPr>
          <w:sz w:val="24"/>
          <w:szCs w:val="24"/>
        </w:rPr>
        <w:t>” I</w:t>
      </w:r>
      <w:r w:rsidR="002F4FED">
        <w:rPr>
          <w:sz w:val="24"/>
          <w:szCs w:val="24"/>
        </w:rPr>
        <w:t>t’s true, i</w:t>
      </w:r>
      <w:r w:rsidR="00D51903">
        <w:rPr>
          <w:sz w:val="24"/>
          <w:szCs w:val="24"/>
        </w:rPr>
        <w:t xml:space="preserve">n fact, we are </w:t>
      </w:r>
      <w:r w:rsidR="002F4FED">
        <w:rPr>
          <w:sz w:val="24"/>
          <w:szCs w:val="24"/>
        </w:rPr>
        <w:t xml:space="preserve">already </w:t>
      </w:r>
      <w:r w:rsidR="00D51903">
        <w:rPr>
          <w:sz w:val="24"/>
          <w:szCs w:val="24"/>
        </w:rPr>
        <w:t>seated with Christ in the heavenly places (Ephesians 2:6-8). How could we be any closer than that?</w:t>
      </w:r>
      <w:r w:rsidR="00AE595B">
        <w:rPr>
          <w:sz w:val="24"/>
          <w:szCs w:val="24"/>
        </w:rPr>
        <w:t xml:space="preserve"> </w:t>
      </w:r>
      <w:r w:rsidR="00D51903">
        <w:rPr>
          <w:sz w:val="24"/>
          <w:szCs w:val="24"/>
        </w:rPr>
        <w:t xml:space="preserve"> </w:t>
      </w:r>
      <w:r w:rsidR="002F4FED">
        <w:rPr>
          <w:sz w:val="24"/>
          <w:szCs w:val="24"/>
        </w:rPr>
        <w:t>Think about it this way</w:t>
      </w:r>
      <w:r w:rsidR="006F186D">
        <w:rPr>
          <w:sz w:val="24"/>
          <w:szCs w:val="24"/>
        </w:rPr>
        <w:t>:</w:t>
      </w:r>
      <w:r w:rsidR="002F4FED">
        <w:rPr>
          <w:sz w:val="24"/>
          <w:szCs w:val="24"/>
        </w:rPr>
        <w:t xml:space="preserve"> </w:t>
      </w:r>
      <w:r w:rsidR="006F186D">
        <w:rPr>
          <w:sz w:val="24"/>
          <w:szCs w:val="24"/>
        </w:rPr>
        <w:t xml:space="preserve">When we pray and </w:t>
      </w:r>
      <w:r w:rsidR="002F4FED">
        <w:rPr>
          <w:sz w:val="24"/>
          <w:szCs w:val="24"/>
        </w:rPr>
        <w:t>our so</w:t>
      </w:r>
      <w:r w:rsidR="0091429F">
        <w:rPr>
          <w:sz w:val="24"/>
          <w:szCs w:val="24"/>
        </w:rPr>
        <w:t>uls</w:t>
      </w:r>
      <w:r w:rsidR="002F4FED">
        <w:rPr>
          <w:sz w:val="24"/>
          <w:szCs w:val="24"/>
        </w:rPr>
        <w:t xml:space="preserve"> </w:t>
      </w:r>
      <w:r w:rsidR="006F186D">
        <w:rPr>
          <w:sz w:val="24"/>
          <w:szCs w:val="24"/>
        </w:rPr>
        <w:t>are in tune with</w:t>
      </w:r>
      <w:r w:rsidR="002F4FED">
        <w:rPr>
          <w:sz w:val="24"/>
          <w:szCs w:val="24"/>
        </w:rPr>
        <w:t xml:space="preserve"> the frequency of the Holy Spirit</w:t>
      </w:r>
      <w:r w:rsidR="006F186D">
        <w:rPr>
          <w:sz w:val="24"/>
          <w:szCs w:val="24"/>
        </w:rPr>
        <w:t xml:space="preserve">, we are </w:t>
      </w:r>
      <w:r w:rsidR="0091429F">
        <w:rPr>
          <w:sz w:val="24"/>
          <w:szCs w:val="24"/>
        </w:rPr>
        <w:t>right there</w:t>
      </w:r>
      <w:r w:rsidR="006F186D">
        <w:rPr>
          <w:sz w:val="24"/>
          <w:szCs w:val="24"/>
        </w:rPr>
        <w:t xml:space="preserve"> worshiping Jesus at the mercy seat of God.</w:t>
      </w:r>
      <w:r w:rsidR="00D51903">
        <w:rPr>
          <w:sz w:val="24"/>
          <w:szCs w:val="24"/>
        </w:rPr>
        <w:t xml:space="preserve"> </w:t>
      </w:r>
      <w:r w:rsidR="0091429F">
        <w:rPr>
          <w:sz w:val="24"/>
          <w:szCs w:val="24"/>
        </w:rPr>
        <w:t xml:space="preserve">When we </w:t>
      </w:r>
      <w:r w:rsidR="0091429F" w:rsidRPr="00122FBC">
        <w:rPr>
          <w:sz w:val="24"/>
          <w:szCs w:val="24"/>
        </w:rPr>
        <w:t>know the Word</w:t>
      </w:r>
      <w:r w:rsidR="0091429F">
        <w:rPr>
          <w:sz w:val="24"/>
          <w:szCs w:val="24"/>
        </w:rPr>
        <w:t xml:space="preserve"> of God</w:t>
      </w:r>
      <w:r w:rsidR="0091429F" w:rsidRPr="00122FBC">
        <w:rPr>
          <w:sz w:val="24"/>
          <w:szCs w:val="24"/>
        </w:rPr>
        <w:t xml:space="preserve">, </w:t>
      </w:r>
      <w:r w:rsidR="0091429F">
        <w:rPr>
          <w:sz w:val="24"/>
          <w:szCs w:val="24"/>
        </w:rPr>
        <w:t>b</w:t>
      </w:r>
      <w:r w:rsidR="0091429F" w:rsidRPr="00122FBC">
        <w:rPr>
          <w:sz w:val="24"/>
          <w:szCs w:val="24"/>
        </w:rPr>
        <w:t>elieve the Word</w:t>
      </w:r>
      <w:r w:rsidR="0091429F">
        <w:rPr>
          <w:sz w:val="24"/>
          <w:szCs w:val="24"/>
        </w:rPr>
        <w:t xml:space="preserve"> of God</w:t>
      </w:r>
      <w:r w:rsidR="0091429F" w:rsidRPr="00122FBC">
        <w:rPr>
          <w:sz w:val="24"/>
          <w:szCs w:val="24"/>
        </w:rPr>
        <w:t xml:space="preserve">, </w:t>
      </w:r>
      <w:r w:rsidR="0091429F">
        <w:rPr>
          <w:sz w:val="24"/>
          <w:szCs w:val="24"/>
        </w:rPr>
        <w:t xml:space="preserve">and </w:t>
      </w:r>
      <w:r w:rsidR="0091429F" w:rsidRPr="00122FBC">
        <w:rPr>
          <w:sz w:val="24"/>
          <w:szCs w:val="24"/>
        </w:rPr>
        <w:t xml:space="preserve">obey the Word </w:t>
      </w:r>
      <w:r w:rsidR="0091429F">
        <w:rPr>
          <w:sz w:val="24"/>
          <w:szCs w:val="24"/>
        </w:rPr>
        <w:t>of God, we can confidently pray the Word of God (</w:t>
      </w:r>
      <w:r w:rsidR="0091429F" w:rsidRPr="00093DD9">
        <w:rPr>
          <w:b/>
          <w:sz w:val="24"/>
          <w:szCs w:val="24"/>
        </w:rPr>
        <w:t>1 John 5:1</w:t>
      </w:r>
      <w:r w:rsidR="0091429F">
        <w:rPr>
          <w:b/>
          <w:sz w:val="24"/>
          <w:szCs w:val="24"/>
        </w:rPr>
        <w:t>3</w:t>
      </w:r>
      <w:r w:rsidR="0091429F" w:rsidRPr="00093DD9">
        <w:rPr>
          <w:b/>
          <w:sz w:val="24"/>
          <w:szCs w:val="24"/>
        </w:rPr>
        <w:t>-15</w:t>
      </w:r>
      <w:r w:rsidR="0091429F">
        <w:rPr>
          <w:b/>
          <w:sz w:val="24"/>
          <w:szCs w:val="24"/>
        </w:rPr>
        <w:t xml:space="preserve">; </w:t>
      </w:r>
      <w:r w:rsidR="0091429F" w:rsidRPr="00093DD9">
        <w:rPr>
          <w:b/>
          <w:sz w:val="24"/>
          <w:szCs w:val="24"/>
        </w:rPr>
        <w:t>John 15:7-8, 16; Proverbs 28:9</w:t>
      </w:r>
      <w:r w:rsidR="0091429F">
        <w:rPr>
          <w:b/>
          <w:sz w:val="24"/>
          <w:szCs w:val="24"/>
        </w:rPr>
        <w:t>)</w:t>
      </w:r>
      <w:r w:rsidR="0091429F" w:rsidRPr="00093DD9">
        <w:rPr>
          <w:b/>
          <w:sz w:val="24"/>
          <w:szCs w:val="24"/>
        </w:rPr>
        <w:t>.</w:t>
      </w:r>
      <w:r w:rsidR="0091429F" w:rsidRPr="00093DD9">
        <w:rPr>
          <w:sz w:val="24"/>
          <w:szCs w:val="24"/>
        </w:rPr>
        <w:t xml:space="preserve"> </w:t>
      </w:r>
      <w:r w:rsidR="006F186D">
        <w:rPr>
          <w:sz w:val="24"/>
          <w:szCs w:val="24"/>
        </w:rPr>
        <w:t>W</w:t>
      </w:r>
      <w:r w:rsidR="00D51903">
        <w:rPr>
          <w:sz w:val="24"/>
          <w:szCs w:val="24"/>
        </w:rPr>
        <w:t>hen our</w:t>
      </w:r>
      <w:r w:rsidR="006F186D">
        <w:rPr>
          <w:sz w:val="24"/>
          <w:szCs w:val="24"/>
        </w:rPr>
        <w:t xml:space="preserve"> lives are </w:t>
      </w:r>
      <w:r w:rsidR="00D51903">
        <w:rPr>
          <w:sz w:val="24"/>
          <w:szCs w:val="24"/>
        </w:rPr>
        <w:t>align</w:t>
      </w:r>
      <w:r w:rsidR="00C46D46">
        <w:rPr>
          <w:sz w:val="24"/>
          <w:szCs w:val="24"/>
        </w:rPr>
        <w:t>ed</w:t>
      </w:r>
      <w:r w:rsidR="00D51903">
        <w:rPr>
          <w:sz w:val="24"/>
          <w:szCs w:val="24"/>
        </w:rPr>
        <w:t xml:space="preserve"> </w:t>
      </w:r>
      <w:r w:rsidR="0091429F">
        <w:rPr>
          <w:sz w:val="24"/>
          <w:szCs w:val="24"/>
        </w:rPr>
        <w:t>with the Lord and His Word</w:t>
      </w:r>
      <w:r w:rsidR="006F186D">
        <w:rPr>
          <w:sz w:val="24"/>
          <w:szCs w:val="24"/>
        </w:rPr>
        <w:t xml:space="preserve">, like Elijah, in the spiritual realm, our prayers are a force to be reckoned with (James </w:t>
      </w:r>
      <w:r w:rsidR="008069F1">
        <w:rPr>
          <w:sz w:val="24"/>
          <w:szCs w:val="24"/>
        </w:rPr>
        <w:t>5:15-18</w:t>
      </w:r>
      <w:r w:rsidR="00C524FF">
        <w:rPr>
          <w:sz w:val="24"/>
          <w:szCs w:val="24"/>
        </w:rPr>
        <w:t>; 1 Peter 3:10-12</w:t>
      </w:r>
      <w:r w:rsidR="008069F1">
        <w:rPr>
          <w:sz w:val="24"/>
          <w:szCs w:val="24"/>
        </w:rPr>
        <w:t>)</w:t>
      </w:r>
      <w:r w:rsidR="006F186D">
        <w:rPr>
          <w:sz w:val="24"/>
          <w:szCs w:val="24"/>
        </w:rPr>
        <w:t xml:space="preserve">. </w:t>
      </w:r>
    </w:p>
    <w:p w14:paraId="3B760210" w14:textId="4DAEB4FB" w:rsidR="001D5388" w:rsidRPr="005C5D46" w:rsidRDefault="001D5388" w:rsidP="001D5388">
      <w:pPr>
        <w:spacing w:after="0"/>
        <w:jc w:val="center"/>
        <w:rPr>
          <w:b/>
          <w:bCs/>
          <w:iCs/>
          <w:sz w:val="24"/>
          <w:szCs w:val="24"/>
        </w:rPr>
      </w:pPr>
      <w:r w:rsidRPr="005C5D46">
        <w:rPr>
          <w:b/>
          <w:bCs/>
          <w:iCs/>
          <w:sz w:val="24"/>
          <w:szCs w:val="24"/>
        </w:rPr>
        <w:t>Psalm 145:18</w:t>
      </w:r>
      <w:r w:rsidR="00C46D46">
        <w:rPr>
          <w:b/>
          <w:bCs/>
          <w:iCs/>
          <w:sz w:val="24"/>
          <w:szCs w:val="24"/>
        </w:rPr>
        <w:t>-19 (NIV)</w:t>
      </w:r>
    </w:p>
    <w:p w14:paraId="393A0351" w14:textId="049D84F6" w:rsidR="001D5388" w:rsidRDefault="001D5388" w:rsidP="001D5388">
      <w:pPr>
        <w:spacing w:after="0"/>
        <w:jc w:val="center"/>
        <w:rPr>
          <w:b/>
          <w:bCs/>
          <w:i/>
          <w:iCs/>
          <w:sz w:val="24"/>
          <w:szCs w:val="24"/>
        </w:rPr>
      </w:pPr>
      <w:r>
        <w:rPr>
          <w:b/>
          <w:bCs/>
          <w:i/>
          <w:iCs/>
          <w:sz w:val="24"/>
          <w:szCs w:val="24"/>
        </w:rPr>
        <w:t xml:space="preserve"> </w:t>
      </w:r>
      <w:r w:rsidRPr="5897EC05">
        <w:rPr>
          <w:b/>
          <w:bCs/>
          <w:i/>
          <w:iCs/>
          <w:sz w:val="24"/>
          <w:szCs w:val="24"/>
        </w:rPr>
        <w:t xml:space="preserve">The LORD is near </w:t>
      </w:r>
      <w:r w:rsidR="00C46D46">
        <w:rPr>
          <w:b/>
          <w:bCs/>
          <w:i/>
          <w:iCs/>
          <w:sz w:val="24"/>
          <w:szCs w:val="24"/>
        </w:rPr>
        <w:t xml:space="preserve">to all who </w:t>
      </w:r>
      <w:r>
        <w:rPr>
          <w:b/>
          <w:bCs/>
          <w:i/>
          <w:iCs/>
          <w:sz w:val="24"/>
          <w:szCs w:val="24"/>
        </w:rPr>
        <w:t xml:space="preserve">cry out to </w:t>
      </w:r>
      <w:r w:rsidRPr="5897EC05">
        <w:rPr>
          <w:b/>
          <w:bCs/>
          <w:i/>
          <w:iCs/>
          <w:sz w:val="24"/>
          <w:szCs w:val="24"/>
        </w:rPr>
        <w:t xml:space="preserve">Him, </w:t>
      </w:r>
      <w:r w:rsidR="00C46D46">
        <w:rPr>
          <w:b/>
          <w:bCs/>
          <w:i/>
          <w:iCs/>
          <w:sz w:val="24"/>
          <w:szCs w:val="24"/>
        </w:rPr>
        <w:t xml:space="preserve">to </w:t>
      </w:r>
      <w:r w:rsidRPr="5897EC05">
        <w:rPr>
          <w:b/>
          <w:bCs/>
          <w:i/>
          <w:iCs/>
          <w:sz w:val="24"/>
          <w:szCs w:val="24"/>
        </w:rPr>
        <w:t>all who c</w:t>
      </w:r>
      <w:r>
        <w:rPr>
          <w:b/>
          <w:bCs/>
          <w:i/>
          <w:iCs/>
          <w:sz w:val="24"/>
          <w:szCs w:val="24"/>
        </w:rPr>
        <w:t xml:space="preserve">all </w:t>
      </w:r>
      <w:r w:rsidR="00C46D46">
        <w:rPr>
          <w:b/>
          <w:bCs/>
          <w:i/>
          <w:iCs/>
          <w:sz w:val="24"/>
          <w:szCs w:val="24"/>
        </w:rPr>
        <w:t>on Him in truth. He fulfills the desires of those who fear him; he hears their cry and saves them.</w:t>
      </w:r>
    </w:p>
    <w:p w14:paraId="6F51FE23" w14:textId="150E8EC9" w:rsidR="00F15EE7" w:rsidRDefault="00F15EE7" w:rsidP="001D5388">
      <w:pPr>
        <w:spacing w:after="0"/>
        <w:jc w:val="center"/>
        <w:rPr>
          <w:b/>
          <w:bCs/>
          <w:i/>
          <w:iCs/>
          <w:sz w:val="24"/>
          <w:szCs w:val="24"/>
        </w:rPr>
      </w:pPr>
    </w:p>
    <w:p w14:paraId="019E1CA9" w14:textId="77777777" w:rsidR="001D5388" w:rsidRPr="005B4771" w:rsidRDefault="001D5388" w:rsidP="001D5388">
      <w:pPr>
        <w:spacing w:after="0"/>
        <w:jc w:val="center"/>
        <w:rPr>
          <w:b/>
          <w:i/>
          <w:sz w:val="24"/>
          <w:szCs w:val="24"/>
        </w:rPr>
      </w:pPr>
    </w:p>
    <w:p w14:paraId="51DF6396" w14:textId="68A5D76A" w:rsidR="005B2364" w:rsidRDefault="0091429F" w:rsidP="004315CA">
      <w:pPr>
        <w:pStyle w:val="ListParagraph"/>
        <w:ind w:left="0" w:right="-288" w:firstLine="720"/>
        <w:rPr>
          <w:sz w:val="24"/>
          <w:szCs w:val="24"/>
        </w:rPr>
      </w:pPr>
      <w:r>
        <w:rPr>
          <w:sz w:val="24"/>
          <w:szCs w:val="24"/>
        </w:rPr>
        <w:t>As we conclude this lesson, h</w:t>
      </w:r>
      <w:r w:rsidR="00675D6A">
        <w:rPr>
          <w:sz w:val="24"/>
          <w:szCs w:val="24"/>
        </w:rPr>
        <w:t xml:space="preserve">ere is a </w:t>
      </w:r>
      <w:r w:rsidR="00043FE1">
        <w:rPr>
          <w:sz w:val="24"/>
          <w:szCs w:val="24"/>
        </w:rPr>
        <w:t xml:space="preserve">powerful </w:t>
      </w:r>
      <w:r w:rsidR="00675D6A">
        <w:rPr>
          <w:sz w:val="24"/>
          <w:szCs w:val="24"/>
        </w:rPr>
        <w:t>story that illustrat</w:t>
      </w:r>
      <w:r w:rsidR="00043FE1">
        <w:rPr>
          <w:sz w:val="24"/>
          <w:szCs w:val="24"/>
        </w:rPr>
        <w:t>es</w:t>
      </w:r>
      <w:r w:rsidR="00675D6A">
        <w:rPr>
          <w:sz w:val="24"/>
          <w:szCs w:val="24"/>
        </w:rPr>
        <w:t xml:space="preserve"> </w:t>
      </w:r>
      <w:r>
        <w:rPr>
          <w:sz w:val="24"/>
          <w:szCs w:val="24"/>
        </w:rPr>
        <w:t xml:space="preserve">the reality of the above passage. </w:t>
      </w:r>
      <w:r w:rsidR="00675D6A">
        <w:rPr>
          <w:sz w:val="24"/>
          <w:szCs w:val="24"/>
        </w:rPr>
        <w:t xml:space="preserve">In May </w:t>
      </w:r>
      <w:r w:rsidR="001D5388">
        <w:rPr>
          <w:sz w:val="24"/>
          <w:szCs w:val="24"/>
        </w:rPr>
        <w:t>22,</w:t>
      </w:r>
      <w:r w:rsidR="00675D6A">
        <w:rPr>
          <w:sz w:val="24"/>
          <w:szCs w:val="24"/>
        </w:rPr>
        <w:t xml:space="preserve"> 2011 a catastrophic EF5-tornado struck Joplin, Missouri. There was a group of people hunkered down in </w:t>
      </w:r>
      <w:r w:rsidR="00A16F31">
        <w:rPr>
          <w:sz w:val="24"/>
          <w:szCs w:val="24"/>
        </w:rPr>
        <w:t>a convenient store</w:t>
      </w:r>
      <w:r w:rsidR="00675D6A">
        <w:rPr>
          <w:sz w:val="24"/>
          <w:szCs w:val="24"/>
        </w:rPr>
        <w:t xml:space="preserve"> beer cooler</w:t>
      </w:r>
      <w:r w:rsidR="00A16F31">
        <w:rPr>
          <w:sz w:val="24"/>
          <w:szCs w:val="24"/>
        </w:rPr>
        <w:t>.</w:t>
      </w:r>
      <w:r w:rsidR="00AE595B" w:rsidRPr="00AE595B">
        <w:rPr>
          <w:sz w:val="24"/>
          <w:szCs w:val="24"/>
        </w:rPr>
        <w:t xml:space="preserve"> </w:t>
      </w:r>
      <w:r w:rsidR="00AE595B">
        <w:rPr>
          <w:sz w:val="24"/>
          <w:szCs w:val="24"/>
        </w:rPr>
        <w:t>As the killer tornado barreled towards them, someone pulled out their cell phone and videoed what took place. (If you Google “First Person video of Joplin MO tornado” you will find two short videos of this.) I</w:t>
      </w:r>
      <w:r w:rsidR="00A16F31">
        <w:rPr>
          <w:sz w:val="24"/>
          <w:szCs w:val="24"/>
        </w:rPr>
        <w:t>t was pitch black, so you can’t see much</w:t>
      </w:r>
      <w:r w:rsidR="00AE595B">
        <w:rPr>
          <w:sz w:val="24"/>
          <w:szCs w:val="24"/>
        </w:rPr>
        <w:t>, but</w:t>
      </w:r>
      <w:r w:rsidR="00A16F31">
        <w:rPr>
          <w:sz w:val="24"/>
          <w:szCs w:val="24"/>
        </w:rPr>
        <w:t xml:space="preserve"> the sounds </w:t>
      </w:r>
      <w:r w:rsidR="00AE595B">
        <w:rPr>
          <w:sz w:val="24"/>
          <w:szCs w:val="24"/>
        </w:rPr>
        <w:t>are</w:t>
      </w:r>
      <w:r w:rsidR="00A16F31">
        <w:rPr>
          <w:sz w:val="24"/>
          <w:szCs w:val="24"/>
        </w:rPr>
        <w:t xml:space="preserve"> deafening. </w:t>
      </w:r>
      <w:r w:rsidR="001D5388">
        <w:rPr>
          <w:sz w:val="24"/>
          <w:szCs w:val="24"/>
        </w:rPr>
        <w:t>In the midst</w:t>
      </w:r>
      <w:r w:rsidR="00AE595B">
        <w:rPr>
          <w:sz w:val="24"/>
          <w:szCs w:val="24"/>
        </w:rPr>
        <w:t xml:space="preserve"> of the chaos</w:t>
      </w:r>
      <w:r w:rsidR="001D5388">
        <w:rPr>
          <w:sz w:val="24"/>
          <w:szCs w:val="24"/>
        </w:rPr>
        <w:t>, you hear people screaming</w:t>
      </w:r>
      <w:r w:rsidR="00AE595B">
        <w:rPr>
          <w:sz w:val="24"/>
          <w:szCs w:val="24"/>
        </w:rPr>
        <w:t xml:space="preserve"> and</w:t>
      </w:r>
      <w:r w:rsidR="001D5388">
        <w:rPr>
          <w:sz w:val="24"/>
          <w:szCs w:val="24"/>
        </w:rPr>
        <w:t xml:space="preserve"> crying out to </w:t>
      </w:r>
      <w:r w:rsidR="00AE595B">
        <w:rPr>
          <w:sz w:val="24"/>
          <w:szCs w:val="24"/>
        </w:rPr>
        <w:t>“</w:t>
      </w:r>
      <w:r w:rsidR="001D5388">
        <w:rPr>
          <w:sz w:val="24"/>
          <w:szCs w:val="24"/>
        </w:rPr>
        <w:t>god</w:t>
      </w:r>
      <w:r w:rsidR="00AE595B">
        <w:rPr>
          <w:sz w:val="24"/>
          <w:szCs w:val="24"/>
        </w:rPr>
        <w:t>.”</w:t>
      </w:r>
      <w:r w:rsidR="001D5388">
        <w:rPr>
          <w:sz w:val="24"/>
          <w:szCs w:val="24"/>
        </w:rPr>
        <w:t xml:space="preserve"> </w:t>
      </w:r>
      <w:r w:rsidR="00C9529B">
        <w:rPr>
          <w:sz w:val="24"/>
          <w:szCs w:val="24"/>
        </w:rPr>
        <w:t xml:space="preserve">They don’t even know His Name. </w:t>
      </w:r>
      <w:r w:rsidR="001D5388">
        <w:rPr>
          <w:sz w:val="24"/>
          <w:szCs w:val="24"/>
        </w:rPr>
        <w:t>Then you hear the voice of one woman calling on the only name that has the power to save</w:t>
      </w:r>
      <w:r w:rsidR="00B30F59">
        <w:rPr>
          <w:sz w:val="24"/>
          <w:szCs w:val="24"/>
        </w:rPr>
        <w:t xml:space="preserve"> (</w:t>
      </w:r>
      <w:r w:rsidR="00B30F59" w:rsidRPr="00122FBC">
        <w:rPr>
          <w:sz w:val="24"/>
          <w:szCs w:val="24"/>
        </w:rPr>
        <w:t>Acts 4:12</w:t>
      </w:r>
      <w:r w:rsidR="00B30F59">
        <w:rPr>
          <w:sz w:val="24"/>
          <w:szCs w:val="24"/>
        </w:rPr>
        <w:t>;</w:t>
      </w:r>
      <w:r w:rsidR="00B30F59" w:rsidRPr="00122FBC">
        <w:rPr>
          <w:sz w:val="24"/>
          <w:szCs w:val="24"/>
        </w:rPr>
        <w:t xml:space="preserve"> Romans 10:9</w:t>
      </w:r>
      <w:r w:rsidR="00B30F59">
        <w:rPr>
          <w:sz w:val="24"/>
          <w:szCs w:val="24"/>
        </w:rPr>
        <w:t>;</w:t>
      </w:r>
      <w:r w:rsidR="00B30F59" w:rsidRPr="00122FBC">
        <w:rPr>
          <w:sz w:val="24"/>
          <w:szCs w:val="24"/>
        </w:rPr>
        <w:t xml:space="preserve"> Ephesians 1:20-21</w:t>
      </w:r>
      <w:r w:rsidR="00B30F59">
        <w:rPr>
          <w:sz w:val="24"/>
          <w:szCs w:val="24"/>
        </w:rPr>
        <w:t>;</w:t>
      </w:r>
      <w:r w:rsidR="00B30F59" w:rsidRPr="00122FBC">
        <w:rPr>
          <w:sz w:val="24"/>
          <w:szCs w:val="24"/>
        </w:rPr>
        <w:t xml:space="preserve"> Philippians 2:9-11</w:t>
      </w:r>
      <w:r w:rsidR="00B30F59">
        <w:rPr>
          <w:sz w:val="24"/>
          <w:szCs w:val="24"/>
        </w:rPr>
        <w:t>). You can hear her calling out… “</w:t>
      </w:r>
      <w:r w:rsidR="001D5388">
        <w:rPr>
          <w:sz w:val="24"/>
          <w:szCs w:val="24"/>
        </w:rPr>
        <w:t>Jesus, Jesus, Jesus... oh Heavenly Father</w:t>
      </w:r>
      <w:r w:rsidR="00B30F59">
        <w:rPr>
          <w:sz w:val="24"/>
          <w:szCs w:val="24"/>
        </w:rPr>
        <w:t xml:space="preserve">… </w:t>
      </w:r>
      <w:r w:rsidR="001D5388">
        <w:rPr>
          <w:sz w:val="24"/>
          <w:szCs w:val="24"/>
        </w:rPr>
        <w:t>Jesus watch over us…</w:t>
      </w:r>
      <w:r w:rsidR="00B30F59">
        <w:rPr>
          <w:sz w:val="24"/>
          <w:szCs w:val="24"/>
        </w:rPr>
        <w:t xml:space="preserve"> </w:t>
      </w:r>
      <w:r w:rsidR="001D5388">
        <w:rPr>
          <w:sz w:val="24"/>
          <w:szCs w:val="24"/>
        </w:rPr>
        <w:t>thank you Jesus</w:t>
      </w:r>
      <w:r w:rsidR="00B30F59">
        <w:rPr>
          <w:sz w:val="24"/>
          <w:szCs w:val="24"/>
        </w:rPr>
        <w:t>”</w:t>
      </w:r>
      <w:r w:rsidR="001D5388">
        <w:rPr>
          <w:sz w:val="24"/>
          <w:szCs w:val="24"/>
        </w:rPr>
        <w:t>. You know what</w:t>
      </w:r>
      <w:r w:rsidR="00C9529B">
        <w:rPr>
          <w:sz w:val="24"/>
          <w:szCs w:val="24"/>
        </w:rPr>
        <w:t>?</w:t>
      </w:r>
      <w:r w:rsidR="001D5388">
        <w:rPr>
          <w:sz w:val="24"/>
          <w:szCs w:val="24"/>
        </w:rPr>
        <w:t xml:space="preserve"> God came </w:t>
      </w:r>
      <w:r w:rsidR="00C9529B">
        <w:rPr>
          <w:sz w:val="24"/>
          <w:szCs w:val="24"/>
        </w:rPr>
        <w:t xml:space="preserve">near His daughter right there in </w:t>
      </w:r>
      <w:r w:rsidR="001D5388">
        <w:rPr>
          <w:sz w:val="24"/>
          <w:szCs w:val="24"/>
        </w:rPr>
        <w:t>that beer cooler</w:t>
      </w:r>
      <w:r w:rsidR="00C9529B">
        <w:rPr>
          <w:sz w:val="24"/>
          <w:szCs w:val="24"/>
        </w:rPr>
        <w:t xml:space="preserve">. </w:t>
      </w:r>
      <w:r w:rsidR="001D5388">
        <w:rPr>
          <w:sz w:val="24"/>
          <w:szCs w:val="24"/>
        </w:rPr>
        <w:t xml:space="preserve"> </w:t>
      </w:r>
      <w:r w:rsidR="00C9529B">
        <w:rPr>
          <w:sz w:val="24"/>
          <w:szCs w:val="24"/>
        </w:rPr>
        <w:t>He heard her cry and saved them all</w:t>
      </w:r>
      <w:r w:rsidR="001D5388">
        <w:rPr>
          <w:sz w:val="24"/>
          <w:szCs w:val="24"/>
        </w:rPr>
        <w:t xml:space="preserve">. </w:t>
      </w:r>
      <w:r w:rsidR="00C9529B">
        <w:rPr>
          <w:sz w:val="24"/>
          <w:szCs w:val="24"/>
        </w:rPr>
        <w:t>We’ll end on this note with some food for thought: You might just be the only one in your current situation who can call on God your Father and bring Him near. How many people might be saved if you do?</w:t>
      </w:r>
    </w:p>
    <w:p w14:paraId="3A9F1EE8" w14:textId="05718ACB" w:rsidR="00217661" w:rsidRDefault="00217661" w:rsidP="00B30F59">
      <w:pPr>
        <w:pStyle w:val="ListParagraph"/>
        <w:ind w:left="0" w:right="-288"/>
        <w:rPr>
          <w:sz w:val="24"/>
          <w:szCs w:val="24"/>
        </w:rPr>
      </w:pPr>
    </w:p>
    <w:p w14:paraId="6FE63F6C" w14:textId="6F1BFC7B" w:rsidR="00217661" w:rsidRDefault="00217661" w:rsidP="00B30F59">
      <w:pPr>
        <w:pStyle w:val="ListParagraph"/>
        <w:ind w:left="0" w:right="-288"/>
        <w:rPr>
          <w:sz w:val="24"/>
          <w:szCs w:val="24"/>
        </w:rPr>
      </w:pPr>
    </w:p>
    <w:p w14:paraId="1FB1EA67" w14:textId="3F1B77A0" w:rsidR="00217661" w:rsidRPr="004820BA" w:rsidRDefault="004820BA" w:rsidP="004820BA">
      <w:pPr>
        <w:pStyle w:val="ListParagraph"/>
        <w:ind w:left="0" w:right="-288"/>
        <w:jc w:val="center"/>
        <w:rPr>
          <w:b/>
          <w:szCs w:val="28"/>
        </w:rPr>
      </w:pPr>
      <w:r w:rsidRPr="004820BA">
        <w:rPr>
          <w:b/>
          <w:szCs w:val="28"/>
        </w:rPr>
        <w:t>Memory Verse</w:t>
      </w:r>
    </w:p>
    <w:p w14:paraId="4E3B5D53" w14:textId="020F16D7" w:rsidR="004820BA" w:rsidRPr="004820BA" w:rsidRDefault="004820BA" w:rsidP="004820BA">
      <w:pPr>
        <w:pStyle w:val="ListParagraph"/>
        <w:ind w:left="0" w:right="-288"/>
        <w:jc w:val="center"/>
        <w:rPr>
          <w:b/>
          <w:sz w:val="24"/>
          <w:szCs w:val="24"/>
        </w:rPr>
      </w:pPr>
      <w:r w:rsidRPr="004820BA">
        <w:rPr>
          <w:b/>
          <w:sz w:val="24"/>
          <w:szCs w:val="24"/>
        </w:rPr>
        <w:t>Luke 11:1-4</w:t>
      </w:r>
    </w:p>
    <w:p w14:paraId="7860BA38" w14:textId="18B1D4CA" w:rsidR="00217661" w:rsidRDefault="00217661" w:rsidP="00892FEA">
      <w:pPr>
        <w:pStyle w:val="Header3-Style2"/>
        <w:ind w:left="0" w:right="-288"/>
      </w:pPr>
      <w:r w:rsidRPr="004820BA">
        <w:t>Day 5 Session Ten</w:t>
      </w:r>
    </w:p>
    <w:p w14:paraId="2567A8BA" w14:textId="0C10B46A" w:rsidR="003429D7" w:rsidRDefault="008A42EF" w:rsidP="004820BA">
      <w:pPr>
        <w:pStyle w:val="Header1-Style2"/>
      </w:pPr>
      <w:r>
        <w:t>B</w:t>
      </w:r>
      <w:r w:rsidRPr="003429D7">
        <w:t xml:space="preserve">uilding a </w:t>
      </w:r>
      <w:r>
        <w:t>H</w:t>
      </w:r>
      <w:r w:rsidRPr="003429D7">
        <w:t xml:space="preserve">ouse of </w:t>
      </w:r>
      <w:r>
        <w:t>P</w:t>
      </w:r>
      <w:r w:rsidRPr="003429D7">
        <w:t>rayer</w:t>
      </w:r>
    </w:p>
    <w:p w14:paraId="4B5559FF" w14:textId="77777777" w:rsidR="004315CA" w:rsidRPr="00122FBC" w:rsidRDefault="004315CA" w:rsidP="004315CA">
      <w:pPr>
        <w:pStyle w:val="ListParagraph"/>
        <w:ind w:left="0" w:right="-288"/>
        <w:jc w:val="center"/>
        <w:rPr>
          <w:b/>
          <w:i/>
          <w:sz w:val="24"/>
          <w:szCs w:val="24"/>
        </w:rPr>
      </w:pPr>
      <w:r w:rsidRPr="00122FBC">
        <w:rPr>
          <w:b/>
          <w:i/>
          <w:sz w:val="24"/>
          <w:szCs w:val="24"/>
        </w:rPr>
        <w:t>Isaiah 56:6-7</w:t>
      </w:r>
    </w:p>
    <w:p w14:paraId="246A6913" w14:textId="0741AECA" w:rsidR="004315CA" w:rsidRDefault="004315CA" w:rsidP="004315CA">
      <w:pPr>
        <w:pStyle w:val="ListParagraph"/>
        <w:ind w:left="0" w:right="-288"/>
        <w:rPr>
          <w:b/>
          <w:i/>
          <w:sz w:val="24"/>
          <w:szCs w:val="24"/>
        </w:rPr>
      </w:pPr>
      <w:r w:rsidRPr="00122FBC">
        <w:rPr>
          <w:b/>
          <w:i/>
          <w:sz w:val="24"/>
          <w:szCs w:val="24"/>
        </w:rPr>
        <w:t xml:space="preserve"> “And foreigners who bind themselves to the LORD to serve him, to love the Name of the LORD, and to worship him, all who keep the Sabbath without desecrating it and who hold fast to my covenant-these I will bring to my holy mountain and give them joy in my House of PRAYER.  Their burnt offerings and sacrifices will be accepted on </w:t>
      </w:r>
      <w:r>
        <w:rPr>
          <w:b/>
          <w:i/>
          <w:sz w:val="24"/>
          <w:szCs w:val="24"/>
        </w:rPr>
        <w:t>M</w:t>
      </w:r>
      <w:r w:rsidRPr="00122FBC">
        <w:rPr>
          <w:b/>
          <w:i/>
          <w:sz w:val="24"/>
          <w:szCs w:val="24"/>
        </w:rPr>
        <w:t>y alter; for my house will be called a HOUSE of PRAYER for ALL NATIONS.”</w:t>
      </w:r>
    </w:p>
    <w:p w14:paraId="77E5F0D7" w14:textId="77777777" w:rsidR="004315CA" w:rsidRPr="004315CA" w:rsidRDefault="004315CA" w:rsidP="004315CA">
      <w:pPr>
        <w:pStyle w:val="Heading1"/>
      </w:pPr>
    </w:p>
    <w:p w14:paraId="598F6F9B" w14:textId="4CB6DCD0" w:rsidR="0076693B" w:rsidRDefault="00A97DB5" w:rsidP="00F03F71">
      <w:pPr>
        <w:ind w:left="0" w:right="-288" w:firstLine="720"/>
        <w:rPr>
          <w:sz w:val="24"/>
          <w:szCs w:val="24"/>
        </w:rPr>
      </w:pPr>
      <w:r>
        <w:rPr>
          <w:sz w:val="24"/>
          <w:szCs w:val="24"/>
        </w:rPr>
        <w:t xml:space="preserve">My daddy was a </w:t>
      </w:r>
      <w:r w:rsidR="0076693B">
        <w:rPr>
          <w:sz w:val="24"/>
          <w:szCs w:val="24"/>
        </w:rPr>
        <w:t>carpenter</w:t>
      </w:r>
      <w:r>
        <w:rPr>
          <w:sz w:val="24"/>
          <w:szCs w:val="24"/>
        </w:rPr>
        <w:t xml:space="preserve">. In his life time, he build close to 100 homes and businesses. I live in a house that my </w:t>
      </w:r>
      <w:r w:rsidR="0076693B">
        <w:rPr>
          <w:sz w:val="24"/>
          <w:szCs w:val="24"/>
        </w:rPr>
        <w:t>d</w:t>
      </w:r>
      <w:r>
        <w:rPr>
          <w:sz w:val="24"/>
          <w:szCs w:val="24"/>
        </w:rPr>
        <w:t>addy built</w:t>
      </w:r>
      <w:r w:rsidR="0076693B">
        <w:rPr>
          <w:sz w:val="24"/>
          <w:szCs w:val="24"/>
        </w:rPr>
        <w:t>.</w:t>
      </w:r>
      <w:r>
        <w:rPr>
          <w:sz w:val="24"/>
          <w:szCs w:val="24"/>
        </w:rPr>
        <w:t xml:space="preserve"> </w:t>
      </w:r>
      <w:r w:rsidR="0076693B">
        <w:rPr>
          <w:sz w:val="24"/>
          <w:szCs w:val="24"/>
        </w:rPr>
        <w:t xml:space="preserve">The </w:t>
      </w:r>
      <w:r>
        <w:rPr>
          <w:sz w:val="24"/>
          <w:szCs w:val="24"/>
        </w:rPr>
        <w:t xml:space="preserve">last time I </w:t>
      </w:r>
      <w:r w:rsidR="00F47480">
        <w:rPr>
          <w:sz w:val="24"/>
          <w:szCs w:val="24"/>
        </w:rPr>
        <w:t>saw him</w:t>
      </w:r>
      <w:r>
        <w:rPr>
          <w:sz w:val="24"/>
          <w:szCs w:val="24"/>
        </w:rPr>
        <w:t xml:space="preserve">, he was working on the foundation of my house. </w:t>
      </w:r>
      <w:r w:rsidR="0076693B">
        <w:rPr>
          <w:sz w:val="24"/>
          <w:szCs w:val="24"/>
        </w:rPr>
        <w:t xml:space="preserve">One morning in </w:t>
      </w:r>
      <w:r w:rsidR="00DA260F">
        <w:rPr>
          <w:sz w:val="24"/>
          <w:szCs w:val="24"/>
        </w:rPr>
        <w:t>April</w:t>
      </w:r>
      <w:r w:rsidR="00A83FF2">
        <w:rPr>
          <w:sz w:val="24"/>
          <w:szCs w:val="24"/>
        </w:rPr>
        <w:t xml:space="preserve"> of 2018, daddy </w:t>
      </w:r>
      <w:r w:rsidR="0076693B">
        <w:rPr>
          <w:sz w:val="24"/>
          <w:szCs w:val="24"/>
        </w:rPr>
        <w:t>woke up</w:t>
      </w:r>
      <w:r w:rsidR="00F47480">
        <w:rPr>
          <w:sz w:val="24"/>
          <w:szCs w:val="24"/>
        </w:rPr>
        <w:t>,</w:t>
      </w:r>
      <w:r w:rsidR="00A83FF2">
        <w:rPr>
          <w:sz w:val="24"/>
          <w:szCs w:val="24"/>
        </w:rPr>
        <w:t xml:space="preserve"> and</w:t>
      </w:r>
      <w:r w:rsidR="0076693B">
        <w:rPr>
          <w:sz w:val="24"/>
          <w:szCs w:val="24"/>
        </w:rPr>
        <w:t>,</w:t>
      </w:r>
      <w:r w:rsidR="00A83FF2">
        <w:rPr>
          <w:sz w:val="24"/>
          <w:szCs w:val="24"/>
        </w:rPr>
        <w:t xml:space="preserve"> as was his custom, </w:t>
      </w:r>
      <w:r w:rsidR="0076693B">
        <w:rPr>
          <w:sz w:val="24"/>
          <w:szCs w:val="24"/>
        </w:rPr>
        <w:t xml:space="preserve">he </w:t>
      </w:r>
      <w:r w:rsidR="00A83FF2">
        <w:rPr>
          <w:sz w:val="24"/>
          <w:szCs w:val="24"/>
        </w:rPr>
        <w:t>went into his</w:t>
      </w:r>
      <w:r w:rsidR="00DA260F">
        <w:rPr>
          <w:sz w:val="24"/>
          <w:szCs w:val="24"/>
        </w:rPr>
        <w:t xml:space="preserve"> prayer closet, </w:t>
      </w:r>
      <w:r w:rsidR="0076693B">
        <w:rPr>
          <w:sz w:val="24"/>
          <w:szCs w:val="24"/>
        </w:rPr>
        <w:t xml:space="preserve">got out his prayer list and </w:t>
      </w:r>
      <w:r w:rsidR="00F47480">
        <w:rPr>
          <w:sz w:val="24"/>
          <w:szCs w:val="24"/>
        </w:rPr>
        <w:t xml:space="preserve">he </w:t>
      </w:r>
      <w:r w:rsidR="0076693B">
        <w:rPr>
          <w:sz w:val="24"/>
          <w:szCs w:val="24"/>
        </w:rPr>
        <w:t xml:space="preserve">prayed. When he was done </w:t>
      </w:r>
      <w:r w:rsidR="00DA260F">
        <w:rPr>
          <w:sz w:val="24"/>
          <w:szCs w:val="24"/>
        </w:rPr>
        <w:t>interced</w:t>
      </w:r>
      <w:r w:rsidR="0076693B">
        <w:rPr>
          <w:sz w:val="24"/>
          <w:szCs w:val="24"/>
        </w:rPr>
        <w:t>ing for others, he walked into his kitchen and Jesus took him home to the Father</w:t>
      </w:r>
      <w:r w:rsidR="00F47480">
        <w:rPr>
          <w:sz w:val="24"/>
          <w:szCs w:val="24"/>
        </w:rPr>
        <w:t>’</w:t>
      </w:r>
      <w:r w:rsidR="0076693B">
        <w:rPr>
          <w:sz w:val="24"/>
          <w:szCs w:val="24"/>
        </w:rPr>
        <w:t xml:space="preserve">s house. </w:t>
      </w:r>
      <w:r w:rsidR="00896E4E">
        <w:rPr>
          <w:sz w:val="24"/>
          <w:szCs w:val="24"/>
        </w:rPr>
        <w:t xml:space="preserve"> </w:t>
      </w:r>
      <w:r w:rsidR="00F47480">
        <w:rPr>
          <w:sz w:val="24"/>
          <w:szCs w:val="24"/>
        </w:rPr>
        <w:t>At his memorial service, w</w:t>
      </w:r>
      <w:r w:rsidR="00896E4E">
        <w:rPr>
          <w:sz w:val="24"/>
          <w:szCs w:val="24"/>
        </w:rPr>
        <w:t>ith full assurance</w:t>
      </w:r>
      <w:r w:rsidR="00F47480">
        <w:rPr>
          <w:sz w:val="24"/>
          <w:szCs w:val="24"/>
        </w:rPr>
        <w:t xml:space="preserve"> of where he was,</w:t>
      </w:r>
      <w:r w:rsidR="00896E4E">
        <w:rPr>
          <w:sz w:val="24"/>
          <w:szCs w:val="24"/>
        </w:rPr>
        <w:t xml:space="preserve"> I read John 14:1-6 and John 11:25-26</w:t>
      </w:r>
      <w:r w:rsidR="00FD46E8">
        <w:rPr>
          <w:sz w:val="24"/>
          <w:szCs w:val="24"/>
        </w:rPr>
        <w:t>.</w:t>
      </w:r>
      <w:r w:rsidR="00896E4E">
        <w:rPr>
          <w:sz w:val="24"/>
          <w:szCs w:val="24"/>
        </w:rPr>
        <w:t xml:space="preserve"> </w:t>
      </w:r>
      <w:r w:rsidR="0076693B">
        <w:rPr>
          <w:sz w:val="24"/>
          <w:szCs w:val="24"/>
        </w:rPr>
        <w:t xml:space="preserve">As nearly 600 </w:t>
      </w:r>
      <w:r w:rsidR="003606D0">
        <w:rPr>
          <w:sz w:val="24"/>
          <w:szCs w:val="24"/>
        </w:rPr>
        <w:t xml:space="preserve">people </w:t>
      </w:r>
      <w:r w:rsidR="0076693B">
        <w:rPr>
          <w:sz w:val="24"/>
          <w:szCs w:val="24"/>
        </w:rPr>
        <w:t>filed past</w:t>
      </w:r>
      <w:r w:rsidR="003606D0">
        <w:rPr>
          <w:sz w:val="24"/>
          <w:szCs w:val="24"/>
        </w:rPr>
        <w:t xml:space="preserve"> the wooden box that held daddy’s earthly tent, they saw his prayer list.</w:t>
      </w:r>
      <w:r w:rsidR="0076693B">
        <w:rPr>
          <w:sz w:val="24"/>
          <w:szCs w:val="24"/>
        </w:rPr>
        <w:t xml:space="preserve"> </w:t>
      </w:r>
    </w:p>
    <w:p w14:paraId="7F9A211E" w14:textId="77777777" w:rsidR="003606D0" w:rsidRDefault="003606D0" w:rsidP="00F03F71">
      <w:pPr>
        <w:ind w:left="0" w:right="-288" w:firstLine="720"/>
        <w:rPr>
          <w:sz w:val="24"/>
          <w:szCs w:val="24"/>
        </w:rPr>
      </w:pPr>
    </w:p>
    <w:p w14:paraId="0F912787" w14:textId="6C82A023" w:rsidR="00F47480" w:rsidRDefault="003606D0" w:rsidP="00403735">
      <w:pPr>
        <w:ind w:left="0" w:right="-288" w:firstLine="720"/>
        <w:rPr>
          <w:sz w:val="24"/>
          <w:szCs w:val="24"/>
        </w:rPr>
      </w:pPr>
      <w:r>
        <w:rPr>
          <w:sz w:val="24"/>
          <w:szCs w:val="24"/>
        </w:rPr>
        <w:t xml:space="preserve">I </w:t>
      </w:r>
      <w:r w:rsidR="00866F58">
        <w:rPr>
          <w:sz w:val="24"/>
          <w:szCs w:val="24"/>
        </w:rPr>
        <w:t>also</w:t>
      </w:r>
      <w:r>
        <w:rPr>
          <w:sz w:val="24"/>
          <w:szCs w:val="24"/>
        </w:rPr>
        <w:t xml:space="preserve"> </w:t>
      </w:r>
      <w:r w:rsidR="00804046">
        <w:rPr>
          <w:sz w:val="24"/>
          <w:szCs w:val="24"/>
        </w:rPr>
        <w:t>have a well-worn prayer l</w:t>
      </w:r>
      <w:r>
        <w:rPr>
          <w:sz w:val="24"/>
          <w:szCs w:val="24"/>
        </w:rPr>
        <w:t xml:space="preserve">ist. </w:t>
      </w:r>
      <w:r w:rsidR="00804046">
        <w:rPr>
          <w:sz w:val="24"/>
          <w:szCs w:val="24"/>
        </w:rPr>
        <w:t>My</w:t>
      </w:r>
      <w:r>
        <w:rPr>
          <w:sz w:val="24"/>
          <w:szCs w:val="24"/>
        </w:rPr>
        <w:t xml:space="preserve"> </w:t>
      </w:r>
      <w:r w:rsidR="007A00C5">
        <w:rPr>
          <w:sz w:val="24"/>
          <w:szCs w:val="24"/>
        </w:rPr>
        <w:t xml:space="preserve">husband Art </w:t>
      </w:r>
      <w:r>
        <w:rPr>
          <w:sz w:val="24"/>
          <w:szCs w:val="24"/>
        </w:rPr>
        <w:t>and my daddy</w:t>
      </w:r>
      <w:r w:rsidR="00804046">
        <w:rPr>
          <w:sz w:val="24"/>
          <w:szCs w:val="24"/>
        </w:rPr>
        <w:t>’s name</w:t>
      </w:r>
      <w:r w:rsidR="00FD46E8">
        <w:rPr>
          <w:sz w:val="24"/>
          <w:szCs w:val="24"/>
        </w:rPr>
        <w:t>s are at</w:t>
      </w:r>
      <w:r w:rsidR="00804046">
        <w:rPr>
          <w:sz w:val="24"/>
          <w:szCs w:val="24"/>
        </w:rPr>
        <w:t xml:space="preserve"> the top of that list</w:t>
      </w:r>
      <w:r>
        <w:rPr>
          <w:sz w:val="24"/>
          <w:szCs w:val="24"/>
        </w:rPr>
        <w:t>. F</w:t>
      </w:r>
      <w:r w:rsidR="00804046">
        <w:rPr>
          <w:sz w:val="24"/>
          <w:szCs w:val="24"/>
        </w:rPr>
        <w:t>rom the moment the Lord saved me,</w:t>
      </w:r>
      <w:r>
        <w:rPr>
          <w:sz w:val="24"/>
          <w:szCs w:val="24"/>
        </w:rPr>
        <w:t xml:space="preserve"> I pleaded with my Father in heaven on their behalf</w:t>
      </w:r>
      <w:r w:rsidR="00B40DC0">
        <w:rPr>
          <w:sz w:val="24"/>
          <w:szCs w:val="24"/>
        </w:rPr>
        <w:t xml:space="preserve"> (Romans 10:1)</w:t>
      </w:r>
      <w:r>
        <w:rPr>
          <w:sz w:val="24"/>
          <w:szCs w:val="24"/>
        </w:rPr>
        <w:t xml:space="preserve">. After thirteen years of persistent prayers, </w:t>
      </w:r>
      <w:r w:rsidR="007A00C5">
        <w:rPr>
          <w:sz w:val="24"/>
          <w:szCs w:val="24"/>
        </w:rPr>
        <w:t xml:space="preserve">to the praise of His mercy and grace, </w:t>
      </w:r>
      <w:r>
        <w:rPr>
          <w:sz w:val="24"/>
          <w:szCs w:val="24"/>
        </w:rPr>
        <w:t xml:space="preserve">the Lord </w:t>
      </w:r>
      <w:r w:rsidR="007A00C5">
        <w:rPr>
          <w:sz w:val="24"/>
          <w:szCs w:val="24"/>
        </w:rPr>
        <w:t xml:space="preserve">miraculously </w:t>
      </w:r>
      <w:r>
        <w:rPr>
          <w:sz w:val="24"/>
          <w:szCs w:val="24"/>
        </w:rPr>
        <w:t xml:space="preserve">saved them both. </w:t>
      </w:r>
      <w:r w:rsidR="007A00C5">
        <w:rPr>
          <w:sz w:val="24"/>
          <w:szCs w:val="24"/>
        </w:rPr>
        <w:t>What role did my prayers play in their salvation? I cannot say. There is so much about prayer that I don’t understand. But this I know is true</w:t>
      </w:r>
      <w:r w:rsidR="00804046">
        <w:rPr>
          <w:sz w:val="24"/>
          <w:szCs w:val="24"/>
        </w:rPr>
        <w:t xml:space="preserve">… </w:t>
      </w:r>
      <w:r w:rsidR="007A00C5">
        <w:rPr>
          <w:sz w:val="24"/>
          <w:szCs w:val="24"/>
        </w:rPr>
        <w:t>prayer changes things.</w:t>
      </w:r>
      <w:r w:rsidR="00F47480">
        <w:rPr>
          <w:sz w:val="24"/>
          <w:szCs w:val="24"/>
        </w:rPr>
        <w:t xml:space="preserve"> </w:t>
      </w:r>
      <w:r w:rsidR="007A00C5">
        <w:rPr>
          <w:sz w:val="24"/>
          <w:szCs w:val="24"/>
        </w:rPr>
        <w:t xml:space="preserve">Aside from the Word of God, </w:t>
      </w:r>
      <w:r w:rsidR="00A07173">
        <w:rPr>
          <w:sz w:val="24"/>
          <w:szCs w:val="24"/>
        </w:rPr>
        <w:t xml:space="preserve">prayer </w:t>
      </w:r>
      <w:r w:rsidR="007A00C5">
        <w:rPr>
          <w:sz w:val="24"/>
          <w:szCs w:val="24"/>
        </w:rPr>
        <w:t xml:space="preserve">just may be the most powerful </w:t>
      </w:r>
      <w:r w:rsidR="00A07173">
        <w:rPr>
          <w:sz w:val="24"/>
          <w:szCs w:val="24"/>
        </w:rPr>
        <w:t>key</w:t>
      </w:r>
      <w:r w:rsidR="00E639C2">
        <w:rPr>
          <w:sz w:val="24"/>
          <w:szCs w:val="24"/>
        </w:rPr>
        <w:t xml:space="preserve"> to unlock </w:t>
      </w:r>
      <w:r w:rsidR="00A07173">
        <w:rPr>
          <w:sz w:val="24"/>
          <w:szCs w:val="24"/>
        </w:rPr>
        <w:t>the kingdom God</w:t>
      </w:r>
      <w:r w:rsidR="00FD46E8">
        <w:rPr>
          <w:sz w:val="24"/>
          <w:szCs w:val="24"/>
        </w:rPr>
        <w:t xml:space="preserve">. Read </w:t>
      </w:r>
      <w:r w:rsidR="00A07173" w:rsidRPr="00FD46E8">
        <w:rPr>
          <w:b/>
          <w:sz w:val="24"/>
          <w:szCs w:val="24"/>
        </w:rPr>
        <w:t>Matthew 16:15-19</w:t>
      </w:r>
      <w:r w:rsidR="00A07173">
        <w:rPr>
          <w:sz w:val="24"/>
          <w:szCs w:val="24"/>
        </w:rPr>
        <w:t xml:space="preserve">. </w:t>
      </w:r>
      <w:r>
        <w:rPr>
          <w:sz w:val="24"/>
          <w:szCs w:val="24"/>
        </w:rPr>
        <w:t xml:space="preserve"> </w:t>
      </w:r>
    </w:p>
    <w:p w14:paraId="54507EF2" w14:textId="77777777" w:rsidR="00F47480" w:rsidRDefault="00F47480" w:rsidP="00403735">
      <w:pPr>
        <w:ind w:left="0" w:right="-288" w:firstLine="720"/>
        <w:rPr>
          <w:sz w:val="24"/>
          <w:szCs w:val="24"/>
        </w:rPr>
      </w:pPr>
    </w:p>
    <w:p w14:paraId="6563440F" w14:textId="73A31001" w:rsidR="00403735" w:rsidRDefault="00F47480" w:rsidP="00403735">
      <w:pPr>
        <w:ind w:left="0" w:right="-288" w:firstLine="720"/>
        <w:rPr>
          <w:sz w:val="24"/>
          <w:szCs w:val="24"/>
        </w:rPr>
      </w:pPr>
      <w:r>
        <w:rPr>
          <w:sz w:val="24"/>
          <w:szCs w:val="24"/>
        </w:rPr>
        <w:t xml:space="preserve">Jesus was a carpenter, you know. </w:t>
      </w:r>
      <w:r w:rsidR="00804046">
        <w:rPr>
          <w:sz w:val="24"/>
          <w:szCs w:val="24"/>
        </w:rPr>
        <w:t xml:space="preserve">When He said, “On this rock I will build my church” </w:t>
      </w:r>
      <w:r w:rsidR="00C31CF0">
        <w:rPr>
          <w:sz w:val="24"/>
          <w:szCs w:val="24"/>
        </w:rPr>
        <w:t xml:space="preserve">He </w:t>
      </w:r>
      <w:r w:rsidR="00804046">
        <w:rPr>
          <w:sz w:val="24"/>
          <w:szCs w:val="24"/>
        </w:rPr>
        <w:t xml:space="preserve">was referring to </w:t>
      </w:r>
      <w:r w:rsidR="00403735">
        <w:rPr>
          <w:sz w:val="24"/>
          <w:szCs w:val="24"/>
        </w:rPr>
        <w:t xml:space="preserve">Himself </w:t>
      </w:r>
      <w:r w:rsidR="00804046">
        <w:rPr>
          <w:sz w:val="24"/>
          <w:szCs w:val="24"/>
        </w:rPr>
        <w:t>as</w:t>
      </w:r>
      <w:r w:rsidR="00403735">
        <w:rPr>
          <w:sz w:val="24"/>
          <w:szCs w:val="24"/>
        </w:rPr>
        <w:t xml:space="preserve"> the </w:t>
      </w:r>
      <w:r w:rsidR="00A07173">
        <w:rPr>
          <w:sz w:val="24"/>
          <w:szCs w:val="24"/>
        </w:rPr>
        <w:t>Chief Cornerstone (1 Peter 2:6-</w:t>
      </w:r>
      <w:r w:rsidR="00E639C2">
        <w:rPr>
          <w:sz w:val="24"/>
          <w:szCs w:val="24"/>
        </w:rPr>
        <w:t>9</w:t>
      </w:r>
      <w:r w:rsidR="00A07173">
        <w:rPr>
          <w:sz w:val="24"/>
          <w:szCs w:val="24"/>
        </w:rPr>
        <w:t>; 1 Corinthians 3:11.) Before He built His church, though, He</w:t>
      </w:r>
      <w:r w:rsidR="00403735">
        <w:rPr>
          <w:sz w:val="24"/>
          <w:szCs w:val="24"/>
        </w:rPr>
        <w:t xml:space="preserve"> began by </w:t>
      </w:r>
      <w:r w:rsidR="00C31CF0">
        <w:rPr>
          <w:sz w:val="24"/>
          <w:szCs w:val="24"/>
        </w:rPr>
        <w:t>building 12 ordinary men</w:t>
      </w:r>
      <w:r w:rsidR="00FD46E8">
        <w:rPr>
          <w:sz w:val="24"/>
          <w:szCs w:val="24"/>
        </w:rPr>
        <w:t>. J</w:t>
      </w:r>
      <w:r w:rsidR="00A07173">
        <w:rPr>
          <w:sz w:val="24"/>
          <w:szCs w:val="24"/>
        </w:rPr>
        <w:t xml:space="preserve">ust </w:t>
      </w:r>
      <w:r w:rsidR="00E639C2">
        <w:rPr>
          <w:sz w:val="24"/>
          <w:szCs w:val="24"/>
        </w:rPr>
        <w:t>prior</w:t>
      </w:r>
      <w:r w:rsidR="00A07173">
        <w:rPr>
          <w:sz w:val="24"/>
          <w:szCs w:val="24"/>
        </w:rPr>
        <w:t xml:space="preserve"> to His work of redemption, </w:t>
      </w:r>
      <w:r w:rsidR="00403735">
        <w:rPr>
          <w:sz w:val="24"/>
          <w:szCs w:val="24"/>
        </w:rPr>
        <w:t xml:space="preserve">He prayed </w:t>
      </w:r>
      <w:r w:rsidR="00E639C2">
        <w:rPr>
          <w:sz w:val="24"/>
          <w:szCs w:val="24"/>
        </w:rPr>
        <w:t>what’s been</w:t>
      </w:r>
      <w:r w:rsidR="00A07173">
        <w:rPr>
          <w:sz w:val="24"/>
          <w:szCs w:val="24"/>
        </w:rPr>
        <w:t xml:space="preserve"> called </w:t>
      </w:r>
      <w:r w:rsidR="00403735">
        <w:rPr>
          <w:sz w:val="24"/>
          <w:szCs w:val="24"/>
        </w:rPr>
        <w:t>His High Priestly prayer</w:t>
      </w:r>
      <w:r w:rsidR="00A07173">
        <w:rPr>
          <w:sz w:val="24"/>
          <w:szCs w:val="24"/>
        </w:rPr>
        <w:t>. R</w:t>
      </w:r>
      <w:r w:rsidR="00403735">
        <w:rPr>
          <w:sz w:val="24"/>
          <w:szCs w:val="24"/>
        </w:rPr>
        <w:t xml:space="preserve">ead </w:t>
      </w:r>
      <w:r w:rsidR="00403735" w:rsidRPr="00E639C2">
        <w:rPr>
          <w:b/>
          <w:sz w:val="24"/>
          <w:szCs w:val="24"/>
        </w:rPr>
        <w:t>John 17:1-26</w:t>
      </w:r>
      <w:r w:rsidR="00403735">
        <w:rPr>
          <w:sz w:val="24"/>
          <w:szCs w:val="24"/>
        </w:rPr>
        <w:t>. You were on His prayer list. So</w:t>
      </w:r>
      <w:r w:rsidR="00E639C2">
        <w:rPr>
          <w:sz w:val="24"/>
          <w:szCs w:val="24"/>
        </w:rPr>
        <w:t>,</w:t>
      </w:r>
      <w:r w:rsidR="00403735">
        <w:rPr>
          <w:sz w:val="24"/>
          <w:szCs w:val="24"/>
        </w:rPr>
        <w:t xml:space="preserve"> were the ones you are going to disciple. </w:t>
      </w:r>
      <w:r w:rsidR="00E639C2">
        <w:rPr>
          <w:sz w:val="24"/>
          <w:szCs w:val="24"/>
        </w:rPr>
        <w:t>Disciple-making at its core is about building people to be life-long learners and followers of Christ – disciple-makers</w:t>
      </w:r>
      <w:r w:rsidR="00C524FF">
        <w:rPr>
          <w:sz w:val="24"/>
          <w:szCs w:val="24"/>
        </w:rPr>
        <w:t xml:space="preserve"> (</w:t>
      </w:r>
      <w:r w:rsidR="00403735" w:rsidRPr="00C524FF">
        <w:rPr>
          <w:sz w:val="24"/>
          <w:szCs w:val="24"/>
        </w:rPr>
        <w:t xml:space="preserve">1 Corinthians </w:t>
      </w:r>
      <w:r w:rsidR="00FD46E8" w:rsidRPr="00C524FF">
        <w:rPr>
          <w:sz w:val="24"/>
          <w:szCs w:val="24"/>
        </w:rPr>
        <w:t>3:5-17</w:t>
      </w:r>
      <w:r w:rsidR="00403735">
        <w:rPr>
          <w:b/>
          <w:sz w:val="24"/>
          <w:szCs w:val="24"/>
        </w:rPr>
        <w:t xml:space="preserve">. </w:t>
      </w:r>
      <w:r w:rsidR="00403735">
        <w:rPr>
          <w:sz w:val="24"/>
          <w:szCs w:val="24"/>
        </w:rPr>
        <w:t xml:space="preserve">Obedience to the Greatest Command is what propels us to obey Jesus’ last command to </w:t>
      </w:r>
      <w:r w:rsidR="00403735" w:rsidRPr="00FC7EB9">
        <w:rPr>
          <w:b/>
          <w:sz w:val="24"/>
          <w:szCs w:val="24"/>
        </w:rPr>
        <w:t>make disciples</w:t>
      </w:r>
      <w:r w:rsidR="00403735">
        <w:rPr>
          <w:sz w:val="24"/>
          <w:szCs w:val="24"/>
        </w:rPr>
        <w:t xml:space="preserve"> of all nations (</w:t>
      </w:r>
      <w:r w:rsidR="00E639C2">
        <w:rPr>
          <w:sz w:val="24"/>
          <w:szCs w:val="24"/>
        </w:rPr>
        <w:t>John 14:10-24;</w:t>
      </w:r>
      <w:r w:rsidR="00403735">
        <w:rPr>
          <w:sz w:val="24"/>
          <w:szCs w:val="24"/>
        </w:rPr>
        <w:t xml:space="preserve"> Matthew 28:18-20). </w:t>
      </w:r>
      <w:r>
        <w:rPr>
          <w:sz w:val="24"/>
          <w:szCs w:val="24"/>
        </w:rPr>
        <w:t xml:space="preserve">The question is, who loves Him enough to finish what He started?  </w:t>
      </w:r>
      <w:r w:rsidR="00FD46E8">
        <w:rPr>
          <w:sz w:val="24"/>
          <w:szCs w:val="24"/>
        </w:rPr>
        <w:t xml:space="preserve">A major part of the fulfillment of </w:t>
      </w:r>
      <w:r>
        <w:rPr>
          <w:sz w:val="24"/>
          <w:szCs w:val="24"/>
        </w:rPr>
        <w:t>His</w:t>
      </w:r>
      <w:r w:rsidR="00E639C2">
        <w:rPr>
          <w:sz w:val="24"/>
          <w:szCs w:val="24"/>
        </w:rPr>
        <w:t xml:space="preserve"> work </w:t>
      </w:r>
      <w:r w:rsidR="00FD46E8">
        <w:rPr>
          <w:sz w:val="24"/>
          <w:szCs w:val="24"/>
        </w:rPr>
        <w:t xml:space="preserve">can only be accomplished through prayer. I would go so far as to say, that none of </w:t>
      </w:r>
      <w:r w:rsidR="00E23CD2">
        <w:rPr>
          <w:sz w:val="24"/>
          <w:szCs w:val="24"/>
        </w:rPr>
        <w:t xml:space="preserve">His work can be done without it! The </w:t>
      </w:r>
      <w:r w:rsidR="00E639C2">
        <w:rPr>
          <w:sz w:val="24"/>
          <w:szCs w:val="24"/>
        </w:rPr>
        <w:t>blueprints for building</w:t>
      </w:r>
      <w:r>
        <w:rPr>
          <w:sz w:val="24"/>
          <w:szCs w:val="24"/>
        </w:rPr>
        <w:t xml:space="preserve"> people into “houses of Prayer</w:t>
      </w:r>
      <w:r w:rsidR="00E23CD2">
        <w:rPr>
          <w:sz w:val="24"/>
          <w:szCs w:val="24"/>
        </w:rPr>
        <w:t>,</w:t>
      </w:r>
      <w:r>
        <w:rPr>
          <w:sz w:val="24"/>
          <w:szCs w:val="24"/>
        </w:rPr>
        <w:t>”</w:t>
      </w:r>
      <w:r w:rsidR="00E23CD2">
        <w:rPr>
          <w:sz w:val="24"/>
          <w:szCs w:val="24"/>
        </w:rPr>
        <w:t xml:space="preserve"> </w:t>
      </w:r>
      <w:r w:rsidR="00AF7124">
        <w:rPr>
          <w:sz w:val="24"/>
          <w:szCs w:val="24"/>
        </w:rPr>
        <w:t>is</w:t>
      </w:r>
      <w:r w:rsidR="00E23CD2">
        <w:rPr>
          <w:sz w:val="24"/>
          <w:szCs w:val="24"/>
        </w:rPr>
        <w:t xml:space="preserve"> found in the Tabernacle in the Wilderness</w:t>
      </w:r>
      <w:r w:rsidR="00E639C2">
        <w:rPr>
          <w:sz w:val="24"/>
          <w:szCs w:val="24"/>
        </w:rPr>
        <w:t xml:space="preserve">. </w:t>
      </w:r>
    </w:p>
    <w:p w14:paraId="768432E0" w14:textId="19B4C5B7" w:rsidR="00E973B9" w:rsidRDefault="00FC7EB9" w:rsidP="00F03F71">
      <w:pPr>
        <w:ind w:left="0" w:right="-288" w:firstLine="720"/>
        <w:rPr>
          <w:sz w:val="24"/>
          <w:szCs w:val="24"/>
        </w:rPr>
      </w:pPr>
      <w:r>
        <w:rPr>
          <w:sz w:val="24"/>
          <w:szCs w:val="24"/>
        </w:rPr>
        <w:t xml:space="preserve"> </w:t>
      </w:r>
    </w:p>
    <w:p w14:paraId="6741C320" w14:textId="77777777" w:rsidR="00E23CD2" w:rsidRPr="00D819DD" w:rsidRDefault="00E23CD2" w:rsidP="00E23CD2">
      <w:pPr>
        <w:ind w:left="0" w:right="-288" w:firstLine="0"/>
        <w:jc w:val="center"/>
        <w:rPr>
          <w:b/>
          <w:szCs w:val="28"/>
        </w:rPr>
      </w:pPr>
      <w:r w:rsidRPr="00D819DD">
        <w:rPr>
          <w:b/>
          <w:szCs w:val="28"/>
        </w:rPr>
        <w:t>A Prototype of Prayer in the Tabernacle</w:t>
      </w:r>
    </w:p>
    <w:p w14:paraId="57CF6C74" w14:textId="77777777" w:rsidR="00D51903" w:rsidRPr="00D51903" w:rsidRDefault="00D51903" w:rsidP="00D51903">
      <w:pPr>
        <w:ind w:left="0" w:right="-288" w:firstLine="0"/>
        <w:jc w:val="center"/>
        <w:rPr>
          <w:b/>
          <w:szCs w:val="28"/>
        </w:rPr>
      </w:pPr>
    </w:p>
    <w:p w14:paraId="092376F1" w14:textId="2D049002" w:rsidR="00860C19" w:rsidRDefault="004315CA" w:rsidP="00F03F71">
      <w:pPr>
        <w:ind w:left="0" w:right="-288" w:firstLine="720"/>
        <w:rPr>
          <w:b/>
          <w:sz w:val="24"/>
          <w:szCs w:val="24"/>
        </w:rPr>
      </w:pPr>
      <w:r>
        <w:rPr>
          <w:sz w:val="24"/>
          <w:szCs w:val="24"/>
        </w:rPr>
        <w:t>The most basic principle of Bibl</w:t>
      </w:r>
      <w:r w:rsidR="00E23CD2">
        <w:rPr>
          <w:sz w:val="24"/>
          <w:szCs w:val="24"/>
        </w:rPr>
        <w:t>ical</w:t>
      </w:r>
      <w:r>
        <w:rPr>
          <w:sz w:val="24"/>
          <w:szCs w:val="24"/>
        </w:rPr>
        <w:t xml:space="preserve"> interpretation is </w:t>
      </w:r>
      <w:r w:rsidR="00E23CD2">
        <w:rPr>
          <w:sz w:val="24"/>
          <w:szCs w:val="24"/>
        </w:rPr>
        <w:t>cross referencing. In doing so, we allow</w:t>
      </w:r>
      <w:r>
        <w:rPr>
          <w:sz w:val="24"/>
          <w:szCs w:val="24"/>
        </w:rPr>
        <w:t xml:space="preserve"> Scripture </w:t>
      </w:r>
      <w:r w:rsidR="00E23CD2">
        <w:rPr>
          <w:sz w:val="24"/>
          <w:szCs w:val="24"/>
        </w:rPr>
        <w:t xml:space="preserve">to </w:t>
      </w:r>
      <w:r>
        <w:rPr>
          <w:sz w:val="24"/>
          <w:szCs w:val="24"/>
        </w:rPr>
        <w:t>interpret Scripture. Today’s les</w:t>
      </w:r>
      <w:r w:rsidR="004D15CA">
        <w:rPr>
          <w:sz w:val="24"/>
          <w:szCs w:val="24"/>
        </w:rPr>
        <w:t>s</w:t>
      </w:r>
      <w:r>
        <w:rPr>
          <w:sz w:val="24"/>
          <w:szCs w:val="24"/>
        </w:rPr>
        <w:t xml:space="preserve">on affords us a perfect opportunity to </w:t>
      </w:r>
      <w:r w:rsidR="00E23CD2">
        <w:rPr>
          <w:sz w:val="24"/>
          <w:szCs w:val="24"/>
        </w:rPr>
        <w:t>practice this skill</w:t>
      </w:r>
      <w:r>
        <w:rPr>
          <w:sz w:val="24"/>
          <w:szCs w:val="24"/>
        </w:rPr>
        <w:t>. A</w:t>
      </w:r>
      <w:r w:rsidR="002E0F07">
        <w:rPr>
          <w:sz w:val="24"/>
          <w:szCs w:val="24"/>
        </w:rPr>
        <w:t>s</w:t>
      </w:r>
      <w:r>
        <w:rPr>
          <w:sz w:val="24"/>
          <w:szCs w:val="24"/>
        </w:rPr>
        <w:t xml:space="preserve"> we do, we</w:t>
      </w:r>
      <w:r w:rsidR="00E23CD2">
        <w:rPr>
          <w:sz w:val="24"/>
          <w:szCs w:val="24"/>
        </w:rPr>
        <w:t>’ll</w:t>
      </w:r>
      <w:r>
        <w:rPr>
          <w:sz w:val="24"/>
          <w:szCs w:val="24"/>
        </w:rPr>
        <w:t xml:space="preserve"> observe </w:t>
      </w:r>
      <w:r w:rsidR="00991428">
        <w:rPr>
          <w:sz w:val="24"/>
          <w:szCs w:val="24"/>
        </w:rPr>
        <w:t>the cohesion between the</w:t>
      </w:r>
      <w:r>
        <w:rPr>
          <w:sz w:val="24"/>
          <w:szCs w:val="24"/>
        </w:rPr>
        <w:t xml:space="preserve"> Old </w:t>
      </w:r>
      <w:r w:rsidR="00991428">
        <w:rPr>
          <w:sz w:val="24"/>
          <w:szCs w:val="24"/>
        </w:rPr>
        <w:t>Testament</w:t>
      </w:r>
      <w:r>
        <w:rPr>
          <w:sz w:val="24"/>
          <w:szCs w:val="24"/>
        </w:rPr>
        <w:t xml:space="preserve"> and New </w:t>
      </w:r>
      <w:r w:rsidR="00991428">
        <w:rPr>
          <w:sz w:val="24"/>
          <w:szCs w:val="24"/>
        </w:rPr>
        <w:t xml:space="preserve">Testament. Let’s begin by readying </w:t>
      </w:r>
      <w:r w:rsidR="00E23CD2">
        <w:rPr>
          <w:sz w:val="24"/>
          <w:szCs w:val="24"/>
        </w:rPr>
        <w:t xml:space="preserve">the following passages in order: </w:t>
      </w:r>
      <w:r w:rsidR="00991428" w:rsidRPr="00991428">
        <w:rPr>
          <w:b/>
          <w:sz w:val="24"/>
          <w:szCs w:val="24"/>
        </w:rPr>
        <w:t xml:space="preserve">Acts </w:t>
      </w:r>
      <w:r w:rsidR="005D2B46">
        <w:rPr>
          <w:b/>
          <w:sz w:val="24"/>
          <w:szCs w:val="24"/>
        </w:rPr>
        <w:t xml:space="preserve">6:3-5, </w:t>
      </w:r>
      <w:r w:rsidR="00991428" w:rsidRPr="00991428">
        <w:rPr>
          <w:b/>
          <w:sz w:val="24"/>
          <w:szCs w:val="24"/>
        </w:rPr>
        <w:t>8:26-39</w:t>
      </w:r>
      <w:r w:rsidR="00E23CD2">
        <w:rPr>
          <w:b/>
          <w:sz w:val="24"/>
          <w:szCs w:val="24"/>
        </w:rPr>
        <w:t>;</w:t>
      </w:r>
      <w:r w:rsidR="00991428" w:rsidRPr="00991428">
        <w:rPr>
          <w:b/>
          <w:sz w:val="24"/>
          <w:szCs w:val="24"/>
        </w:rPr>
        <w:t xml:space="preserve"> Isaiah 56:3-8</w:t>
      </w:r>
      <w:r w:rsidR="00450618">
        <w:rPr>
          <w:b/>
          <w:sz w:val="24"/>
          <w:szCs w:val="24"/>
        </w:rPr>
        <w:t xml:space="preserve"> and Matthew 21:12-14</w:t>
      </w:r>
      <w:r w:rsidR="00991428">
        <w:rPr>
          <w:b/>
          <w:sz w:val="24"/>
          <w:szCs w:val="24"/>
        </w:rPr>
        <w:t>.</w:t>
      </w:r>
      <w:r w:rsidR="002E0F07">
        <w:rPr>
          <w:b/>
          <w:sz w:val="24"/>
          <w:szCs w:val="24"/>
        </w:rPr>
        <w:t xml:space="preserve"> </w:t>
      </w:r>
    </w:p>
    <w:p w14:paraId="58FE6682" w14:textId="371D54B7" w:rsidR="008B6686" w:rsidRDefault="00E23CD2" w:rsidP="002E0F07">
      <w:pPr>
        <w:ind w:left="0" w:right="-288" w:firstLine="720"/>
        <w:rPr>
          <w:sz w:val="24"/>
          <w:szCs w:val="24"/>
        </w:rPr>
      </w:pPr>
      <w:r>
        <w:rPr>
          <w:sz w:val="24"/>
          <w:szCs w:val="24"/>
        </w:rPr>
        <w:t>The T</w:t>
      </w:r>
      <w:r w:rsidR="00256C52">
        <w:rPr>
          <w:sz w:val="24"/>
          <w:szCs w:val="24"/>
        </w:rPr>
        <w:t xml:space="preserve">abernacle </w:t>
      </w:r>
      <w:r w:rsidR="00347D6A">
        <w:rPr>
          <w:sz w:val="24"/>
          <w:szCs w:val="24"/>
        </w:rPr>
        <w:t xml:space="preserve">in the Wilderness and the articles in the </w:t>
      </w:r>
      <w:r w:rsidR="00256C52">
        <w:rPr>
          <w:sz w:val="24"/>
          <w:szCs w:val="24"/>
        </w:rPr>
        <w:t>Tent of Meeting</w:t>
      </w:r>
      <w:r>
        <w:rPr>
          <w:sz w:val="24"/>
          <w:szCs w:val="24"/>
        </w:rPr>
        <w:t xml:space="preserve">s picture, </w:t>
      </w:r>
      <w:r w:rsidR="007C26D3">
        <w:rPr>
          <w:sz w:val="24"/>
          <w:szCs w:val="24"/>
        </w:rPr>
        <w:t xml:space="preserve">not only a heavenly perspective of </w:t>
      </w:r>
      <w:r>
        <w:rPr>
          <w:sz w:val="24"/>
          <w:szCs w:val="24"/>
        </w:rPr>
        <w:t xml:space="preserve">the </w:t>
      </w:r>
      <w:r w:rsidR="007C26D3">
        <w:rPr>
          <w:sz w:val="24"/>
          <w:szCs w:val="24"/>
        </w:rPr>
        <w:t xml:space="preserve">sacrifice of the Lamb of God, but </w:t>
      </w:r>
      <w:r w:rsidR="007C26D3" w:rsidRPr="00395991">
        <w:rPr>
          <w:sz w:val="24"/>
          <w:szCs w:val="24"/>
        </w:rPr>
        <w:t>Jesus</w:t>
      </w:r>
      <w:r w:rsidR="007C26D3">
        <w:rPr>
          <w:sz w:val="24"/>
          <w:szCs w:val="24"/>
        </w:rPr>
        <w:t>,</w:t>
      </w:r>
      <w:r w:rsidR="007C26D3" w:rsidRPr="00395991">
        <w:rPr>
          <w:sz w:val="24"/>
          <w:szCs w:val="24"/>
        </w:rPr>
        <w:t xml:space="preserve"> the True Tabernacle</w:t>
      </w:r>
      <w:r w:rsidR="007C26D3">
        <w:rPr>
          <w:sz w:val="24"/>
          <w:szCs w:val="24"/>
        </w:rPr>
        <w:t>!</w:t>
      </w:r>
      <w:r w:rsidR="00347D6A" w:rsidRPr="00347D6A">
        <w:rPr>
          <w:sz w:val="24"/>
          <w:szCs w:val="24"/>
        </w:rPr>
        <w:t xml:space="preserve"> </w:t>
      </w:r>
      <w:r w:rsidR="00347D6A">
        <w:rPr>
          <w:sz w:val="24"/>
          <w:szCs w:val="24"/>
        </w:rPr>
        <w:t>And lest we forget the purpose of the Tabernacle,</w:t>
      </w:r>
      <w:r w:rsidR="007C26D3">
        <w:rPr>
          <w:sz w:val="24"/>
          <w:szCs w:val="24"/>
        </w:rPr>
        <w:t xml:space="preserve"> let’s</w:t>
      </w:r>
      <w:r w:rsidR="00347D6A">
        <w:rPr>
          <w:sz w:val="24"/>
          <w:szCs w:val="24"/>
        </w:rPr>
        <w:t xml:space="preserve"> read </w:t>
      </w:r>
      <w:r w:rsidR="00347D6A" w:rsidRPr="002E0F07">
        <w:rPr>
          <w:b/>
          <w:sz w:val="24"/>
          <w:szCs w:val="24"/>
        </w:rPr>
        <w:t xml:space="preserve">Exodus 25:8. </w:t>
      </w:r>
      <w:r w:rsidR="007C26D3">
        <w:rPr>
          <w:b/>
          <w:sz w:val="24"/>
          <w:szCs w:val="24"/>
        </w:rPr>
        <w:t xml:space="preserve"> </w:t>
      </w:r>
      <w:r w:rsidR="007C26D3" w:rsidRPr="008F6C5B">
        <w:rPr>
          <w:sz w:val="24"/>
          <w:szCs w:val="24"/>
        </w:rPr>
        <w:t>It</w:t>
      </w:r>
      <w:r w:rsidR="007C26D3">
        <w:rPr>
          <w:sz w:val="24"/>
          <w:szCs w:val="24"/>
        </w:rPr>
        <w:t xml:space="preserve"> may be helpful to look in your Bible or on the internet to see a rendering of </w:t>
      </w:r>
      <w:r w:rsidR="00256C52">
        <w:rPr>
          <w:sz w:val="24"/>
          <w:szCs w:val="24"/>
        </w:rPr>
        <w:t xml:space="preserve">this </w:t>
      </w:r>
      <w:r w:rsidR="00BB5A9C">
        <w:rPr>
          <w:sz w:val="24"/>
          <w:szCs w:val="24"/>
        </w:rPr>
        <w:t>Holy</w:t>
      </w:r>
      <w:r w:rsidR="008902B4">
        <w:rPr>
          <w:sz w:val="24"/>
          <w:szCs w:val="24"/>
        </w:rPr>
        <w:t xml:space="preserve"> meeting place</w:t>
      </w:r>
      <w:r w:rsidR="007C26D3">
        <w:rPr>
          <w:sz w:val="24"/>
          <w:szCs w:val="24"/>
        </w:rPr>
        <w:t xml:space="preserve">. </w:t>
      </w:r>
      <w:r w:rsidR="008902B4">
        <w:rPr>
          <w:sz w:val="24"/>
          <w:szCs w:val="24"/>
        </w:rPr>
        <w:t>As we</w:t>
      </w:r>
      <w:r w:rsidR="00BB5A9C">
        <w:rPr>
          <w:sz w:val="24"/>
          <w:szCs w:val="24"/>
        </w:rPr>
        <w:t xml:space="preserve"> assign some specific passages on</w:t>
      </w:r>
      <w:r w:rsidR="002E0F07">
        <w:rPr>
          <w:sz w:val="24"/>
          <w:szCs w:val="24"/>
        </w:rPr>
        <w:t xml:space="preserve"> prayer</w:t>
      </w:r>
      <w:r w:rsidR="00BB5A9C">
        <w:rPr>
          <w:sz w:val="24"/>
          <w:szCs w:val="24"/>
        </w:rPr>
        <w:t xml:space="preserve"> </w:t>
      </w:r>
      <w:r w:rsidR="008902B4">
        <w:rPr>
          <w:sz w:val="24"/>
          <w:szCs w:val="24"/>
        </w:rPr>
        <w:t>to the articles, we’ll</w:t>
      </w:r>
      <w:r w:rsidR="00BB5A9C">
        <w:rPr>
          <w:sz w:val="24"/>
          <w:szCs w:val="24"/>
        </w:rPr>
        <w:t xml:space="preserve"> </w:t>
      </w:r>
      <w:r w:rsidR="002E0F07">
        <w:rPr>
          <w:sz w:val="24"/>
          <w:szCs w:val="24"/>
        </w:rPr>
        <w:t xml:space="preserve">discuss </w:t>
      </w:r>
      <w:r w:rsidR="00BB5A9C">
        <w:rPr>
          <w:sz w:val="24"/>
          <w:szCs w:val="24"/>
        </w:rPr>
        <w:t xml:space="preserve">the symbolism found there. </w:t>
      </w:r>
    </w:p>
    <w:p w14:paraId="5A3D2D8F" w14:textId="77777777" w:rsidR="00D51903" w:rsidRDefault="00D51903" w:rsidP="00D51903">
      <w:pPr>
        <w:ind w:left="0" w:right="-288" w:firstLine="720"/>
        <w:rPr>
          <w:sz w:val="24"/>
          <w:szCs w:val="24"/>
        </w:rPr>
      </w:pPr>
    </w:p>
    <w:p w14:paraId="4930C43F" w14:textId="77777777" w:rsidR="00E91EF9" w:rsidRPr="005978F0" w:rsidRDefault="00E91EF9" w:rsidP="00E91EF9">
      <w:pPr>
        <w:ind w:left="0" w:right="-288" w:firstLine="0"/>
        <w:rPr>
          <w:sz w:val="24"/>
          <w:szCs w:val="24"/>
        </w:rPr>
      </w:pPr>
      <w:r w:rsidRPr="005978F0">
        <w:rPr>
          <w:b/>
          <w:sz w:val="24"/>
          <w:szCs w:val="24"/>
        </w:rPr>
        <w:t>The outer Court</w:t>
      </w:r>
    </w:p>
    <w:p w14:paraId="590D4B63" w14:textId="2959FBC0" w:rsidR="00B90A79" w:rsidRDefault="003D43F7" w:rsidP="003D43F7">
      <w:pPr>
        <w:pStyle w:val="ListParagraph"/>
        <w:numPr>
          <w:ilvl w:val="0"/>
          <w:numId w:val="113"/>
        </w:numPr>
        <w:ind w:right="-288"/>
        <w:rPr>
          <w:sz w:val="24"/>
          <w:szCs w:val="24"/>
        </w:rPr>
      </w:pPr>
      <w:r>
        <w:rPr>
          <w:b/>
          <w:sz w:val="24"/>
          <w:szCs w:val="24"/>
        </w:rPr>
        <w:t>The Gate</w:t>
      </w:r>
      <w:r w:rsidR="000D4B2B">
        <w:rPr>
          <w:b/>
          <w:sz w:val="24"/>
          <w:szCs w:val="24"/>
        </w:rPr>
        <w:t xml:space="preserve">: </w:t>
      </w:r>
      <w:r w:rsidR="008F6C5B" w:rsidRPr="008F6C5B">
        <w:rPr>
          <w:sz w:val="24"/>
          <w:szCs w:val="24"/>
        </w:rPr>
        <w:t>We e</w:t>
      </w:r>
      <w:r w:rsidR="000D4B2B" w:rsidRPr="000D4B2B">
        <w:rPr>
          <w:sz w:val="24"/>
          <w:szCs w:val="24"/>
        </w:rPr>
        <w:t>nter in with</w:t>
      </w:r>
      <w:r w:rsidR="000D4B2B">
        <w:rPr>
          <w:b/>
          <w:sz w:val="24"/>
          <w:szCs w:val="24"/>
        </w:rPr>
        <w:t xml:space="preserve"> t</w:t>
      </w:r>
      <w:r>
        <w:rPr>
          <w:b/>
          <w:sz w:val="24"/>
          <w:szCs w:val="24"/>
        </w:rPr>
        <w:t xml:space="preserve">hanksgiving: </w:t>
      </w:r>
      <w:r w:rsidRPr="000D4B2B">
        <w:rPr>
          <w:sz w:val="24"/>
          <w:szCs w:val="24"/>
        </w:rPr>
        <w:t>Psalm</w:t>
      </w:r>
      <w:r w:rsidR="00EE6FD8">
        <w:rPr>
          <w:sz w:val="24"/>
          <w:szCs w:val="24"/>
        </w:rPr>
        <w:t xml:space="preserve">s, 95:2, </w:t>
      </w:r>
      <w:r w:rsidRPr="000D4B2B">
        <w:rPr>
          <w:sz w:val="24"/>
          <w:szCs w:val="24"/>
        </w:rPr>
        <w:t>100:1-5</w:t>
      </w:r>
    </w:p>
    <w:p w14:paraId="165AED2B" w14:textId="708359E5" w:rsidR="003D43F7" w:rsidRPr="000D4B2B" w:rsidRDefault="003D43F7" w:rsidP="000D4B2B">
      <w:pPr>
        <w:pStyle w:val="ListParagraph"/>
        <w:numPr>
          <w:ilvl w:val="0"/>
          <w:numId w:val="113"/>
        </w:numPr>
        <w:ind w:right="-288"/>
        <w:jc w:val="left"/>
        <w:rPr>
          <w:sz w:val="24"/>
          <w:szCs w:val="24"/>
        </w:rPr>
      </w:pPr>
      <w:r>
        <w:rPr>
          <w:b/>
          <w:sz w:val="24"/>
          <w:szCs w:val="24"/>
        </w:rPr>
        <w:t>The Brazen Alter</w:t>
      </w:r>
      <w:r w:rsidR="000D4B2B">
        <w:rPr>
          <w:b/>
          <w:sz w:val="24"/>
          <w:szCs w:val="24"/>
        </w:rPr>
        <w:t>:</w:t>
      </w:r>
      <w:r>
        <w:rPr>
          <w:b/>
          <w:sz w:val="24"/>
          <w:szCs w:val="24"/>
        </w:rPr>
        <w:t xml:space="preserve"> </w:t>
      </w:r>
      <w:r w:rsidR="00AD20BE" w:rsidRPr="000D4B2B">
        <w:rPr>
          <w:sz w:val="24"/>
          <w:szCs w:val="24"/>
        </w:rPr>
        <w:t>Adoration for</w:t>
      </w:r>
      <w:r w:rsidR="00AD20BE">
        <w:rPr>
          <w:b/>
          <w:sz w:val="24"/>
          <w:szCs w:val="24"/>
        </w:rPr>
        <w:t xml:space="preserve"> </w:t>
      </w:r>
      <w:r w:rsidR="00EE6FD8">
        <w:rPr>
          <w:b/>
          <w:sz w:val="24"/>
          <w:szCs w:val="24"/>
        </w:rPr>
        <w:t>His blood aton</w:t>
      </w:r>
      <w:r w:rsidR="00507039">
        <w:rPr>
          <w:b/>
          <w:sz w:val="24"/>
          <w:szCs w:val="24"/>
        </w:rPr>
        <w:t>e</w:t>
      </w:r>
      <w:r w:rsidR="00EE6FD8">
        <w:rPr>
          <w:b/>
          <w:sz w:val="24"/>
          <w:szCs w:val="24"/>
        </w:rPr>
        <w:t>ment</w:t>
      </w:r>
      <w:r>
        <w:rPr>
          <w:b/>
          <w:sz w:val="24"/>
          <w:szCs w:val="24"/>
        </w:rPr>
        <w:t xml:space="preserve">: </w:t>
      </w:r>
      <w:r w:rsidRPr="000D4B2B">
        <w:rPr>
          <w:sz w:val="24"/>
          <w:szCs w:val="24"/>
        </w:rPr>
        <w:t>Hebrews 9:22-24</w:t>
      </w:r>
      <w:r w:rsidR="004C18E7" w:rsidRPr="000D4B2B">
        <w:rPr>
          <w:sz w:val="24"/>
          <w:szCs w:val="24"/>
        </w:rPr>
        <w:t xml:space="preserve">; John 1:29; Ephesians 5:2 </w:t>
      </w:r>
    </w:p>
    <w:p w14:paraId="28F3B872" w14:textId="20CE4037" w:rsidR="003D43F7" w:rsidRPr="005978F0" w:rsidRDefault="003D43F7" w:rsidP="000D4B2B">
      <w:pPr>
        <w:pStyle w:val="ListParagraph"/>
        <w:numPr>
          <w:ilvl w:val="0"/>
          <w:numId w:val="113"/>
        </w:numPr>
        <w:ind w:right="-288"/>
        <w:jc w:val="left"/>
        <w:rPr>
          <w:b/>
          <w:sz w:val="24"/>
          <w:szCs w:val="24"/>
        </w:rPr>
      </w:pPr>
      <w:r>
        <w:rPr>
          <w:b/>
          <w:sz w:val="24"/>
          <w:szCs w:val="24"/>
        </w:rPr>
        <w:t>Laver</w:t>
      </w:r>
      <w:r w:rsidR="000D4B2B">
        <w:rPr>
          <w:b/>
          <w:sz w:val="24"/>
          <w:szCs w:val="24"/>
        </w:rPr>
        <w:t>:</w:t>
      </w:r>
      <w:r w:rsidR="00AD20BE">
        <w:rPr>
          <w:b/>
          <w:sz w:val="24"/>
          <w:szCs w:val="24"/>
        </w:rPr>
        <w:t xml:space="preserve"> </w:t>
      </w:r>
      <w:r w:rsidR="000D4B2B" w:rsidRPr="000D4B2B">
        <w:rPr>
          <w:sz w:val="24"/>
          <w:szCs w:val="24"/>
        </w:rPr>
        <w:t>c</w:t>
      </w:r>
      <w:r w:rsidR="00AD20BE" w:rsidRPr="000D4B2B">
        <w:rPr>
          <w:sz w:val="24"/>
          <w:szCs w:val="24"/>
        </w:rPr>
        <w:t>onfession</w:t>
      </w:r>
      <w:r w:rsidR="000D4B2B">
        <w:rPr>
          <w:b/>
          <w:sz w:val="24"/>
          <w:szCs w:val="24"/>
        </w:rPr>
        <w:t>, cleansing</w:t>
      </w:r>
      <w:r>
        <w:rPr>
          <w:b/>
          <w:sz w:val="24"/>
          <w:szCs w:val="24"/>
        </w:rPr>
        <w:t xml:space="preserve">: </w:t>
      </w:r>
      <w:r w:rsidR="000D4B2B" w:rsidRPr="000D4B2B">
        <w:rPr>
          <w:sz w:val="24"/>
          <w:szCs w:val="24"/>
        </w:rPr>
        <w:t xml:space="preserve">Ephesians 5:26; </w:t>
      </w:r>
      <w:r w:rsidR="001454F4" w:rsidRPr="000D4B2B">
        <w:rPr>
          <w:sz w:val="24"/>
          <w:szCs w:val="24"/>
        </w:rPr>
        <w:t xml:space="preserve">James 1:22-25; </w:t>
      </w:r>
      <w:r w:rsidRPr="000D4B2B">
        <w:rPr>
          <w:sz w:val="24"/>
          <w:szCs w:val="24"/>
        </w:rPr>
        <w:t>Hebrews 10:19-23; James 4:6-10; 1 John 1:7-10; Psalm 24:4; 50:8-9</w:t>
      </w:r>
    </w:p>
    <w:p w14:paraId="238245B0" w14:textId="6428C4BF" w:rsidR="005978F0" w:rsidRPr="005978F0" w:rsidRDefault="005978F0" w:rsidP="005978F0">
      <w:pPr>
        <w:ind w:left="0" w:right="-288" w:firstLine="0"/>
        <w:jc w:val="left"/>
        <w:rPr>
          <w:b/>
          <w:sz w:val="24"/>
          <w:szCs w:val="24"/>
        </w:rPr>
      </w:pPr>
      <w:r w:rsidRPr="005978F0">
        <w:rPr>
          <w:b/>
          <w:sz w:val="24"/>
          <w:szCs w:val="24"/>
        </w:rPr>
        <w:t>The Holy Place</w:t>
      </w:r>
    </w:p>
    <w:p w14:paraId="057C9AA9" w14:textId="39D549E7" w:rsidR="003D43F7" w:rsidRDefault="003D43F7" w:rsidP="000D4B2B">
      <w:pPr>
        <w:pStyle w:val="ListParagraph"/>
        <w:numPr>
          <w:ilvl w:val="0"/>
          <w:numId w:val="113"/>
        </w:numPr>
        <w:ind w:right="-288"/>
        <w:jc w:val="left"/>
        <w:rPr>
          <w:sz w:val="24"/>
          <w:szCs w:val="24"/>
        </w:rPr>
      </w:pPr>
      <w:r>
        <w:rPr>
          <w:b/>
          <w:sz w:val="24"/>
          <w:szCs w:val="24"/>
        </w:rPr>
        <w:t>Door: Jesus</w:t>
      </w:r>
      <w:r w:rsidR="00AD20BE">
        <w:rPr>
          <w:b/>
          <w:sz w:val="24"/>
          <w:szCs w:val="24"/>
        </w:rPr>
        <w:t xml:space="preserve"> </w:t>
      </w:r>
      <w:r w:rsidR="00AD20BE" w:rsidRPr="000D4B2B">
        <w:rPr>
          <w:sz w:val="24"/>
          <w:szCs w:val="24"/>
        </w:rPr>
        <w:t>our</w:t>
      </w:r>
      <w:r w:rsidR="00AD20BE">
        <w:rPr>
          <w:b/>
          <w:sz w:val="24"/>
          <w:szCs w:val="24"/>
        </w:rPr>
        <w:t xml:space="preserve"> High Priest</w:t>
      </w:r>
      <w:r w:rsidR="000D4B2B">
        <w:rPr>
          <w:b/>
          <w:sz w:val="24"/>
          <w:szCs w:val="24"/>
        </w:rPr>
        <w:t>:</w:t>
      </w:r>
      <w:r w:rsidR="00AD20BE">
        <w:rPr>
          <w:b/>
          <w:sz w:val="24"/>
          <w:szCs w:val="24"/>
        </w:rPr>
        <w:t xml:space="preserve"> </w:t>
      </w:r>
      <w:r w:rsidR="00256C52" w:rsidRPr="00256C52">
        <w:rPr>
          <w:sz w:val="24"/>
          <w:szCs w:val="24"/>
        </w:rPr>
        <w:t xml:space="preserve">John 10:1-4,9; </w:t>
      </w:r>
      <w:r w:rsidR="00AD20BE" w:rsidRPr="00256C52">
        <w:rPr>
          <w:sz w:val="24"/>
          <w:szCs w:val="24"/>
        </w:rPr>
        <w:t>Hebrews 7:24-26; 8:1-2, 10:11-18</w:t>
      </w:r>
    </w:p>
    <w:p w14:paraId="7FAD945A" w14:textId="0E7AC787" w:rsidR="003D43F7" w:rsidRPr="008B4229" w:rsidRDefault="003D43F7" w:rsidP="000D4B2B">
      <w:pPr>
        <w:pStyle w:val="ListParagraph"/>
        <w:numPr>
          <w:ilvl w:val="0"/>
          <w:numId w:val="113"/>
        </w:numPr>
        <w:ind w:right="-288"/>
        <w:jc w:val="left"/>
        <w:rPr>
          <w:sz w:val="24"/>
          <w:szCs w:val="24"/>
        </w:rPr>
      </w:pPr>
      <w:r>
        <w:rPr>
          <w:b/>
          <w:sz w:val="24"/>
          <w:szCs w:val="24"/>
        </w:rPr>
        <w:t>Golden Candlestick</w:t>
      </w:r>
      <w:r w:rsidR="004C18E7">
        <w:rPr>
          <w:b/>
          <w:sz w:val="24"/>
          <w:szCs w:val="24"/>
        </w:rPr>
        <w:t xml:space="preserve">: </w:t>
      </w:r>
      <w:r>
        <w:rPr>
          <w:b/>
          <w:sz w:val="24"/>
          <w:szCs w:val="24"/>
        </w:rPr>
        <w:t>Holy Spirit Illumination</w:t>
      </w:r>
      <w:r w:rsidR="008B4229">
        <w:rPr>
          <w:b/>
          <w:sz w:val="24"/>
          <w:szCs w:val="24"/>
        </w:rPr>
        <w:t xml:space="preserve">: </w:t>
      </w:r>
      <w:r w:rsidR="00256C52">
        <w:rPr>
          <w:b/>
          <w:sz w:val="24"/>
          <w:szCs w:val="24"/>
        </w:rPr>
        <w:t xml:space="preserve"> </w:t>
      </w:r>
      <w:r w:rsidR="00256C52" w:rsidRPr="008B4229">
        <w:rPr>
          <w:sz w:val="24"/>
          <w:szCs w:val="24"/>
        </w:rPr>
        <w:t>John 6:63</w:t>
      </w:r>
      <w:r w:rsidR="00507039">
        <w:rPr>
          <w:sz w:val="24"/>
          <w:szCs w:val="24"/>
        </w:rPr>
        <w:t>,68</w:t>
      </w:r>
      <w:r w:rsidR="00256C52" w:rsidRPr="008B4229">
        <w:rPr>
          <w:sz w:val="24"/>
          <w:szCs w:val="24"/>
        </w:rPr>
        <w:t xml:space="preserve">, </w:t>
      </w:r>
      <w:r w:rsidR="004C18E7" w:rsidRPr="008B4229">
        <w:rPr>
          <w:sz w:val="24"/>
          <w:szCs w:val="24"/>
        </w:rPr>
        <w:t>Colossians 3:15; Ephesians 5:18 Hebrews 9:2</w:t>
      </w:r>
      <w:r w:rsidR="00256C52" w:rsidRPr="008B4229">
        <w:rPr>
          <w:sz w:val="24"/>
          <w:szCs w:val="24"/>
        </w:rPr>
        <w:t>;</w:t>
      </w:r>
      <w:r w:rsidR="004C18E7" w:rsidRPr="008B4229">
        <w:rPr>
          <w:sz w:val="24"/>
          <w:szCs w:val="24"/>
        </w:rPr>
        <w:t xml:space="preserve"> Romans 8:</w:t>
      </w:r>
      <w:r w:rsidR="008B4229">
        <w:rPr>
          <w:sz w:val="24"/>
          <w:szCs w:val="24"/>
        </w:rPr>
        <w:t xml:space="preserve">9-15, </w:t>
      </w:r>
      <w:r w:rsidR="004C18E7" w:rsidRPr="008B4229">
        <w:rPr>
          <w:sz w:val="24"/>
          <w:szCs w:val="24"/>
        </w:rPr>
        <w:t>14-16,26-27</w:t>
      </w:r>
      <w:r w:rsidR="005D2B46">
        <w:rPr>
          <w:sz w:val="24"/>
          <w:szCs w:val="24"/>
        </w:rPr>
        <w:t xml:space="preserve">; Acts 1:14, 2:1-7, </w:t>
      </w:r>
    </w:p>
    <w:p w14:paraId="1BA6587A" w14:textId="4680FFAE" w:rsidR="003D43F7" w:rsidRDefault="003D43F7" w:rsidP="000D4B2B">
      <w:pPr>
        <w:pStyle w:val="ListParagraph"/>
        <w:numPr>
          <w:ilvl w:val="0"/>
          <w:numId w:val="113"/>
        </w:numPr>
        <w:ind w:right="-288"/>
        <w:jc w:val="left"/>
        <w:rPr>
          <w:b/>
          <w:sz w:val="24"/>
          <w:szCs w:val="24"/>
        </w:rPr>
      </w:pPr>
      <w:r>
        <w:rPr>
          <w:b/>
          <w:sz w:val="24"/>
          <w:szCs w:val="24"/>
        </w:rPr>
        <w:t>Table of Showbread</w:t>
      </w:r>
      <w:r w:rsidR="008F6C5B">
        <w:rPr>
          <w:b/>
          <w:sz w:val="24"/>
          <w:szCs w:val="24"/>
        </w:rPr>
        <w:t xml:space="preserve">: The presence of Jesus- the Word: </w:t>
      </w:r>
      <w:r w:rsidR="004C18E7" w:rsidRPr="00E91EF9">
        <w:rPr>
          <w:sz w:val="24"/>
          <w:szCs w:val="24"/>
        </w:rPr>
        <w:t xml:space="preserve">Matthew 4:4; </w:t>
      </w:r>
      <w:r w:rsidR="00AD20BE" w:rsidRPr="00E91EF9">
        <w:rPr>
          <w:sz w:val="24"/>
          <w:szCs w:val="24"/>
        </w:rPr>
        <w:t>John 6:31</w:t>
      </w:r>
      <w:r w:rsidR="00507039">
        <w:rPr>
          <w:sz w:val="24"/>
          <w:szCs w:val="24"/>
        </w:rPr>
        <w:t>-35</w:t>
      </w:r>
      <w:r w:rsidR="004C18E7" w:rsidRPr="00E91EF9">
        <w:rPr>
          <w:sz w:val="24"/>
          <w:szCs w:val="24"/>
        </w:rPr>
        <w:t xml:space="preserve">, </w:t>
      </w:r>
      <w:r w:rsidR="00256C52" w:rsidRPr="00E91EF9">
        <w:rPr>
          <w:sz w:val="24"/>
          <w:szCs w:val="24"/>
        </w:rPr>
        <w:t>48-51</w:t>
      </w:r>
    </w:p>
    <w:p w14:paraId="3AB3AB37" w14:textId="7CA850D5" w:rsidR="004C18E7" w:rsidRPr="00E91EF9" w:rsidRDefault="004C18E7" w:rsidP="000D4B2B">
      <w:pPr>
        <w:pStyle w:val="ListParagraph"/>
        <w:numPr>
          <w:ilvl w:val="0"/>
          <w:numId w:val="113"/>
        </w:numPr>
        <w:ind w:right="-288"/>
        <w:jc w:val="left"/>
        <w:rPr>
          <w:sz w:val="24"/>
          <w:szCs w:val="24"/>
        </w:rPr>
      </w:pPr>
      <w:r>
        <w:rPr>
          <w:b/>
          <w:sz w:val="24"/>
          <w:szCs w:val="24"/>
        </w:rPr>
        <w:t xml:space="preserve">Alter of Incense: </w:t>
      </w:r>
      <w:r w:rsidR="005D2B46" w:rsidRPr="005D2B46">
        <w:rPr>
          <w:sz w:val="24"/>
          <w:szCs w:val="24"/>
        </w:rPr>
        <w:t>Prayers of praise and worship:</w:t>
      </w:r>
      <w:r>
        <w:rPr>
          <w:b/>
          <w:sz w:val="24"/>
          <w:szCs w:val="24"/>
        </w:rPr>
        <w:t xml:space="preserve">  </w:t>
      </w:r>
      <w:r w:rsidR="005D2B46" w:rsidRPr="005D2B46">
        <w:rPr>
          <w:sz w:val="24"/>
          <w:szCs w:val="24"/>
        </w:rPr>
        <w:t>Acts 10:1-6</w:t>
      </w:r>
      <w:r w:rsidR="005D2B46">
        <w:rPr>
          <w:b/>
          <w:sz w:val="24"/>
          <w:szCs w:val="24"/>
        </w:rPr>
        <w:t xml:space="preserve">; </w:t>
      </w:r>
      <w:r w:rsidRPr="00E91EF9">
        <w:rPr>
          <w:sz w:val="24"/>
          <w:szCs w:val="24"/>
        </w:rPr>
        <w:t>Psalm 141:2; 2 Corinthians 2:1</w:t>
      </w:r>
      <w:r w:rsidR="00E91EF9">
        <w:rPr>
          <w:sz w:val="24"/>
          <w:szCs w:val="24"/>
        </w:rPr>
        <w:t>4</w:t>
      </w:r>
      <w:r w:rsidRPr="00E91EF9">
        <w:rPr>
          <w:sz w:val="24"/>
          <w:szCs w:val="24"/>
        </w:rPr>
        <w:t>-16; Revelations 5:</w:t>
      </w:r>
      <w:r w:rsidR="00E91EF9" w:rsidRPr="00E91EF9">
        <w:rPr>
          <w:sz w:val="24"/>
          <w:szCs w:val="24"/>
        </w:rPr>
        <w:t>8-14</w:t>
      </w:r>
      <w:r w:rsidR="00507039">
        <w:rPr>
          <w:sz w:val="24"/>
          <w:szCs w:val="24"/>
        </w:rPr>
        <w:t>, 8:3-4</w:t>
      </w:r>
      <w:r w:rsidRPr="00E91EF9">
        <w:rPr>
          <w:sz w:val="24"/>
          <w:szCs w:val="24"/>
        </w:rPr>
        <w:t xml:space="preserve"> </w:t>
      </w:r>
    </w:p>
    <w:p w14:paraId="7D2F55EA" w14:textId="1A6AC87D" w:rsidR="005978F0" w:rsidRPr="00811DA5" w:rsidRDefault="005978F0" w:rsidP="00811DA5">
      <w:pPr>
        <w:ind w:left="0" w:right="-288" w:firstLine="0"/>
        <w:jc w:val="left"/>
        <w:rPr>
          <w:b/>
          <w:sz w:val="24"/>
          <w:szCs w:val="24"/>
        </w:rPr>
      </w:pPr>
      <w:r w:rsidRPr="00811DA5">
        <w:rPr>
          <w:b/>
          <w:sz w:val="24"/>
          <w:szCs w:val="24"/>
        </w:rPr>
        <w:t>The Holy of Holies</w:t>
      </w:r>
    </w:p>
    <w:p w14:paraId="701E5E13" w14:textId="77777777" w:rsidR="00DA260F" w:rsidRDefault="00DA260F" w:rsidP="00DA260F">
      <w:pPr>
        <w:pStyle w:val="ListParagraph"/>
        <w:numPr>
          <w:ilvl w:val="0"/>
          <w:numId w:val="113"/>
        </w:numPr>
        <w:ind w:right="-288"/>
        <w:jc w:val="left"/>
        <w:rPr>
          <w:b/>
          <w:sz w:val="24"/>
          <w:szCs w:val="24"/>
        </w:rPr>
      </w:pPr>
      <w:r>
        <w:rPr>
          <w:b/>
          <w:sz w:val="24"/>
          <w:szCs w:val="24"/>
        </w:rPr>
        <w:t xml:space="preserve">The Veil:  </w:t>
      </w:r>
      <w:r w:rsidRPr="005978F0">
        <w:rPr>
          <w:sz w:val="24"/>
          <w:szCs w:val="24"/>
        </w:rPr>
        <w:t>His body: Hebrews 10:19-23</w:t>
      </w:r>
    </w:p>
    <w:p w14:paraId="580C0266" w14:textId="77777777" w:rsidR="00DA260F" w:rsidRPr="005978F0" w:rsidRDefault="00DA260F" w:rsidP="00DA260F">
      <w:pPr>
        <w:pStyle w:val="ListParagraph"/>
        <w:numPr>
          <w:ilvl w:val="0"/>
          <w:numId w:val="113"/>
        </w:numPr>
        <w:ind w:right="-288"/>
        <w:jc w:val="left"/>
        <w:rPr>
          <w:sz w:val="24"/>
          <w:szCs w:val="24"/>
        </w:rPr>
      </w:pPr>
      <w:r>
        <w:rPr>
          <w:b/>
          <w:sz w:val="24"/>
          <w:szCs w:val="24"/>
        </w:rPr>
        <w:t xml:space="preserve">The Ark of the Covenant: </w:t>
      </w:r>
      <w:r w:rsidRPr="005978F0">
        <w:rPr>
          <w:sz w:val="24"/>
          <w:szCs w:val="24"/>
        </w:rPr>
        <w:t>Hebrews 9:4</w:t>
      </w:r>
    </w:p>
    <w:p w14:paraId="5FC4FADD" w14:textId="0F314A6E" w:rsidR="00DA260F" w:rsidRPr="00E91EF9" w:rsidRDefault="00DA260F" w:rsidP="00DA260F">
      <w:pPr>
        <w:pStyle w:val="ListParagraph"/>
        <w:numPr>
          <w:ilvl w:val="0"/>
          <w:numId w:val="113"/>
        </w:numPr>
        <w:ind w:right="-288"/>
        <w:jc w:val="left"/>
        <w:rPr>
          <w:sz w:val="24"/>
          <w:szCs w:val="24"/>
        </w:rPr>
      </w:pPr>
      <w:r>
        <w:rPr>
          <w:b/>
          <w:sz w:val="24"/>
          <w:szCs w:val="24"/>
        </w:rPr>
        <w:t xml:space="preserve">The Mercy Seat: Supplication and Intersession: </w:t>
      </w:r>
      <w:r w:rsidRPr="00B40DC0">
        <w:rPr>
          <w:sz w:val="24"/>
          <w:szCs w:val="24"/>
        </w:rPr>
        <w:t>1 Timothy 2:1-8;</w:t>
      </w:r>
      <w:r>
        <w:rPr>
          <w:b/>
          <w:sz w:val="24"/>
          <w:szCs w:val="24"/>
        </w:rPr>
        <w:t xml:space="preserve"> </w:t>
      </w:r>
      <w:r w:rsidRPr="00E91EF9">
        <w:rPr>
          <w:sz w:val="24"/>
          <w:szCs w:val="24"/>
        </w:rPr>
        <w:t>James 5:13-18; Romans 3:25; 8:</w:t>
      </w:r>
      <w:r>
        <w:rPr>
          <w:sz w:val="24"/>
          <w:szCs w:val="24"/>
        </w:rPr>
        <w:t xml:space="preserve">:9-15, </w:t>
      </w:r>
      <w:r w:rsidRPr="00E91EF9">
        <w:rPr>
          <w:sz w:val="24"/>
          <w:szCs w:val="24"/>
        </w:rPr>
        <w:t>34; 1 John 2:2; Hebrews 7:24-26; 9:24, 22-24</w:t>
      </w:r>
      <w:r w:rsidR="00B40DC0">
        <w:rPr>
          <w:sz w:val="24"/>
          <w:szCs w:val="24"/>
        </w:rPr>
        <w:t>; Acts 12:5-12</w:t>
      </w:r>
    </w:p>
    <w:p w14:paraId="22D8DB23" w14:textId="77777777" w:rsidR="00DA260F" w:rsidRDefault="00DA260F" w:rsidP="00DA260F">
      <w:pPr>
        <w:pStyle w:val="ListParagraph"/>
        <w:numPr>
          <w:ilvl w:val="0"/>
          <w:numId w:val="113"/>
        </w:numPr>
        <w:ind w:right="-288"/>
        <w:jc w:val="left"/>
        <w:rPr>
          <w:sz w:val="24"/>
          <w:szCs w:val="24"/>
        </w:rPr>
      </w:pPr>
      <w:r>
        <w:rPr>
          <w:b/>
          <w:sz w:val="24"/>
          <w:szCs w:val="24"/>
        </w:rPr>
        <w:t xml:space="preserve">The Cherubim’s: </w:t>
      </w:r>
      <w:r w:rsidRPr="005978F0">
        <w:rPr>
          <w:sz w:val="24"/>
          <w:szCs w:val="24"/>
        </w:rPr>
        <w:t>Psalms 80:1, 91:11-16, 99:1-3</w:t>
      </w:r>
      <w:r>
        <w:rPr>
          <w:sz w:val="24"/>
          <w:szCs w:val="24"/>
        </w:rPr>
        <w:t xml:space="preserve">; Hebrews 1:2-8, 13-14 </w:t>
      </w:r>
    </w:p>
    <w:p w14:paraId="745B81F0" w14:textId="77777777" w:rsidR="00DA260F" w:rsidRDefault="00DA260F" w:rsidP="00DA260F">
      <w:pPr>
        <w:ind w:right="-288"/>
        <w:jc w:val="left"/>
        <w:rPr>
          <w:sz w:val="24"/>
          <w:szCs w:val="24"/>
        </w:rPr>
      </w:pPr>
    </w:p>
    <w:p w14:paraId="431CC155" w14:textId="3BD8BB77" w:rsidR="0086297E" w:rsidRDefault="00557BE8" w:rsidP="008B6686">
      <w:pPr>
        <w:ind w:left="0" w:right="-288" w:firstLine="720"/>
        <w:rPr>
          <w:sz w:val="24"/>
          <w:szCs w:val="24"/>
        </w:rPr>
      </w:pPr>
      <w:r>
        <w:rPr>
          <w:sz w:val="24"/>
          <w:szCs w:val="24"/>
        </w:rPr>
        <w:t xml:space="preserve">As the Lamb of God, </w:t>
      </w:r>
      <w:r w:rsidR="000C5CC7">
        <w:rPr>
          <w:sz w:val="24"/>
          <w:szCs w:val="24"/>
        </w:rPr>
        <w:t>Jesus</w:t>
      </w:r>
      <w:r>
        <w:rPr>
          <w:sz w:val="24"/>
          <w:szCs w:val="24"/>
        </w:rPr>
        <w:t xml:space="preserve"> offered Himself</w:t>
      </w:r>
      <w:r w:rsidR="000C5CC7">
        <w:rPr>
          <w:sz w:val="24"/>
          <w:szCs w:val="24"/>
        </w:rPr>
        <w:t xml:space="preserve"> as a sacrifice</w:t>
      </w:r>
      <w:r>
        <w:rPr>
          <w:sz w:val="24"/>
          <w:szCs w:val="24"/>
        </w:rPr>
        <w:t xml:space="preserve"> and interceded for us (John 1:29; Luke 23:43; Isaiah 53:4-12). </w:t>
      </w:r>
      <w:r w:rsidR="000C5CC7">
        <w:rPr>
          <w:sz w:val="24"/>
          <w:szCs w:val="24"/>
        </w:rPr>
        <w:t>W</w:t>
      </w:r>
      <w:r>
        <w:rPr>
          <w:sz w:val="24"/>
          <w:szCs w:val="24"/>
        </w:rPr>
        <w:t xml:space="preserve">hen </w:t>
      </w:r>
      <w:r w:rsidR="00DA260F">
        <w:rPr>
          <w:sz w:val="24"/>
          <w:szCs w:val="24"/>
        </w:rPr>
        <w:t>He</w:t>
      </w:r>
      <w:r>
        <w:rPr>
          <w:sz w:val="24"/>
          <w:szCs w:val="24"/>
        </w:rPr>
        <w:t xml:space="preserve"> died, </w:t>
      </w:r>
      <w:r w:rsidR="008B6686">
        <w:rPr>
          <w:sz w:val="24"/>
          <w:szCs w:val="24"/>
        </w:rPr>
        <w:t xml:space="preserve">the veil (His body) </w:t>
      </w:r>
      <w:r w:rsidR="00DA260F">
        <w:rPr>
          <w:sz w:val="24"/>
          <w:szCs w:val="24"/>
        </w:rPr>
        <w:t>was torn from top to bottom. Though His sacrifice, we can enter the</w:t>
      </w:r>
      <w:r>
        <w:rPr>
          <w:sz w:val="24"/>
          <w:szCs w:val="24"/>
        </w:rPr>
        <w:t xml:space="preserve"> Holy of Holies</w:t>
      </w:r>
      <w:r w:rsidR="0086297E">
        <w:rPr>
          <w:sz w:val="24"/>
          <w:szCs w:val="24"/>
        </w:rPr>
        <w:t>.</w:t>
      </w:r>
      <w:r w:rsidR="008B6686" w:rsidRPr="00395991">
        <w:rPr>
          <w:sz w:val="24"/>
          <w:szCs w:val="24"/>
        </w:rPr>
        <w:t xml:space="preserve"> </w:t>
      </w:r>
      <w:r w:rsidR="008B6686">
        <w:rPr>
          <w:sz w:val="24"/>
          <w:szCs w:val="24"/>
        </w:rPr>
        <w:t xml:space="preserve">Now, as our Great High Priest, </w:t>
      </w:r>
      <w:r w:rsidR="0086297E">
        <w:rPr>
          <w:sz w:val="24"/>
          <w:szCs w:val="24"/>
        </w:rPr>
        <w:t xml:space="preserve">He continues this prayer ministry on our behalf </w:t>
      </w:r>
      <w:r w:rsidR="008B6686">
        <w:rPr>
          <w:sz w:val="24"/>
          <w:szCs w:val="24"/>
        </w:rPr>
        <w:t>(Hebrews 4:15-16, 6:19-20, 7:24-26, 8:1-2, 31-39, 9:22-24, 10:11-18; 1 John 2:1-2; Romans 8:34).</w:t>
      </w:r>
      <w:r w:rsidR="0086297E">
        <w:rPr>
          <w:sz w:val="24"/>
          <w:szCs w:val="24"/>
        </w:rPr>
        <w:t xml:space="preserve"> </w:t>
      </w:r>
    </w:p>
    <w:p w14:paraId="5F191765" w14:textId="7CF55CF3" w:rsidR="00C41BC9" w:rsidRDefault="0086297E" w:rsidP="00C41BC9">
      <w:pPr>
        <w:ind w:left="0" w:right="-288" w:firstLine="720"/>
        <w:rPr>
          <w:sz w:val="24"/>
          <w:szCs w:val="24"/>
        </w:rPr>
      </w:pPr>
      <w:r>
        <w:rPr>
          <w:sz w:val="24"/>
          <w:szCs w:val="24"/>
        </w:rPr>
        <w:t>Once we were far off</w:t>
      </w:r>
      <w:r w:rsidR="00E038F9">
        <w:rPr>
          <w:sz w:val="24"/>
          <w:szCs w:val="24"/>
        </w:rPr>
        <w:t xml:space="preserve"> from God,</w:t>
      </w:r>
      <w:r>
        <w:rPr>
          <w:sz w:val="24"/>
          <w:szCs w:val="24"/>
        </w:rPr>
        <w:t xml:space="preserve"> outside the gates</w:t>
      </w:r>
      <w:r w:rsidR="00E038F9">
        <w:rPr>
          <w:sz w:val="24"/>
          <w:szCs w:val="24"/>
        </w:rPr>
        <w:t>,</w:t>
      </w:r>
      <w:r>
        <w:rPr>
          <w:sz w:val="24"/>
          <w:szCs w:val="24"/>
        </w:rPr>
        <w:t xml:space="preserve"> without </w:t>
      </w:r>
      <w:r w:rsidR="008902B4">
        <w:rPr>
          <w:sz w:val="24"/>
          <w:szCs w:val="24"/>
        </w:rPr>
        <w:t>Him</w:t>
      </w:r>
      <w:r>
        <w:rPr>
          <w:sz w:val="24"/>
          <w:szCs w:val="24"/>
        </w:rPr>
        <w:t xml:space="preserve"> and without hope</w:t>
      </w:r>
      <w:r w:rsidR="00E038F9">
        <w:rPr>
          <w:sz w:val="24"/>
          <w:szCs w:val="24"/>
        </w:rPr>
        <w:t xml:space="preserve"> </w:t>
      </w:r>
      <w:r>
        <w:rPr>
          <w:sz w:val="24"/>
          <w:szCs w:val="24"/>
        </w:rPr>
        <w:t>(Ephesians 2</w:t>
      </w:r>
      <w:r w:rsidR="00E038F9">
        <w:rPr>
          <w:sz w:val="24"/>
          <w:szCs w:val="24"/>
        </w:rPr>
        <w:t xml:space="preserve">:11-22; </w:t>
      </w:r>
      <w:r>
        <w:rPr>
          <w:sz w:val="24"/>
          <w:szCs w:val="24"/>
        </w:rPr>
        <w:t>Hebrews 13:12).</w:t>
      </w:r>
      <w:r w:rsidR="00E038F9">
        <w:rPr>
          <w:sz w:val="24"/>
          <w:szCs w:val="24"/>
        </w:rPr>
        <w:t xml:space="preserve"> </w:t>
      </w:r>
      <w:r w:rsidR="00811DA5">
        <w:rPr>
          <w:sz w:val="24"/>
          <w:szCs w:val="24"/>
        </w:rPr>
        <w:t>N</w:t>
      </w:r>
      <w:r w:rsidR="00E038F9">
        <w:rPr>
          <w:sz w:val="24"/>
          <w:szCs w:val="24"/>
        </w:rPr>
        <w:t xml:space="preserve">ow, cleansed with the blood of the Lamb, we </w:t>
      </w:r>
      <w:r w:rsidR="008902B4">
        <w:rPr>
          <w:sz w:val="24"/>
          <w:szCs w:val="24"/>
        </w:rPr>
        <w:t>can enter</w:t>
      </w:r>
      <w:r w:rsidR="00E038F9">
        <w:rPr>
          <w:sz w:val="24"/>
          <w:szCs w:val="24"/>
        </w:rPr>
        <w:t xml:space="preserve"> the Holy place through the door (Jesus).</w:t>
      </w:r>
      <w:r w:rsidR="00C41BC9" w:rsidRPr="00C41BC9">
        <w:rPr>
          <w:sz w:val="24"/>
          <w:szCs w:val="24"/>
        </w:rPr>
        <w:t xml:space="preserve"> </w:t>
      </w:r>
      <w:r w:rsidR="00C41BC9" w:rsidRPr="00122FBC">
        <w:rPr>
          <w:sz w:val="24"/>
          <w:szCs w:val="24"/>
        </w:rPr>
        <w:t xml:space="preserve">The Hebrew word for </w:t>
      </w:r>
      <w:r w:rsidR="00C41BC9" w:rsidRPr="00E91EF9">
        <w:rPr>
          <w:i/>
          <w:sz w:val="24"/>
          <w:szCs w:val="24"/>
        </w:rPr>
        <w:t>draw near</w:t>
      </w:r>
      <w:r w:rsidR="00C41BC9" w:rsidRPr="00122FBC">
        <w:rPr>
          <w:sz w:val="24"/>
          <w:szCs w:val="24"/>
        </w:rPr>
        <w:t xml:space="preserve"> is </w:t>
      </w:r>
      <w:r w:rsidR="00C41BC9" w:rsidRPr="00E91EF9">
        <w:rPr>
          <w:sz w:val="24"/>
          <w:szCs w:val="24"/>
        </w:rPr>
        <w:t>qarob or qurab</w:t>
      </w:r>
      <w:r w:rsidR="00DA260F">
        <w:rPr>
          <w:sz w:val="24"/>
          <w:szCs w:val="24"/>
        </w:rPr>
        <w:t>. I</w:t>
      </w:r>
      <w:r w:rsidR="00C41BC9">
        <w:rPr>
          <w:sz w:val="24"/>
          <w:szCs w:val="24"/>
        </w:rPr>
        <w:t xml:space="preserve">t mean </w:t>
      </w:r>
      <w:r w:rsidR="00DA260F">
        <w:rPr>
          <w:sz w:val="24"/>
          <w:szCs w:val="24"/>
        </w:rPr>
        <w:t>the nearest</w:t>
      </w:r>
      <w:r w:rsidR="00C41BC9" w:rsidRPr="00122FBC">
        <w:rPr>
          <w:sz w:val="24"/>
          <w:szCs w:val="24"/>
        </w:rPr>
        <w:t xml:space="preserve"> place</w:t>
      </w:r>
      <w:r w:rsidR="00C41BC9">
        <w:rPr>
          <w:sz w:val="24"/>
          <w:szCs w:val="24"/>
        </w:rPr>
        <w:t xml:space="preserve">, or even, the </w:t>
      </w:r>
      <w:r w:rsidR="00C41BC9" w:rsidRPr="00122FBC">
        <w:rPr>
          <w:sz w:val="24"/>
          <w:szCs w:val="24"/>
        </w:rPr>
        <w:t>next of kin</w:t>
      </w:r>
      <w:r w:rsidR="00C41BC9">
        <w:rPr>
          <w:sz w:val="24"/>
          <w:szCs w:val="24"/>
        </w:rPr>
        <w:t xml:space="preserve">. </w:t>
      </w:r>
      <w:r w:rsidR="00DA260F">
        <w:rPr>
          <w:sz w:val="24"/>
          <w:szCs w:val="24"/>
        </w:rPr>
        <w:t>S</w:t>
      </w:r>
      <w:r w:rsidR="00C41BC9">
        <w:rPr>
          <w:sz w:val="24"/>
          <w:szCs w:val="24"/>
        </w:rPr>
        <w:t xml:space="preserve">ee how this </w:t>
      </w:r>
      <w:r w:rsidR="00DA260F">
        <w:rPr>
          <w:sz w:val="24"/>
          <w:szCs w:val="24"/>
        </w:rPr>
        <w:t xml:space="preserve">word </w:t>
      </w:r>
      <w:r w:rsidR="00C41BC9">
        <w:rPr>
          <w:sz w:val="24"/>
          <w:szCs w:val="24"/>
        </w:rPr>
        <w:t>is used in the following verses</w:t>
      </w:r>
      <w:r w:rsidR="00DA260F">
        <w:rPr>
          <w:sz w:val="24"/>
          <w:szCs w:val="24"/>
        </w:rPr>
        <w:t>:</w:t>
      </w:r>
      <w:r w:rsidR="00C41BC9" w:rsidRPr="00122FBC">
        <w:rPr>
          <w:sz w:val="24"/>
          <w:szCs w:val="24"/>
        </w:rPr>
        <w:t xml:space="preserve"> Isaiah 55:6</w:t>
      </w:r>
      <w:r w:rsidR="00C41BC9">
        <w:rPr>
          <w:sz w:val="24"/>
          <w:szCs w:val="24"/>
        </w:rPr>
        <w:t xml:space="preserve">; </w:t>
      </w:r>
      <w:r w:rsidR="00C41BC9" w:rsidRPr="00122FBC">
        <w:rPr>
          <w:sz w:val="24"/>
          <w:szCs w:val="24"/>
        </w:rPr>
        <w:t>Jeremiah 30:21</w:t>
      </w:r>
      <w:r w:rsidR="00C41BC9">
        <w:rPr>
          <w:sz w:val="24"/>
          <w:szCs w:val="24"/>
        </w:rPr>
        <w:t>;</w:t>
      </w:r>
      <w:r w:rsidR="00C41BC9" w:rsidRPr="00122FBC">
        <w:rPr>
          <w:sz w:val="24"/>
          <w:szCs w:val="24"/>
        </w:rPr>
        <w:t xml:space="preserve"> Psalm 73:28</w:t>
      </w:r>
      <w:r w:rsidR="00C41BC9">
        <w:rPr>
          <w:sz w:val="24"/>
          <w:szCs w:val="24"/>
        </w:rPr>
        <w:t xml:space="preserve">, </w:t>
      </w:r>
      <w:r w:rsidR="00C41BC9" w:rsidRPr="00122FBC">
        <w:rPr>
          <w:sz w:val="24"/>
          <w:szCs w:val="24"/>
        </w:rPr>
        <w:t>145:18</w:t>
      </w:r>
      <w:r w:rsidR="00C41BC9">
        <w:rPr>
          <w:sz w:val="24"/>
          <w:szCs w:val="24"/>
        </w:rPr>
        <w:t xml:space="preserve">; </w:t>
      </w:r>
      <w:r w:rsidR="00C41BC9" w:rsidRPr="00122FBC">
        <w:rPr>
          <w:sz w:val="24"/>
          <w:szCs w:val="24"/>
        </w:rPr>
        <w:t>Deuteronomy 4:7</w:t>
      </w:r>
      <w:r w:rsidR="00C41BC9">
        <w:rPr>
          <w:sz w:val="24"/>
          <w:szCs w:val="24"/>
        </w:rPr>
        <w:t>.</w:t>
      </w:r>
    </w:p>
    <w:p w14:paraId="3A2F8BF2" w14:textId="21F214EA" w:rsidR="005978F0" w:rsidRDefault="005978F0" w:rsidP="00E91EF9">
      <w:pPr>
        <w:pStyle w:val="ListParagraph"/>
        <w:ind w:left="1440" w:right="-288" w:firstLine="0"/>
        <w:jc w:val="left"/>
        <w:rPr>
          <w:sz w:val="24"/>
          <w:szCs w:val="24"/>
        </w:rPr>
      </w:pPr>
    </w:p>
    <w:p w14:paraId="1E9525AE" w14:textId="30A0330D" w:rsidR="00510C77" w:rsidRDefault="00C41BC9" w:rsidP="00510C77">
      <w:pPr>
        <w:pStyle w:val="ListParagraph"/>
        <w:ind w:left="0" w:right="-288" w:firstLine="720"/>
        <w:rPr>
          <w:sz w:val="24"/>
          <w:szCs w:val="24"/>
        </w:rPr>
      </w:pPr>
      <w:r>
        <w:rPr>
          <w:sz w:val="24"/>
          <w:szCs w:val="24"/>
        </w:rPr>
        <w:t xml:space="preserve">He has made us to be a royal priesthood (Isaiah 61:4-6; 1 Peter 2:5-10; Revelation 1:6, 5:6-10, 8:3-4). What that means is we have access to God the Father. We are invited to join Him in a ministry of intercessory prayer as we speak to the Father on behalf of others. Through prayer, we are transported to the very throne of God where Christ is seated as Prophet, Priest, and King. Here, we can boldly come and cast our cares upon Him for He cares for us. And everything that concerns us under His feet (Ephesians 1:19-23). Sisters, God has so much He desires to give us, and yet, we have not because we ask not (James 4:2-30). </w:t>
      </w:r>
      <w:r w:rsidR="00510C77">
        <w:rPr>
          <w:sz w:val="24"/>
          <w:szCs w:val="24"/>
        </w:rPr>
        <w:t xml:space="preserve">Prayer is an honor and a privilege that Jesus purchased for us by His blood. Since He made prayer a priority, shouldn’t we? </w:t>
      </w:r>
    </w:p>
    <w:p w14:paraId="530D3684" w14:textId="77777777" w:rsidR="00C41BC9" w:rsidRPr="005978F0" w:rsidRDefault="00C41BC9" w:rsidP="00E91EF9">
      <w:pPr>
        <w:pStyle w:val="ListParagraph"/>
        <w:ind w:left="1440" w:right="-288" w:firstLine="0"/>
        <w:jc w:val="left"/>
        <w:rPr>
          <w:sz w:val="24"/>
          <w:szCs w:val="24"/>
        </w:rPr>
      </w:pPr>
    </w:p>
    <w:p w14:paraId="2B54F4F8" w14:textId="53342485" w:rsidR="00F81205" w:rsidRDefault="008B4229" w:rsidP="00F81205">
      <w:pPr>
        <w:ind w:left="0" w:right="-288"/>
        <w:jc w:val="center"/>
        <w:rPr>
          <w:b/>
          <w:szCs w:val="28"/>
        </w:rPr>
      </w:pPr>
      <w:r>
        <w:rPr>
          <w:b/>
          <w:szCs w:val="28"/>
        </w:rPr>
        <w:t>Further</w:t>
      </w:r>
      <w:r w:rsidR="00F81205">
        <w:rPr>
          <w:b/>
          <w:szCs w:val="28"/>
        </w:rPr>
        <w:t xml:space="preserve"> Instructions on Prayer</w:t>
      </w:r>
    </w:p>
    <w:p w14:paraId="5E0A4188" w14:textId="00F38A6F" w:rsidR="004E48EF" w:rsidRDefault="004E48EF" w:rsidP="003429D7">
      <w:pPr>
        <w:pStyle w:val="ListParagraph"/>
        <w:numPr>
          <w:ilvl w:val="0"/>
          <w:numId w:val="104"/>
        </w:numPr>
        <w:spacing w:after="200" w:line="276" w:lineRule="auto"/>
        <w:rPr>
          <w:sz w:val="24"/>
          <w:szCs w:val="24"/>
        </w:rPr>
      </w:pPr>
      <w:r w:rsidRPr="00122FBC">
        <w:rPr>
          <w:sz w:val="24"/>
          <w:szCs w:val="24"/>
        </w:rPr>
        <w:t>Matthew 6:9</w:t>
      </w:r>
      <w:r>
        <w:rPr>
          <w:sz w:val="24"/>
          <w:szCs w:val="24"/>
        </w:rPr>
        <w:t>;</w:t>
      </w:r>
      <w:r w:rsidRPr="00122FBC">
        <w:rPr>
          <w:sz w:val="24"/>
          <w:szCs w:val="24"/>
        </w:rPr>
        <w:t xml:space="preserve"> Galatians 6:4</w:t>
      </w:r>
      <w:r>
        <w:rPr>
          <w:sz w:val="24"/>
          <w:szCs w:val="24"/>
        </w:rPr>
        <w:t xml:space="preserve">: We pray </w:t>
      </w:r>
      <w:r w:rsidRPr="005B56F0">
        <w:rPr>
          <w:i/>
          <w:sz w:val="24"/>
          <w:szCs w:val="24"/>
        </w:rPr>
        <w:t>to</w:t>
      </w:r>
      <w:r>
        <w:rPr>
          <w:sz w:val="24"/>
          <w:szCs w:val="24"/>
        </w:rPr>
        <w:t xml:space="preserve"> the Father</w:t>
      </w:r>
      <w:r w:rsidR="005B56F0">
        <w:rPr>
          <w:sz w:val="24"/>
          <w:szCs w:val="24"/>
        </w:rPr>
        <w:t>.</w:t>
      </w:r>
    </w:p>
    <w:p w14:paraId="3BC2AE66" w14:textId="1A12704F" w:rsidR="005B56F0" w:rsidRDefault="005B56F0" w:rsidP="003429D7">
      <w:pPr>
        <w:pStyle w:val="ListParagraph"/>
        <w:numPr>
          <w:ilvl w:val="0"/>
          <w:numId w:val="104"/>
        </w:numPr>
        <w:spacing w:after="200" w:line="276" w:lineRule="auto"/>
        <w:rPr>
          <w:sz w:val="24"/>
          <w:szCs w:val="24"/>
        </w:rPr>
      </w:pPr>
      <w:r w:rsidRPr="00122FBC">
        <w:rPr>
          <w:sz w:val="24"/>
          <w:szCs w:val="24"/>
        </w:rPr>
        <w:t>John 14:6,13-14,</w:t>
      </w:r>
      <w:r>
        <w:rPr>
          <w:sz w:val="24"/>
          <w:szCs w:val="24"/>
        </w:rPr>
        <w:t xml:space="preserve"> </w:t>
      </w:r>
      <w:r w:rsidRPr="00122FBC">
        <w:rPr>
          <w:sz w:val="24"/>
          <w:szCs w:val="24"/>
        </w:rPr>
        <w:t>16:23-24</w:t>
      </w:r>
      <w:r>
        <w:rPr>
          <w:sz w:val="24"/>
          <w:szCs w:val="24"/>
        </w:rPr>
        <w:t>;</w:t>
      </w:r>
      <w:r w:rsidRPr="00122FBC">
        <w:rPr>
          <w:sz w:val="24"/>
          <w:szCs w:val="24"/>
        </w:rPr>
        <w:t xml:space="preserve"> 1 John 2:1-2</w:t>
      </w:r>
      <w:r>
        <w:rPr>
          <w:sz w:val="24"/>
          <w:szCs w:val="24"/>
        </w:rPr>
        <w:t xml:space="preserve">: We pray </w:t>
      </w:r>
      <w:r w:rsidRPr="005B56F0">
        <w:rPr>
          <w:i/>
          <w:sz w:val="24"/>
          <w:szCs w:val="24"/>
        </w:rPr>
        <w:t>in the Name</w:t>
      </w:r>
      <w:r>
        <w:rPr>
          <w:sz w:val="24"/>
          <w:szCs w:val="24"/>
        </w:rPr>
        <w:t xml:space="preserve"> of the Son.</w:t>
      </w:r>
    </w:p>
    <w:p w14:paraId="4038A444" w14:textId="2F54C62E" w:rsidR="005B56F0" w:rsidRDefault="005B56F0" w:rsidP="003429D7">
      <w:pPr>
        <w:pStyle w:val="ListParagraph"/>
        <w:numPr>
          <w:ilvl w:val="0"/>
          <w:numId w:val="104"/>
        </w:numPr>
        <w:spacing w:after="200" w:line="276" w:lineRule="auto"/>
        <w:rPr>
          <w:sz w:val="24"/>
          <w:szCs w:val="24"/>
        </w:rPr>
      </w:pPr>
      <w:r>
        <w:rPr>
          <w:sz w:val="24"/>
          <w:szCs w:val="24"/>
        </w:rPr>
        <w:t xml:space="preserve">Ephesians 6:14-18: We pray </w:t>
      </w:r>
      <w:r w:rsidRPr="005B56F0">
        <w:rPr>
          <w:i/>
          <w:sz w:val="24"/>
          <w:szCs w:val="24"/>
        </w:rPr>
        <w:t xml:space="preserve">in the Spirit </w:t>
      </w:r>
      <w:r>
        <w:rPr>
          <w:sz w:val="24"/>
          <w:szCs w:val="24"/>
        </w:rPr>
        <w:t>with all prayers and supplications.</w:t>
      </w:r>
    </w:p>
    <w:p w14:paraId="1F940004" w14:textId="0F998226" w:rsidR="003429D7" w:rsidRPr="00122FBC" w:rsidRDefault="005B56F0" w:rsidP="005B56F0">
      <w:pPr>
        <w:pStyle w:val="ListParagraph"/>
        <w:numPr>
          <w:ilvl w:val="0"/>
          <w:numId w:val="104"/>
        </w:numPr>
        <w:spacing w:after="200" w:line="276" w:lineRule="auto"/>
        <w:jc w:val="left"/>
        <w:rPr>
          <w:sz w:val="24"/>
          <w:szCs w:val="24"/>
        </w:rPr>
      </w:pPr>
      <w:r>
        <w:rPr>
          <w:sz w:val="24"/>
          <w:szCs w:val="24"/>
        </w:rPr>
        <w:t xml:space="preserve">Philippians 4:4-7: </w:t>
      </w:r>
      <w:r w:rsidR="003429D7">
        <w:rPr>
          <w:sz w:val="24"/>
          <w:szCs w:val="24"/>
        </w:rPr>
        <w:t xml:space="preserve">Pray </w:t>
      </w:r>
      <w:r>
        <w:rPr>
          <w:sz w:val="24"/>
          <w:szCs w:val="24"/>
        </w:rPr>
        <w:t>about everything with thanksgiving we make our request known to God</w:t>
      </w:r>
      <w:r w:rsidR="003429D7">
        <w:rPr>
          <w:sz w:val="24"/>
          <w:szCs w:val="24"/>
        </w:rPr>
        <w:t xml:space="preserve">. </w:t>
      </w:r>
      <w:r w:rsidR="003429D7" w:rsidRPr="00122FBC">
        <w:rPr>
          <w:sz w:val="24"/>
          <w:szCs w:val="24"/>
        </w:rPr>
        <w:t xml:space="preserve"> </w:t>
      </w:r>
    </w:p>
    <w:p w14:paraId="0BD1673C" w14:textId="373E97A4" w:rsidR="003429D7" w:rsidRPr="00122FBC" w:rsidRDefault="003429D7" w:rsidP="003429D7">
      <w:pPr>
        <w:pStyle w:val="ListParagraph"/>
        <w:numPr>
          <w:ilvl w:val="0"/>
          <w:numId w:val="106"/>
        </w:numPr>
        <w:spacing w:after="200" w:line="276" w:lineRule="auto"/>
        <w:jc w:val="left"/>
        <w:rPr>
          <w:sz w:val="24"/>
          <w:szCs w:val="24"/>
        </w:rPr>
      </w:pPr>
      <w:r w:rsidRPr="00122FBC">
        <w:rPr>
          <w:sz w:val="24"/>
          <w:szCs w:val="24"/>
        </w:rPr>
        <w:t>1 Thessalonians 5:17</w:t>
      </w:r>
      <w:r w:rsidR="00B40DC0">
        <w:rPr>
          <w:sz w:val="24"/>
          <w:szCs w:val="24"/>
        </w:rPr>
        <w:t>; Colossians 1:3</w:t>
      </w:r>
      <w:r w:rsidR="00890B3A">
        <w:rPr>
          <w:sz w:val="24"/>
          <w:szCs w:val="24"/>
        </w:rPr>
        <w:t>:</w:t>
      </w:r>
      <w:r>
        <w:rPr>
          <w:sz w:val="24"/>
          <w:szCs w:val="24"/>
        </w:rPr>
        <w:t xml:space="preserve"> P</w:t>
      </w:r>
      <w:r w:rsidRPr="00122FBC">
        <w:rPr>
          <w:sz w:val="24"/>
          <w:szCs w:val="24"/>
        </w:rPr>
        <w:t>ray without ceasing</w:t>
      </w:r>
      <w:r w:rsidR="00890B3A">
        <w:rPr>
          <w:sz w:val="24"/>
          <w:szCs w:val="24"/>
        </w:rPr>
        <w:t xml:space="preserve"> and</w:t>
      </w:r>
      <w:r w:rsidRPr="00122FBC">
        <w:rPr>
          <w:sz w:val="24"/>
          <w:szCs w:val="24"/>
        </w:rPr>
        <w:t xml:space="preserve"> with thanksgiving.</w:t>
      </w:r>
    </w:p>
    <w:p w14:paraId="7B72163D" w14:textId="382BBB21" w:rsidR="003429D7" w:rsidRPr="00122FBC" w:rsidRDefault="00B40DC0" w:rsidP="003429D7">
      <w:pPr>
        <w:pStyle w:val="ListParagraph"/>
        <w:numPr>
          <w:ilvl w:val="0"/>
          <w:numId w:val="106"/>
        </w:numPr>
        <w:spacing w:after="200" w:line="276" w:lineRule="auto"/>
        <w:jc w:val="left"/>
        <w:rPr>
          <w:sz w:val="24"/>
          <w:szCs w:val="24"/>
        </w:rPr>
      </w:pPr>
      <w:r>
        <w:rPr>
          <w:sz w:val="24"/>
          <w:szCs w:val="24"/>
        </w:rPr>
        <w:t xml:space="preserve">Romans 12:9-12; </w:t>
      </w:r>
      <w:r w:rsidR="00721A76">
        <w:rPr>
          <w:sz w:val="24"/>
          <w:szCs w:val="24"/>
        </w:rPr>
        <w:t>Colossians 4:2</w:t>
      </w:r>
      <w:r>
        <w:rPr>
          <w:sz w:val="24"/>
          <w:szCs w:val="24"/>
        </w:rPr>
        <w:t>-3</w:t>
      </w:r>
      <w:r w:rsidR="00C524FF">
        <w:rPr>
          <w:sz w:val="24"/>
          <w:szCs w:val="24"/>
        </w:rPr>
        <w:t>, 12</w:t>
      </w:r>
      <w:r w:rsidR="00890B3A">
        <w:rPr>
          <w:sz w:val="24"/>
          <w:szCs w:val="24"/>
        </w:rPr>
        <w:t xml:space="preserve">: </w:t>
      </w:r>
      <w:r w:rsidR="00721A76">
        <w:rPr>
          <w:sz w:val="24"/>
          <w:szCs w:val="24"/>
        </w:rPr>
        <w:t>D</w:t>
      </w:r>
      <w:r w:rsidR="00890B3A" w:rsidRPr="00122FBC">
        <w:rPr>
          <w:sz w:val="24"/>
          <w:szCs w:val="24"/>
        </w:rPr>
        <w:t>evote</w:t>
      </w:r>
      <w:r w:rsidR="003429D7" w:rsidRPr="00122FBC">
        <w:rPr>
          <w:sz w:val="24"/>
          <w:szCs w:val="24"/>
        </w:rPr>
        <w:t xml:space="preserve"> </w:t>
      </w:r>
      <w:r w:rsidR="00890B3A">
        <w:rPr>
          <w:sz w:val="24"/>
          <w:szCs w:val="24"/>
        </w:rPr>
        <w:t>yourself</w:t>
      </w:r>
      <w:r w:rsidR="003429D7" w:rsidRPr="00122FBC">
        <w:rPr>
          <w:sz w:val="24"/>
          <w:szCs w:val="24"/>
        </w:rPr>
        <w:t xml:space="preserve"> to prayer</w:t>
      </w:r>
      <w:r>
        <w:rPr>
          <w:sz w:val="24"/>
          <w:szCs w:val="24"/>
        </w:rPr>
        <w:t>.</w:t>
      </w:r>
    </w:p>
    <w:p w14:paraId="62CC1583" w14:textId="5A4C8590" w:rsidR="003429D7" w:rsidRPr="00122FBC" w:rsidRDefault="003429D7" w:rsidP="003429D7">
      <w:pPr>
        <w:pStyle w:val="ListParagraph"/>
        <w:numPr>
          <w:ilvl w:val="0"/>
          <w:numId w:val="106"/>
        </w:numPr>
        <w:spacing w:after="200" w:line="276" w:lineRule="auto"/>
        <w:jc w:val="left"/>
        <w:rPr>
          <w:sz w:val="24"/>
          <w:szCs w:val="24"/>
        </w:rPr>
      </w:pPr>
      <w:r w:rsidRPr="00122FBC">
        <w:rPr>
          <w:sz w:val="24"/>
          <w:szCs w:val="24"/>
        </w:rPr>
        <w:t>Luke 11:5-13</w:t>
      </w:r>
      <w:r w:rsidR="00890B3A">
        <w:rPr>
          <w:sz w:val="24"/>
          <w:szCs w:val="24"/>
        </w:rPr>
        <w:t xml:space="preserve">; </w:t>
      </w:r>
      <w:r w:rsidRPr="00122FBC">
        <w:rPr>
          <w:sz w:val="24"/>
          <w:szCs w:val="24"/>
        </w:rPr>
        <w:t>Mark 7:24-30</w:t>
      </w:r>
      <w:r w:rsidR="00721A76">
        <w:rPr>
          <w:sz w:val="24"/>
          <w:szCs w:val="24"/>
        </w:rPr>
        <w:t>: Pray</w:t>
      </w:r>
      <w:r w:rsidRPr="00122FBC">
        <w:rPr>
          <w:sz w:val="24"/>
          <w:szCs w:val="24"/>
        </w:rPr>
        <w:t xml:space="preserve"> persistently</w:t>
      </w:r>
      <w:r w:rsidR="00721A76">
        <w:rPr>
          <w:sz w:val="24"/>
          <w:szCs w:val="24"/>
        </w:rPr>
        <w:t xml:space="preserve"> with</w:t>
      </w:r>
      <w:r w:rsidRPr="00122FBC">
        <w:rPr>
          <w:sz w:val="24"/>
          <w:szCs w:val="24"/>
        </w:rPr>
        <w:t xml:space="preserve"> boldness.</w:t>
      </w:r>
    </w:p>
    <w:p w14:paraId="31B2B095" w14:textId="6890BD0B" w:rsidR="003429D7" w:rsidRPr="00122FBC" w:rsidRDefault="003429D7" w:rsidP="003429D7">
      <w:pPr>
        <w:pStyle w:val="ListParagraph"/>
        <w:numPr>
          <w:ilvl w:val="0"/>
          <w:numId w:val="106"/>
        </w:numPr>
        <w:spacing w:after="200" w:line="276" w:lineRule="auto"/>
        <w:jc w:val="left"/>
        <w:rPr>
          <w:sz w:val="24"/>
          <w:szCs w:val="24"/>
        </w:rPr>
      </w:pPr>
      <w:r w:rsidRPr="00122FBC">
        <w:rPr>
          <w:sz w:val="24"/>
          <w:szCs w:val="24"/>
        </w:rPr>
        <w:t>James 4:1-10</w:t>
      </w:r>
      <w:r w:rsidR="00721A76">
        <w:rPr>
          <w:sz w:val="24"/>
          <w:szCs w:val="24"/>
        </w:rPr>
        <w:t>,</w:t>
      </w:r>
      <w:r w:rsidRPr="00122FBC">
        <w:rPr>
          <w:sz w:val="24"/>
          <w:szCs w:val="24"/>
        </w:rPr>
        <w:t xml:space="preserve"> 5:13-20</w:t>
      </w:r>
      <w:r w:rsidR="00721A76">
        <w:rPr>
          <w:sz w:val="24"/>
          <w:szCs w:val="24"/>
        </w:rPr>
        <w:t>: Pray for your needs</w:t>
      </w:r>
      <w:r w:rsidRPr="00122FBC">
        <w:rPr>
          <w:sz w:val="24"/>
          <w:szCs w:val="24"/>
        </w:rPr>
        <w:t>.</w:t>
      </w:r>
    </w:p>
    <w:p w14:paraId="6DD5A7F1" w14:textId="6235DBC5" w:rsidR="003429D7" w:rsidRPr="00122FBC" w:rsidRDefault="003429D7" w:rsidP="003429D7">
      <w:pPr>
        <w:pStyle w:val="ListParagraph"/>
        <w:numPr>
          <w:ilvl w:val="0"/>
          <w:numId w:val="106"/>
        </w:numPr>
        <w:spacing w:after="200" w:line="276" w:lineRule="auto"/>
        <w:jc w:val="left"/>
        <w:rPr>
          <w:sz w:val="24"/>
          <w:szCs w:val="24"/>
        </w:rPr>
      </w:pPr>
      <w:r w:rsidRPr="00122FBC">
        <w:rPr>
          <w:sz w:val="24"/>
          <w:szCs w:val="24"/>
        </w:rPr>
        <w:t xml:space="preserve">Psalms </w:t>
      </w:r>
      <w:r w:rsidR="00C76383">
        <w:rPr>
          <w:sz w:val="24"/>
          <w:szCs w:val="24"/>
        </w:rPr>
        <w:t xml:space="preserve">35; 42; </w:t>
      </w:r>
      <w:r w:rsidRPr="00122FBC">
        <w:rPr>
          <w:sz w:val="24"/>
          <w:szCs w:val="24"/>
        </w:rPr>
        <w:t>46</w:t>
      </w:r>
      <w:r w:rsidR="00C76383">
        <w:rPr>
          <w:sz w:val="24"/>
          <w:szCs w:val="24"/>
        </w:rPr>
        <w:t>; Isaiah 50:6-11; 1 Peter 1:21-23, 4:14-18</w:t>
      </w:r>
      <w:r w:rsidR="00721A76">
        <w:rPr>
          <w:sz w:val="24"/>
          <w:szCs w:val="24"/>
        </w:rPr>
        <w:t>: Pray when in</w:t>
      </w:r>
      <w:r w:rsidRPr="00122FBC">
        <w:rPr>
          <w:sz w:val="24"/>
          <w:szCs w:val="24"/>
        </w:rPr>
        <w:t xml:space="preserve"> despair</w:t>
      </w:r>
      <w:r w:rsidR="00721A76">
        <w:rPr>
          <w:sz w:val="24"/>
          <w:szCs w:val="24"/>
        </w:rPr>
        <w:t xml:space="preserve"> and</w:t>
      </w:r>
      <w:r w:rsidR="00DF4281">
        <w:rPr>
          <w:sz w:val="24"/>
          <w:szCs w:val="24"/>
        </w:rPr>
        <w:t xml:space="preserve"> in</w:t>
      </w:r>
      <w:r w:rsidR="00721A76">
        <w:rPr>
          <w:sz w:val="24"/>
          <w:szCs w:val="24"/>
        </w:rPr>
        <w:t xml:space="preserve"> times of </w:t>
      </w:r>
      <w:r w:rsidRPr="00122FBC">
        <w:rPr>
          <w:sz w:val="24"/>
          <w:szCs w:val="24"/>
        </w:rPr>
        <w:t>trouble.</w:t>
      </w:r>
    </w:p>
    <w:p w14:paraId="3898AA55" w14:textId="3B22A180" w:rsidR="003429D7" w:rsidRDefault="003429D7" w:rsidP="003429D7">
      <w:pPr>
        <w:pStyle w:val="ListParagraph"/>
        <w:numPr>
          <w:ilvl w:val="0"/>
          <w:numId w:val="106"/>
        </w:numPr>
        <w:spacing w:after="200" w:line="276" w:lineRule="auto"/>
        <w:jc w:val="left"/>
        <w:rPr>
          <w:sz w:val="24"/>
          <w:szCs w:val="24"/>
        </w:rPr>
      </w:pPr>
      <w:r w:rsidRPr="00122FBC">
        <w:rPr>
          <w:sz w:val="24"/>
          <w:szCs w:val="24"/>
        </w:rPr>
        <w:t>Lamentations 2:19</w:t>
      </w:r>
      <w:r w:rsidR="00DF4281">
        <w:rPr>
          <w:sz w:val="24"/>
          <w:szCs w:val="24"/>
        </w:rPr>
        <w:t>;</w:t>
      </w:r>
      <w:r w:rsidRPr="00122FBC">
        <w:rPr>
          <w:sz w:val="24"/>
          <w:szCs w:val="24"/>
        </w:rPr>
        <w:t xml:space="preserve"> Isaiah 49:</w:t>
      </w:r>
      <w:r w:rsidR="00C76383">
        <w:rPr>
          <w:sz w:val="24"/>
          <w:szCs w:val="24"/>
        </w:rPr>
        <w:t>22-</w:t>
      </w:r>
      <w:r w:rsidRPr="00122FBC">
        <w:rPr>
          <w:sz w:val="24"/>
          <w:szCs w:val="24"/>
        </w:rPr>
        <w:t>25</w:t>
      </w:r>
      <w:r w:rsidR="00DF4281">
        <w:rPr>
          <w:sz w:val="24"/>
          <w:szCs w:val="24"/>
        </w:rPr>
        <w:t>,</w:t>
      </w:r>
      <w:r w:rsidR="00721A76">
        <w:rPr>
          <w:sz w:val="24"/>
          <w:szCs w:val="24"/>
        </w:rPr>
        <w:t xml:space="preserve"> 5</w:t>
      </w:r>
      <w:r w:rsidRPr="00122FBC">
        <w:rPr>
          <w:sz w:val="24"/>
          <w:szCs w:val="24"/>
        </w:rPr>
        <w:t>4:</w:t>
      </w:r>
      <w:r w:rsidR="00C76383">
        <w:rPr>
          <w:sz w:val="24"/>
          <w:szCs w:val="24"/>
        </w:rPr>
        <w:t xml:space="preserve">1-5, </w:t>
      </w:r>
      <w:r w:rsidRPr="00122FBC">
        <w:rPr>
          <w:sz w:val="24"/>
          <w:szCs w:val="24"/>
        </w:rPr>
        <w:t>13</w:t>
      </w:r>
      <w:r w:rsidR="00DF4281">
        <w:rPr>
          <w:sz w:val="24"/>
          <w:szCs w:val="24"/>
        </w:rPr>
        <w:t>; 3 John 2-5: Pray for our physical and spiritual</w:t>
      </w:r>
      <w:r w:rsidRPr="00122FBC">
        <w:rPr>
          <w:sz w:val="24"/>
          <w:szCs w:val="24"/>
        </w:rPr>
        <w:t xml:space="preserve"> children</w:t>
      </w:r>
      <w:r w:rsidR="00DF4281">
        <w:rPr>
          <w:sz w:val="24"/>
          <w:szCs w:val="24"/>
        </w:rPr>
        <w:t>.</w:t>
      </w:r>
    </w:p>
    <w:p w14:paraId="259ABB22" w14:textId="77777777" w:rsidR="005B56F0" w:rsidRPr="00122FBC" w:rsidRDefault="005B56F0" w:rsidP="005B56F0">
      <w:pPr>
        <w:pStyle w:val="ListParagraph"/>
        <w:spacing w:after="200" w:line="276" w:lineRule="auto"/>
        <w:ind w:left="1440" w:firstLine="0"/>
        <w:jc w:val="left"/>
        <w:rPr>
          <w:sz w:val="24"/>
          <w:szCs w:val="24"/>
        </w:rPr>
      </w:pPr>
    </w:p>
    <w:p w14:paraId="48F2696C" w14:textId="77777777" w:rsidR="00422644" w:rsidRDefault="003429D7" w:rsidP="00510C77">
      <w:pPr>
        <w:pStyle w:val="ListParagraph"/>
        <w:ind w:left="0" w:right="-288" w:firstLine="720"/>
        <w:rPr>
          <w:sz w:val="24"/>
          <w:szCs w:val="24"/>
        </w:rPr>
      </w:pPr>
      <w:r w:rsidRPr="00122FBC">
        <w:rPr>
          <w:sz w:val="24"/>
          <w:szCs w:val="24"/>
        </w:rPr>
        <w:t xml:space="preserve"> </w:t>
      </w:r>
      <w:r w:rsidR="00890B3A">
        <w:rPr>
          <w:sz w:val="24"/>
          <w:szCs w:val="24"/>
        </w:rPr>
        <w:t xml:space="preserve">We began this training with the lesson on Signs of Life. Answered prayer was the last sign we looked at. </w:t>
      </w:r>
      <w:r w:rsidR="00890B3A" w:rsidRPr="00122FBC">
        <w:rPr>
          <w:sz w:val="24"/>
          <w:szCs w:val="24"/>
        </w:rPr>
        <w:t xml:space="preserve">Without the blessed assurance that we are </w:t>
      </w:r>
      <w:r w:rsidR="00890B3A">
        <w:rPr>
          <w:sz w:val="24"/>
          <w:szCs w:val="24"/>
        </w:rPr>
        <w:t>God’s children, we</w:t>
      </w:r>
      <w:r w:rsidR="00890B3A" w:rsidRPr="00122FBC">
        <w:rPr>
          <w:sz w:val="24"/>
          <w:szCs w:val="24"/>
        </w:rPr>
        <w:t xml:space="preserve"> cannot come to Him in confidence when we pray.</w:t>
      </w:r>
      <w:r w:rsidR="00890B3A">
        <w:rPr>
          <w:sz w:val="24"/>
          <w:szCs w:val="24"/>
        </w:rPr>
        <w:t xml:space="preserve"> </w:t>
      </w:r>
    </w:p>
    <w:p w14:paraId="4E458E1F" w14:textId="592F68A6" w:rsidR="00A0411C" w:rsidRDefault="00890B3A" w:rsidP="00510C77">
      <w:pPr>
        <w:pStyle w:val="ListParagraph"/>
        <w:ind w:left="0" w:right="-288" w:firstLine="720"/>
        <w:rPr>
          <w:sz w:val="24"/>
          <w:szCs w:val="24"/>
        </w:rPr>
      </w:pPr>
      <w:r w:rsidRPr="00122FBC">
        <w:rPr>
          <w:sz w:val="24"/>
          <w:szCs w:val="24"/>
        </w:rPr>
        <w:t>In the Hebrew</w:t>
      </w:r>
      <w:r>
        <w:rPr>
          <w:sz w:val="24"/>
          <w:szCs w:val="24"/>
        </w:rPr>
        <w:t xml:space="preserve"> and Greek</w:t>
      </w:r>
      <w:r w:rsidRPr="00122FBC">
        <w:rPr>
          <w:sz w:val="24"/>
          <w:szCs w:val="24"/>
        </w:rPr>
        <w:t xml:space="preserve"> language</w:t>
      </w:r>
      <w:r>
        <w:rPr>
          <w:sz w:val="24"/>
          <w:szCs w:val="24"/>
        </w:rPr>
        <w:t>s</w:t>
      </w:r>
      <w:r w:rsidR="00217661">
        <w:rPr>
          <w:sz w:val="24"/>
          <w:szCs w:val="24"/>
        </w:rPr>
        <w:t>,</w:t>
      </w:r>
      <w:r w:rsidRPr="00122FBC">
        <w:rPr>
          <w:sz w:val="24"/>
          <w:szCs w:val="24"/>
        </w:rPr>
        <w:t xml:space="preserve"> the word</w:t>
      </w:r>
      <w:r>
        <w:rPr>
          <w:sz w:val="24"/>
          <w:szCs w:val="24"/>
        </w:rPr>
        <w:t xml:space="preserve">s </w:t>
      </w:r>
      <w:r w:rsidRPr="00217661">
        <w:rPr>
          <w:i/>
          <w:sz w:val="24"/>
          <w:szCs w:val="24"/>
        </w:rPr>
        <w:t>house</w:t>
      </w:r>
      <w:r>
        <w:rPr>
          <w:sz w:val="24"/>
          <w:szCs w:val="24"/>
        </w:rPr>
        <w:t xml:space="preserve"> and </w:t>
      </w:r>
      <w:r w:rsidRPr="00217661">
        <w:rPr>
          <w:i/>
          <w:sz w:val="24"/>
          <w:szCs w:val="24"/>
        </w:rPr>
        <w:t>family</w:t>
      </w:r>
      <w:r>
        <w:rPr>
          <w:sz w:val="24"/>
          <w:szCs w:val="24"/>
        </w:rPr>
        <w:t xml:space="preserve"> are</w:t>
      </w:r>
      <w:r w:rsidRPr="00122FBC">
        <w:rPr>
          <w:sz w:val="24"/>
          <w:szCs w:val="24"/>
        </w:rPr>
        <w:t xml:space="preserve"> interchange</w:t>
      </w:r>
      <w:r w:rsidR="00093DD9">
        <w:rPr>
          <w:sz w:val="24"/>
          <w:szCs w:val="24"/>
        </w:rPr>
        <w:t xml:space="preserve">able. </w:t>
      </w:r>
      <w:r w:rsidR="00422644">
        <w:rPr>
          <w:sz w:val="24"/>
          <w:szCs w:val="24"/>
        </w:rPr>
        <w:t xml:space="preserve">The kingdom of God is advancing every time one precious child is added to His family. Multiplication happens when God’s children are discipled to become part of </w:t>
      </w:r>
      <w:r w:rsidRPr="00811DA5">
        <w:rPr>
          <w:sz w:val="24"/>
          <w:szCs w:val="24"/>
        </w:rPr>
        <w:t xml:space="preserve">His </w:t>
      </w:r>
      <w:r w:rsidR="00811DA5">
        <w:rPr>
          <w:sz w:val="24"/>
          <w:szCs w:val="24"/>
        </w:rPr>
        <w:t>house of prayer</w:t>
      </w:r>
      <w:r w:rsidR="00AF7124">
        <w:rPr>
          <w:sz w:val="24"/>
          <w:szCs w:val="24"/>
        </w:rPr>
        <w:t xml:space="preserve"> for all nations. When at last His kingdom comes and His will is done on earth all the prayers of the saints will be answered here is the family portrait: </w:t>
      </w:r>
      <w:r w:rsidR="00510C77" w:rsidRPr="00AF7124">
        <w:rPr>
          <w:b/>
          <w:sz w:val="24"/>
          <w:szCs w:val="24"/>
        </w:rPr>
        <w:t>Revelation 5:8-9</w:t>
      </w:r>
      <w:r w:rsidRPr="00510C77">
        <w:rPr>
          <w:sz w:val="24"/>
          <w:szCs w:val="24"/>
        </w:rPr>
        <w:t>.</w:t>
      </w:r>
      <w:r>
        <w:rPr>
          <w:i/>
          <w:sz w:val="24"/>
          <w:szCs w:val="24"/>
        </w:rPr>
        <w:t xml:space="preserve"> </w:t>
      </w:r>
    </w:p>
    <w:p w14:paraId="49090001" w14:textId="77777777" w:rsidR="00A0411C" w:rsidRDefault="00A0411C" w:rsidP="00510C77">
      <w:pPr>
        <w:pStyle w:val="ListParagraph"/>
        <w:ind w:left="0" w:right="-288" w:firstLine="720"/>
        <w:rPr>
          <w:sz w:val="24"/>
          <w:szCs w:val="24"/>
        </w:rPr>
      </w:pPr>
    </w:p>
    <w:p w14:paraId="01B172DC" w14:textId="641AEF59" w:rsidR="00093DD9" w:rsidRPr="00093DD9" w:rsidRDefault="00A0411C" w:rsidP="00510C77">
      <w:pPr>
        <w:pStyle w:val="ListParagraph"/>
        <w:ind w:left="0" w:right="-288" w:firstLine="720"/>
        <w:rPr>
          <w:sz w:val="24"/>
          <w:szCs w:val="24"/>
        </w:rPr>
      </w:pPr>
      <w:r>
        <w:rPr>
          <w:sz w:val="24"/>
          <w:szCs w:val="24"/>
        </w:rPr>
        <w:t>A</w:t>
      </w:r>
      <w:r w:rsidR="00093DD9">
        <w:rPr>
          <w:sz w:val="24"/>
          <w:szCs w:val="24"/>
        </w:rPr>
        <w:t xml:space="preserve">s we conclude our training, how are we to appropriate all this truth? By being disciple-makers who teach others to pray. This we do, by praying with them and for them. Now sisters, </w:t>
      </w:r>
      <w:r w:rsidR="00811DA5">
        <w:rPr>
          <w:sz w:val="24"/>
          <w:szCs w:val="24"/>
        </w:rPr>
        <w:t>let’s practice His presence and pray</w:t>
      </w:r>
      <w:r w:rsidR="00093DD9">
        <w:rPr>
          <w:sz w:val="24"/>
          <w:szCs w:val="24"/>
        </w:rPr>
        <w:t xml:space="preserve">! </w:t>
      </w:r>
    </w:p>
    <w:p w14:paraId="3BE178FB" w14:textId="0EFF8C78" w:rsidR="003429D7" w:rsidRDefault="003429D7" w:rsidP="003429D7">
      <w:pPr>
        <w:ind w:left="1800"/>
      </w:pPr>
    </w:p>
    <w:p w14:paraId="3E1FE06B" w14:textId="77777777" w:rsidR="004D5DF3" w:rsidRDefault="004D5DF3" w:rsidP="003429D7">
      <w:pPr>
        <w:ind w:left="1800"/>
      </w:pPr>
    </w:p>
    <w:p w14:paraId="2E9CE67E" w14:textId="34D05673" w:rsidR="00946FE0" w:rsidRPr="009C66DF" w:rsidRDefault="00946FE0" w:rsidP="00F90662">
      <w:pPr>
        <w:spacing w:after="0" w:line="265" w:lineRule="auto"/>
        <w:ind w:left="459" w:hanging="10"/>
        <w:jc w:val="center"/>
        <w:rPr>
          <w:szCs w:val="28"/>
        </w:rPr>
      </w:pPr>
      <w:r w:rsidRPr="009C66DF">
        <w:rPr>
          <w:b/>
          <w:szCs w:val="28"/>
        </w:rPr>
        <w:t xml:space="preserve">How Can You </w:t>
      </w:r>
      <w:r>
        <w:rPr>
          <w:b/>
          <w:szCs w:val="28"/>
        </w:rPr>
        <w:t xml:space="preserve">Become a Part of </w:t>
      </w:r>
      <w:r w:rsidRPr="009C66DF">
        <w:rPr>
          <w:b/>
          <w:szCs w:val="28"/>
        </w:rPr>
        <w:t>Catalyst Missions</w:t>
      </w:r>
      <w:r>
        <w:rPr>
          <w:b/>
          <w:szCs w:val="28"/>
        </w:rPr>
        <w:t xml:space="preserve"> Women’s Discipleship</w:t>
      </w:r>
      <w:r w:rsidRPr="009C66DF">
        <w:rPr>
          <w:b/>
          <w:szCs w:val="28"/>
        </w:rPr>
        <w:t>?</w:t>
      </w:r>
    </w:p>
    <w:p w14:paraId="5443426B" w14:textId="77777777" w:rsidR="00946FE0" w:rsidRPr="009C66DF" w:rsidRDefault="00946FE0" w:rsidP="00946FE0">
      <w:pPr>
        <w:spacing w:after="0" w:line="259" w:lineRule="auto"/>
        <w:ind w:left="161" w:firstLine="0"/>
        <w:jc w:val="center"/>
        <w:rPr>
          <w:sz w:val="24"/>
          <w:szCs w:val="24"/>
        </w:rPr>
      </w:pPr>
      <w:r w:rsidRPr="009C66DF">
        <w:rPr>
          <w:b/>
          <w:sz w:val="24"/>
          <w:szCs w:val="24"/>
        </w:rPr>
        <w:t xml:space="preserve"> </w:t>
      </w:r>
    </w:p>
    <w:p w14:paraId="3357EA20" w14:textId="77777777" w:rsidR="00946FE0" w:rsidRPr="009C66DF" w:rsidRDefault="00946FE0" w:rsidP="00946FE0">
      <w:pPr>
        <w:numPr>
          <w:ilvl w:val="0"/>
          <w:numId w:val="7"/>
        </w:numPr>
        <w:spacing w:after="0" w:line="292" w:lineRule="auto"/>
        <w:ind w:hanging="423"/>
        <w:rPr>
          <w:sz w:val="24"/>
          <w:szCs w:val="24"/>
        </w:rPr>
      </w:pPr>
      <w:r w:rsidRPr="009C66DF">
        <w:rPr>
          <w:sz w:val="24"/>
          <w:szCs w:val="24"/>
        </w:rPr>
        <w:t xml:space="preserve">Find one or more faithful women from each country represented who will join one of our cell groups here in the United States. This is a year’s commitment.  </w:t>
      </w:r>
    </w:p>
    <w:p w14:paraId="4EBD8CA4" w14:textId="77777777" w:rsidR="00946FE0" w:rsidRPr="009C66DF" w:rsidRDefault="00946FE0" w:rsidP="00946FE0">
      <w:pPr>
        <w:numPr>
          <w:ilvl w:val="0"/>
          <w:numId w:val="7"/>
        </w:numPr>
        <w:spacing w:after="0" w:line="292" w:lineRule="auto"/>
        <w:ind w:hanging="423"/>
        <w:rPr>
          <w:sz w:val="24"/>
          <w:szCs w:val="24"/>
        </w:rPr>
      </w:pPr>
      <w:r w:rsidRPr="009C66DF">
        <w:rPr>
          <w:sz w:val="24"/>
          <w:szCs w:val="24"/>
        </w:rPr>
        <w:t xml:space="preserve">This person will be faithful and accountable to a woman who is part of Catalyst Women’s Training.  She will, in turn, find one or more women who are willing to learn from her on a weekly or by weekly bases.  </w:t>
      </w:r>
    </w:p>
    <w:p w14:paraId="58C94033" w14:textId="77777777" w:rsidR="00946FE0" w:rsidRPr="009C66DF" w:rsidRDefault="00946FE0" w:rsidP="00946FE0">
      <w:pPr>
        <w:numPr>
          <w:ilvl w:val="0"/>
          <w:numId w:val="7"/>
        </w:numPr>
        <w:spacing w:after="0"/>
        <w:ind w:hanging="423"/>
        <w:rPr>
          <w:sz w:val="24"/>
          <w:szCs w:val="24"/>
        </w:rPr>
      </w:pPr>
      <w:r w:rsidRPr="009C66DF">
        <w:rPr>
          <w:sz w:val="24"/>
          <w:szCs w:val="24"/>
        </w:rPr>
        <w:t xml:space="preserve">These leaders will also find a faithful woman from their own country to invest in. This person will become our regional director for Catalyst Missions Women’s Training.    </w:t>
      </w:r>
    </w:p>
    <w:p w14:paraId="3BB0CF73" w14:textId="77777777" w:rsidR="00946FE0" w:rsidRDefault="00946FE0" w:rsidP="00946FE0">
      <w:pPr>
        <w:numPr>
          <w:ilvl w:val="0"/>
          <w:numId w:val="7"/>
        </w:numPr>
        <w:spacing w:after="0"/>
        <w:ind w:hanging="423"/>
        <w:rPr>
          <w:sz w:val="24"/>
          <w:szCs w:val="24"/>
        </w:rPr>
      </w:pPr>
      <w:r w:rsidRPr="009C66DF">
        <w:rPr>
          <w:sz w:val="24"/>
          <w:szCs w:val="24"/>
        </w:rPr>
        <w:t xml:space="preserve">Let’s brainstorm to find some ways that we can start right now.  </w:t>
      </w:r>
    </w:p>
    <w:p w14:paraId="09135056" w14:textId="77777777" w:rsidR="00946FE0" w:rsidRPr="009C66DF" w:rsidRDefault="00946FE0" w:rsidP="00946FE0">
      <w:pPr>
        <w:spacing w:after="0"/>
        <w:ind w:left="872" w:firstLine="0"/>
        <w:rPr>
          <w:sz w:val="24"/>
          <w:szCs w:val="24"/>
        </w:rPr>
      </w:pPr>
    </w:p>
    <w:p w14:paraId="43ECF919" w14:textId="77777777" w:rsidR="00CB015A" w:rsidRPr="00841AB1" w:rsidRDefault="00CB015A" w:rsidP="00CB015A">
      <w:pPr>
        <w:spacing w:after="35" w:line="265" w:lineRule="auto"/>
        <w:ind w:left="370" w:hanging="10"/>
        <w:jc w:val="center"/>
        <w:rPr>
          <w:rFonts w:asciiTheme="minorHAnsi" w:hAnsiTheme="minorHAnsi" w:cstheme="minorHAnsi"/>
          <w:b/>
          <w:sz w:val="24"/>
          <w:szCs w:val="24"/>
        </w:rPr>
      </w:pPr>
    </w:p>
    <w:p w14:paraId="7ECC29CB" w14:textId="77777777" w:rsidR="00B5799A" w:rsidRPr="00841AB1" w:rsidRDefault="00B5799A" w:rsidP="00B5799A">
      <w:pPr>
        <w:pStyle w:val="Body"/>
        <w:spacing w:after="0" w:line="240" w:lineRule="auto"/>
        <w:ind w:firstLine="619"/>
        <w:jc w:val="both"/>
        <w:rPr>
          <w:rFonts w:asciiTheme="minorHAnsi" w:hAnsiTheme="minorHAnsi" w:cstheme="minorHAnsi"/>
          <w:color w:val="000000"/>
          <w:u w:color="000000"/>
        </w:rPr>
      </w:pPr>
    </w:p>
    <w:p w14:paraId="796C3DFD" w14:textId="77777777" w:rsidR="00B5799A" w:rsidRPr="00841AB1" w:rsidRDefault="00B5799A" w:rsidP="00B5799A">
      <w:pPr>
        <w:pStyle w:val="Body"/>
        <w:spacing w:after="0" w:line="240" w:lineRule="auto"/>
        <w:ind w:firstLine="619"/>
        <w:jc w:val="both"/>
        <w:rPr>
          <w:rFonts w:asciiTheme="minorHAnsi" w:hAnsiTheme="minorHAnsi" w:cstheme="minorHAnsi"/>
          <w:color w:val="000000"/>
          <w:u w:color="000000"/>
        </w:rPr>
      </w:pPr>
    </w:p>
    <w:p w14:paraId="48930CD1" w14:textId="77777777" w:rsidR="00B5799A" w:rsidRPr="00841AB1" w:rsidRDefault="00B5799A" w:rsidP="00B5799A">
      <w:pPr>
        <w:pStyle w:val="Body"/>
        <w:spacing w:after="0" w:line="240" w:lineRule="auto"/>
        <w:ind w:firstLine="619"/>
        <w:jc w:val="both"/>
        <w:rPr>
          <w:rFonts w:asciiTheme="minorHAnsi" w:hAnsiTheme="minorHAnsi" w:cstheme="minorHAnsi"/>
          <w:color w:val="000000"/>
          <w:u w:color="000000"/>
        </w:rPr>
      </w:pPr>
    </w:p>
    <w:p w14:paraId="4C5F9C25" w14:textId="77777777" w:rsidR="00B5799A" w:rsidRPr="00841AB1" w:rsidRDefault="00B5799A" w:rsidP="00B5799A">
      <w:pPr>
        <w:pStyle w:val="Body"/>
        <w:spacing w:after="0" w:line="240" w:lineRule="auto"/>
        <w:ind w:firstLine="619"/>
        <w:jc w:val="both"/>
        <w:rPr>
          <w:rFonts w:asciiTheme="minorHAnsi" w:hAnsiTheme="minorHAnsi" w:cstheme="minorHAnsi"/>
          <w:color w:val="000000"/>
          <w:u w:color="000000"/>
        </w:rPr>
      </w:pPr>
    </w:p>
    <w:p w14:paraId="0AF618B4" w14:textId="77777777" w:rsidR="00CB015A" w:rsidRPr="00841AB1" w:rsidRDefault="00CB015A" w:rsidP="00B5799A">
      <w:pPr>
        <w:pStyle w:val="Style1"/>
        <w:spacing w:line="240" w:lineRule="auto"/>
        <w:rPr>
          <w:rStyle w:val="normaltextrun"/>
          <w:rFonts w:asciiTheme="minorHAnsi" w:hAnsiTheme="minorHAnsi" w:cstheme="minorHAnsi"/>
          <w:bCs/>
          <w:sz w:val="24"/>
          <w:szCs w:val="24"/>
          <w:lang w:val="en"/>
        </w:rPr>
      </w:pPr>
      <w:bookmarkStart w:id="1070" w:name="_Hlk528052845"/>
    </w:p>
    <w:bookmarkEnd w:id="1070"/>
    <w:p w14:paraId="1E1E5C07" w14:textId="77777777" w:rsidR="001E2F68" w:rsidRPr="00841AB1" w:rsidRDefault="001E2F68">
      <w:pPr>
        <w:spacing w:after="274" w:line="259" w:lineRule="auto"/>
        <w:ind w:left="101" w:firstLine="0"/>
        <w:jc w:val="left"/>
        <w:rPr>
          <w:rFonts w:asciiTheme="minorHAnsi" w:hAnsiTheme="minorHAnsi" w:cstheme="minorHAnsi"/>
          <w:sz w:val="24"/>
          <w:szCs w:val="24"/>
        </w:rPr>
      </w:pPr>
    </w:p>
    <w:p w14:paraId="0DBD3996" w14:textId="77777777" w:rsidR="001E2F68" w:rsidRPr="00841AB1" w:rsidRDefault="00AD4725">
      <w:pPr>
        <w:spacing w:after="0" w:line="259" w:lineRule="auto"/>
        <w:ind w:left="101" w:firstLine="0"/>
        <w:jc w:val="left"/>
        <w:rPr>
          <w:rFonts w:asciiTheme="minorHAnsi" w:hAnsiTheme="minorHAnsi" w:cstheme="minorHAnsi"/>
          <w:sz w:val="24"/>
          <w:szCs w:val="24"/>
        </w:rPr>
      </w:pPr>
      <w:r w:rsidRPr="00841AB1">
        <w:rPr>
          <w:rFonts w:asciiTheme="minorHAnsi" w:hAnsiTheme="minorHAnsi" w:cstheme="minorHAnsi"/>
          <w:b/>
          <w:sz w:val="24"/>
          <w:szCs w:val="24"/>
        </w:rPr>
        <w:t xml:space="preserve"> </w:t>
      </w:r>
    </w:p>
    <w:p w14:paraId="2F56D615" w14:textId="77777777" w:rsidR="001E2F68" w:rsidRPr="00841AB1" w:rsidRDefault="00AD4725">
      <w:pPr>
        <w:spacing w:after="8050" w:line="259" w:lineRule="auto"/>
        <w:ind w:left="101" w:firstLine="0"/>
        <w:jc w:val="left"/>
        <w:rPr>
          <w:rFonts w:asciiTheme="minorHAnsi" w:hAnsiTheme="minorHAnsi" w:cstheme="minorHAnsi"/>
          <w:sz w:val="24"/>
          <w:szCs w:val="24"/>
        </w:rPr>
      </w:pPr>
      <w:r w:rsidRPr="00841AB1">
        <w:rPr>
          <w:rFonts w:asciiTheme="minorHAnsi" w:hAnsiTheme="minorHAnsi" w:cstheme="minorHAnsi"/>
          <w:b/>
          <w:sz w:val="24"/>
          <w:szCs w:val="24"/>
        </w:rPr>
        <w:t xml:space="preserve"> </w:t>
      </w:r>
    </w:p>
    <w:p w14:paraId="315FAC03" w14:textId="77777777" w:rsidR="001E2F68" w:rsidRDefault="00AD4725">
      <w:pPr>
        <w:spacing w:after="0" w:line="259" w:lineRule="auto"/>
        <w:ind w:left="0" w:firstLine="0"/>
        <w:jc w:val="left"/>
      </w:pPr>
      <w:r>
        <w:rPr>
          <w:color w:val="44536A"/>
          <w:sz w:val="24"/>
        </w:rPr>
        <w:t xml:space="preserve"> </w:t>
      </w:r>
    </w:p>
    <w:sectPr w:rsidR="001E2F68">
      <w:footerReference w:type="even" r:id="rId9"/>
      <w:footerReference w:type="default" r:id="rId10"/>
      <w:footerReference w:type="first" r:id="rId11"/>
      <w:pgSz w:w="12240" w:h="15840"/>
      <w:pgMar w:top="1490" w:right="1543" w:bottom="1533" w:left="1541"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7BDA2A" w14:textId="77777777" w:rsidR="00245F76" w:rsidRDefault="00245F76">
      <w:pPr>
        <w:spacing w:after="0" w:line="240" w:lineRule="auto"/>
      </w:pPr>
      <w:r>
        <w:separator/>
      </w:r>
    </w:p>
  </w:endnote>
  <w:endnote w:type="continuationSeparator" w:id="0">
    <w:p w14:paraId="5A7B5DB7" w14:textId="77777777" w:rsidR="00245F76" w:rsidRDefault="00245F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Edwardian Script ITC">
    <w:panose1 w:val="030303020407070D0804"/>
    <w:charset w:val="00"/>
    <w:family w:val="script"/>
    <w:pitch w:val="variable"/>
    <w:sig w:usb0="00000003" w:usb1="00000000" w:usb2="00000000" w:usb3="00000000" w:csb0="00000001" w:csb1="00000000"/>
  </w:font>
  <w:font w:name="Vijaya">
    <w:altName w:val="Tamil Sangam MN"/>
    <w:charset w:val="00"/>
    <w:family w:val="roman"/>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obe Devanagari">
    <w:panose1 w:val="00000000000000000000"/>
    <w:charset w:val="00"/>
    <w:family w:val="roman"/>
    <w:notTrueType/>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1CAA2" w14:textId="77777777" w:rsidR="001C20B8" w:rsidRDefault="001C20B8">
    <w:pPr>
      <w:spacing w:after="0" w:line="259" w:lineRule="auto"/>
      <w:ind w:left="0" w:right="1" w:firstLine="0"/>
      <w:jc w:val="center"/>
    </w:pPr>
    <w:r>
      <w:rPr>
        <w:color w:val="44536A"/>
        <w:sz w:val="24"/>
      </w:rPr>
      <w:fldChar w:fldCharType="begin"/>
    </w:r>
    <w:r>
      <w:rPr>
        <w:color w:val="44536A"/>
        <w:sz w:val="24"/>
      </w:rPr>
      <w:instrText xml:space="preserve"> PAGE   \* MERGEFORMAT </w:instrText>
    </w:r>
    <w:r>
      <w:rPr>
        <w:color w:val="44536A"/>
        <w:sz w:val="24"/>
      </w:rPr>
      <w:fldChar w:fldCharType="separate"/>
    </w:r>
    <w:r>
      <w:rPr>
        <w:color w:val="44536A"/>
        <w:sz w:val="24"/>
      </w:rPr>
      <w:t>1</w:t>
    </w:r>
    <w:r>
      <w:rPr>
        <w:color w:val="44536A"/>
        <w:sz w:val="24"/>
      </w:rPr>
      <w:fldChar w:fldCharType="end"/>
    </w:r>
    <w:r>
      <w:rPr>
        <w:color w:val="44536A"/>
        <w:sz w:val="24"/>
      </w:rPr>
      <w:t xml:space="preserve"> </w:t>
    </w:r>
  </w:p>
  <w:p w14:paraId="5AA79439" w14:textId="77777777" w:rsidR="001C20B8" w:rsidRDefault="001C20B8">
    <w:pPr>
      <w:spacing w:after="0" w:line="259" w:lineRule="auto"/>
      <w:ind w:left="0" w:firstLine="0"/>
      <w:jc w:val="left"/>
    </w:pPr>
    <w:r>
      <w:rPr>
        <w:color w:val="44536A"/>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58121" w14:textId="77777777" w:rsidR="001C20B8" w:rsidRDefault="001C20B8">
    <w:pPr>
      <w:spacing w:after="0" w:line="259" w:lineRule="auto"/>
      <w:ind w:left="0" w:right="1" w:firstLine="0"/>
      <w:jc w:val="center"/>
    </w:pPr>
    <w:r>
      <w:rPr>
        <w:color w:val="44536A"/>
        <w:sz w:val="24"/>
      </w:rPr>
      <w:fldChar w:fldCharType="begin"/>
    </w:r>
    <w:r>
      <w:rPr>
        <w:color w:val="44536A"/>
        <w:sz w:val="24"/>
      </w:rPr>
      <w:instrText xml:space="preserve"> PAGE   \* MERGEFORMAT </w:instrText>
    </w:r>
    <w:r>
      <w:rPr>
        <w:color w:val="44536A"/>
        <w:sz w:val="24"/>
      </w:rPr>
      <w:fldChar w:fldCharType="separate"/>
    </w:r>
    <w:r>
      <w:rPr>
        <w:color w:val="44536A"/>
        <w:sz w:val="24"/>
      </w:rPr>
      <w:t>1</w:t>
    </w:r>
    <w:r>
      <w:rPr>
        <w:color w:val="44536A"/>
        <w:sz w:val="24"/>
      </w:rPr>
      <w:fldChar w:fldCharType="end"/>
    </w:r>
    <w:r>
      <w:rPr>
        <w:color w:val="44536A"/>
        <w:sz w:val="24"/>
      </w:rPr>
      <w:t xml:space="preserve"> </w:t>
    </w:r>
  </w:p>
  <w:p w14:paraId="6F77CA65" w14:textId="77777777" w:rsidR="001C20B8" w:rsidRDefault="001C20B8">
    <w:pPr>
      <w:spacing w:after="0" w:line="259" w:lineRule="auto"/>
      <w:ind w:left="0" w:firstLine="0"/>
      <w:jc w:val="left"/>
    </w:pPr>
    <w:r>
      <w:rPr>
        <w:color w:val="44536A"/>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4CE4A" w14:textId="77777777" w:rsidR="001C20B8" w:rsidRDefault="001C20B8">
    <w:pPr>
      <w:spacing w:after="0" w:line="259" w:lineRule="auto"/>
      <w:ind w:left="0" w:right="1" w:firstLine="0"/>
      <w:jc w:val="center"/>
    </w:pPr>
    <w:r>
      <w:rPr>
        <w:color w:val="44536A"/>
        <w:sz w:val="24"/>
      </w:rPr>
      <w:fldChar w:fldCharType="begin"/>
    </w:r>
    <w:r>
      <w:rPr>
        <w:color w:val="44536A"/>
        <w:sz w:val="24"/>
      </w:rPr>
      <w:instrText xml:space="preserve"> PAGE   \* MERGEFORMAT </w:instrText>
    </w:r>
    <w:r>
      <w:rPr>
        <w:color w:val="44536A"/>
        <w:sz w:val="24"/>
      </w:rPr>
      <w:fldChar w:fldCharType="separate"/>
    </w:r>
    <w:r>
      <w:rPr>
        <w:color w:val="44536A"/>
        <w:sz w:val="24"/>
      </w:rPr>
      <w:t>1</w:t>
    </w:r>
    <w:r>
      <w:rPr>
        <w:color w:val="44536A"/>
        <w:sz w:val="24"/>
      </w:rPr>
      <w:fldChar w:fldCharType="end"/>
    </w:r>
    <w:r>
      <w:rPr>
        <w:color w:val="44536A"/>
        <w:sz w:val="24"/>
      </w:rPr>
      <w:t xml:space="preserve"> </w:t>
    </w:r>
  </w:p>
  <w:p w14:paraId="49FACC57" w14:textId="77777777" w:rsidR="001C20B8" w:rsidRDefault="001C20B8">
    <w:pPr>
      <w:spacing w:after="0" w:line="259" w:lineRule="auto"/>
      <w:ind w:left="0" w:firstLine="0"/>
      <w:jc w:val="left"/>
    </w:pPr>
    <w:r>
      <w:rPr>
        <w:color w:val="44536A"/>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367F0" w14:textId="77777777" w:rsidR="00245F76" w:rsidRDefault="00245F76">
      <w:pPr>
        <w:spacing w:after="0" w:line="240" w:lineRule="auto"/>
      </w:pPr>
      <w:r>
        <w:separator/>
      </w:r>
    </w:p>
  </w:footnote>
  <w:footnote w:type="continuationSeparator" w:id="0">
    <w:p w14:paraId="67002987" w14:textId="77777777" w:rsidR="00245F76" w:rsidRDefault="00245F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C987B4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43775A"/>
    <w:multiLevelType w:val="hybridMultilevel"/>
    <w:tmpl w:val="16228BA2"/>
    <w:lvl w:ilvl="0" w:tplc="6F800F02">
      <w:start w:val="1"/>
      <w:numFmt w:val="decimal"/>
      <w:lvlText w:val="%1."/>
      <w:lvlJc w:val="left"/>
      <w:pPr>
        <w:ind w:left="7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672D56A">
      <w:start w:val="1"/>
      <w:numFmt w:val="lowerLetter"/>
      <w:lvlText w:val="%2"/>
      <w:lvlJc w:val="left"/>
      <w:pPr>
        <w:ind w:left="13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B46BEF8">
      <w:start w:val="1"/>
      <w:numFmt w:val="lowerRoman"/>
      <w:lvlText w:val="%3"/>
      <w:lvlJc w:val="left"/>
      <w:pPr>
        <w:ind w:left="20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49AC06C">
      <w:start w:val="1"/>
      <w:numFmt w:val="decimal"/>
      <w:lvlText w:val="%4"/>
      <w:lvlJc w:val="left"/>
      <w:pPr>
        <w:ind w:left="27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0AA4322">
      <w:start w:val="1"/>
      <w:numFmt w:val="lowerLetter"/>
      <w:lvlText w:val="%5"/>
      <w:lvlJc w:val="left"/>
      <w:pPr>
        <w:ind w:left="34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568E296">
      <w:start w:val="1"/>
      <w:numFmt w:val="lowerRoman"/>
      <w:lvlText w:val="%6"/>
      <w:lvlJc w:val="left"/>
      <w:pPr>
        <w:ind w:left="42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6F4DCE4">
      <w:start w:val="1"/>
      <w:numFmt w:val="decimal"/>
      <w:lvlText w:val="%7"/>
      <w:lvlJc w:val="left"/>
      <w:pPr>
        <w:ind w:left="49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C00D4BA">
      <w:start w:val="1"/>
      <w:numFmt w:val="lowerLetter"/>
      <w:lvlText w:val="%8"/>
      <w:lvlJc w:val="left"/>
      <w:pPr>
        <w:ind w:left="56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65526BEA">
      <w:start w:val="1"/>
      <w:numFmt w:val="lowerRoman"/>
      <w:lvlText w:val="%9"/>
      <w:lvlJc w:val="left"/>
      <w:pPr>
        <w:ind w:left="63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3BD27DE"/>
    <w:multiLevelType w:val="hybridMultilevel"/>
    <w:tmpl w:val="38766C3E"/>
    <w:lvl w:ilvl="0" w:tplc="FED4C192">
      <w:start w:val="1"/>
      <w:numFmt w:val="bullet"/>
      <w:lvlText w:val="•"/>
      <w:lvlJc w:val="left"/>
      <w:pPr>
        <w:ind w:left="36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DF4201"/>
    <w:multiLevelType w:val="hybridMultilevel"/>
    <w:tmpl w:val="B2A618F8"/>
    <w:lvl w:ilvl="0" w:tplc="130C1622">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4" w15:restartNumberingAfterBreak="0">
    <w:nsid w:val="03F90BCB"/>
    <w:multiLevelType w:val="hybridMultilevel"/>
    <w:tmpl w:val="331038B6"/>
    <w:lvl w:ilvl="0" w:tplc="E8DCF26A">
      <w:start w:val="1"/>
      <w:numFmt w:val="bullet"/>
      <w:lvlText w:val="*"/>
      <w:lvlJc w:val="left"/>
      <w:pPr>
        <w:ind w:left="295"/>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6AF0E66C">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7452F936">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53626DA4">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C698488E">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C352D6DA">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0B645FC2">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0ADE6C4A">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E202E9AE">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5" w15:restartNumberingAfterBreak="0">
    <w:nsid w:val="04F9716D"/>
    <w:multiLevelType w:val="hybridMultilevel"/>
    <w:tmpl w:val="F862884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05A96618"/>
    <w:multiLevelType w:val="hybridMultilevel"/>
    <w:tmpl w:val="E3B63C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B3484D"/>
    <w:multiLevelType w:val="hybridMultilevel"/>
    <w:tmpl w:val="CA825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FA7866"/>
    <w:multiLevelType w:val="hybridMultilevel"/>
    <w:tmpl w:val="65C00806"/>
    <w:lvl w:ilvl="0" w:tplc="518A9EAE">
      <w:start w:val="1"/>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F7C19EA">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72D61D3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2C340DE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84D4634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8D6A8E8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4F3E8C8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CE9CE91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A5A09C46">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9" w15:restartNumberingAfterBreak="0">
    <w:nsid w:val="08030F2C"/>
    <w:multiLevelType w:val="hybridMultilevel"/>
    <w:tmpl w:val="875C7BC2"/>
    <w:lvl w:ilvl="0" w:tplc="434E6096">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D4423A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20F0E45C">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390882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B448DA6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3CC24B3A">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88B04F50">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4DA616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762E273A">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0" w15:restartNumberingAfterBreak="0">
    <w:nsid w:val="0824723E"/>
    <w:multiLevelType w:val="hybridMultilevel"/>
    <w:tmpl w:val="8410BD7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08FF3ED5"/>
    <w:multiLevelType w:val="hybridMultilevel"/>
    <w:tmpl w:val="4C98D7B2"/>
    <w:lvl w:ilvl="0" w:tplc="875C7788">
      <w:start w:val="1"/>
      <w:numFmt w:val="bullet"/>
      <w:lvlText w:val="*"/>
      <w:lvlJc w:val="left"/>
      <w:pPr>
        <w:ind w:left="663"/>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105AA22A">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D2828648">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E4868588">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1B5E3C22">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38A69BFE">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EAF0AC5C">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C44AEBC2">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0A9445C0">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12" w15:restartNumberingAfterBreak="0">
    <w:nsid w:val="0A4F270A"/>
    <w:multiLevelType w:val="hybridMultilevel"/>
    <w:tmpl w:val="EC1A5B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B044EEF"/>
    <w:multiLevelType w:val="hybridMultilevel"/>
    <w:tmpl w:val="D02A5A9A"/>
    <w:lvl w:ilvl="0" w:tplc="2C60E706">
      <w:start w:val="1"/>
      <w:numFmt w:val="bullet"/>
      <w:lvlText w:val="*"/>
      <w:lvlJc w:val="left"/>
      <w:pPr>
        <w:ind w:left="936"/>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5E5C5F26">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912239B4">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0E1A66F2">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DF204F8A">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F3D4C09E">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F1CA9B0C">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80C6AEE4">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F74A8C90">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14" w15:restartNumberingAfterBreak="0">
    <w:nsid w:val="0DA94735"/>
    <w:multiLevelType w:val="hybridMultilevel"/>
    <w:tmpl w:val="E68C0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B2057"/>
    <w:multiLevelType w:val="hybridMultilevel"/>
    <w:tmpl w:val="5086A556"/>
    <w:lvl w:ilvl="0" w:tplc="31BEAD5A">
      <w:start w:val="1"/>
      <w:numFmt w:val="bullet"/>
      <w:lvlText w:val=""/>
      <w:lvlJc w:val="center"/>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10775EE"/>
    <w:multiLevelType w:val="hybridMultilevel"/>
    <w:tmpl w:val="8E421B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4C4028"/>
    <w:multiLevelType w:val="hybridMultilevel"/>
    <w:tmpl w:val="EE0244E8"/>
    <w:lvl w:ilvl="0" w:tplc="C7AC9846">
      <w:start w:val="1"/>
      <w:numFmt w:val="bullet"/>
      <w:lvlText w:val="*"/>
      <w:lvlJc w:val="left"/>
      <w:pPr>
        <w:ind w:left="622"/>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3850BF66">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4A2AA7E4">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8A2ADA60">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2A5218E2">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0E205E76">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2D5A1970">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2CC4C802">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8ABCD3E2">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18" w15:restartNumberingAfterBreak="0">
    <w:nsid w:val="144D0849"/>
    <w:multiLevelType w:val="hybridMultilevel"/>
    <w:tmpl w:val="EF3C99D2"/>
    <w:lvl w:ilvl="0" w:tplc="8A78B908">
      <w:start w:val="6"/>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5D6235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DB7242A8">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8D86B44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C0D43BB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6A09D2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62EC739A">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6D5A871C">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CB06289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9" w15:restartNumberingAfterBreak="0">
    <w:nsid w:val="14761636"/>
    <w:multiLevelType w:val="hybridMultilevel"/>
    <w:tmpl w:val="B0F08962"/>
    <w:lvl w:ilvl="0" w:tplc="8A0083D4">
      <w:start w:val="1"/>
      <w:numFmt w:val="bullet"/>
      <w:lvlText w:val="•"/>
      <w:lvlJc w:val="left"/>
      <w:pPr>
        <w:ind w:left="1080" w:hanging="36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5936005"/>
    <w:multiLevelType w:val="hybridMultilevel"/>
    <w:tmpl w:val="07C2DF72"/>
    <w:lvl w:ilvl="0" w:tplc="31BEAD5A">
      <w:start w:val="1"/>
      <w:numFmt w:val="bullet"/>
      <w:lvlText w:val=""/>
      <w:lvlJc w:val="center"/>
      <w:pPr>
        <w:ind w:left="780" w:hanging="360"/>
      </w:pPr>
      <w:rPr>
        <w:rFonts w:ascii="Symbol" w:hAnsi="Symbol" w:hint="default"/>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18855C7F"/>
    <w:multiLevelType w:val="hybridMultilevel"/>
    <w:tmpl w:val="6E124108"/>
    <w:lvl w:ilvl="0" w:tplc="3796D6BE">
      <w:start w:val="1"/>
      <w:numFmt w:val="decimal"/>
      <w:lvlText w:val="%1."/>
      <w:lvlJc w:val="left"/>
      <w:pPr>
        <w:ind w:left="12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4C07B54">
      <w:start w:val="1"/>
      <w:numFmt w:val="lowerLetter"/>
      <w:lvlText w:val="%2"/>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D806F64">
      <w:start w:val="1"/>
      <w:numFmt w:val="lowerRoman"/>
      <w:lvlText w:val="%3"/>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E2FA3814">
      <w:start w:val="1"/>
      <w:numFmt w:val="decimal"/>
      <w:lvlText w:val="%4"/>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07017F8">
      <w:start w:val="1"/>
      <w:numFmt w:val="lowerLetter"/>
      <w:lvlText w:val="%5"/>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D696D7AE">
      <w:start w:val="1"/>
      <w:numFmt w:val="lowerRoman"/>
      <w:lvlText w:val="%6"/>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BD3E7FE0">
      <w:start w:val="1"/>
      <w:numFmt w:val="decimal"/>
      <w:lvlText w:val="%7"/>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DBC35EC">
      <w:start w:val="1"/>
      <w:numFmt w:val="lowerLetter"/>
      <w:lvlText w:val="%8"/>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12AEE2D4">
      <w:start w:val="1"/>
      <w:numFmt w:val="lowerRoman"/>
      <w:lvlText w:val="%9"/>
      <w:lvlJc w:val="left"/>
      <w:pPr>
        <w:ind w:left="68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22" w15:restartNumberingAfterBreak="0">
    <w:nsid w:val="19B90EB3"/>
    <w:multiLevelType w:val="hybridMultilevel"/>
    <w:tmpl w:val="44B4106C"/>
    <w:lvl w:ilvl="0" w:tplc="6FE64196">
      <w:start w:val="1"/>
      <w:numFmt w:val="decimal"/>
      <w:lvlText w:val="%1."/>
      <w:lvlJc w:val="left"/>
      <w:pPr>
        <w:ind w:left="15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715E8448">
      <w:start w:val="1"/>
      <w:numFmt w:val="lowerLetter"/>
      <w:lvlText w:val="%2"/>
      <w:lvlJc w:val="left"/>
      <w:pPr>
        <w:ind w:left="221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6284C61A">
      <w:start w:val="1"/>
      <w:numFmt w:val="lowerRoman"/>
      <w:lvlText w:val="%3"/>
      <w:lvlJc w:val="left"/>
      <w:pPr>
        <w:ind w:left="293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B16810E">
      <w:start w:val="1"/>
      <w:numFmt w:val="decimal"/>
      <w:lvlText w:val="%4"/>
      <w:lvlJc w:val="left"/>
      <w:pPr>
        <w:ind w:left="365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650B29C">
      <w:start w:val="1"/>
      <w:numFmt w:val="lowerLetter"/>
      <w:lvlText w:val="%5"/>
      <w:lvlJc w:val="left"/>
      <w:pPr>
        <w:ind w:left="437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8990CDC0">
      <w:start w:val="1"/>
      <w:numFmt w:val="lowerRoman"/>
      <w:lvlText w:val="%6"/>
      <w:lvlJc w:val="left"/>
      <w:pPr>
        <w:ind w:left="509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D3C23D28">
      <w:start w:val="1"/>
      <w:numFmt w:val="decimal"/>
      <w:lvlText w:val="%7"/>
      <w:lvlJc w:val="left"/>
      <w:pPr>
        <w:ind w:left="581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789A24FE">
      <w:start w:val="1"/>
      <w:numFmt w:val="lowerLetter"/>
      <w:lvlText w:val="%8"/>
      <w:lvlJc w:val="left"/>
      <w:pPr>
        <w:ind w:left="653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8818990C">
      <w:start w:val="1"/>
      <w:numFmt w:val="lowerRoman"/>
      <w:lvlText w:val="%9"/>
      <w:lvlJc w:val="left"/>
      <w:pPr>
        <w:ind w:left="725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23" w15:restartNumberingAfterBreak="0">
    <w:nsid w:val="1BF122D0"/>
    <w:multiLevelType w:val="hybridMultilevel"/>
    <w:tmpl w:val="33CE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356CBA"/>
    <w:multiLevelType w:val="hybridMultilevel"/>
    <w:tmpl w:val="DEE8FF0E"/>
    <w:lvl w:ilvl="0" w:tplc="638AFDE6">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25E876D2">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E326C2F0">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0BC0446E">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BD0ADA08">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27A687AC">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4DC29C48">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FD60F3B2">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838ADB90">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25" w15:restartNumberingAfterBreak="0">
    <w:nsid w:val="2025695E"/>
    <w:multiLevelType w:val="hybridMultilevel"/>
    <w:tmpl w:val="F3489A44"/>
    <w:lvl w:ilvl="0" w:tplc="B22CE3AC">
      <w:start w:val="1"/>
      <w:numFmt w:val="decimal"/>
      <w:lvlText w:val="%1."/>
      <w:lvlJc w:val="left"/>
      <w:pPr>
        <w:ind w:left="68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1" w:tplc="E920ECB4">
      <w:start w:val="1"/>
      <w:numFmt w:val="lowerLetter"/>
      <w:lvlText w:val="%2"/>
      <w:lvlJc w:val="left"/>
      <w:pPr>
        <w:ind w:left="121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2" w:tplc="46BC2286">
      <w:start w:val="1"/>
      <w:numFmt w:val="lowerRoman"/>
      <w:lvlText w:val="%3"/>
      <w:lvlJc w:val="left"/>
      <w:pPr>
        <w:ind w:left="193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3" w:tplc="D410F716">
      <w:start w:val="1"/>
      <w:numFmt w:val="decimal"/>
      <w:lvlText w:val="%4"/>
      <w:lvlJc w:val="left"/>
      <w:pPr>
        <w:ind w:left="265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4" w:tplc="C76CF12E">
      <w:start w:val="1"/>
      <w:numFmt w:val="lowerLetter"/>
      <w:lvlText w:val="%5"/>
      <w:lvlJc w:val="left"/>
      <w:pPr>
        <w:ind w:left="337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5" w:tplc="0C0EB29A">
      <w:start w:val="1"/>
      <w:numFmt w:val="lowerRoman"/>
      <w:lvlText w:val="%6"/>
      <w:lvlJc w:val="left"/>
      <w:pPr>
        <w:ind w:left="409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6" w:tplc="59C06C1E">
      <w:start w:val="1"/>
      <w:numFmt w:val="decimal"/>
      <w:lvlText w:val="%7"/>
      <w:lvlJc w:val="left"/>
      <w:pPr>
        <w:ind w:left="481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7" w:tplc="205E1842">
      <w:start w:val="1"/>
      <w:numFmt w:val="lowerLetter"/>
      <w:lvlText w:val="%8"/>
      <w:lvlJc w:val="left"/>
      <w:pPr>
        <w:ind w:left="553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8" w:tplc="E83002B0">
      <w:start w:val="1"/>
      <w:numFmt w:val="lowerRoman"/>
      <w:lvlText w:val="%9"/>
      <w:lvlJc w:val="left"/>
      <w:pPr>
        <w:ind w:left="625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abstractNum>
  <w:abstractNum w:abstractNumId="26" w15:restartNumberingAfterBreak="0">
    <w:nsid w:val="206B6095"/>
    <w:multiLevelType w:val="hybridMultilevel"/>
    <w:tmpl w:val="E1F65D94"/>
    <w:lvl w:ilvl="0" w:tplc="71FC6704">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65DAE792">
      <w:start w:val="1"/>
      <w:numFmt w:val="bullet"/>
      <w:lvlText w:val="•"/>
      <w:lvlJc w:val="left"/>
      <w:pPr>
        <w:ind w:left="8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D344B56">
      <w:start w:val="1"/>
      <w:numFmt w:val="bullet"/>
      <w:lvlText w:val="▪"/>
      <w:lvlJc w:val="left"/>
      <w:pPr>
        <w:ind w:left="15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EF0DD0C">
      <w:start w:val="1"/>
      <w:numFmt w:val="bullet"/>
      <w:lvlText w:val="•"/>
      <w:lvlJc w:val="left"/>
      <w:pPr>
        <w:ind w:left="22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D5E7606">
      <w:start w:val="1"/>
      <w:numFmt w:val="bullet"/>
      <w:lvlText w:val="o"/>
      <w:lvlJc w:val="left"/>
      <w:pPr>
        <w:ind w:left="29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4D1461BA">
      <w:start w:val="1"/>
      <w:numFmt w:val="bullet"/>
      <w:lvlText w:val="▪"/>
      <w:lvlJc w:val="left"/>
      <w:pPr>
        <w:ind w:left="37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7CEB64A">
      <w:start w:val="1"/>
      <w:numFmt w:val="bullet"/>
      <w:lvlText w:val="•"/>
      <w:lvlJc w:val="left"/>
      <w:pPr>
        <w:ind w:left="44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E05262F8">
      <w:start w:val="1"/>
      <w:numFmt w:val="bullet"/>
      <w:lvlText w:val="o"/>
      <w:lvlJc w:val="left"/>
      <w:pPr>
        <w:ind w:left="51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59405CC">
      <w:start w:val="1"/>
      <w:numFmt w:val="bullet"/>
      <w:lvlText w:val="▪"/>
      <w:lvlJc w:val="left"/>
      <w:pPr>
        <w:ind w:left="58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214809B7"/>
    <w:multiLevelType w:val="hybridMultilevel"/>
    <w:tmpl w:val="6AC0DC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1F318FE"/>
    <w:multiLevelType w:val="hybridMultilevel"/>
    <w:tmpl w:val="FF32B676"/>
    <w:lvl w:ilvl="0" w:tplc="4D2CF27A">
      <w:start w:val="5"/>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BF5A6A82">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97A4D5B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BEEA95D4">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4C22E5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D4EAB34A">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C7CA087A">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7F5454E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F712207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29" w15:restartNumberingAfterBreak="0">
    <w:nsid w:val="223B67CA"/>
    <w:multiLevelType w:val="hybridMultilevel"/>
    <w:tmpl w:val="F12A5B04"/>
    <w:lvl w:ilvl="0" w:tplc="31C02118">
      <w:start w:val="1"/>
      <w:numFmt w:val="bullet"/>
      <w:lvlText w:val="•"/>
      <w:lvlJc w:val="left"/>
      <w:pPr>
        <w:ind w:left="542"/>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F274E242">
      <w:start w:val="5"/>
      <w:numFmt w:val="decimal"/>
      <w:lvlText w:val="%2."/>
      <w:lvlJc w:val="left"/>
      <w:pPr>
        <w:ind w:left="9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8CC29874">
      <w:start w:val="1"/>
      <w:numFmt w:val="lowerRoman"/>
      <w:lvlText w:val="%3"/>
      <w:lvlJc w:val="left"/>
      <w:pPr>
        <w:ind w:left="12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8865042">
      <w:start w:val="1"/>
      <w:numFmt w:val="decimal"/>
      <w:lvlText w:val="%4"/>
      <w:lvlJc w:val="left"/>
      <w:pPr>
        <w:ind w:left="19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0C656AE">
      <w:start w:val="1"/>
      <w:numFmt w:val="lowerLetter"/>
      <w:lvlText w:val="%5"/>
      <w:lvlJc w:val="left"/>
      <w:pPr>
        <w:ind w:left="26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C9F6946C">
      <w:start w:val="1"/>
      <w:numFmt w:val="lowerRoman"/>
      <w:lvlText w:val="%6"/>
      <w:lvlJc w:val="left"/>
      <w:pPr>
        <w:ind w:left="33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9B22D02C">
      <w:start w:val="1"/>
      <w:numFmt w:val="decimal"/>
      <w:lvlText w:val="%7"/>
      <w:lvlJc w:val="left"/>
      <w:pPr>
        <w:ind w:left="41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D116B164">
      <w:start w:val="1"/>
      <w:numFmt w:val="lowerLetter"/>
      <w:lvlText w:val="%8"/>
      <w:lvlJc w:val="left"/>
      <w:pPr>
        <w:ind w:left="48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D374BFD8">
      <w:start w:val="1"/>
      <w:numFmt w:val="lowerRoman"/>
      <w:lvlText w:val="%9"/>
      <w:lvlJc w:val="left"/>
      <w:pPr>
        <w:ind w:left="55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0" w15:restartNumberingAfterBreak="0">
    <w:nsid w:val="22BA7176"/>
    <w:multiLevelType w:val="hybridMultilevel"/>
    <w:tmpl w:val="FA02AB32"/>
    <w:lvl w:ilvl="0" w:tplc="26EEEFFC">
      <w:start w:val="1"/>
      <w:numFmt w:val="decimal"/>
      <w:lvlText w:val="%1"/>
      <w:lvlJc w:val="left"/>
      <w:pPr>
        <w:ind w:left="3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1616AE32">
      <w:start w:val="1"/>
      <w:numFmt w:val="lowerLetter"/>
      <w:lvlText w:val="%2"/>
      <w:lvlJc w:val="left"/>
      <w:pPr>
        <w:ind w:left="6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5B0AFC8C">
      <w:start w:val="1"/>
      <w:numFmt w:val="decimal"/>
      <w:lvlRestart w:val="0"/>
      <w:lvlText w:val="%3."/>
      <w:lvlJc w:val="left"/>
      <w:pPr>
        <w:ind w:left="15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8E6DA3C">
      <w:start w:val="1"/>
      <w:numFmt w:val="decimal"/>
      <w:lvlText w:val="%4"/>
      <w:lvlJc w:val="left"/>
      <w:pPr>
        <w:ind w:left="16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A988B70">
      <w:start w:val="1"/>
      <w:numFmt w:val="lowerLetter"/>
      <w:lvlText w:val="%5"/>
      <w:lvlJc w:val="left"/>
      <w:pPr>
        <w:ind w:left="23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C88403C0">
      <w:start w:val="1"/>
      <w:numFmt w:val="lowerRoman"/>
      <w:lvlText w:val="%6"/>
      <w:lvlJc w:val="left"/>
      <w:pPr>
        <w:ind w:left="30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2E76D4E0">
      <w:start w:val="1"/>
      <w:numFmt w:val="decimal"/>
      <w:lvlText w:val="%7"/>
      <w:lvlJc w:val="left"/>
      <w:pPr>
        <w:ind w:left="37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36524BAE">
      <w:start w:val="1"/>
      <w:numFmt w:val="lowerLetter"/>
      <w:lvlText w:val="%8"/>
      <w:lvlJc w:val="left"/>
      <w:pPr>
        <w:ind w:left="45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D4B486CA">
      <w:start w:val="1"/>
      <w:numFmt w:val="lowerRoman"/>
      <w:lvlText w:val="%9"/>
      <w:lvlJc w:val="left"/>
      <w:pPr>
        <w:ind w:left="52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1" w15:restartNumberingAfterBreak="0">
    <w:nsid w:val="2320351E"/>
    <w:multiLevelType w:val="hybridMultilevel"/>
    <w:tmpl w:val="1E46C506"/>
    <w:lvl w:ilvl="0" w:tplc="F71443BE">
      <w:start w:val="6"/>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21C85F14">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D9BA57EC">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4462C7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A50AF5E6">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3704105A">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AABECB08">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AA841A0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11A2B15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2" w15:restartNumberingAfterBreak="0">
    <w:nsid w:val="232D2552"/>
    <w:multiLevelType w:val="hybridMultilevel"/>
    <w:tmpl w:val="F0BAC29C"/>
    <w:lvl w:ilvl="0" w:tplc="63AC5D8A">
      <w:start w:val="20"/>
      <w:numFmt w:val="decimal"/>
      <w:lvlText w:val="%1."/>
      <w:lvlJc w:val="left"/>
      <w:pPr>
        <w:ind w:left="9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F592AAD2">
      <w:start w:val="1"/>
      <w:numFmt w:val="lowerLetter"/>
      <w:lvlText w:val="%2"/>
      <w:lvlJc w:val="left"/>
      <w:pPr>
        <w:ind w:left="10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D5D86084">
      <w:start w:val="1"/>
      <w:numFmt w:val="lowerRoman"/>
      <w:lvlText w:val="%3"/>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258AA072">
      <w:start w:val="1"/>
      <w:numFmt w:val="decimal"/>
      <w:lvlText w:val="%4"/>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BD1EBD86">
      <w:start w:val="1"/>
      <w:numFmt w:val="lowerLetter"/>
      <w:lvlText w:val="%5"/>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4F4A5ADC">
      <w:start w:val="1"/>
      <w:numFmt w:val="lowerRoman"/>
      <w:lvlText w:val="%6"/>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5444134">
      <w:start w:val="1"/>
      <w:numFmt w:val="decimal"/>
      <w:lvlText w:val="%7"/>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DDCA4564">
      <w:start w:val="1"/>
      <w:numFmt w:val="lowerLetter"/>
      <w:lvlText w:val="%8"/>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5C602212">
      <w:start w:val="1"/>
      <w:numFmt w:val="lowerRoman"/>
      <w:lvlText w:val="%9"/>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3" w15:restartNumberingAfterBreak="0">
    <w:nsid w:val="257B2519"/>
    <w:multiLevelType w:val="hybridMultilevel"/>
    <w:tmpl w:val="B414E7D6"/>
    <w:lvl w:ilvl="0" w:tplc="FED4C192">
      <w:start w:val="1"/>
      <w:numFmt w:val="bullet"/>
      <w:lvlText w:val="•"/>
      <w:lvlJc w:val="left"/>
      <w:pPr>
        <w:ind w:left="36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6AD03D2"/>
    <w:multiLevelType w:val="hybridMultilevel"/>
    <w:tmpl w:val="6DA0EFA2"/>
    <w:lvl w:ilvl="0" w:tplc="C49E63DC">
      <w:start w:val="1"/>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83944FD4">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02E8EE68">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8B2C999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AC282CC8">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5094D17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4530B8D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8B164E7E">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94EC951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35" w15:restartNumberingAfterBreak="0">
    <w:nsid w:val="27FF1013"/>
    <w:multiLevelType w:val="hybridMultilevel"/>
    <w:tmpl w:val="F92819BC"/>
    <w:lvl w:ilvl="0" w:tplc="FED4C192">
      <w:start w:val="1"/>
      <w:numFmt w:val="bullet"/>
      <w:lvlText w:val="•"/>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4212DA"/>
    <w:multiLevelType w:val="hybridMultilevel"/>
    <w:tmpl w:val="B48CD0DC"/>
    <w:lvl w:ilvl="0" w:tplc="8A0083D4">
      <w:start w:val="1"/>
      <w:numFmt w:val="bullet"/>
      <w:lvlText w:val="•"/>
      <w:lvlJc w:val="left"/>
      <w:pPr>
        <w:ind w:left="1080" w:hanging="36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9F84E18"/>
    <w:multiLevelType w:val="hybridMultilevel"/>
    <w:tmpl w:val="6E3455FE"/>
    <w:lvl w:ilvl="0" w:tplc="6E588EF4">
      <w:start w:val="11"/>
      <w:numFmt w:val="decimal"/>
      <w:lvlText w:val="%1."/>
      <w:lvlJc w:val="left"/>
      <w:pPr>
        <w:ind w:left="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1EA1C46">
      <w:start w:val="1"/>
      <w:numFmt w:val="lowerLetter"/>
      <w:lvlText w:val="%2"/>
      <w:lvlJc w:val="left"/>
      <w:pPr>
        <w:ind w:left="13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C4AA9FE">
      <w:start w:val="1"/>
      <w:numFmt w:val="lowerRoman"/>
      <w:lvlText w:val="%3"/>
      <w:lvlJc w:val="left"/>
      <w:pPr>
        <w:ind w:left="20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0A00D02">
      <w:start w:val="1"/>
      <w:numFmt w:val="decimal"/>
      <w:lvlText w:val="%4"/>
      <w:lvlJc w:val="left"/>
      <w:pPr>
        <w:ind w:left="27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FBEBC0A">
      <w:start w:val="1"/>
      <w:numFmt w:val="lowerLetter"/>
      <w:lvlText w:val="%5"/>
      <w:lvlJc w:val="left"/>
      <w:pPr>
        <w:ind w:left="34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7187C64">
      <w:start w:val="1"/>
      <w:numFmt w:val="lowerRoman"/>
      <w:lvlText w:val="%6"/>
      <w:lvlJc w:val="left"/>
      <w:pPr>
        <w:ind w:left="42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8BA7DA6">
      <w:start w:val="1"/>
      <w:numFmt w:val="decimal"/>
      <w:lvlText w:val="%7"/>
      <w:lvlJc w:val="left"/>
      <w:pPr>
        <w:ind w:left="493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754FF8E">
      <w:start w:val="1"/>
      <w:numFmt w:val="lowerLetter"/>
      <w:lvlText w:val="%8"/>
      <w:lvlJc w:val="left"/>
      <w:pPr>
        <w:ind w:left="565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E607660">
      <w:start w:val="1"/>
      <w:numFmt w:val="lowerRoman"/>
      <w:lvlText w:val="%9"/>
      <w:lvlJc w:val="left"/>
      <w:pPr>
        <w:ind w:left="63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2C1B34AD"/>
    <w:multiLevelType w:val="hybridMultilevel"/>
    <w:tmpl w:val="52C0E9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2FB90850"/>
    <w:multiLevelType w:val="hybridMultilevel"/>
    <w:tmpl w:val="1B5C120A"/>
    <w:lvl w:ilvl="0" w:tplc="6CCAE180">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92F43CEA">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669AACB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B4D00094">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67B62442">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1DCBBC8">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7F80EB5C">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D6AE4E5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28F0C298">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0" w15:restartNumberingAfterBreak="0">
    <w:nsid w:val="312212BA"/>
    <w:multiLevelType w:val="hybridMultilevel"/>
    <w:tmpl w:val="249A7926"/>
    <w:lvl w:ilvl="0" w:tplc="3864C9E0">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251E3DD8">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0EC85BA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EBFCDDFE">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F362B8B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4D58BAE2">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6C6302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00A060E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E1169818">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1" w15:restartNumberingAfterBreak="0">
    <w:nsid w:val="31B51D92"/>
    <w:multiLevelType w:val="hybridMultilevel"/>
    <w:tmpl w:val="5290E0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32104663"/>
    <w:multiLevelType w:val="hybridMultilevel"/>
    <w:tmpl w:val="112298A2"/>
    <w:lvl w:ilvl="0" w:tplc="8A0083D4">
      <w:start w:val="1"/>
      <w:numFmt w:val="bullet"/>
      <w:lvlText w:val="•"/>
      <w:lvlJc w:val="left"/>
      <w:pPr>
        <w:ind w:left="1080" w:hanging="36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2510886"/>
    <w:multiLevelType w:val="hybridMultilevel"/>
    <w:tmpl w:val="7A0A70CC"/>
    <w:lvl w:ilvl="0" w:tplc="C6B216C0">
      <w:start w:val="5"/>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252AFF9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A202CF08">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170A49F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6DC4FF0">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21F87A76">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84961104">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2F36AC4C">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8D4E80C6">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4" w15:restartNumberingAfterBreak="0">
    <w:nsid w:val="326D4DAB"/>
    <w:multiLevelType w:val="hybridMultilevel"/>
    <w:tmpl w:val="57780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2C02A25"/>
    <w:multiLevelType w:val="hybridMultilevel"/>
    <w:tmpl w:val="FC7CB6E0"/>
    <w:lvl w:ilvl="0" w:tplc="8A0083D4">
      <w:start w:val="1"/>
      <w:numFmt w:val="bullet"/>
      <w:lvlText w:val="•"/>
      <w:lvlJc w:val="left"/>
      <w:pPr>
        <w:ind w:left="1080" w:hanging="36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38D595F"/>
    <w:multiLevelType w:val="hybridMultilevel"/>
    <w:tmpl w:val="B784C23A"/>
    <w:lvl w:ilvl="0" w:tplc="C534F6E6">
      <w:start w:val="8"/>
      <w:numFmt w:val="decimal"/>
      <w:lvlText w:val="%1."/>
      <w:lvlJc w:val="left"/>
      <w:pPr>
        <w:ind w:left="688"/>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1" w:tplc="7ACE8FBE">
      <w:start w:val="1"/>
      <w:numFmt w:val="lowerLetter"/>
      <w:lvlText w:val="%2"/>
      <w:lvlJc w:val="left"/>
      <w:pPr>
        <w:ind w:left="121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2" w:tplc="121E4FE0">
      <w:start w:val="1"/>
      <w:numFmt w:val="lowerRoman"/>
      <w:lvlText w:val="%3"/>
      <w:lvlJc w:val="left"/>
      <w:pPr>
        <w:ind w:left="193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3" w:tplc="B15A4ADC">
      <w:start w:val="1"/>
      <w:numFmt w:val="decimal"/>
      <w:lvlText w:val="%4"/>
      <w:lvlJc w:val="left"/>
      <w:pPr>
        <w:ind w:left="265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4" w:tplc="55B0D1C4">
      <w:start w:val="1"/>
      <w:numFmt w:val="lowerLetter"/>
      <w:lvlText w:val="%5"/>
      <w:lvlJc w:val="left"/>
      <w:pPr>
        <w:ind w:left="337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5" w:tplc="CEC27784">
      <w:start w:val="1"/>
      <w:numFmt w:val="lowerRoman"/>
      <w:lvlText w:val="%6"/>
      <w:lvlJc w:val="left"/>
      <w:pPr>
        <w:ind w:left="409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6" w:tplc="7DDCFD62">
      <w:start w:val="1"/>
      <w:numFmt w:val="decimal"/>
      <w:lvlText w:val="%7"/>
      <w:lvlJc w:val="left"/>
      <w:pPr>
        <w:ind w:left="481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7" w:tplc="22AA2EF2">
      <w:start w:val="1"/>
      <w:numFmt w:val="lowerLetter"/>
      <w:lvlText w:val="%8"/>
      <w:lvlJc w:val="left"/>
      <w:pPr>
        <w:ind w:left="553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lvl w:ilvl="8" w:tplc="73AAD9EA">
      <w:start w:val="1"/>
      <w:numFmt w:val="lowerRoman"/>
      <w:lvlText w:val="%9"/>
      <w:lvlJc w:val="left"/>
      <w:pPr>
        <w:ind w:left="6259"/>
      </w:pPr>
      <w:rPr>
        <w:rFonts w:ascii="Calibri" w:eastAsia="Calibri" w:hAnsi="Calibri" w:cs="Calibri"/>
        <w:b/>
        <w:bCs/>
        <w:i w:val="0"/>
        <w:strike w:val="0"/>
        <w:dstrike w:val="0"/>
        <w:color w:val="221F1F"/>
        <w:sz w:val="26"/>
        <w:szCs w:val="26"/>
        <w:u w:val="none" w:color="000000"/>
        <w:bdr w:val="none" w:sz="0" w:space="0" w:color="auto"/>
        <w:shd w:val="clear" w:color="auto" w:fill="auto"/>
        <w:vertAlign w:val="baseline"/>
      </w:rPr>
    </w:lvl>
  </w:abstractNum>
  <w:abstractNum w:abstractNumId="47" w15:restartNumberingAfterBreak="0">
    <w:nsid w:val="33AF7210"/>
    <w:multiLevelType w:val="hybridMultilevel"/>
    <w:tmpl w:val="1B864D9C"/>
    <w:lvl w:ilvl="0" w:tplc="CB96E3C4">
      <w:start w:val="1"/>
      <w:numFmt w:val="bullet"/>
      <w:lvlText w:val="•"/>
      <w:lvlJc w:val="left"/>
      <w:pPr>
        <w:ind w:left="102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51AEEFFC">
      <w:start w:val="1"/>
      <w:numFmt w:val="bullet"/>
      <w:lvlText w:val="o"/>
      <w:lvlJc w:val="left"/>
      <w:pPr>
        <w:ind w:left="194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345E7B98">
      <w:start w:val="1"/>
      <w:numFmt w:val="bullet"/>
      <w:lvlText w:val="▪"/>
      <w:lvlJc w:val="left"/>
      <w:pPr>
        <w:ind w:left="26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0AA82ADE">
      <w:start w:val="1"/>
      <w:numFmt w:val="bullet"/>
      <w:lvlText w:val="•"/>
      <w:lvlJc w:val="left"/>
      <w:pPr>
        <w:ind w:left="338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E2C2D1D8">
      <w:start w:val="1"/>
      <w:numFmt w:val="bullet"/>
      <w:lvlText w:val="o"/>
      <w:lvlJc w:val="left"/>
      <w:pPr>
        <w:ind w:left="410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CFA20E72">
      <w:start w:val="1"/>
      <w:numFmt w:val="bullet"/>
      <w:lvlText w:val="▪"/>
      <w:lvlJc w:val="left"/>
      <w:pPr>
        <w:ind w:left="482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A21A5EC4">
      <w:start w:val="1"/>
      <w:numFmt w:val="bullet"/>
      <w:lvlText w:val="•"/>
      <w:lvlJc w:val="left"/>
      <w:pPr>
        <w:ind w:left="554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F06E5BDE">
      <w:start w:val="1"/>
      <w:numFmt w:val="bullet"/>
      <w:lvlText w:val="o"/>
      <w:lvlJc w:val="left"/>
      <w:pPr>
        <w:ind w:left="62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DE7CD7E2">
      <w:start w:val="1"/>
      <w:numFmt w:val="bullet"/>
      <w:lvlText w:val="▪"/>
      <w:lvlJc w:val="left"/>
      <w:pPr>
        <w:ind w:left="698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48" w15:restartNumberingAfterBreak="0">
    <w:nsid w:val="33DA7461"/>
    <w:multiLevelType w:val="hybridMultilevel"/>
    <w:tmpl w:val="19760484"/>
    <w:lvl w:ilvl="0" w:tplc="BBD8D8A8">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51E2DE82">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D4C87DD4">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C542EB6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8BEC52D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CE94879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3314F33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457E482C">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112894C4">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49" w15:restartNumberingAfterBreak="0">
    <w:nsid w:val="34A676F4"/>
    <w:multiLevelType w:val="hybridMultilevel"/>
    <w:tmpl w:val="7300217A"/>
    <w:lvl w:ilvl="0" w:tplc="B21A4404">
      <w:start w:val="10"/>
      <w:numFmt w:val="decimal"/>
      <w:lvlText w:val="%1."/>
      <w:lvlJc w:val="left"/>
      <w:pPr>
        <w:ind w:left="15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B58A0AFA">
      <w:start w:val="1"/>
      <w:numFmt w:val="lowerLetter"/>
      <w:lvlText w:val="%2"/>
      <w:lvlJc w:val="left"/>
      <w:pPr>
        <w:ind w:left="10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647C44CC">
      <w:start w:val="1"/>
      <w:numFmt w:val="lowerRoman"/>
      <w:lvlText w:val="%3"/>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AD9A573C">
      <w:start w:val="1"/>
      <w:numFmt w:val="decimal"/>
      <w:lvlText w:val="%4"/>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2118FB00">
      <w:start w:val="1"/>
      <w:numFmt w:val="lowerLetter"/>
      <w:lvlText w:val="%5"/>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D69EF004">
      <w:start w:val="1"/>
      <w:numFmt w:val="lowerRoman"/>
      <w:lvlText w:val="%6"/>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4D02AB38">
      <w:start w:val="1"/>
      <w:numFmt w:val="decimal"/>
      <w:lvlText w:val="%7"/>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2EC6EB54">
      <w:start w:val="1"/>
      <w:numFmt w:val="lowerLetter"/>
      <w:lvlText w:val="%8"/>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946EE4C0">
      <w:start w:val="1"/>
      <w:numFmt w:val="lowerRoman"/>
      <w:lvlText w:val="%9"/>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0" w15:restartNumberingAfterBreak="0">
    <w:nsid w:val="34B077A3"/>
    <w:multiLevelType w:val="hybridMultilevel"/>
    <w:tmpl w:val="14600E32"/>
    <w:lvl w:ilvl="0" w:tplc="DA5809A8">
      <w:start w:val="3"/>
      <w:numFmt w:val="decimal"/>
      <w:lvlText w:val="%1."/>
      <w:lvlJc w:val="left"/>
      <w:pPr>
        <w:ind w:left="12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4F41FD0">
      <w:start w:val="1"/>
      <w:numFmt w:val="lowerLetter"/>
      <w:lvlText w:val="%2"/>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EAC65AC2">
      <w:start w:val="1"/>
      <w:numFmt w:val="lowerRoman"/>
      <w:lvlText w:val="%3"/>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C8E8752">
      <w:start w:val="1"/>
      <w:numFmt w:val="decimal"/>
      <w:lvlText w:val="%4"/>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C046CC82">
      <w:start w:val="1"/>
      <w:numFmt w:val="lowerLetter"/>
      <w:lvlText w:val="%5"/>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246C8638">
      <w:start w:val="1"/>
      <w:numFmt w:val="lowerRoman"/>
      <w:lvlText w:val="%6"/>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8F927B06">
      <w:start w:val="1"/>
      <w:numFmt w:val="decimal"/>
      <w:lvlText w:val="%7"/>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33C6A11A">
      <w:start w:val="1"/>
      <w:numFmt w:val="lowerLetter"/>
      <w:lvlText w:val="%8"/>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CB7E2D0E">
      <w:start w:val="1"/>
      <w:numFmt w:val="lowerRoman"/>
      <w:lvlText w:val="%9"/>
      <w:lvlJc w:val="left"/>
      <w:pPr>
        <w:ind w:left="68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1" w15:restartNumberingAfterBreak="0">
    <w:nsid w:val="34B07FAE"/>
    <w:multiLevelType w:val="hybridMultilevel"/>
    <w:tmpl w:val="1CF08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2" w15:restartNumberingAfterBreak="0">
    <w:nsid w:val="36452F34"/>
    <w:multiLevelType w:val="hybridMultilevel"/>
    <w:tmpl w:val="9DBE23F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53" w15:restartNumberingAfterBreak="0">
    <w:nsid w:val="370C0081"/>
    <w:multiLevelType w:val="hybridMultilevel"/>
    <w:tmpl w:val="0804C25C"/>
    <w:lvl w:ilvl="0" w:tplc="C44E747E">
      <w:start w:val="3"/>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A4CCA570">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274AA6CC">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4CFCDFCE">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80C443E2">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811A3104">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E9782E08">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4CFAA33E">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F6E09EEC">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4" w15:restartNumberingAfterBreak="0">
    <w:nsid w:val="38892E18"/>
    <w:multiLevelType w:val="hybridMultilevel"/>
    <w:tmpl w:val="30D0E2EC"/>
    <w:lvl w:ilvl="0" w:tplc="39304CD2">
      <w:start w:val="23"/>
      <w:numFmt w:val="decimal"/>
      <w:lvlText w:val="%1."/>
      <w:lvlJc w:val="left"/>
      <w:pPr>
        <w:ind w:left="15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9328DAE8">
      <w:start w:val="1"/>
      <w:numFmt w:val="lowerLetter"/>
      <w:lvlText w:val="%2"/>
      <w:lvlJc w:val="left"/>
      <w:pPr>
        <w:ind w:left="160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9754D740">
      <w:start w:val="1"/>
      <w:numFmt w:val="lowerRoman"/>
      <w:lvlText w:val="%3"/>
      <w:lvlJc w:val="left"/>
      <w:pPr>
        <w:ind w:left="232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498038EC">
      <w:start w:val="1"/>
      <w:numFmt w:val="decimal"/>
      <w:lvlText w:val="%4"/>
      <w:lvlJc w:val="left"/>
      <w:pPr>
        <w:ind w:left="304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21B6BBFE">
      <w:start w:val="1"/>
      <w:numFmt w:val="lowerLetter"/>
      <w:lvlText w:val="%5"/>
      <w:lvlJc w:val="left"/>
      <w:pPr>
        <w:ind w:left="376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709A1C74">
      <w:start w:val="1"/>
      <w:numFmt w:val="lowerRoman"/>
      <w:lvlText w:val="%6"/>
      <w:lvlJc w:val="left"/>
      <w:pPr>
        <w:ind w:left="448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C9C2896">
      <w:start w:val="1"/>
      <w:numFmt w:val="decimal"/>
      <w:lvlText w:val="%7"/>
      <w:lvlJc w:val="left"/>
      <w:pPr>
        <w:ind w:left="520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8F7CF7DE">
      <w:start w:val="1"/>
      <w:numFmt w:val="lowerLetter"/>
      <w:lvlText w:val="%8"/>
      <w:lvlJc w:val="left"/>
      <w:pPr>
        <w:ind w:left="592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8F76468A">
      <w:start w:val="1"/>
      <w:numFmt w:val="lowerRoman"/>
      <w:lvlText w:val="%9"/>
      <w:lvlJc w:val="left"/>
      <w:pPr>
        <w:ind w:left="664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5" w15:restartNumberingAfterBreak="0">
    <w:nsid w:val="38DD3950"/>
    <w:multiLevelType w:val="hybridMultilevel"/>
    <w:tmpl w:val="C116E454"/>
    <w:lvl w:ilvl="0" w:tplc="19CC1FAC">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C08F72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2586F9E6">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CC649D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840032C">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19C4ED9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5D446EF0">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5F3AA36C">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04F8E0E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6" w15:restartNumberingAfterBreak="0">
    <w:nsid w:val="3A214D9A"/>
    <w:multiLevelType w:val="hybridMultilevel"/>
    <w:tmpl w:val="8A24E890"/>
    <w:lvl w:ilvl="0" w:tplc="766ECC5A">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207CA62A">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3B0206BE">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5A01184">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42F663C2">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CE86F3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1E169FA4">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07E0A05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010EC7C8">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57" w15:restartNumberingAfterBreak="0">
    <w:nsid w:val="3BE21908"/>
    <w:multiLevelType w:val="hybridMultilevel"/>
    <w:tmpl w:val="706C3A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1ED751A"/>
    <w:multiLevelType w:val="hybridMultilevel"/>
    <w:tmpl w:val="9326A3EC"/>
    <w:lvl w:ilvl="0" w:tplc="184CA544">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D3AACE46">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CC684950">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E0862304">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C3402538">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2E725A54">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C41C00C2">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5218D40A">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1B0A9C90">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59" w15:restartNumberingAfterBreak="0">
    <w:nsid w:val="453A0CBE"/>
    <w:multiLevelType w:val="hybridMultilevel"/>
    <w:tmpl w:val="2EE67F12"/>
    <w:lvl w:ilvl="0" w:tplc="68B8D42C">
      <w:start w:val="6"/>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C3E33A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F816088A">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19007A56">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B1F0DCA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06BE0BD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840C301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44EC72A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CED6627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0" w15:restartNumberingAfterBreak="0">
    <w:nsid w:val="45C83DE4"/>
    <w:multiLevelType w:val="hybridMultilevel"/>
    <w:tmpl w:val="1CFAF1C4"/>
    <w:lvl w:ilvl="0" w:tplc="72D825C4">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EDA6A1C">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10CE14B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E2200C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44E6B388">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F8AA24B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B698590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AEAC8E5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49E8A06C">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1" w15:restartNumberingAfterBreak="0">
    <w:nsid w:val="47BD5008"/>
    <w:multiLevelType w:val="hybridMultilevel"/>
    <w:tmpl w:val="1C38ED22"/>
    <w:lvl w:ilvl="0" w:tplc="C9206972">
      <w:start w:val="1"/>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A066076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450AF36E">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812E72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9C4D6DC">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5BE0F48C">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3D6CD3E8">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0C04633A">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47AE649C">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2" w15:restartNumberingAfterBreak="0">
    <w:nsid w:val="47F67983"/>
    <w:multiLevelType w:val="hybridMultilevel"/>
    <w:tmpl w:val="3836E4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497250D0"/>
    <w:multiLevelType w:val="hybridMultilevel"/>
    <w:tmpl w:val="20E422E4"/>
    <w:lvl w:ilvl="0" w:tplc="F38E295E">
      <w:start w:val="1"/>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ADE9716">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DE48116">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B382EEA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736C880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E69EED12">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5CF8F1D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3ECC6BAA">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BEFC4E8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4" w15:restartNumberingAfterBreak="0">
    <w:nsid w:val="497973AA"/>
    <w:multiLevelType w:val="hybridMultilevel"/>
    <w:tmpl w:val="3FC4D42C"/>
    <w:lvl w:ilvl="0" w:tplc="5872726C">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F6DAB9E2">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A11A0EF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ED6673C">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D76B39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78C0E5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7C60F2B0">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0C0DF9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6B52C854">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5" w15:restartNumberingAfterBreak="0">
    <w:nsid w:val="4DD06CAD"/>
    <w:multiLevelType w:val="hybridMultilevel"/>
    <w:tmpl w:val="D2D23912"/>
    <w:lvl w:ilvl="0" w:tplc="EE364CAA">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FB86F24">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48265054">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120E428">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6B8C51B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805CCA8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3C12F554">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7CEA5D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D04EC80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66" w15:restartNumberingAfterBreak="0">
    <w:nsid w:val="4E1C4BA4"/>
    <w:multiLevelType w:val="hybridMultilevel"/>
    <w:tmpl w:val="07640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0837B8D"/>
    <w:multiLevelType w:val="hybridMultilevel"/>
    <w:tmpl w:val="339A2A8E"/>
    <w:lvl w:ilvl="0" w:tplc="FED4C192">
      <w:start w:val="1"/>
      <w:numFmt w:val="bullet"/>
      <w:lvlText w:val="•"/>
      <w:lvlJc w:val="left"/>
      <w:pPr>
        <w:ind w:left="374"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68" w15:restartNumberingAfterBreak="0">
    <w:nsid w:val="52BD575A"/>
    <w:multiLevelType w:val="hybridMultilevel"/>
    <w:tmpl w:val="9C4CA13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9" w15:restartNumberingAfterBreak="0">
    <w:nsid w:val="543B1E8E"/>
    <w:multiLevelType w:val="hybridMultilevel"/>
    <w:tmpl w:val="005AD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4674B44"/>
    <w:multiLevelType w:val="hybridMultilevel"/>
    <w:tmpl w:val="7B841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487038B"/>
    <w:multiLevelType w:val="hybridMultilevel"/>
    <w:tmpl w:val="4DF4EF1C"/>
    <w:lvl w:ilvl="0" w:tplc="84DA21DC">
      <w:start w:val="4"/>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B96D51E">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8CCCCF06">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9F0E7AD2">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399C8AB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B8C600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5BF8D37E">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3DE01150">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97587B9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72" w15:restartNumberingAfterBreak="0">
    <w:nsid w:val="54D70304"/>
    <w:multiLevelType w:val="hybridMultilevel"/>
    <w:tmpl w:val="CA28E254"/>
    <w:lvl w:ilvl="0" w:tplc="555E6A10">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6FE0440">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73CCE79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884402D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D9065C2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ACB66C3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EC786E04">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6DE9A3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757C797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73" w15:restartNumberingAfterBreak="0">
    <w:nsid w:val="56FA7BD0"/>
    <w:multiLevelType w:val="hybridMultilevel"/>
    <w:tmpl w:val="0CF69010"/>
    <w:lvl w:ilvl="0" w:tplc="31BEAD5A">
      <w:start w:val="1"/>
      <w:numFmt w:val="bullet"/>
      <w:lvlText w:val=""/>
      <w:lvlJc w:val="center"/>
      <w:pPr>
        <w:ind w:left="1485" w:hanging="360"/>
      </w:pPr>
      <w:rPr>
        <w:rFonts w:ascii="Symbol" w:hAnsi="Symbol" w:hint="default"/>
        <w:color w:val="auto"/>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74" w15:restartNumberingAfterBreak="0">
    <w:nsid w:val="57244312"/>
    <w:multiLevelType w:val="hybridMultilevel"/>
    <w:tmpl w:val="E7949C34"/>
    <w:lvl w:ilvl="0" w:tplc="A4723430">
      <w:start w:val="1"/>
      <w:numFmt w:val="bullet"/>
      <w:lvlText w:val="•"/>
      <w:lvlJc w:val="left"/>
      <w:pPr>
        <w:ind w:left="972"/>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5FD00544">
      <w:start w:val="1"/>
      <w:numFmt w:val="bullet"/>
      <w:lvlText w:val="o"/>
      <w:lvlJc w:val="left"/>
      <w:pPr>
        <w:ind w:left="178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6DFE4448">
      <w:start w:val="1"/>
      <w:numFmt w:val="bullet"/>
      <w:lvlText w:val="▪"/>
      <w:lvlJc w:val="left"/>
      <w:pPr>
        <w:ind w:left="250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FE3CE028">
      <w:start w:val="1"/>
      <w:numFmt w:val="bullet"/>
      <w:lvlText w:val="•"/>
      <w:lvlJc w:val="left"/>
      <w:pPr>
        <w:ind w:left="322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FD2C43C8">
      <w:start w:val="1"/>
      <w:numFmt w:val="bullet"/>
      <w:lvlText w:val="o"/>
      <w:lvlJc w:val="left"/>
      <w:pPr>
        <w:ind w:left="394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CB2A94E8">
      <w:start w:val="1"/>
      <w:numFmt w:val="bullet"/>
      <w:lvlText w:val="▪"/>
      <w:lvlJc w:val="left"/>
      <w:pPr>
        <w:ind w:left="466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08AE7226">
      <w:start w:val="1"/>
      <w:numFmt w:val="bullet"/>
      <w:lvlText w:val="•"/>
      <w:lvlJc w:val="left"/>
      <w:pPr>
        <w:ind w:left="538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86C0E474">
      <w:start w:val="1"/>
      <w:numFmt w:val="bullet"/>
      <w:lvlText w:val="o"/>
      <w:lvlJc w:val="left"/>
      <w:pPr>
        <w:ind w:left="610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C566600A">
      <w:start w:val="1"/>
      <w:numFmt w:val="bullet"/>
      <w:lvlText w:val="▪"/>
      <w:lvlJc w:val="left"/>
      <w:pPr>
        <w:ind w:left="6820"/>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75" w15:restartNumberingAfterBreak="0">
    <w:nsid w:val="58020138"/>
    <w:multiLevelType w:val="hybridMultilevel"/>
    <w:tmpl w:val="BD40D782"/>
    <w:lvl w:ilvl="0" w:tplc="8A0083D4">
      <w:start w:val="1"/>
      <w:numFmt w:val="bullet"/>
      <w:lvlText w:val="•"/>
      <w:lvlJc w:val="left"/>
      <w:pPr>
        <w:ind w:left="839" w:firstLine="0"/>
      </w:pPr>
      <w:rPr>
        <w:rFonts w:ascii="Arial" w:eastAsia="Arial" w:hAnsi="Arial" w:hint="default"/>
        <w:b w:val="0"/>
        <w:i w:val="0"/>
        <w:strike w:val="0"/>
        <w:dstrike w:val="0"/>
        <w:color w:val="221F1F"/>
        <w:sz w:val="20"/>
        <w:szCs w:val="20"/>
        <w:u w:val="none" w:color="000000"/>
        <w:vertAlign w:val="baseline"/>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6" w15:restartNumberingAfterBreak="0">
    <w:nsid w:val="58806998"/>
    <w:multiLevelType w:val="hybridMultilevel"/>
    <w:tmpl w:val="672EDE76"/>
    <w:lvl w:ilvl="0" w:tplc="18F28292">
      <w:start w:val="1"/>
      <w:numFmt w:val="bullet"/>
      <w:lvlText w:val="•"/>
      <w:lvlJc w:val="left"/>
      <w:pPr>
        <w:ind w:left="8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D90E194">
      <w:start w:val="1"/>
      <w:numFmt w:val="bullet"/>
      <w:lvlText w:val="o"/>
      <w:lvlJc w:val="left"/>
      <w:pPr>
        <w:ind w:left="14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C0293F6">
      <w:start w:val="1"/>
      <w:numFmt w:val="bullet"/>
      <w:lvlText w:val="▪"/>
      <w:lvlJc w:val="left"/>
      <w:pPr>
        <w:ind w:left="22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CFC05A2">
      <w:start w:val="1"/>
      <w:numFmt w:val="bullet"/>
      <w:lvlText w:val="•"/>
      <w:lvlJc w:val="left"/>
      <w:pPr>
        <w:ind w:left="29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4E87CEC">
      <w:start w:val="1"/>
      <w:numFmt w:val="bullet"/>
      <w:lvlText w:val="o"/>
      <w:lvlJc w:val="left"/>
      <w:pPr>
        <w:ind w:left="36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6C2C3EC">
      <w:start w:val="1"/>
      <w:numFmt w:val="bullet"/>
      <w:lvlText w:val="▪"/>
      <w:lvlJc w:val="left"/>
      <w:pPr>
        <w:ind w:left="43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EFFAF412">
      <w:start w:val="1"/>
      <w:numFmt w:val="bullet"/>
      <w:lvlText w:val="•"/>
      <w:lvlJc w:val="left"/>
      <w:pPr>
        <w:ind w:left="508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CDAF0F8">
      <w:start w:val="1"/>
      <w:numFmt w:val="bullet"/>
      <w:lvlText w:val="o"/>
      <w:lvlJc w:val="left"/>
      <w:pPr>
        <w:ind w:left="58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111A8504">
      <w:start w:val="1"/>
      <w:numFmt w:val="bullet"/>
      <w:lvlText w:val="▪"/>
      <w:lvlJc w:val="left"/>
      <w:pPr>
        <w:ind w:left="65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58921EAC"/>
    <w:multiLevelType w:val="hybridMultilevel"/>
    <w:tmpl w:val="BA62EB76"/>
    <w:lvl w:ilvl="0" w:tplc="31BEAD5A">
      <w:start w:val="1"/>
      <w:numFmt w:val="bullet"/>
      <w:lvlText w:val=""/>
      <w:lvlJc w:val="center"/>
      <w:pPr>
        <w:ind w:left="975"/>
      </w:pPr>
      <w:rPr>
        <w:rFonts w:ascii="Symbol" w:hAnsi="Symbol" w:hint="default"/>
        <w:b w:val="0"/>
        <w:i w:val="0"/>
        <w:strike w:val="0"/>
        <w:dstrike w:val="0"/>
        <w:color w:val="auto"/>
        <w:sz w:val="23"/>
        <w:szCs w:val="23"/>
        <w:u w:val="none" w:color="000000"/>
        <w:bdr w:val="none" w:sz="0" w:space="0" w:color="auto"/>
        <w:shd w:val="clear" w:color="auto" w:fill="auto"/>
        <w:vertAlign w:val="baseline"/>
      </w:rPr>
    </w:lvl>
    <w:lvl w:ilvl="1" w:tplc="2182D8BE">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AB9E7B9C">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A4723430">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82EABCF0">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B5AC109E">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E5860A6A">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F2B25B10">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F6F6F7A2">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78" w15:restartNumberingAfterBreak="0">
    <w:nsid w:val="59416AB3"/>
    <w:multiLevelType w:val="hybridMultilevel"/>
    <w:tmpl w:val="2AF68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A024611"/>
    <w:multiLevelType w:val="hybridMultilevel"/>
    <w:tmpl w:val="92429C58"/>
    <w:lvl w:ilvl="0" w:tplc="7A382014">
      <w:start w:val="1"/>
      <w:numFmt w:val="decimal"/>
      <w:lvlText w:val="%1."/>
      <w:lvlJc w:val="left"/>
      <w:pPr>
        <w:ind w:left="27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0BAACE90">
      <w:start w:val="1"/>
      <w:numFmt w:val="decimal"/>
      <w:lvlText w:val="%2."/>
      <w:lvlJc w:val="left"/>
      <w:pPr>
        <w:ind w:left="63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121E7F84">
      <w:start w:val="1"/>
      <w:numFmt w:val="lowerRoman"/>
      <w:lvlText w:val="%3"/>
      <w:lvlJc w:val="left"/>
      <w:pPr>
        <w:ind w:left="14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6FBC1158">
      <w:start w:val="1"/>
      <w:numFmt w:val="decimal"/>
      <w:lvlText w:val="%4"/>
      <w:lvlJc w:val="left"/>
      <w:pPr>
        <w:ind w:left="21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D01A151C">
      <w:start w:val="1"/>
      <w:numFmt w:val="lowerLetter"/>
      <w:lvlText w:val="%5"/>
      <w:lvlJc w:val="left"/>
      <w:pPr>
        <w:ind w:left="28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1D6E6BD4">
      <w:start w:val="1"/>
      <w:numFmt w:val="lowerRoman"/>
      <w:lvlText w:val="%6"/>
      <w:lvlJc w:val="left"/>
      <w:pPr>
        <w:ind w:left="36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0FA805C0">
      <w:start w:val="1"/>
      <w:numFmt w:val="decimal"/>
      <w:lvlText w:val="%7"/>
      <w:lvlJc w:val="left"/>
      <w:pPr>
        <w:ind w:left="43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E3889788">
      <w:start w:val="1"/>
      <w:numFmt w:val="lowerLetter"/>
      <w:lvlText w:val="%8"/>
      <w:lvlJc w:val="left"/>
      <w:pPr>
        <w:ind w:left="50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A96E929E">
      <w:start w:val="1"/>
      <w:numFmt w:val="lowerRoman"/>
      <w:lvlText w:val="%9"/>
      <w:lvlJc w:val="left"/>
      <w:pPr>
        <w:ind w:left="57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5A1654FD"/>
    <w:multiLevelType w:val="hybridMultilevel"/>
    <w:tmpl w:val="458A2B22"/>
    <w:lvl w:ilvl="0" w:tplc="009496F2">
      <w:start w:val="1"/>
      <w:numFmt w:val="bullet"/>
      <w:lvlText w:val="•"/>
      <w:lvlJc w:val="left"/>
      <w:pPr>
        <w:ind w:left="1264"/>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1" w:tplc="6956A84E">
      <w:start w:val="1"/>
      <w:numFmt w:val="bullet"/>
      <w:lvlText w:val="o"/>
      <w:lvlJc w:val="left"/>
      <w:pPr>
        <w:ind w:left="208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2" w:tplc="25EE69BA">
      <w:start w:val="1"/>
      <w:numFmt w:val="bullet"/>
      <w:lvlText w:val="▪"/>
      <w:lvlJc w:val="left"/>
      <w:pPr>
        <w:ind w:left="280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3" w:tplc="8D1A84E0">
      <w:start w:val="1"/>
      <w:numFmt w:val="bullet"/>
      <w:lvlText w:val="•"/>
      <w:lvlJc w:val="left"/>
      <w:pPr>
        <w:ind w:left="352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4" w:tplc="0BF40C5A">
      <w:start w:val="1"/>
      <w:numFmt w:val="bullet"/>
      <w:lvlText w:val="o"/>
      <w:lvlJc w:val="left"/>
      <w:pPr>
        <w:ind w:left="424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5" w:tplc="4BEAB1A0">
      <w:start w:val="1"/>
      <w:numFmt w:val="bullet"/>
      <w:lvlText w:val="▪"/>
      <w:lvlJc w:val="left"/>
      <w:pPr>
        <w:ind w:left="496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6" w:tplc="D72C5610">
      <w:start w:val="1"/>
      <w:numFmt w:val="bullet"/>
      <w:lvlText w:val="•"/>
      <w:lvlJc w:val="left"/>
      <w:pPr>
        <w:ind w:left="568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7" w:tplc="025E133A">
      <w:start w:val="1"/>
      <w:numFmt w:val="bullet"/>
      <w:lvlText w:val="o"/>
      <w:lvlJc w:val="left"/>
      <w:pPr>
        <w:ind w:left="640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lvl w:ilvl="8" w:tplc="FD822402">
      <w:start w:val="1"/>
      <w:numFmt w:val="bullet"/>
      <w:lvlText w:val="▪"/>
      <w:lvlJc w:val="left"/>
      <w:pPr>
        <w:ind w:left="7121"/>
      </w:pPr>
      <w:rPr>
        <w:rFonts w:ascii="Arial" w:eastAsia="Arial" w:hAnsi="Arial" w:cs="Arial"/>
        <w:b w:val="0"/>
        <w:i w:val="0"/>
        <w:strike w:val="0"/>
        <w:dstrike w:val="0"/>
        <w:color w:val="221F1F"/>
        <w:sz w:val="19"/>
        <w:szCs w:val="19"/>
        <w:u w:val="none" w:color="000000"/>
        <w:bdr w:val="none" w:sz="0" w:space="0" w:color="auto"/>
        <w:shd w:val="clear" w:color="auto" w:fill="auto"/>
        <w:vertAlign w:val="baseline"/>
      </w:rPr>
    </w:lvl>
  </w:abstractNum>
  <w:abstractNum w:abstractNumId="81" w15:restartNumberingAfterBreak="0">
    <w:nsid w:val="5C230656"/>
    <w:multiLevelType w:val="hybridMultilevel"/>
    <w:tmpl w:val="82D21EDE"/>
    <w:lvl w:ilvl="0" w:tplc="AFE43E20">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C034FF7E">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49B28954">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BCCEC202">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5CE09054">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6A4C87F4">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3036E9A4">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CFAC99DA">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CBE83BB2">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82" w15:restartNumberingAfterBreak="0">
    <w:nsid w:val="5CB018FF"/>
    <w:multiLevelType w:val="hybridMultilevel"/>
    <w:tmpl w:val="4AE80FE8"/>
    <w:lvl w:ilvl="0" w:tplc="7D0A4A94">
      <w:start w:val="1"/>
      <w:numFmt w:val="bullet"/>
      <w:lvlText w:val="*"/>
      <w:lvlJc w:val="left"/>
      <w:pPr>
        <w:ind w:left="975"/>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746CEB82">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9C32C88A">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E44CCF50">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BC50D0EA">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21CA9E4A">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23FE5218">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BA2CB032">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1A28B842">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83" w15:restartNumberingAfterBreak="0">
    <w:nsid w:val="5DD036E0"/>
    <w:multiLevelType w:val="hybridMultilevel"/>
    <w:tmpl w:val="CEA8B29C"/>
    <w:lvl w:ilvl="0" w:tplc="FED4C192">
      <w:start w:val="1"/>
      <w:numFmt w:val="bullet"/>
      <w:lvlText w:val="•"/>
      <w:lvlJc w:val="left"/>
      <w:pPr>
        <w:ind w:left="36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5E14018B"/>
    <w:multiLevelType w:val="hybridMultilevel"/>
    <w:tmpl w:val="A1A6D7A2"/>
    <w:lvl w:ilvl="0" w:tplc="0409000F">
      <w:start w:val="1"/>
      <w:numFmt w:val="decimal"/>
      <w:lvlText w:val="%1."/>
      <w:lvlJc w:val="left"/>
      <w:pPr>
        <w:ind w:left="821" w:hanging="360"/>
      </w:p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85" w15:restartNumberingAfterBreak="0">
    <w:nsid w:val="5F57687B"/>
    <w:multiLevelType w:val="hybridMultilevel"/>
    <w:tmpl w:val="0F70882A"/>
    <w:lvl w:ilvl="0" w:tplc="5AD624C4">
      <w:start w:val="5"/>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F16ECEAC">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2864EF2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4D3C4E8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7DA22FAA">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E2EC3DBC">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9FCC01DA">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5AB2C56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BEBEF14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86" w15:restartNumberingAfterBreak="0">
    <w:nsid w:val="62621BF6"/>
    <w:multiLevelType w:val="hybridMultilevel"/>
    <w:tmpl w:val="DA2E93CA"/>
    <w:lvl w:ilvl="0" w:tplc="30881FB2">
      <w:start w:val="1"/>
      <w:numFmt w:val="bullet"/>
      <w:lvlText w:val="*"/>
      <w:lvlJc w:val="left"/>
      <w:pPr>
        <w:ind w:left="984"/>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1" w:tplc="429256D2">
      <w:start w:val="1"/>
      <w:numFmt w:val="bullet"/>
      <w:lvlText w:val="o"/>
      <w:lvlJc w:val="left"/>
      <w:pPr>
        <w:ind w:left="17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2" w:tplc="3CFC1418">
      <w:start w:val="1"/>
      <w:numFmt w:val="bullet"/>
      <w:lvlText w:val="▪"/>
      <w:lvlJc w:val="left"/>
      <w:pPr>
        <w:ind w:left="25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3" w:tplc="5E08F4CC">
      <w:start w:val="1"/>
      <w:numFmt w:val="bullet"/>
      <w:lvlText w:val="•"/>
      <w:lvlJc w:val="left"/>
      <w:pPr>
        <w:ind w:left="32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4" w:tplc="D8D85D34">
      <w:start w:val="1"/>
      <w:numFmt w:val="bullet"/>
      <w:lvlText w:val="o"/>
      <w:lvlJc w:val="left"/>
      <w:pPr>
        <w:ind w:left="394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5" w:tplc="0A000BEE">
      <w:start w:val="1"/>
      <w:numFmt w:val="bullet"/>
      <w:lvlText w:val="▪"/>
      <w:lvlJc w:val="left"/>
      <w:pPr>
        <w:ind w:left="466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6" w:tplc="FBBCF90C">
      <w:start w:val="1"/>
      <w:numFmt w:val="bullet"/>
      <w:lvlText w:val="•"/>
      <w:lvlJc w:val="left"/>
      <w:pPr>
        <w:ind w:left="538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7" w:tplc="CB3C586C">
      <w:start w:val="1"/>
      <w:numFmt w:val="bullet"/>
      <w:lvlText w:val="o"/>
      <w:lvlJc w:val="left"/>
      <w:pPr>
        <w:ind w:left="610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lvl w:ilvl="8" w:tplc="A8A0B3BC">
      <w:start w:val="1"/>
      <w:numFmt w:val="bullet"/>
      <w:lvlText w:val="▪"/>
      <w:lvlJc w:val="left"/>
      <w:pPr>
        <w:ind w:left="6821"/>
      </w:pPr>
      <w:rPr>
        <w:rFonts w:ascii="Arial" w:eastAsia="Arial" w:hAnsi="Arial" w:cs="Arial"/>
        <w:b w:val="0"/>
        <w:i w:val="0"/>
        <w:strike w:val="0"/>
        <w:dstrike w:val="0"/>
        <w:color w:val="221F1F"/>
        <w:sz w:val="23"/>
        <w:szCs w:val="23"/>
        <w:u w:val="none" w:color="000000"/>
        <w:bdr w:val="none" w:sz="0" w:space="0" w:color="auto"/>
        <w:shd w:val="clear" w:color="auto" w:fill="auto"/>
        <w:vertAlign w:val="baseline"/>
      </w:rPr>
    </w:lvl>
  </w:abstractNum>
  <w:abstractNum w:abstractNumId="87" w15:restartNumberingAfterBreak="0">
    <w:nsid w:val="628D06F8"/>
    <w:multiLevelType w:val="hybridMultilevel"/>
    <w:tmpl w:val="00A03134"/>
    <w:lvl w:ilvl="0" w:tplc="251C1E9A">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3C5E5C1A">
      <w:start w:val="1"/>
      <w:numFmt w:val="bullet"/>
      <w:lvlText w:val="o"/>
      <w:lvlJc w:val="left"/>
      <w:pPr>
        <w:ind w:left="194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BF048902">
      <w:start w:val="1"/>
      <w:numFmt w:val="bullet"/>
      <w:lvlText w:val="▪"/>
      <w:lvlJc w:val="left"/>
      <w:pPr>
        <w:ind w:left="26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AF7CC140">
      <w:start w:val="1"/>
      <w:numFmt w:val="bullet"/>
      <w:lvlText w:val="•"/>
      <w:lvlJc w:val="left"/>
      <w:pPr>
        <w:ind w:left="338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2DAEC692">
      <w:start w:val="1"/>
      <w:numFmt w:val="bullet"/>
      <w:lvlText w:val="o"/>
      <w:lvlJc w:val="left"/>
      <w:pPr>
        <w:ind w:left="410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4BAED960">
      <w:start w:val="1"/>
      <w:numFmt w:val="bullet"/>
      <w:lvlText w:val="▪"/>
      <w:lvlJc w:val="left"/>
      <w:pPr>
        <w:ind w:left="482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CFFA5B1C">
      <w:start w:val="1"/>
      <w:numFmt w:val="bullet"/>
      <w:lvlText w:val="•"/>
      <w:lvlJc w:val="left"/>
      <w:pPr>
        <w:ind w:left="554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D3D677E2">
      <w:start w:val="1"/>
      <w:numFmt w:val="bullet"/>
      <w:lvlText w:val="o"/>
      <w:lvlJc w:val="left"/>
      <w:pPr>
        <w:ind w:left="62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B3E4C138">
      <w:start w:val="1"/>
      <w:numFmt w:val="bullet"/>
      <w:lvlText w:val="▪"/>
      <w:lvlJc w:val="left"/>
      <w:pPr>
        <w:ind w:left="698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88" w15:restartNumberingAfterBreak="0">
    <w:nsid w:val="631A1A01"/>
    <w:multiLevelType w:val="hybridMultilevel"/>
    <w:tmpl w:val="AAE47A50"/>
    <w:lvl w:ilvl="0" w:tplc="CA466620">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37A4DF50">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AB6E0EF6">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4898404E">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6128BAD2">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A118B090">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354638C4">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0FDE1384">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EB92D668">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89" w15:restartNumberingAfterBreak="0">
    <w:nsid w:val="653E4E05"/>
    <w:multiLevelType w:val="hybridMultilevel"/>
    <w:tmpl w:val="CA5006EA"/>
    <w:lvl w:ilvl="0" w:tplc="9BE64940">
      <w:start w:val="1"/>
      <w:numFmt w:val="decimal"/>
      <w:lvlText w:val="%1."/>
      <w:lvlJc w:val="left"/>
      <w:pPr>
        <w:ind w:left="523"/>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1" w:tplc="87E61890">
      <w:start w:val="1"/>
      <w:numFmt w:val="lowerLetter"/>
      <w:lvlText w:val="%2"/>
      <w:lvlJc w:val="left"/>
      <w:pPr>
        <w:ind w:left="121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2" w:tplc="B11641BC">
      <w:start w:val="1"/>
      <w:numFmt w:val="lowerRoman"/>
      <w:lvlText w:val="%3"/>
      <w:lvlJc w:val="left"/>
      <w:pPr>
        <w:ind w:left="193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3" w:tplc="3DC2BAD0">
      <w:start w:val="1"/>
      <w:numFmt w:val="decimal"/>
      <w:lvlText w:val="%4"/>
      <w:lvlJc w:val="left"/>
      <w:pPr>
        <w:ind w:left="265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4" w:tplc="75C0C638">
      <w:start w:val="1"/>
      <w:numFmt w:val="lowerLetter"/>
      <w:lvlText w:val="%5"/>
      <w:lvlJc w:val="left"/>
      <w:pPr>
        <w:ind w:left="337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5" w:tplc="C5000E56">
      <w:start w:val="1"/>
      <w:numFmt w:val="lowerRoman"/>
      <w:lvlText w:val="%6"/>
      <w:lvlJc w:val="left"/>
      <w:pPr>
        <w:ind w:left="409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6" w:tplc="77E4CA62">
      <w:start w:val="1"/>
      <w:numFmt w:val="decimal"/>
      <w:lvlText w:val="%7"/>
      <w:lvlJc w:val="left"/>
      <w:pPr>
        <w:ind w:left="481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7" w:tplc="88EEB238">
      <w:start w:val="1"/>
      <w:numFmt w:val="lowerLetter"/>
      <w:lvlText w:val="%8"/>
      <w:lvlJc w:val="left"/>
      <w:pPr>
        <w:ind w:left="553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lvl w:ilvl="8" w:tplc="B9849C0A">
      <w:start w:val="1"/>
      <w:numFmt w:val="lowerRoman"/>
      <w:lvlText w:val="%9"/>
      <w:lvlJc w:val="left"/>
      <w:pPr>
        <w:ind w:left="6258"/>
      </w:pPr>
      <w:rPr>
        <w:rFonts w:ascii="Calibri" w:eastAsia="Calibri" w:hAnsi="Calibri" w:cs="Calibri"/>
        <w:b/>
        <w:bCs/>
        <w:i w:val="0"/>
        <w:strike w:val="0"/>
        <w:dstrike w:val="0"/>
        <w:color w:val="221F1F"/>
        <w:sz w:val="23"/>
        <w:szCs w:val="23"/>
        <w:u w:val="none" w:color="000000"/>
        <w:bdr w:val="none" w:sz="0" w:space="0" w:color="auto"/>
        <w:shd w:val="clear" w:color="auto" w:fill="auto"/>
        <w:vertAlign w:val="baseline"/>
      </w:rPr>
    </w:lvl>
  </w:abstractNum>
  <w:abstractNum w:abstractNumId="90" w15:restartNumberingAfterBreak="0">
    <w:nsid w:val="66B74027"/>
    <w:multiLevelType w:val="hybridMultilevel"/>
    <w:tmpl w:val="A9A0F662"/>
    <w:lvl w:ilvl="0" w:tplc="8FD8BB24">
      <w:start w:val="5"/>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C5D03D8E">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F5C4F1CE">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DB67502">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62066D4">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6FA12C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A4DE709E">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D38AF502">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007A82E2">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91" w15:restartNumberingAfterBreak="0">
    <w:nsid w:val="66D41949"/>
    <w:multiLevelType w:val="hybridMultilevel"/>
    <w:tmpl w:val="7172B790"/>
    <w:lvl w:ilvl="0" w:tplc="8A1E48CA">
      <w:start w:val="1"/>
      <w:numFmt w:val="decimal"/>
      <w:lvlText w:val="%1."/>
      <w:lvlJc w:val="left"/>
      <w:pPr>
        <w:ind w:left="522"/>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D55EF97E">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E672250C">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B6CAF3AE">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00064AF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6265596">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B3B0118C">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88FCB34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6E74E3E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92" w15:restartNumberingAfterBreak="0">
    <w:nsid w:val="698010AF"/>
    <w:multiLevelType w:val="hybridMultilevel"/>
    <w:tmpl w:val="58C857F6"/>
    <w:lvl w:ilvl="0" w:tplc="D314439C">
      <w:start w:val="1"/>
      <w:numFmt w:val="decimal"/>
      <w:lvlText w:val="%1."/>
      <w:lvlJc w:val="left"/>
      <w:pPr>
        <w:ind w:left="12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02F8526C">
      <w:start w:val="1"/>
      <w:numFmt w:val="lowerLetter"/>
      <w:lvlText w:val="%2"/>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53987F24">
      <w:start w:val="1"/>
      <w:numFmt w:val="lowerRoman"/>
      <w:lvlText w:val="%3"/>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F948C3E8">
      <w:start w:val="1"/>
      <w:numFmt w:val="decimal"/>
      <w:lvlText w:val="%4"/>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1E3AED00">
      <w:start w:val="1"/>
      <w:numFmt w:val="lowerLetter"/>
      <w:lvlText w:val="%5"/>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9C584F14">
      <w:start w:val="1"/>
      <w:numFmt w:val="lowerRoman"/>
      <w:lvlText w:val="%6"/>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3AD69054">
      <w:start w:val="1"/>
      <w:numFmt w:val="decimal"/>
      <w:lvlText w:val="%7"/>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4EEABB06">
      <w:start w:val="1"/>
      <w:numFmt w:val="lowerLetter"/>
      <w:lvlText w:val="%8"/>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8690B236">
      <w:start w:val="1"/>
      <w:numFmt w:val="lowerRoman"/>
      <w:lvlText w:val="%9"/>
      <w:lvlJc w:val="left"/>
      <w:pPr>
        <w:ind w:left="68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93" w15:restartNumberingAfterBreak="0">
    <w:nsid w:val="69B35800"/>
    <w:multiLevelType w:val="hybridMultilevel"/>
    <w:tmpl w:val="991EC1FC"/>
    <w:lvl w:ilvl="0" w:tplc="84C87340">
      <w:start w:val="1"/>
      <w:numFmt w:val="bullet"/>
      <w:lvlText w:val="•"/>
      <w:lvlJc w:val="left"/>
      <w:pPr>
        <w:ind w:left="8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35647D6">
      <w:start w:val="1"/>
      <w:numFmt w:val="bullet"/>
      <w:lvlText w:val="o"/>
      <w:lvlJc w:val="left"/>
      <w:pPr>
        <w:ind w:left="1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9BE6924">
      <w:start w:val="1"/>
      <w:numFmt w:val="bullet"/>
      <w:lvlText w:val="▪"/>
      <w:lvlJc w:val="left"/>
      <w:pPr>
        <w:ind w:left="22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7E0092A">
      <w:start w:val="1"/>
      <w:numFmt w:val="bullet"/>
      <w:lvlText w:val="•"/>
      <w:lvlJc w:val="left"/>
      <w:pPr>
        <w:ind w:left="29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36ABAEC">
      <w:start w:val="1"/>
      <w:numFmt w:val="bullet"/>
      <w:lvlText w:val="o"/>
      <w:lvlJc w:val="left"/>
      <w:pPr>
        <w:ind w:left="3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2106CB2">
      <w:start w:val="1"/>
      <w:numFmt w:val="bullet"/>
      <w:lvlText w:val="▪"/>
      <w:lvlJc w:val="left"/>
      <w:pPr>
        <w:ind w:left="43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59685872">
      <w:start w:val="1"/>
      <w:numFmt w:val="bullet"/>
      <w:lvlText w:val="•"/>
      <w:lvlJc w:val="left"/>
      <w:pPr>
        <w:ind w:left="51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0469A82">
      <w:start w:val="1"/>
      <w:numFmt w:val="bullet"/>
      <w:lvlText w:val="o"/>
      <w:lvlJc w:val="left"/>
      <w:pPr>
        <w:ind w:left="58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DB62CB96">
      <w:start w:val="1"/>
      <w:numFmt w:val="bullet"/>
      <w:lvlText w:val="▪"/>
      <w:lvlJc w:val="left"/>
      <w:pPr>
        <w:ind w:left="65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4" w15:restartNumberingAfterBreak="0">
    <w:nsid w:val="69D4477A"/>
    <w:multiLevelType w:val="hybridMultilevel"/>
    <w:tmpl w:val="AAC02DFA"/>
    <w:lvl w:ilvl="0" w:tplc="4B2405FA">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C59433DC">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EDEC0A9E">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C51C7C62">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46D2761E">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E954E3E2">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14D6C436">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CD548744">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9E2C7376">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95" w15:restartNumberingAfterBreak="0">
    <w:nsid w:val="6A7E41AB"/>
    <w:multiLevelType w:val="hybridMultilevel"/>
    <w:tmpl w:val="04DCB3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6BEE6110"/>
    <w:multiLevelType w:val="hybridMultilevel"/>
    <w:tmpl w:val="A914CD38"/>
    <w:lvl w:ilvl="0" w:tplc="FED4C192">
      <w:start w:val="1"/>
      <w:numFmt w:val="bullet"/>
      <w:lvlText w:val="•"/>
      <w:lvlJc w:val="left"/>
      <w:pPr>
        <w:ind w:left="374"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04090003" w:tentative="1">
      <w:start w:val="1"/>
      <w:numFmt w:val="bullet"/>
      <w:lvlText w:val="o"/>
      <w:lvlJc w:val="left"/>
      <w:pPr>
        <w:ind w:left="1094" w:hanging="360"/>
      </w:pPr>
      <w:rPr>
        <w:rFonts w:ascii="Courier New" w:hAnsi="Courier New" w:cs="Courier New" w:hint="default"/>
      </w:rPr>
    </w:lvl>
    <w:lvl w:ilvl="2" w:tplc="04090005" w:tentative="1">
      <w:start w:val="1"/>
      <w:numFmt w:val="bullet"/>
      <w:lvlText w:val=""/>
      <w:lvlJc w:val="left"/>
      <w:pPr>
        <w:ind w:left="1814" w:hanging="360"/>
      </w:pPr>
      <w:rPr>
        <w:rFonts w:ascii="Wingdings" w:hAnsi="Wingdings" w:hint="default"/>
      </w:rPr>
    </w:lvl>
    <w:lvl w:ilvl="3" w:tplc="04090001" w:tentative="1">
      <w:start w:val="1"/>
      <w:numFmt w:val="bullet"/>
      <w:lvlText w:val=""/>
      <w:lvlJc w:val="left"/>
      <w:pPr>
        <w:ind w:left="2534" w:hanging="360"/>
      </w:pPr>
      <w:rPr>
        <w:rFonts w:ascii="Symbol" w:hAnsi="Symbol" w:hint="default"/>
      </w:rPr>
    </w:lvl>
    <w:lvl w:ilvl="4" w:tplc="04090003" w:tentative="1">
      <w:start w:val="1"/>
      <w:numFmt w:val="bullet"/>
      <w:lvlText w:val="o"/>
      <w:lvlJc w:val="left"/>
      <w:pPr>
        <w:ind w:left="3254" w:hanging="360"/>
      </w:pPr>
      <w:rPr>
        <w:rFonts w:ascii="Courier New" w:hAnsi="Courier New" w:cs="Courier New" w:hint="default"/>
      </w:rPr>
    </w:lvl>
    <w:lvl w:ilvl="5" w:tplc="04090005" w:tentative="1">
      <w:start w:val="1"/>
      <w:numFmt w:val="bullet"/>
      <w:lvlText w:val=""/>
      <w:lvlJc w:val="left"/>
      <w:pPr>
        <w:ind w:left="3974" w:hanging="360"/>
      </w:pPr>
      <w:rPr>
        <w:rFonts w:ascii="Wingdings" w:hAnsi="Wingdings" w:hint="default"/>
      </w:rPr>
    </w:lvl>
    <w:lvl w:ilvl="6" w:tplc="04090001" w:tentative="1">
      <w:start w:val="1"/>
      <w:numFmt w:val="bullet"/>
      <w:lvlText w:val=""/>
      <w:lvlJc w:val="left"/>
      <w:pPr>
        <w:ind w:left="4694" w:hanging="360"/>
      </w:pPr>
      <w:rPr>
        <w:rFonts w:ascii="Symbol" w:hAnsi="Symbol" w:hint="default"/>
      </w:rPr>
    </w:lvl>
    <w:lvl w:ilvl="7" w:tplc="04090003" w:tentative="1">
      <w:start w:val="1"/>
      <w:numFmt w:val="bullet"/>
      <w:lvlText w:val="o"/>
      <w:lvlJc w:val="left"/>
      <w:pPr>
        <w:ind w:left="5414" w:hanging="360"/>
      </w:pPr>
      <w:rPr>
        <w:rFonts w:ascii="Courier New" w:hAnsi="Courier New" w:cs="Courier New" w:hint="default"/>
      </w:rPr>
    </w:lvl>
    <w:lvl w:ilvl="8" w:tplc="04090005" w:tentative="1">
      <w:start w:val="1"/>
      <w:numFmt w:val="bullet"/>
      <w:lvlText w:val=""/>
      <w:lvlJc w:val="left"/>
      <w:pPr>
        <w:ind w:left="6134" w:hanging="360"/>
      </w:pPr>
      <w:rPr>
        <w:rFonts w:ascii="Wingdings" w:hAnsi="Wingdings" w:hint="default"/>
      </w:rPr>
    </w:lvl>
  </w:abstractNum>
  <w:abstractNum w:abstractNumId="97" w15:restartNumberingAfterBreak="0">
    <w:nsid w:val="6CB06803"/>
    <w:multiLevelType w:val="hybridMultilevel"/>
    <w:tmpl w:val="EF1CA442"/>
    <w:lvl w:ilvl="0" w:tplc="017C49AE">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ED4C192">
      <w:start w:val="1"/>
      <w:numFmt w:val="bullet"/>
      <w:lvlText w:val="•"/>
      <w:lvlJc w:val="left"/>
      <w:pPr>
        <w:ind w:left="80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ADE6E646">
      <w:start w:val="1"/>
      <w:numFmt w:val="bullet"/>
      <w:lvlText w:val="▪"/>
      <w:lvlJc w:val="left"/>
      <w:pPr>
        <w:ind w:left="13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A72A78AE">
      <w:start w:val="1"/>
      <w:numFmt w:val="bullet"/>
      <w:lvlText w:val="•"/>
      <w:lvlJc w:val="left"/>
      <w:pPr>
        <w:ind w:left="209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4F453D8">
      <w:start w:val="1"/>
      <w:numFmt w:val="bullet"/>
      <w:lvlText w:val="o"/>
      <w:lvlJc w:val="left"/>
      <w:pPr>
        <w:ind w:left="281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306E6AC">
      <w:start w:val="1"/>
      <w:numFmt w:val="bullet"/>
      <w:lvlText w:val="▪"/>
      <w:lvlJc w:val="left"/>
      <w:pPr>
        <w:ind w:left="353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4384FE0">
      <w:start w:val="1"/>
      <w:numFmt w:val="bullet"/>
      <w:lvlText w:val="•"/>
      <w:lvlJc w:val="left"/>
      <w:pPr>
        <w:ind w:left="425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BD3AE86C">
      <w:start w:val="1"/>
      <w:numFmt w:val="bullet"/>
      <w:lvlText w:val="o"/>
      <w:lvlJc w:val="left"/>
      <w:pPr>
        <w:ind w:left="497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EDE55A4">
      <w:start w:val="1"/>
      <w:numFmt w:val="bullet"/>
      <w:lvlText w:val="▪"/>
      <w:lvlJc w:val="left"/>
      <w:pPr>
        <w:ind w:left="569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8" w15:restartNumberingAfterBreak="0">
    <w:nsid w:val="6DB631CC"/>
    <w:multiLevelType w:val="hybridMultilevel"/>
    <w:tmpl w:val="4B28C124"/>
    <w:lvl w:ilvl="0" w:tplc="12CEB9C2">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C7828142">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32D43EB2">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98BAAD94">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A222932E">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EA30E1C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609E27B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CE10B6BA">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A9E4437C">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99" w15:restartNumberingAfterBreak="0">
    <w:nsid w:val="6E2F4174"/>
    <w:multiLevelType w:val="hybridMultilevel"/>
    <w:tmpl w:val="589E1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6E4B14C5"/>
    <w:multiLevelType w:val="hybridMultilevel"/>
    <w:tmpl w:val="FA180A8A"/>
    <w:lvl w:ilvl="0" w:tplc="8A0083D4">
      <w:start w:val="1"/>
      <w:numFmt w:val="bullet"/>
      <w:lvlText w:val="•"/>
      <w:lvlJc w:val="left"/>
      <w:pPr>
        <w:ind w:left="1039"/>
      </w:pPr>
      <w:rPr>
        <w:rFonts w:ascii="Arial" w:eastAsia="Arial" w:hAnsi="Arial" w:hint="default"/>
        <w:b w:val="0"/>
        <w:i w:val="0"/>
        <w:strike w:val="0"/>
        <w:dstrike w:val="0"/>
        <w:color w:val="221F1F"/>
        <w:sz w:val="20"/>
        <w:szCs w:val="20"/>
        <w:u w:val="none" w:color="000000"/>
        <w:bdr w:val="none" w:sz="0" w:space="0" w:color="auto"/>
        <w:shd w:val="clear" w:color="auto" w:fill="auto"/>
        <w:vertAlign w:val="baseline"/>
      </w:rPr>
    </w:lvl>
    <w:lvl w:ilvl="1" w:tplc="CFEADDDE">
      <w:start w:val="1"/>
      <w:numFmt w:val="bullet"/>
      <w:lvlText w:val="o"/>
      <w:lvlJc w:val="left"/>
      <w:pPr>
        <w:ind w:left="194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1B4EC1A2">
      <w:start w:val="1"/>
      <w:numFmt w:val="bullet"/>
      <w:lvlText w:val="▪"/>
      <w:lvlJc w:val="left"/>
      <w:pPr>
        <w:ind w:left="26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0BCCDC2A">
      <w:start w:val="1"/>
      <w:numFmt w:val="bullet"/>
      <w:lvlText w:val="•"/>
      <w:lvlJc w:val="left"/>
      <w:pPr>
        <w:ind w:left="338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BEE25FF8">
      <w:start w:val="1"/>
      <w:numFmt w:val="bullet"/>
      <w:lvlText w:val="o"/>
      <w:lvlJc w:val="left"/>
      <w:pPr>
        <w:ind w:left="410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3BFA408C">
      <w:start w:val="1"/>
      <w:numFmt w:val="bullet"/>
      <w:lvlText w:val="▪"/>
      <w:lvlJc w:val="left"/>
      <w:pPr>
        <w:ind w:left="482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CD42D204">
      <w:start w:val="1"/>
      <w:numFmt w:val="bullet"/>
      <w:lvlText w:val="•"/>
      <w:lvlJc w:val="left"/>
      <w:pPr>
        <w:ind w:left="5544"/>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9928F982">
      <w:start w:val="1"/>
      <w:numFmt w:val="bullet"/>
      <w:lvlText w:val="o"/>
      <w:lvlJc w:val="left"/>
      <w:pPr>
        <w:ind w:left="626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717406F2">
      <w:start w:val="1"/>
      <w:numFmt w:val="bullet"/>
      <w:lvlText w:val="▪"/>
      <w:lvlJc w:val="left"/>
      <w:pPr>
        <w:ind w:left="6984"/>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101" w15:restartNumberingAfterBreak="0">
    <w:nsid w:val="6E546A71"/>
    <w:multiLevelType w:val="hybridMultilevel"/>
    <w:tmpl w:val="7DF20C06"/>
    <w:lvl w:ilvl="0" w:tplc="B5E8FCC0">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D3E4848C">
      <w:start w:val="1"/>
      <w:numFmt w:val="bullet"/>
      <w:lvlText w:val="o"/>
      <w:lvlJc w:val="left"/>
      <w:pPr>
        <w:ind w:left="174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6DA27F90">
      <w:start w:val="1"/>
      <w:numFmt w:val="bullet"/>
      <w:lvlText w:val="▪"/>
      <w:lvlJc w:val="left"/>
      <w:pPr>
        <w:ind w:left="24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5918586E">
      <w:start w:val="1"/>
      <w:numFmt w:val="bullet"/>
      <w:lvlText w:val="•"/>
      <w:lvlJc w:val="left"/>
      <w:pPr>
        <w:ind w:left="318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031E1942">
      <w:start w:val="1"/>
      <w:numFmt w:val="bullet"/>
      <w:lvlText w:val="o"/>
      <w:lvlJc w:val="left"/>
      <w:pPr>
        <w:ind w:left="390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38FEECC8">
      <w:start w:val="1"/>
      <w:numFmt w:val="bullet"/>
      <w:lvlText w:val="▪"/>
      <w:lvlJc w:val="left"/>
      <w:pPr>
        <w:ind w:left="462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49300FFE">
      <w:start w:val="1"/>
      <w:numFmt w:val="bullet"/>
      <w:lvlText w:val="•"/>
      <w:lvlJc w:val="left"/>
      <w:pPr>
        <w:ind w:left="5340"/>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C4B0404C">
      <w:start w:val="1"/>
      <w:numFmt w:val="bullet"/>
      <w:lvlText w:val="o"/>
      <w:lvlJc w:val="left"/>
      <w:pPr>
        <w:ind w:left="606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2D0C9C70">
      <w:start w:val="1"/>
      <w:numFmt w:val="bullet"/>
      <w:lvlText w:val="▪"/>
      <w:lvlJc w:val="left"/>
      <w:pPr>
        <w:ind w:left="6780"/>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102" w15:restartNumberingAfterBreak="0">
    <w:nsid w:val="6ECD0432"/>
    <w:multiLevelType w:val="hybridMultilevel"/>
    <w:tmpl w:val="37228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F1B2730"/>
    <w:multiLevelType w:val="multilevel"/>
    <w:tmpl w:val="1B04C88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
      <w:lvlJc w:val="left"/>
      <w:pPr>
        <w:tabs>
          <w:tab w:val="num" w:pos="1170"/>
        </w:tabs>
        <w:ind w:left="1170" w:hanging="360"/>
      </w:pPr>
      <w:rPr>
        <w:rFonts w:ascii="Symbol" w:hAnsi="Symbol" w:hint="default"/>
        <w:sz w:val="20"/>
      </w:rPr>
    </w:lvl>
    <w:lvl w:ilvl="2" w:tentative="1">
      <w:start w:val="1"/>
      <w:numFmt w:val="bullet"/>
      <w:lvlText w:val=""/>
      <w:lvlJc w:val="left"/>
      <w:pPr>
        <w:tabs>
          <w:tab w:val="num" w:pos="1890"/>
        </w:tabs>
        <w:ind w:left="1890" w:hanging="360"/>
      </w:pPr>
      <w:rPr>
        <w:rFonts w:ascii="Symbol" w:hAnsi="Symbol" w:hint="default"/>
        <w:sz w:val="20"/>
      </w:rPr>
    </w:lvl>
    <w:lvl w:ilvl="3" w:tentative="1">
      <w:start w:val="1"/>
      <w:numFmt w:val="bullet"/>
      <w:lvlText w:val=""/>
      <w:lvlJc w:val="left"/>
      <w:pPr>
        <w:tabs>
          <w:tab w:val="num" w:pos="2610"/>
        </w:tabs>
        <w:ind w:left="2610" w:hanging="360"/>
      </w:pPr>
      <w:rPr>
        <w:rFonts w:ascii="Symbol" w:hAnsi="Symbol" w:hint="default"/>
        <w:sz w:val="20"/>
      </w:rPr>
    </w:lvl>
    <w:lvl w:ilvl="4" w:tentative="1">
      <w:start w:val="1"/>
      <w:numFmt w:val="bullet"/>
      <w:lvlText w:val=""/>
      <w:lvlJc w:val="left"/>
      <w:pPr>
        <w:tabs>
          <w:tab w:val="num" w:pos="3330"/>
        </w:tabs>
        <w:ind w:left="3330" w:hanging="360"/>
      </w:pPr>
      <w:rPr>
        <w:rFonts w:ascii="Symbol" w:hAnsi="Symbol" w:hint="default"/>
        <w:sz w:val="20"/>
      </w:rPr>
    </w:lvl>
    <w:lvl w:ilvl="5" w:tentative="1">
      <w:start w:val="1"/>
      <w:numFmt w:val="bullet"/>
      <w:lvlText w:val=""/>
      <w:lvlJc w:val="left"/>
      <w:pPr>
        <w:tabs>
          <w:tab w:val="num" w:pos="4050"/>
        </w:tabs>
        <w:ind w:left="4050" w:hanging="360"/>
      </w:pPr>
      <w:rPr>
        <w:rFonts w:ascii="Symbol" w:hAnsi="Symbol" w:hint="default"/>
        <w:sz w:val="20"/>
      </w:rPr>
    </w:lvl>
    <w:lvl w:ilvl="6" w:tentative="1">
      <w:start w:val="1"/>
      <w:numFmt w:val="bullet"/>
      <w:lvlText w:val=""/>
      <w:lvlJc w:val="left"/>
      <w:pPr>
        <w:tabs>
          <w:tab w:val="num" w:pos="4770"/>
        </w:tabs>
        <w:ind w:left="4770" w:hanging="360"/>
      </w:pPr>
      <w:rPr>
        <w:rFonts w:ascii="Symbol" w:hAnsi="Symbol" w:hint="default"/>
        <w:sz w:val="20"/>
      </w:rPr>
    </w:lvl>
    <w:lvl w:ilvl="7" w:tentative="1">
      <w:start w:val="1"/>
      <w:numFmt w:val="bullet"/>
      <w:lvlText w:val=""/>
      <w:lvlJc w:val="left"/>
      <w:pPr>
        <w:tabs>
          <w:tab w:val="num" w:pos="5490"/>
        </w:tabs>
        <w:ind w:left="5490" w:hanging="360"/>
      </w:pPr>
      <w:rPr>
        <w:rFonts w:ascii="Symbol" w:hAnsi="Symbol" w:hint="default"/>
        <w:sz w:val="20"/>
      </w:rPr>
    </w:lvl>
    <w:lvl w:ilvl="8" w:tentative="1">
      <w:start w:val="1"/>
      <w:numFmt w:val="bullet"/>
      <w:lvlText w:val=""/>
      <w:lvlJc w:val="left"/>
      <w:pPr>
        <w:tabs>
          <w:tab w:val="num" w:pos="6210"/>
        </w:tabs>
        <w:ind w:left="6210" w:hanging="360"/>
      </w:pPr>
      <w:rPr>
        <w:rFonts w:ascii="Symbol" w:hAnsi="Symbol" w:hint="default"/>
        <w:sz w:val="20"/>
      </w:rPr>
    </w:lvl>
  </w:abstractNum>
  <w:abstractNum w:abstractNumId="104" w15:restartNumberingAfterBreak="0">
    <w:nsid w:val="6F4630EE"/>
    <w:multiLevelType w:val="hybridMultilevel"/>
    <w:tmpl w:val="B8B8EF2E"/>
    <w:lvl w:ilvl="0" w:tplc="53CC54FA">
      <w:start w:val="6"/>
      <w:numFmt w:val="decimal"/>
      <w:lvlText w:val="%1."/>
      <w:lvlJc w:val="left"/>
      <w:pPr>
        <w:ind w:left="12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51FCA454">
      <w:start w:val="1"/>
      <w:numFmt w:val="lowerLetter"/>
      <w:lvlText w:val="%2"/>
      <w:lvlJc w:val="left"/>
      <w:pPr>
        <w:ind w:left="18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BC29D92">
      <w:start w:val="1"/>
      <w:numFmt w:val="lowerRoman"/>
      <w:lvlText w:val="%3"/>
      <w:lvlJc w:val="left"/>
      <w:pPr>
        <w:ind w:left="2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6B7AC116">
      <w:start w:val="1"/>
      <w:numFmt w:val="decimal"/>
      <w:lvlText w:val="%4"/>
      <w:lvlJc w:val="left"/>
      <w:pPr>
        <w:ind w:left="32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1018C8E6">
      <w:start w:val="1"/>
      <w:numFmt w:val="lowerLetter"/>
      <w:lvlText w:val="%5"/>
      <w:lvlJc w:val="left"/>
      <w:pPr>
        <w:ind w:left="39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C85639F6">
      <w:start w:val="1"/>
      <w:numFmt w:val="lowerRoman"/>
      <w:lvlText w:val="%6"/>
      <w:lvlJc w:val="left"/>
      <w:pPr>
        <w:ind w:left="46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E65297F2">
      <w:start w:val="1"/>
      <w:numFmt w:val="decimal"/>
      <w:lvlText w:val="%7"/>
      <w:lvlJc w:val="left"/>
      <w:pPr>
        <w:ind w:left="54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835CD09E">
      <w:start w:val="1"/>
      <w:numFmt w:val="lowerLetter"/>
      <w:lvlText w:val="%8"/>
      <w:lvlJc w:val="left"/>
      <w:pPr>
        <w:ind w:left="61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E2DEE008">
      <w:start w:val="1"/>
      <w:numFmt w:val="lowerRoman"/>
      <w:lvlText w:val="%9"/>
      <w:lvlJc w:val="left"/>
      <w:pPr>
        <w:ind w:left="68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05" w15:restartNumberingAfterBreak="0">
    <w:nsid w:val="6FFB3278"/>
    <w:multiLevelType w:val="hybridMultilevel"/>
    <w:tmpl w:val="C6BCA8EC"/>
    <w:lvl w:ilvl="0" w:tplc="D54C562C">
      <w:start w:val="9"/>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1383EAA">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8BC483F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0234FC0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98EE6FF6">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B7E7938">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E85223A6">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F3D4D67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0910F386">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06" w15:restartNumberingAfterBreak="0">
    <w:nsid w:val="712270CF"/>
    <w:multiLevelType w:val="hybridMultilevel"/>
    <w:tmpl w:val="E4624568"/>
    <w:lvl w:ilvl="0" w:tplc="1FAC6500">
      <w:start w:val="1"/>
      <w:numFmt w:val="bullet"/>
      <w:lvlText w:val="•"/>
      <w:lvlJc w:val="left"/>
      <w:pPr>
        <w:ind w:left="1037"/>
      </w:pPr>
      <w:rPr>
        <w:rFonts w:ascii="Arial" w:eastAsia="Arial" w:hAnsi="Arial" w:cs="Arial"/>
        <w:b w:val="0"/>
        <w:i w:val="0"/>
        <w:strike w:val="0"/>
        <w:dstrike w:val="0"/>
        <w:color w:val="221F1F"/>
        <w:sz w:val="28"/>
        <w:szCs w:val="28"/>
        <w:u w:val="none" w:color="000000"/>
        <w:bdr w:val="none" w:sz="0" w:space="0" w:color="auto"/>
        <w:shd w:val="clear" w:color="auto" w:fill="auto"/>
        <w:vertAlign w:val="baseline"/>
      </w:rPr>
    </w:lvl>
    <w:lvl w:ilvl="1" w:tplc="C5A03DA0">
      <w:start w:val="1"/>
      <w:numFmt w:val="bullet"/>
      <w:lvlText w:val="o"/>
      <w:lvlJc w:val="left"/>
      <w:pPr>
        <w:ind w:left="174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B18CE5B8">
      <w:start w:val="1"/>
      <w:numFmt w:val="bullet"/>
      <w:lvlText w:val="▪"/>
      <w:lvlJc w:val="left"/>
      <w:pPr>
        <w:ind w:left="246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5BE26D4C">
      <w:start w:val="1"/>
      <w:numFmt w:val="bullet"/>
      <w:lvlText w:val="•"/>
      <w:lvlJc w:val="left"/>
      <w:pPr>
        <w:ind w:left="3182"/>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7EFE3720">
      <w:start w:val="1"/>
      <w:numFmt w:val="bullet"/>
      <w:lvlText w:val="o"/>
      <w:lvlJc w:val="left"/>
      <w:pPr>
        <w:ind w:left="390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2F32F3D8">
      <w:start w:val="1"/>
      <w:numFmt w:val="bullet"/>
      <w:lvlText w:val="▪"/>
      <w:lvlJc w:val="left"/>
      <w:pPr>
        <w:ind w:left="462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2C868146">
      <w:start w:val="1"/>
      <w:numFmt w:val="bullet"/>
      <w:lvlText w:val="•"/>
      <w:lvlJc w:val="left"/>
      <w:pPr>
        <w:ind w:left="5342"/>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C318EE94">
      <w:start w:val="1"/>
      <w:numFmt w:val="bullet"/>
      <w:lvlText w:val="o"/>
      <w:lvlJc w:val="left"/>
      <w:pPr>
        <w:ind w:left="606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23781008">
      <w:start w:val="1"/>
      <w:numFmt w:val="bullet"/>
      <w:lvlText w:val="▪"/>
      <w:lvlJc w:val="left"/>
      <w:pPr>
        <w:ind w:left="6782"/>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107" w15:restartNumberingAfterBreak="0">
    <w:nsid w:val="71837C59"/>
    <w:multiLevelType w:val="hybridMultilevel"/>
    <w:tmpl w:val="68D63594"/>
    <w:lvl w:ilvl="0" w:tplc="B574B3F0">
      <w:start w:val="1"/>
      <w:numFmt w:val="decimal"/>
      <w:lvlText w:val="%1."/>
      <w:lvlJc w:val="left"/>
      <w:pPr>
        <w:ind w:left="5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A06AA03C">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DE0ED48">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7D468326">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F1003DAC">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4F642170">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C0EBE8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0026E2E">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353A71BE">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08" w15:restartNumberingAfterBreak="0">
    <w:nsid w:val="72C37CDB"/>
    <w:multiLevelType w:val="hybridMultilevel"/>
    <w:tmpl w:val="429607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9" w15:restartNumberingAfterBreak="0">
    <w:nsid w:val="748D25A2"/>
    <w:multiLevelType w:val="hybridMultilevel"/>
    <w:tmpl w:val="C062FB64"/>
    <w:lvl w:ilvl="0" w:tplc="EF48394C">
      <w:start w:val="4"/>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A884822E">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B50AD386">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39FCD27C">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81285806">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C0C8EA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1714A0BC">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FC607446">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2D00C5C6">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10" w15:restartNumberingAfterBreak="0">
    <w:nsid w:val="7784447C"/>
    <w:multiLevelType w:val="hybridMultilevel"/>
    <w:tmpl w:val="FB50BCF0"/>
    <w:lvl w:ilvl="0" w:tplc="31BEAD5A">
      <w:start w:val="1"/>
      <w:numFmt w:val="bullet"/>
      <w:lvlText w:val=""/>
      <w:lvlJc w:val="center"/>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77CE62F1"/>
    <w:multiLevelType w:val="hybridMultilevel"/>
    <w:tmpl w:val="008C4036"/>
    <w:lvl w:ilvl="0" w:tplc="D540A056">
      <w:start w:val="1"/>
      <w:numFmt w:val="decimal"/>
      <w:lvlText w:val="%1."/>
      <w:lvlJc w:val="left"/>
      <w:pPr>
        <w:ind w:left="926"/>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A94148E">
      <w:start w:val="1"/>
      <w:numFmt w:val="lowerLetter"/>
      <w:lvlText w:val="%2"/>
      <w:lvlJc w:val="left"/>
      <w:pPr>
        <w:ind w:left="17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0222413A">
      <w:start w:val="1"/>
      <w:numFmt w:val="lowerRoman"/>
      <w:lvlText w:val="%3"/>
      <w:lvlJc w:val="left"/>
      <w:pPr>
        <w:ind w:left="25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C5666D2C">
      <w:start w:val="1"/>
      <w:numFmt w:val="decimal"/>
      <w:lvlText w:val="%4"/>
      <w:lvlJc w:val="left"/>
      <w:pPr>
        <w:ind w:left="32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C5784728">
      <w:start w:val="1"/>
      <w:numFmt w:val="lowerLetter"/>
      <w:lvlText w:val="%5"/>
      <w:lvlJc w:val="left"/>
      <w:pPr>
        <w:ind w:left="394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60307C7C">
      <w:start w:val="1"/>
      <w:numFmt w:val="lowerRoman"/>
      <w:lvlText w:val="%6"/>
      <w:lvlJc w:val="left"/>
      <w:pPr>
        <w:ind w:left="466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219CE980">
      <w:start w:val="1"/>
      <w:numFmt w:val="decimal"/>
      <w:lvlText w:val="%7"/>
      <w:lvlJc w:val="left"/>
      <w:pPr>
        <w:ind w:left="538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5DD62D54">
      <w:start w:val="1"/>
      <w:numFmt w:val="lowerLetter"/>
      <w:lvlText w:val="%8"/>
      <w:lvlJc w:val="left"/>
      <w:pPr>
        <w:ind w:left="610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6BE6B712">
      <w:start w:val="1"/>
      <w:numFmt w:val="lowerRoman"/>
      <w:lvlText w:val="%9"/>
      <w:lvlJc w:val="left"/>
      <w:pPr>
        <w:ind w:left="6820"/>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12" w15:restartNumberingAfterBreak="0">
    <w:nsid w:val="7BD01C5F"/>
    <w:multiLevelType w:val="hybridMultilevel"/>
    <w:tmpl w:val="3E30047A"/>
    <w:lvl w:ilvl="0" w:tplc="F4DC3E3E">
      <w:start w:val="1"/>
      <w:numFmt w:val="decimal"/>
      <w:lvlText w:val="%1."/>
      <w:lvlJc w:val="left"/>
      <w:pPr>
        <w:ind w:left="522"/>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60369368">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86468C40">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ECB0C3A0">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506A564C">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FB1056AE">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DAEC167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7F08C2D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732AA578">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abstractNum w:abstractNumId="113" w15:restartNumberingAfterBreak="0">
    <w:nsid w:val="7D3E1990"/>
    <w:multiLevelType w:val="hybridMultilevel"/>
    <w:tmpl w:val="BA9CA05C"/>
    <w:lvl w:ilvl="0" w:tplc="67D4C9EA">
      <w:start w:val="1"/>
      <w:numFmt w:val="bullet"/>
      <w:lvlText w:val="•"/>
      <w:lvlJc w:val="left"/>
      <w:pPr>
        <w:ind w:left="1039"/>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1" w:tplc="C1927F6C">
      <w:start w:val="1"/>
      <w:numFmt w:val="bullet"/>
      <w:lvlText w:val="o"/>
      <w:lvlJc w:val="left"/>
      <w:pPr>
        <w:ind w:left="185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2" w:tplc="B4CEEF94">
      <w:start w:val="1"/>
      <w:numFmt w:val="bullet"/>
      <w:lvlText w:val="▪"/>
      <w:lvlJc w:val="left"/>
      <w:pPr>
        <w:ind w:left="257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3" w:tplc="9CCA5F80">
      <w:start w:val="1"/>
      <w:numFmt w:val="bullet"/>
      <w:lvlText w:val="•"/>
      <w:lvlJc w:val="left"/>
      <w:pPr>
        <w:ind w:left="3293"/>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4" w:tplc="0F5A3F48">
      <w:start w:val="1"/>
      <w:numFmt w:val="bullet"/>
      <w:lvlText w:val="o"/>
      <w:lvlJc w:val="left"/>
      <w:pPr>
        <w:ind w:left="401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5" w:tplc="20A83F58">
      <w:start w:val="1"/>
      <w:numFmt w:val="bullet"/>
      <w:lvlText w:val="▪"/>
      <w:lvlJc w:val="left"/>
      <w:pPr>
        <w:ind w:left="473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6" w:tplc="988E0874">
      <w:start w:val="1"/>
      <w:numFmt w:val="bullet"/>
      <w:lvlText w:val="•"/>
      <w:lvlJc w:val="left"/>
      <w:pPr>
        <w:ind w:left="5453"/>
      </w:pPr>
      <w:rPr>
        <w:rFonts w:ascii="Arial" w:eastAsia="Arial" w:hAnsi="Arial" w:cs="Arial"/>
        <w:b w:val="0"/>
        <w:i w:val="0"/>
        <w:strike w:val="0"/>
        <w:dstrike w:val="0"/>
        <w:color w:val="221F1F"/>
        <w:sz w:val="20"/>
        <w:szCs w:val="20"/>
        <w:u w:val="none" w:color="000000"/>
        <w:bdr w:val="none" w:sz="0" w:space="0" w:color="auto"/>
        <w:shd w:val="clear" w:color="auto" w:fill="auto"/>
        <w:vertAlign w:val="baseline"/>
      </w:rPr>
    </w:lvl>
    <w:lvl w:ilvl="7" w:tplc="AE3CE73A">
      <w:start w:val="1"/>
      <w:numFmt w:val="bullet"/>
      <w:lvlText w:val="o"/>
      <w:lvlJc w:val="left"/>
      <w:pPr>
        <w:ind w:left="617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lvl w:ilvl="8" w:tplc="5732AB96">
      <w:start w:val="1"/>
      <w:numFmt w:val="bullet"/>
      <w:lvlText w:val="▪"/>
      <w:lvlJc w:val="left"/>
      <w:pPr>
        <w:ind w:left="6893"/>
      </w:pPr>
      <w:rPr>
        <w:rFonts w:ascii="Segoe UI Symbol" w:eastAsia="Segoe UI Symbol" w:hAnsi="Segoe UI Symbol" w:cs="Segoe UI Symbol"/>
        <w:b w:val="0"/>
        <w:i w:val="0"/>
        <w:strike w:val="0"/>
        <w:dstrike w:val="0"/>
        <w:color w:val="221F1F"/>
        <w:sz w:val="20"/>
        <w:szCs w:val="20"/>
        <w:u w:val="none" w:color="000000"/>
        <w:bdr w:val="none" w:sz="0" w:space="0" w:color="auto"/>
        <w:shd w:val="clear" w:color="auto" w:fill="auto"/>
        <w:vertAlign w:val="baseline"/>
      </w:rPr>
    </w:lvl>
  </w:abstractNum>
  <w:abstractNum w:abstractNumId="114" w15:restartNumberingAfterBreak="0">
    <w:nsid w:val="7EF979F7"/>
    <w:multiLevelType w:val="hybridMultilevel"/>
    <w:tmpl w:val="AC909D6A"/>
    <w:lvl w:ilvl="0" w:tplc="5FE2BFB6">
      <w:start w:val="3"/>
      <w:numFmt w:val="decimal"/>
      <w:lvlText w:val="%1."/>
      <w:lvlJc w:val="left"/>
      <w:pPr>
        <w:ind w:left="523"/>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1" w:tplc="4BFEB5B8">
      <w:start w:val="1"/>
      <w:numFmt w:val="lowerLetter"/>
      <w:lvlText w:val="%2"/>
      <w:lvlJc w:val="left"/>
      <w:pPr>
        <w:ind w:left="12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2" w:tplc="CC7E8C9E">
      <w:start w:val="1"/>
      <w:numFmt w:val="lowerRoman"/>
      <w:lvlText w:val="%3"/>
      <w:lvlJc w:val="left"/>
      <w:pPr>
        <w:ind w:left="19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3" w:tplc="F63A95CA">
      <w:start w:val="1"/>
      <w:numFmt w:val="decimal"/>
      <w:lvlText w:val="%4"/>
      <w:lvlJc w:val="left"/>
      <w:pPr>
        <w:ind w:left="26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4" w:tplc="EF1C9800">
      <w:start w:val="1"/>
      <w:numFmt w:val="lowerLetter"/>
      <w:lvlText w:val="%5"/>
      <w:lvlJc w:val="left"/>
      <w:pPr>
        <w:ind w:left="337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5" w:tplc="B32C3C5C">
      <w:start w:val="1"/>
      <w:numFmt w:val="lowerRoman"/>
      <w:lvlText w:val="%6"/>
      <w:lvlJc w:val="left"/>
      <w:pPr>
        <w:ind w:left="409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6" w:tplc="0636C752">
      <w:start w:val="1"/>
      <w:numFmt w:val="decimal"/>
      <w:lvlText w:val="%7"/>
      <w:lvlJc w:val="left"/>
      <w:pPr>
        <w:ind w:left="481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7" w:tplc="167ABC28">
      <w:start w:val="1"/>
      <w:numFmt w:val="lowerLetter"/>
      <w:lvlText w:val="%8"/>
      <w:lvlJc w:val="left"/>
      <w:pPr>
        <w:ind w:left="553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lvl w:ilvl="8" w:tplc="BB427280">
      <w:start w:val="1"/>
      <w:numFmt w:val="lowerRoman"/>
      <w:lvlText w:val="%9"/>
      <w:lvlJc w:val="left"/>
      <w:pPr>
        <w:ind w:left="6259"/>
      </w:pPr>
      <w:rPr>
        <w:rFonts w:ascii="Calibri" w:eastAsia="Calibri" w:hAnsi="Calibri" w:cs="Calibri"/>
        <w:b w:val="0"/>
        <w:i w:val="0"/>
        <w:strike w:val="0"/>
        <w:dstrike w:val="0"/>
        <w:color w:val="221F1F"/>
        <w:sz w:val="23"/>
        <w:szCs w:val="23"/>
        <w:u w:val="none" w:color="000000"/>
        <w:bdr w:val="none" w:sz="0" w:space="0" w:color="auto"/>
        <w:shd w:val="clear" w:color="auto" w:fill="auto"/>
        <w:vertAlign w:val="baseline"/>
      </w:rPr>
    </w:lvl>
  </w:abstractNum>
  <w:num w:numId="1">
    <w:abstractNumId w:val="1"/>
  </w:num>
  <w:num w:numId="2">
    <w:abstractNumId w:val="37"/>
  </w:num>
  <w:num w:numId="3">
    <w:abstractNumId w:val="97"/>
  </w:num>
  <w:num w:numId="4">
    <w:abstractNumId w:val="93"/>
  </w:num>
  <w:num w:numId="5">
    <w:abstractNumId w:val="79"/>
  </w:num>
  <w:num w:numId="6">
    <w:abstractNumId w:val="26"/>
  </w:num>
  <w:num w:numId="7">
    <w:abstractNumId w:val="76"/>
  </w:num>
  <w:num w:numId="8">
    <w:abstractNumId w:val="84"/>
  </w:num>
  <w:num w:numId="9">
    <w:abstractNumId w:val="5"/>
  </w:num>
  <w:num w:numId="10">
    <w:abstractNumId w:val="69"/>
  </w:num>
  <w:num w:numId="11">
    <w:abstractNumId w:val="103"/>
  </w:num>
  <w:num w:numId="12">
    <w:abstractNumId w:val="51"/>
  </w:num>
  <w:num w:numId="13">
    <w:abstractNumId w:val="67"/>
  </w:num>
  <w:num w:numId="14">
    <w:abstractNumId w:val="2"/>
  </w:num>
  <w:num w:numId="15">
    <w:abstractNumId w:val="35"/>
  </w:num>
  <w:num w:numId="16">
    <w:abstractNumId w:val="83"/>
  </w:num>
  <w:num w:numId="17">
    <w:abstractNumId w:val="33"/>
  </w:num>
  <w:num w:numId="18">
    <w:abstractNumId w:val="96"/>
  </w:num>
  <w:num w:numId="19">
    <w:abstractNumId w:val="24"/>
  </w:num>
  <w:num w:numId="20">
    <w:abstractNumId w:val="106"/>
  </w:num>
  <w:num w:numId="21">
    <w:abstractNumId w:val="39"/>
  </w:num>
  <w:num w:numId="22">
    <w:abstractNumId w:val="109"/>
  </w:num>
  <w:num w:numId="23">
    <w:abstractNumId w:val="18"/>
  </w:num>
  <w:num w:numId="24">
    <w:abstractNumId w:val="60"/>
  </w:num>
  <w:num w:numId="25">
    <w:abstractNumId w:val="91"/>
  </w:num>
  <w:num w:numId="26">
    <w:abstractNumId w:val="71"/>
  </w:num>
  <w:num w:numId="27">
    <w:abstractNumId w:val="100"/>
  </w:num>
  <w:num w:numId="28">
    <w:abstractNumId w:val="77"/>
  </w:num>
  <w:num w:numId="29">
    <w:abstractNumId w:val="85"/>
  </w:num>
  <w:num w:numId="30">
    <w:abstractNumId w:val="94"/>
  </w:num>
  <w:num w:numId="31">
    <w:abstractNumId w:val="101"/>
  </w:num>
  <w:num w:numId="32">
    <w:abstractNumId w:val="114"/>
  </w:num>
  <w:num w:numId="33">
    <w:abstractNumId w:val="4"/>
  </w:num>
  <w:num w:numId="34">
    <w:abstractNumId w:val="43"/>
  </w:num>
  <w:num w:numId="35">
    <w:abstractNumId w:val="63"/>
  </w:num>
  <w:num w:numId="36">
    <w:abstractNumId w:val="113"/>
  </w:num>
  <w:num w:numId="37">
    <w:abstractNumId w:val="34"/>
  </w:num>
  <w:num w:numId="38">
    <w:abstractNumId w:val="13"/>
  </w:num>
  <w:num w:numId="39">
    <w:abstractNumId w:val="111"/>
  </w:num>
  <w:num w:numId="40">
    <w:abstractNumId w:val="65"/>
  </w:num>
  <w:num w:numId="41">
    <w:abstractNumId w:val="31"/>
  </w:num>
  <w:num w:numId="42">
    <w:abstractNumId w:val="88"/>
  </w:num>
  <w:num w:numId="43">
    <w:abstractNumId w:val="89"/>
  </w:num>
  <w:num w:numId="44">
    <w:abstractNumId w:val="98"/>
  </w:num>
  <w:num w:numId="45">
    <w:abstractNumId w:val="47"/>
  </w:num>
  <w:num w:numId="46">
    <w:abstractNumId w:val="74"/>
  </w:num>
  <w:num w:numId="47">
    <w:abstractNumId w:val="107"/>
  </w:num>
  <w:num w:numId="48">
    <w:abstractNumId w:val="9"/>
  </w:num>
  <w:num w:numId="49">
    <w:abstractNumId w:val="22"/>
  </w:num>
  <w:num w:numId="50">
    <w:abstractNumId w:val="112"/>
  </w:num>
  <w:num w:numId="51">
    <w:abstractNumId w:val="59"/>
  </w:num>
  <w:num w:numId="52">
    <w:abstractNumId w:val="105"/>
  </w:num>
  <w:num w:numId="53">
    <w:abstractNumId w:val="17"/>
  </w:num>
  <w:num w:numId="54">
    <w:abstractNumId w:val="11"/>
  </w:num>
  <w:num w:numId="55">
    <w:abstractNumId w:val="40"/>
  </w:num>
  <w:num w:numId="56">
    <w:abstractNumId w:val="48"/>
  </w:num>
  <w:num w:numId="57">
    <w:abstractNumId w:val="90"/>
  </w:num>
  <w:num w:numId="58">
    <w:abstractNumId w:val="81"/>
  </w:num>
  <w:num w:numId="59">
    <w:abstractNumId w:val="64"/>
  </w:num>
  <w:num w:numId="60">
    <w:abstractNumId w:val="87"/>
  </w:num>
  <w:num w:numId="61">
    <w:abstractNumId w:val="8"/>
  </w:num>
  <w:num w:numId="62">
    <w:abstractNumId w:val="61"/>
  </w:num>
  <w:num w:numId="63">
    <w:abstractNumId w:val="25"/>
  </w:num>
  <w:num w:numId="64">
    <w:abstractNumId w:val="46"/>
  </w:num>
  <w:num w:numId="65">
    <w:abstractNumId w:val="55"/>
  </w:num>
  <w:num w:numId="66">
    <w:abstractNumId w:val="72"/>
  </w:num>
  <w:num w:numId="67">
    <w:abstractNumId w:val="28"/>
  </w:num>
  <w:num w:numId="68">
    <w:abstractNumId w:val="86"/>
  </w:num>
  <w:num w:numId="69">
    <w:abstractNumId w:val="82"/>
  </w:num>
  <w:num w:numId="70">
    <w:abstractNumId w:val="56"/>
  </w:num>
  <w:num w:numId="71">
    <w:abstractNumId w:val="92"/>
  </w:num>
  <w:num w:numId="72">
    <w:abstractNumId w:val="50"/>
  </w:num>
  <w:num w:numId="73">
    <w:abstractNumId w:val="104"/>
  </w:num>
  <w:num w:numId="74">
    <w:abstractNumId w:val="21"/>
  </w:num>
  <w:num w:numId="75">
    <w:abstractNumId w:val="53"/>
  </w:num>
  <w:num w:numId="76">
    <w:abstractNumId w:val="29"/>
  </w:num>
  <w:num w:numId="77">
    <w:abstractNumId w:val="30"/>
  </w:num>
  <w:num w:numId="78">
    <w:abstractNumId w:val="49"/>
  </w:num>
  <w:num w:numId="79">
    <w:abstractNumId w:val="32"/>
  </w:num>
  <w:num w:numId="80">
    <w:abstractNumId w:val="54"/>
  </w:num>
  <w:num w:numId="81">
    <w:abstractNumId w:val="58"/>
  </w:num>
  <w:num w:numId="82">
    <w:abstractNumId w:val="80"/>
  </w:num>
  <w:num w:numId="83">
    <w:abstractNumId w:val="70"/>
  </w:num>
  <w:num w:numId="84">
    <w:abstractNumId w:val="16"/>
  </w:num>
  <w:num w:numId="85">
    <w:abstractNumId w:val="68"/>
  </w:num>
  <w:num w:numId="86">
    <w:abstractNumId w:val="44"/>
  </w:num>
  <w:num w:numId="87">
    <w:abstractNumId w:val="66"/>
  </w:num>
  <w:num w:numId="88">
    <w:abstractNumId w:val="78"/>
  </w:num>
  <w:num w:numId="89">
    <w:abstractNumId w:val="20"/>
  </w:num>
  <w:num w:numId="90">
    <w:abstractNumId w:val="6"/>
  </w:num>
  <w:num w:numId="91">
    <w:abstractNumId w:val="7"/>
  </w:num>
  <w:num w:numId="92">
    <w:abstractNumId w:val="73"/>
  </w:num>
  <w:num w:numId="93">
    <w:abstractNumId w:val="102"/>
  </w:num>
  <w:num w:numId="94">
    <w:abstractNumId w:val="75"/>
  </w:num>
  <w:num w:numId="95">
    <w:abstractNumId w:val="45"/>
  </w:num>
  <w:num w:numId="96">
    <w:abstractNumId w:val="36"/>
  </w:num>
  <w:num w:numId="97">
    <w:abstractNumId w:val="19"/>
  </w:num>
  <w:num w:numId="98">
    <w:abstractNumId w:val="42"/>
  </w:num>
  <w:num w:numId="99">
    <w:abstractNumId w:val="0"/>
  </w:num>
  <w:num w:numId="100">
    <w:abstractNumId w:val="57"/>
  </w:num>
  <w:num w:numId="101">
    <w:abstractNumId w:val="23"/>
  </w:num>
  <w:num w:numId="102">
    <w:abstractNumId w:val="62"/>
  </w:num>
  <w:num w:numId="103">
    <w:abstractNumId w:val="12"/>
  </w:num>
  <w:num w:numId="104">
    <w:abstractNumId w:val="99"/>
  </w:num>
  <w:num w:numId="105">
    <w:abstractNumId w:val="10"/>
  </w:num>
  <w:num w:numId="106">
    <w:abstractNumId w:val="27"/>
  </w:num>
  <w:num w:numId="107">
    <w:abstractNumId w:val="108"/>
  </w:num>
  <w:num w:numId="108">
    <w:abstractNumId w:val="52"/>
  </w:num>
  <w:num w:numId="109">
    <w:abstractNumId w:val="14"/>
  </w:num>
  <w:num w:numId="110">
    <w:abstractNumId w:val="3"/>
  </w:num>
  <w:num w:numId="111">
    <w:abstractNumId w:val="95"/>
  </w:num>
  <w:num w:numId="112">
    <w:abstractNumId w:val="110"/>
  </w:num>
  <w:num w:numId="113">
    <w:abstractNumId w:val="15"/>
  </w:num>
  <w:num w:numId="114">
    <w:abstractNumId w:val="41"/>
  </w:num>
  <w:num w:numId="115">
    <w:abstractNumId w:val="38"/>
  </w:num>
  <w:numIdMacAtCleanup w:val="1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rson w15:author="virginia porter">
    <w15:presenceInfo w15:providerId="Windows Live" w15:userId="5ccf7f982f1a2e04"/>
  </w15:person>
  <w15:person w15:author="Walter Moore">
    <w15:presenceInfo w15:providerId="None" w15:userId="Walter Moor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2F68"/>
    <w:rsid w:val="000026FE"/>
    <w:rsid w:val="00002C00"/>
    <w:rsid w:val="00010DD4"/>
    <w:rsid w:val="0002118D"/>
    <w:rsid w:val="000409B0"/>
    <w:rsid w:val="00043FE1"/>
    <w:rsid w:val="00046BD3"/>
    <w:rsid w:val="00064900"/>
    <w:rsid w:val="000658B2"/>
    <w:rsid w:val="00084680"/>
    <w:rsid w:val="00093DD9"/>
    <w:rsid w:val="000B6DDE"/>
    <w:rsid w:val="000C540E"/>
    <w:rsid w:val="000C5CC7"/>
    <w:rsid w:val="000D2446"/>
    <w:rsid w:val="000D4B2B"/>
    <w:rsid w:val="000F0F61"/>
    <w:rsid w:val="0011042C"/>
    <w:rsid w:val="001127FA"/>
    <w:rsid w:val="00114E18"/>
    <w:rsid w:val="00121509"/>
    <w:rsid w:val="00134237"/>
    <w:rsid w:val="00134296"/>
    <w:rsid w:val="001432A7"/>
    <w:rsid w:val="001454F4"/>
    <w:rsid w:val="00173A39"/>
    <w:rsid w:val="001761CF"/>
    <w:rsid w:val="00176375"/>
    <w:rsid w:val="001821FF"/>
    <w:rsid w:val="00182990"/>
    <w:rsid w:val="00183C12"/>
    <w:rsid w:val="0019431E"/>
    <w:rsid w:val="001A3480"/>
    <w:rsid w:val="001B3B51"/>
    <w:rsid w:val="001C1758"/>
    <w:rsid w:val="001C20B8"/>
    <w:rsid w:val="001D3DF5"/>
    <w:rsid w:val="001D5388"/>
    <w:rsid w:val="001D64E9"/>
    <w:rsid w:val="001E0A41"/>
    <w:rsid w:val="001E2F68"/>
    <w:rsid w:val="001E564A"/>
    <w:rsid w:val="001E629B"/>
    <w:rsid w:val="0020193A"/>
    <w:rsid w:val="00215617"/>
    <w:rsid w:val="00216BA3"/>
    <w:rsid w:val="00217661"/>
    <w:rsid w:val="00231490"/>
    <w:rsid w:val="00233460"/>
    <w:rsid w:val="00236751"/>
    <w:rsid w:val="00242482"/>
    <w:rsid w:val="00245F76"/>
    <w:rsid w:val="00256C52"/>
    <w:rsid w:val="0029467D"/>
    <w:rsid w:val="002A3145"/>
    <w:rsid w:val="002A681E"/>
    <w:rsid w:val="002D2653"/>
    <w:rsid w:val="002E0F07"/>
    <w:rsid w:val="002F1FEB"/>
    <w:rsid w:val="002F4FED"/>
    <w:rsid w:val="002F5787"/>
    <w:rsid w:val="00303790"/>
    <w:rsid w:val="003153A8"/>
    <w:rsid w:val="00332578"/>
    <w:rsid w:val="00337330"/>
    <w:rsid w:val="003429D7"/>
    <w:rsid w:val="00346839"/>
    <w:rsid w:val="00347383"/>
    <w:rsid w:val="00347D6A"/>
    <w:rsid w:val="00353A19"/>
    <w:rsid w:val="00355641"/>
    <w:rsid w:val="003606D0"/>
    <w:rsid w:val="0038127B"/>
    <w:rsid w:val="003825CD"/>
    <w:rsid w:val="003827B9"/>
    <w:rsid w:val="003901D0"/>
    <w:rsid w:val="00394BD1"/>
    <w:rsid w:val="00395991"/>
    <w:rsid w:val="003A2B93"/>
    <w:rsid w:val="003B1112"/>
    <w:rsid w:val="003B4B5E"/>
    <w:rsid w:val="003D25F4"/>
    <w:rsid w:val="003D43F7"/>
    <w:rsid w:val="003F15B8"/>
    <w:rsid w:val="00403735"/>
    <w:rsid w:val="00412F87"/>
    <w:rsid w:val="00422644"/>
    <w:rsid w:val="00422913"/>
    <w:rsid w:val="00425DAC"/>
    <w:rsid w:val="00430A87"/>
    <w:rsid w:val="004315CA"/>
    <w:rsid w:val="0043614E"/>
    <w:rsid w:val="00450618"/>
    <w:rsid w:val="004648C2"/>
    <w:rsid w:val="00465458"/>
    <w:rsid w:val="00467D1E"/>
    <w:rsid w:val="00476FE9"/>
    <w:rsid w:val="004820BA"/>
    <w:rsid w:val="004A4274"/>
    <w:rsid w:val="004B5AD7"/>
    <w:rsid w:val="004C0BE0"/>
    <w:rsid w:val="004C18E7"/>
    <w:rsid w:val="004D0998"/>
    <w:rsid w:val="004D15CA"/>
    <w:rsid w:val="004D5DF3"/>
    <w:rsid w:val="004D606D"/>
    <w:rsid w:val="004D7710"/>
    <w:rsid w:val="004D7F44"/>
    <w:rsid w:val="004E48EF"/>
    <w:rsid w:val="004F0705"/>
    <w:rsid w:val="004F0B9A"/>
    <w:rsid w:val="00504FE4"/>
    <w:rsid w:val="00505806"/>
    <w:rsid w:val="00505E96"/>
    <w:rsid w:val="00507039"/>
    <w:rsid w:val="0051063F"/>
    <w:rsid w:val="00510C77"/>
    <w:rsid w:val="0051305D"/>
    <w:rsid w:val="005239D6"/>
    <w:rsid w:val="00557BE8"/>
    <w:rsid w:val="00561968"/>
    <w:rsid w:val="005978F0"/>
    <w:rsid w:val="005B2364"/>
    <w:rsid w:val="005B56F0"/>
    <w:rsid w:val="005D2B46"/>
    <w:rsid w:val="005D5DC2"/>
    <w:rsid w:val="005D645B"/>
    <w:rsid w:val="005E49B0"/>
    <w:rsid w:val="005E5588"/>
    <w:rsid w:val="005E6799"/>
    <w:rsid w:val="005F239D"/>
    <w:rsid w:val="005F395E"/>
    <w:rsid w:val="00612400"/>
    <w:rsid w:val="0062322B"/>
    <w:rsid w:val="00626114"/>
    <w:rsid w:val="006465E1"/>
    <w:rsid w:val="00657462"/>
    <w:rsid w:val="0067499A"/>
    <w:rsid w:val="00674FDC"/>
    <w:rsid w:val="00675D6A"/>
    <w:rsid w:val="006977CC"/>
    <w:rsid w:val="006A0F59"/>
    <w:rsid w:val="006A1D53"/>
    <w:rsid w:val="006A2697"/>
    <w:rsid w:val="006E347F"/>
    <w:rsid w:val="006F186D"/>
    <w:rsid w:val="0070687E"/>
    <w:rsid w:val="00721A76"/>
    <w:rsid w:val="00746920"/>
    <w:rsid w:val="0076641F"/>
    <w:rsid w:val="0076693B"/>
    <w:rsid w:val="00767D09"/>
    <w:rsid w:val="007A00C5"/>
    <w:rsid w:val="007C26D3"/>
    <w:rsid w:val="007D5349"/>
    <w:rsid w:val="007E1F07"/>
    <w:rsid w:val="007E483C"/>
    <w:rsid w:val="007F34BC"/>
    <w:rsid w:val="00804046"/>
    <w:rsid w:val="00806595"/>
    <w:rsid w:val="008069F1"/>
    <w:rsid w:val="00811DA5"/>
    <w:rsid w:val="0082385D"/>
    <w:rsid w:val="00824FF6"/>
    <w:rsid w:val="00825B21"/>
    <w:rsid w:val="0083205C"/>
    <w:rsid w:val="00841AB1"/>
    <w:rsid w:val="00860C19"/>
    <w:rsid w:val="0086297E"/>
    <w:rsid w:val="00866F58"/>
    <w:rsid w:val="00881558"/>
    <w:rsid w:val="008902B4"/>
    <w:rsid w:val="00890B3A"/>
    <w:rsid w:val="008916AF"/>
    <w:rsid w:val="00892FEA"/>
    <w:rsid w:val="00896E4E"/>
    <w:rsid w:val="008A42EF"/>
    <w:rsid w:val="008A4620"/>
    <w:rsid w:val="008B4229"/>
    <w:rsid w:val="008B653B"/>
    <w:rsid w:val="008B6686"/>
    <w:rsid w:val="008E113A"/>
    <w:rsid w:val="008E5FC7"/>
    <w:rsid w:val="008F1B73"/>
    <w:rsid w:val="008F6C5B"/>
    <w:rsid w:val="00904D47"/>
    <w:rsid w:val="0091429F"/>
    <w:rsid w:val="00922590"/>
    <w:rsid w:val="00926C51"/>
    <w:rsid w:val="00946FE0"/>
    <w:rsid w:val="00960CD3"/>
    <w:rsid w:val="00971B8C"/>
    <w:rsid w:val="00981EC9"/>
    <w:rsid w:val="00985E02"/>
    <w:rsid w:val="00986E16"/>
    <w:rsid w:val="00991428"/>
    <w:rsid w:val="009A18F3"/>
    <w:rsid w:val="009C4617"/>
    <w:rsid w:val="009C66DF"/>
    <w:rsid w:val="009D0974"/>
    <w:rsid w:val="009D29EE"/>
    <w:rsid w:val="009D35E6"/>
    <w:rsid w:val="009F4698"/>
    <w:rsid w:val="00A0411C"/>
    <w:rsid w:val="00A07173"/>
    <w:rsid w:val="00A16F31"/>
    <w:rsid w:val="00A22A73"/>
    <w:rsid w:val="00A37989"/>
    <w:rsid w:val="00A44CC6"/>
    <w:rsid w:val="00A53B1D"/>
    <w:rsid w:val="00A632B0"/>
    <w:rsid w:val="00A766BF"/>
    <w:rsid w:val="00A83FF2"/>
    <w:rsid w:val="00A875A6"/>
    <w:rsid w:val="00A97DB5"/>
    <w:rsid w:val="00AA5596"/>
    <w:rsid w:val="00AD20BE"/>
    <w:rsid w:val="00AD4725"/>
    <w:rsid w:val="00AE1C83"/>
    <w:rsid w:val="00AE595B"/>
    <w:rsid w:val="00AE783D"/>
    <w:rsid w:val="00AF7124"/>
    <w:rsid w:val="00B30F59"/>
    <w:rsid w:val="00B322C3"/>
    <w:rsid w:val="00B328E8"/>
    <w:rsid w:val="00B3302C"/>
    <w:rsid w:val="00B37C6B"/>
    <w:rsid w:val="00B40DC0"/>
    <w:rsid w:val="00B456D5"/>
    <w:rsid w:val="00B47E55"/>
    <w:rsid w:val="00B511C8"/>
    <w:rsid w:val="00B53691"/>
    <w:rsid w:val="00B54452"/>
    <w:rsid w:val="00B5799A"/>
    <w:rsid w:val="00B743DA"/>
    <w:rsid w:val="00B84AF8"/>
    <w:rsid w:val="00B90A79"/>
    <w:rsid w:val="00BB5A9C"/>
    <w:rsid w:val="00BD545E"/>
    <w:rsid w:val="00BF7B7F"/>
    <w:rsid w:val="00C31C4E"/>
    <w:rsid w:val="00C31CF0"/>
    <w:rsid w:val="00C41BC9"/>
    <w:rsid w:val="00C43B63"/>
    <w:rsid w:val="00C46D46"/>
    <w:rsid w:val="00C524FF"/>
    <w:rsid w:val="00C53119"/>
    <w:rsid w:val="00C55D77"/>
    <w:rsid w:val="00C567B9"/>
    <w:rsid w:val="00C75580"/>
    <w:rsid w:val="00C76383"/>
    <w:rsid w:val="00C76E65"/>
    <w:rsid w:val="00C81C73"/>
    <w:rsid w:val="00C9529B"/>
    <w:rsid w:val="00CA02CF"/>
    <w:rsid w:val="00CA35D8"/>
    <w:rsid w:val="00CB015A"/>
    <w:rsid w:val="00CD35D4"/>
    <w:rsid w:val="00CE1E04"/>
    <w:rsid w:val="00CF4658"/>
    <w:rsid w:val="00CF6F16"/>
    <w:rsid w:val="00D042C3"/>
    <w:rsid w:val="00D1111B"/>
    <w:rsid w:val="00D1590A"/>
    <w:rsid w:val="00D246F8"/>
    <w:rsid w:val="00D51903"/>
    <w:rsid w:val="00D54A40"/>
    <w:rsid w:val="00D572D2"/>
    <w:rsid w:val="00D6281B"/>
    <w:rsid w:val="00D6797E"/>
    <w:rsid w:val="00D713EC"/>
    <w:rsid w:val="00D72E7D"/>
    <w:rsid w:val="00D819DD"/>
    <w:rsid w:val="00D86B03"/>
    <w:rsid w:val="00DA260F"/>
    <w:rsid w:val="00DC3155"/>
    <w:rsid w:val="00DE2E1F"/>
    <w:rsid w:val="00DF4281"/>
    <w:rsid w:val="00DF470F"/>
    <w:rsid w:val="00E038F9"/>
    <w:rsid w:val="00E13E65"/>
    <w:rsid w:val="00E23CD2"/>
    <w:rsid w:val="00E335B3"/>
    <w:rsid w:val="00E34F0F"/>
    <w:rsid w:val="00E34F9C"/>
    <w:rsid w:val="00E60C34"/>
    <w:rsid w:val="00E639C2"/>
    <w:rsid w:val="00E6404E"/>
    <w:rsid w:val="00E65B02"/>
    <w:rsid w:val="00E83A8B"/>
    <w:rsid w:val="00E85A71"/>
    <w:rsid w:val="00E91EF9"/>
    <w:rsid w:val="00E973B9"/>
    <w:rsid w:val="00EB01ED"/>
    <w:rsid w:val="00EC1852"/>
    <w:rsid w:val="00EE6FD8"/>
    <w:rsid w:val="00F03F71"/>
    <w:rsid w:val="00F14CB7"/>
    <w:rsid w:val="00F15EE7"/>
    <w:rsid w:val="00F22377"/>
    <w:rsid w:val="00F22FBD"/>
    <w:rsid w:val="00F3710C"/>
    <w:rsid w:val="00F47480"/>
    <w:rsid w:val="00F81205"/>
    <w:rsid w:val="00F90662"/>
    <w:rsid w:val="00F970B4"/>
    <w:rsid w:val="00FA1473"/>
    <w:rsid w:val="00FA15CD"/>
    <w:rsid w:val="00FA6E74"/>
    <w:rsid w:val="00FC0693"/>
    <w:rsid w:val="00FC52BC"/>
    <w:rsid w:val="00FC7EB9"/>
    <w:rsid w:val="00FD43C6"/>
    <w:rsid w:val="00FD46E8"/>
    <w:rsid w:val="00FD79B1"/>
    <w:rsid w:val="00FE544B"/>
    <w:rsid w:val="00FF5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9949E3"/>
  <w15:docId w15:val="{738F0A9A-8E9E-4E35-8BF2-782726F72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2" w:line="250" w:lineRule="auto"/>
      <w:ind w:left="369" w:hanging="9"/>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0"/>
      <w:ind w:left="111" w:hanging="10"/>
      <w:jc w:val="center"/>
      <w:outlineLvl w:val="0"/>
    </w:pPr>
    <w:rPr>
      <w:rFonts w:ascii="Calibri" w:eastAsia="Calibri" w:hAnsi="Calibri" w:cs="Calibri"/>
      <w:b/>
      <w:color w:val="000000"/>
      <w:sz w:val="24"/>
    </w:rPr>
  </w:style>
  <w:style w:type="paragraph" w:styleId="Heading2">
    <w:name w:val="heading 2"/>
    <w:basedOn w:val="Normal"/>
    <w:next w:val="Normal"/>
    <w:link w:val="Heading2Char"/>
    <w:uiPriority w:val="9"/>
    <w:unhideWhenUsed/>
    <w:qFormat/>
    <w:rsid w:val="009D09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09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31C4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b/>
      <w:color w:val="000000"/>
      <w:sz w:val="24"/>
    </w:rPr>
  </w:style>
  <w:style w:type="character" w:customStyle="1" w:styleId="Heading2Char">
    <w:name w:val="Heading 2 Char"/>
    <w:basedOn w:val="DefaultParagraphFont"/>
    <w:link w:val="Heading2"/>
    <w:uiPriority w:val="9"/>
    <w:rsid w:val="009D09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0974"/>
    <w:rPr>
      <w:rFonts w:asciiTheme="majorHAnsi" w:eastAsiaTheme="majorEastAsia" w:hAnsiTheme="majorHAnsi" w:cstheme="majorBidi"/>
      <w:color w:val="1F3763" w:themeColor="accent1" w:themeShade="7F"/>
      <w:sz w:val="24"/>
      <w:szCs w:val="24"/>
    </w:rPr>
  </w:style>
  <w:style w:type="paragraph" w:customStyle="1" w:styleId="Body">
    <w:name w:val="Body"/>
    <w:rsid w:val="00DE2E1F"/>
    <w:pPr>
      <w:pBdr>
        <w:top w:val="nil"/>
        <w:left w:val="nil"/>
        <w:bottom w:val="nil"/>
        <w:right w:val="nil"/>
        <w:between w:val="nil"/>
        <w:bar w:val="nil"/>
      </w:pBdr>
      <w:spacing w:after="240" w:line="288" w:lineRule="auto"/>
      <w:ind w:left="101" w:right="101"/>
    </w:pPr>
    <w:rPr>
      <w:rFonts w:ascii="Calibri" w:eastAsia="Arial Unicode MS" w:hAnsi="Calibri" w:cs="Arial Unicode MS"/>
      <w:color w:val="44546A"/>
      <w:sz w:val="24"/>
      <w:szCs w:val="24"/>
      <w:u w:color="44546A"/>
      <w:bdr w:val="nil"/>
    </w:rPr>
  </w:style>
  <w:style w:type="paragraph" w:styleId="ListParagraph">
    <w:name w:val="List Paragraph"/>
    <w:basedOn w:val="Normal"/>
    <w:uiPriority w:val="99"/>
    <w:qFormat/>
    <w:rsid w:val="00DE2E1F"/>
    <w:pPr>
      <w:ind w:left="720"/>
      <w:contextualSpacing/>
    </w:pPr>
  </w:style>
  <w:style w:type="paragraph" w:styleId="Footer">
    <w:name w:val="footer"/>
    <w:basedOn w:val="Normal"/>
    <w:link w:val="FooterChar"/>
    <w:uiPriority w:val="99"/>
    <w:unhideWhenUsed/>
    <w:rsid w:val="00476FE9"/>
    <w:pPr>
      <w:tabs>
        <w:tab w:val="center" w:pos="4680"/>
        <w:tab w:val="right" w:pos="9360"/>
      </w:tabs>
      <w:spacing w:after="0" w:line="240" w:lineRule="auto"/>
      <w:ind w:left="0" w:firstLine="0"/>
      <w:jc w:val="left"/>
    </w:pPr>
    <w:rPr>
      <w:rFonts w:asciiTheme="minorHAnsi" w:eastAsiaTheme="minorHAnsi" w:hAnsiTheme="minorHAnsi" w:cstheme="minorBidi"/>
      <w:color w:val="auto"/>
      <w:sz w:val="22"/>
    </w:rPr>
  </w:style>
  <w:style w:type="character" w:customStyle="1" w:styleId="FooterChar">
    <w:name w:val="Footer Char"/>
    <w:basedOn w:val="DefaultParagraphFont"/>
    <w:link w:val="Footer"/>
    <w:uiPriority w:val="99"/>
    <w:rsid w:val="00476FE9"/>
    <w:rPr>
      <w:rFonts w:eastAsiaTheme="minorHAnsi"/>
    </w:rPr>
  </w:style>
  <w:style w:type="character" w:customStyle="1" w:styleId="netverse">
    <w:name w:val="netverse"/>
    <w:basedOn w:val="DefaultParagraphFont"/>
    <w:rsid w:val="00476FE9"/>
  </w:style>
  <w:style w:type="character" w:styleId="Hyperlink">
    <w:name w:val="Hyperlink"/>
    <w:uiPriority w:val="99"/>
    <w:unhideWhenUsed/>
    <w:rsid w:val="00476FE9"/>
    <w:rPr>
      <w:color w:val="0000FF"/>
      <w:u w:val="single"/>
    </w:rPr>
  </w:style>
  <w:style w:type="paragraph" w:customStyle="1" w:styleId="paragraph">
    <w:name w:val="paragraph"/>
    <w:basedOn w:val="Normal"/>
    <w:rsid w:val="00476FE9"/>
    <w:pPr>
      <w:spacing w:after="0" w:line="240" w:lineRule="auto"/>
      <w:ind w:left="0" w:firstLine="0"/>
      <w:jc w:val="left"/>
    </w:pPr>
    <w:rPr>
      <w:rFonts w:ascii="Times New Roman" w:eastAsia="Times New Roman" w:hAnsi="Times New Roman" w:cstheme="minorBidi"/>
      <w:color w:val="auto"/>
      <w:sz w:val="24"/>
      <w:szCs w:val="24"/>
    </w:rPr>
  </w:style>
  <w:style w:type="character" w:customStyle="1" w:styleId="normaltextrun">
    <w:name w:val="normaltextrun"/>
    <w:basedOn w:val="DefaultParagraphFont"/>
    <w:rsid w:val="00476FE9"/>
  </w:style>
  <w:style w:type="character" w:customStyle="1" w:styleId="eop">
    <w:name w:val="eop"/>
    <w:basedOn w:val="DefaultParagraphFont"/>
    <w:rsid w:val="00476FE9"/>
  </w:style>
  <w:style w:type="character" w:customStyle="1" w:styleId="apple-converted-space">
    <w:name w:val="apple-converted-space"/>
    <w:basedOn w:val="DefaultParagraphFont"/>
    <w:rsid w:val="00476FE9"/>
  </w:style>
  <w:style w:type="character" w:customStyle="1" w:styleId="s">
    <w:name w:val="s"/>
    <w:basedOn w:val="DefaultParagraphFont"/>
    <w:rsid w:val="00476FE9"/>
  </w:style>
  <w:style w:type="paragraph" w:customStyle="1" w:styleId="Style1">
    <w:name w:val="Style1"/>
    <w:basedOn w:val="Normal"/>
    <w:link w:val="Style1Char"/>
    <w:rsid w:val="00476FE9"/>
    <w:pPr>
      <w:spacing w:after="0" w:line="259" w:lineRule="auto"/>
      <w:ind w:left="0" w:firstLine="0"/>
      <w:jc w:val="center"/>
    </w:pPr>
    <w:rPr>
      <w:rFonts w:ascii="Edwardian Script ITC" w:eastAsiaTheme="minorEastAsia" w:hAnsi="Edwardian Script ITC" w:cs="Vijaya"/>
      <w:b/>
      <w:color w:val="auto"/>
      <w:sz w:val="72"/>
      <w:szCs w:val="72"/>
    </w:rPr>
  </w:style>
  <w:style w:type="character" w:customStyle="1" w:styleId="Style1Char">
    <w:name w:val="Style1 Char"/>
    <w:basedOn w:val="DefaultParagraphFont"/>
    <w:link w:val="Style1"/>
    <w:rsid w:val="00476FE9"/>
    <w:rPr>
      <w:rFonts w:ascii="Edwardian Script ITC" w:hAnsi="Edwardian Script ITC" w:cs="Vijaya"/>
      <w:b/>
      <w:sz w:val="72"/>
      <w:szCs w:val="72"/>
    </w:rPr>
  </w:style>
  <w:style w:type="paragraph" w:customStyle="1" w:styleId="poetry">
    <w:name w:val="poetry"/>
    <w:basedOn w:val="Normal"/>
    <w:rsid w:val="00CB015A"/>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customStyle="1" w:styleId="versenumber">
    <w:name w:val="versenumber"/>
    <w:basedOn w:val="DefaultParagraphFont"/>
    <w:rsid w:val="00CB015A"/>
  </w:style>
  <w:style w:type="paragraph" w:styleId="BalloonText">
    <w:name w:val="Balloon Text"/>
    <w:basedOn w:val="Normal"/>
    <w:link w:val="BalloonTextChar"/>
    <w:uiPriority w:val="99"/>
    <w:semiHidden/>
    <w:unhideWhenUsed/>
    <w:rsid w:val="009D0974"/>
    <w:pPr>
      <w:spacing w:after="0" w:line="240" w:lineRule="auto"/>
      <w:ind w:left="4" w:right="550" w:hanging="4"/>
    </w:pPr>
    <w:rPr>
      <w:rFonts w:ascii="Segoe UI" w:hAnsi="Segoe UI" w:cs="Segoe UI"/>
      <w:color w:val="221F1F"/>
      <w:sz w:val="18"/>
      <w:szCs w:val="18"/>
    </w:rPr>
  </w:style>
  <w:style w:type="character" w:customStyle="1" w:styleId="BalloonTextChar">
    <w:name w:val="Balloon Text Char"/>
    <w:basedOn w:val="DefaultParagraphFont"/>
    <w:link w:val="BalloonText"/>
    <w:uiPriority w:val="99"/>
    <w:semiHidden/>
    <w:rsid w:val="009D0974"/>
    <w:rPr>
      <w:rFonts w:ascii="Segoe UI" w:eastAsia="Calibri" w:hAnsi="Segoe UI" w:cs="Segoe UI"/>
      <w:color w:val="221F1F"/>
      <w:sz w:val="18"/>
      <w:szCs w:val="18"/>
    </w:rPr>
  </w:style>
  <w:style w:type="paragraph" w:styleId="Header">
    <w:name w:val="header"/>
    <w:basedOn w:val="Normal"/>
    <w:link w:val="HeaderChar"/>
    <w:uiPriority w:val="99"/>
    <w:unhideWhenUsed/>
    <w:rsid w:val="009D0974"/>
    <w:pPr>
      <w:tabs>
        <w:tab w:val="center" w:pos="4680"/>
        <w:tab w:val="right" w:pos="9360"/>
      </w:tabs>
      <w:spacing w:after="0" w:line="240" w:lineRule="auto"/>
      <w:ind w:left="4" w:right="550" w:hanging="4"/>
    </w:pPr>
    <w:rPr>
      <w:color w:val="221F1F"/>
      <w:sz w:val="23"/>
    </w:rPr>
  </w:style>
  <w:style w:type="character" w:customStyle="1" w:styleId="HeaderChar">
    <w:name w:val="Header Char"/>
    <w:basedOn w:val="DefaultParagraphFont"/>
    <w:link w:val="Header"/>
    <w:uiPriority w:val="99"/>
    <w:rsid w:val="009D0974"/>
    <w:rPr>
      <w:rFonts w:ascii="Calibri" w:eastAsia="Calibri" w:hAnsi="Calibri" w:cs="Calibri"/>
      <w:color w:val="221F1F"/>
      <w:sz w:val="23"/>
    </w:rPr>
  </w:style>
  <w:style w:type="paragraph" w:styleId="CommentText">
    <w:name w:val="annotation text"/>
    <w:basedOn w:val="Normal"/>
    <w:link w:val="CommentTextChar"/>
    <w:uiPriority w:val="99"/>
    <w:semiHidden/>
    <w:unhideWhenUsed/>
    <w:rsid w:val="009D0974"/>
    <w:pPr>
      <w:spacing w:after="90" w:line="240" w:lineRule="auto"/>
      <w:ind w:left="4" w:right="550" w:hanging="4"/>
    </w:pPr>
    <w:rPr>
      <w:color w:val="221F1F"/>
      <w:sz w:val="20"/>
      <w:szCs w:val="20"/>
    </w:rPr>
  </w:style>
  <w:style w:type="character" w:customStyle="1" w:styleId="CommentTextChar">
    <w:name w:val="Comment Text Char"/>
    <w:basedOn w:val="DefaultParagraphFont"/>
    <w:link w:val="CommentText"/>
    <w:uiPriority w:val="99"/>
    <w:semiHidden/>
    <w:rsid w:val="009D0974"/>
    <w:rPr>
      <w:rFonts w:ascii="Calibri" w:eastAsia="Calibri" w:hAnsi="Calibri" w:cs="Calibri"/>
      <w:color w:val="221F1F"/>
      <w:sz w:val="20"/>
      <w:szCs w:val="20"/>
    </w:rPr>
  </w:style>
  <w:style w:type="character" w:customStyle="1" w:styleId="CommentSubjectChar">
    <w:name w:val="Comment Subject Char"/>
    <w:basedOn w:val="CommentTextChar"/>
    <w:link w:val="CommentSubject"/>
    <w:uiPriority w:val="99"/>
    <w:semiHidden/>
    <w:rsid w:val="009D0974"/>
    <w:rPr>
      <w:rFonts w:ascii="Calibri" w:eastAsia="Calibri" w:hAnsi="Calibri" w:cs="Calibri"/>
      <w:b/>
      <w:bCs/>
      <w:color w:val="221F1F"/>
      <w:sz w:val="20"/>
      <w:szCs w:val="20"/>
    </w:rPr>
  </w:style>
  <w:style w:type="paragraph" w:styleId="CommentSubject">
    <w:name w:val="annotation subject"/>
    <w:basedOn w:val="CommentText"/>
    <w:next w:val="CommentText"/>
    <w:link w:val="CommentSubjectChar"/>
    <w:uiPriority w:val="99"/>
    <w:semiHidden/>
    <w:unhideWhenUsed/>
    <w:rsid w:val="009D0974"/>
    <w:rPr>
      <w:b/>
      <w:bCs/>
    </w:rPr>
  </w:style>
  <w:style w:type="paragraph" w:customStyle="1" w:styleId="bodytext">
    <w:name w:val="bodytext"/>
    <w:basedOn w:val="Normal"/>
    <w:rsid w:val="009D0974"/>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paragraph" w:styleId="TOC2">
    <w:name w:val="toc 2"/>
    <w:basedOn w:val="Normal"/>
    <w:next w:val="Normal"/>
    <w:autoRedefine/>
    <w:uiPriority w:val="39"/>
    <w:unhideWhenUsed/>
    <w:rsid w:val="009D0974"/>
    <w:pPr>
      <w:spacing w:after="0" w:line="271" w:lineRule="auto"/>
      <w:ind w:left="230" w:right="550" w:hanging="4"/>
      <w:jc w:val="left"/>
    </w:pPr>
    <w:rPr>
      <w:rFonts w:asciiTheme="minorHAnsi" w:hAnsiTheme="minorHAnsi"/>
      <w:b/>
      <w:color w:val="221F1F"/>
      <w:sz w:val="22"/>
    </w:rPr>
  </w:style>
  <w:style w:type="paragraph" w:styleId="TOC1">
    <w:name w:val="toc 1"/>
    <w:basedOn w:val="Normal"/>
    <w:next w:val="Normal"/>
    <w:autoRedefine/>
    <w:uiPriority w:val="39"/>
    <w:unhideWhenUsed/>
    <w:rsid w:val="009D0974"/>
    <w:pPr>
      <w:spacing w:before="120" w:after="0" w:line="271" w:lineRule="auto"/>
      <w:ind w:left="0" w:right="550" w:hanging="4"/>
      <w:jc w:val="left"/>
    </w:pPr>
    <w:rPr>
      <w:rFonts w:asciiTheme="minorHAnsi" w:hAnsiTheme="minorHAnsi"/>
      <w:b/>
      <w:color w:val="221F1F"/>
      <w:sz w:val="24"/>
      <w:szCs w:val="24"/>
    </w:rPr>
  </w:style>
  <w:style w:type="paragraph" w:styleId="TOC3">
    <w:name w:val="toc 3"/>
    <w:basedOn w:val="Normal"/>
    <w:next w:val="Normal"/>
    <w:autoRedefine/>
    <w:uiPriority w:val="39"/>
    <w:unhideWhenUsed/>
    <w:rsid w:val="009D0974"/>
    <w:pPr>
      <w:spacing w:after="0" w:line="271" w:lineRule="auto"/>
      <w:ind w:left="460" w:right="550" w:hanging="4"/>
      <w:jc w:val="left"/>
    </w:pPr>
    <w:rPr>
      <w:rFonts w:asciiTheme="minorHAnsi" w:hAnsiTheme="minorHAnsi"/>
      <w:color w:val="221F1F"/>
      <w:sz w:val="22"/>
    </w:rPr>
  </w:style>
  <w:style w:type="paragraph" w:styleId="TOC4">
    <w:name w:val="toc 4"/>
    <w:basedOn w:val="Normal"/>
    <w:next w:val="Normal"/>
    <w:autoRedefine/>
    <w:uiPriority w:val="39"/>
    <w:unhideWhenUsed/>
    <w:rsid w:val="009D0974"/>
    <w:pPr>
      <w:spacing w:after="0" w:line="271" w:lineRule="auto"/>
      <w:ind w:left="690" w:right="550" w:hanging="4"/>
      <w:jc w:val="left"/>
    </w:pPr>
    <w:rPr>
      <w:rFonts w:asciiTheme="minorHAnsi" w:hAnsiTheme="minorHAnsi"/>
      <w:color w:val="221F1F"/>
      <w:sz w:val="20"/>
      <w:szCs w:val="20"/>
    </w:rPr>
  </w:style>
  <w:style w:type="paragraph" w:styleId="TOC5">
    <w:name w:val="toc 5"/>
    <w:basedOn w:val="Normal"/>
    <w:next w:val="Normal"/>
    <w:autoRedefine/>
    <w:uiPriority w:val="39"/>
    <w:unhideWhenUsed/>
    <w:rsid w:val="009D0974"/>
    <w:pPr>
      <w:spacing w:after="0" w:line="271" w:lineRule="auto"/>
      <w:ind w:left="920" w:right="550" w:hanging="4"/>
      <w:jc w:val="left"/>
    </w:pPr>
    <w:rPr>
      <w:rFonts w:asciiTheme="minorHAnsi" w:hAnsiTheme="minorHAnsi"/>
      <w:color w:val="221F1F"/>
      <w:sz w:val="20"/>
      <w:szCs w:val="20"/>
    </w:rPr>
  </w:style>
  <w:style w:type="paragraph" w:styleId="TOC6">
    <w:name w:val="toc 6"/>
    <w:basedOn w:val="Normal"/>
    <w:next w:val="Normal"/>
    <w:autoRedefine/>
    <w:uiPriority w:val="39"/>
    <w:unhideWhenUsed/>
    <w:rsid w:val="009D0974"/>
    <w:pPr>
      <w:spacing w:after="0" w:line="271" w:lineRule="auto"/>
      <w:ind w:left="1150" w:right="550" w:hanging="4"/>
      <w:jc w:val="left"/>
    </w:pPr>
    <w:rPr>
      <w:rFonts w:asciiTheme="minorHAnsi" w:hAnsiTheme="minorHAnsi"/>
      <w:color w:val="221F1F"/>
      <w:sz w:val="20"/>
      <w:szCs w:val="20"/>
    </w:rPr>
  </w:style>
  <w:style w:type="paragraph" w:styleId="TOC7">
    <w:name w:val="toc 7"/>
    <w:basedOn w:val="Normal"/>
    <w:next w:val="Normal"/>
    <w:autoRedefine/>
    <w:uiPriority w:val="39"/>
    <w:unhideWhenUsed/>
    <w:rsid w:val="009D0974"/>
    <w:pPr>
      <w:spacing w:after="0" w:line="271" w:lineRule="auto"/>
      <w:ind w:left="1380" w:right="550" w:hanging="4"/>
      <w:jc w:val="left"/>
    </w:pPr>
    <w:rPr>
      <w:rFonts w:asciiTheme="minorHAnsi" w:hAnsiTheme="minorHAnsi"/>
      <w:color w:val="221F1F"/>
      <w:sz w:val="20"/>
      <w:szCs w:val="20"/>
    </w:rPr>
  </w:style>
  <w:style w:type="paragraph" w:styleId="TOC8">
    <w:name w:val="toc 8"/>
    <w:basedOn w:val="Normal"/>
    <w:next w:val="Normal"/>
    <w:autoRedefine/>
    <w:uiPriority w:val="39"/>
    <w:unhideWhenUsed/>
    <w:rsid w:val="009D0974"/>
    <w:pPr>
      <w:spacing w:after="0" w:line="271" w:lineRule="auto"/>
      <w:ind w:left="1610" w:right="550" w:hanging="4"/>
      <w:jc w:val="left"/>
    </w:pPr>
    <w:rPr>
      <w:rFonts w:asciiTheme="minorHAnsi" w:hAnsiTheme="minorHAnsi"/>
      <w:color w:val="221F1F"/>
      <w:sz w:val="20"/>
      <w:szCs w:val="20"/>
    </w:rPr>
  </w:style>
  <w:style w:type="paragraph" w:styleId="TOC9">
    <w:name w:val="toc 9"/>
    <w:basedOn w:val="Normal"/>
    <w:next w:val="Normal"/>
    <w:autoRedefine/>
    <w:uiPriority w:val="39"/>
    <w:unhideWhenUsed/>
    <w:rsid w:val="009D0974"/>
    <w:pPr>
      <w:spacing w:after="0" w:line="271" w:lineRule="auto"/>
      <w:ind w:left="1840" w:right="550" w:hanging="4"/>
      <w:jc w:val="left"/>
    </w:pPr>
    <w:rPr>
      <w:rFonts w:asciiTheme="minorHAnsi" w:hAnsiTheme="minorHAnsi"/>
      <w:color w:val="221F1F"/>
      <w:sz w:val="20"/>
      <w:szCs w:val="20"/>
    </w:rPr>
  </w:style>
  <w:style w:type="paragraph" w:customStyle="1" w:styleId="Header1-Style2">
    <w:name w:val="Header 1 - Style2"/>
    <w:basedOn w:val="Heading1"/>
    <w:next w:val="Heading1"/>
    <w:qFormat/>
    <w:rsid w:val="009D0974"/>
    <w:pPr>
      <w:ind w:left="161" w:right="38"/>
    </w:pPr>
    <w:rPr>
      <w:rFonts w:ascii="Edwardian Script ITC" w:eastAsia="Times New Roman" w:hAnsi="Edwardian Script ITC" w:cstheme="minorHAnsi"/>
      <w:sz w:val="72"/>
      <w:szCs w:val="72"/>
      <w:u w:color="000000"/>
    </w:rPr>
  </w:style>
  <w:style w:type="paragraph" w:customStyle="1" w:styleId="Header2-Style2">
    <w:name w:val="Header 2  - Style2"/>
    <w:basedOn w:val="Heading2"/>
    <w:qFormat/>
    <w:rsid w:val="009D0974"/>
    <w:pPr>
      <w:spacing w:before="0" w:after="50" w:line="259" w:lineRule="auto"/>
      <w:ind w:left="304" w:right="317" w:hanging="10"/>
      <w:jc w:val="center"/>
    </w:pPr>
    <w:rPr>
      <w:rFonts w:ascii="Edwardian Script ITC" w:eastAsia="Calibri" w:hAnsi="Edwardian Script ITC" w:cs="Calibri"/>
      <w:color w:val="221F1F"/>
      <w:sz w:val="72"/>
      <w:szCs w:val="72"/>
    </w:rPr>
  </w:style>
  <w:style w:type="paragraph" w:customStyle="1" w:styleId="Header3-Style2">
    <w:name w:val="Header 3 - Style2"/>
    <w:basedOn w:val="Heading3"/>
    <w:next w:val="Normal"/>
    <w:qFormat/>
    <w:rsid w:val="009D0974"/>
    <w:pPr>
      <w:spacing w:before="0" w:after="1" w:line="259" w:lineRule="auto"/>
      <w:ind w:left="689" w:right="838" w:hanging="10"/>
      <w:jc w:val="center"/>
    </w:pPr>
    <w:rPr>
      <w:rFonts w:ascii="Calibri" w:eastAsia="Calibri" w:hAnsi="Calibri" w:cs="Calibri"/>
      <w:b/>
      <w:color w:val="221F1F"/>
      <w:sz w:val="28"/>
      <w:szCs w:val="22"/>
    </w:rPr>
  </w:style>
  <w:style w:type="paragraph" w:customStyle="1" w:styleId="Header3-Style2b">
    <w:name w:val="Header 3 - Style2b"/>
    <w:basedOn w:val="Heading3"/>
    <w:autoRedefine/>
    <w:qFormat/>
    <w:rsid w:val="00C75580"/>
    <w:pPr>
      <w:spacing w:before="0" w:after="1" w:line="259" w:lineRule="auto"/>
      <w:ind w:left="0" w:right="-288" w:firstLine="0"/>
    </w:pPr>
    <w:rPr>
      <w:rFonts w:ascii="Calibri" w:eastAsia="Calibri" w:hAnsi="Calibri" w:cs="Calibri"/>
      <w:color w:val="221F1F"/>
    </w:rPr>
  </w:style>
  <w:style w:type="paragraph" w:customStyle="1" w:styleId="Header3-Style2c">
    <w:name w:val="Header 3 - Style2c"/>
    <w:basedOn w:val="Heading3"/>
    <w:qFormat/>
    <w:rsid w:val="009D0974"/>
    <w:pPr>
      <w:spacing w:before="0" w:after="127" w:line="259" w:lineRule="auto"/>
      <w:ind w:left="10" w:right="76" w:hanging="10"/>
      <w:jc w:val="center"/>
    </w:pPr>
    <w:rPr>
      <w:rFonts w:ascii="Calibri" w:eastAsia="Calibri" w:hAnsi="Calibri" w:cs="Calibri"/>
      <w:color w:val="221F1F"/>
      <w:sz w:val="36"/>
      <w:szCs w:val="22"/>
    </w:rPr>
  </w:style>
  <w:style w:type="character" w:styleId="UnresolvedMention">
    <w:name w:val="Unresolved Mention"/>
    <w:basedOn w:val="DefaultParagraphFont"/>
    <w:uiPriority w:val="99"/>
    <w:rsid w:val="009D0974"/>
    <w:rPr>
      <w:color w:val="605E5C"/>
      <w:shd w:val="clear" w:color="auto" w:fill="E1DFDD"/>
    </w:rPr>
  </w:style>
  <w:style w:type="character" w:styleId="PageNumber">
    <w:name w:val="page number"/>
    <w:basedOn w:val="DefaultParagraphFont"/>
    <w:uiPriority w:val="99"/>
    <w:semiHidden/>
    <w:unhideWhenUsed/>
    <w:rsid w:val="009D0974"/>
  </w:style>
  <w:style w:type="paragraph" w:styleId="NoSpacing">
    <w:name w:val="No Spacing"/>
    <w:uiPriority w:val="1"/>
    <w:qFormat/>
    <w:rsid w:val="00971B8C"/>
    <w:pPr>
      <w:spacing w:after="0" w:line="240" w:lineRule="auto"/>
      <w:ind w:left="369" w:hanging="9"/>
      <w:jc w:val="both"/>
    </w:pPr>
    <w:rPr>
      <w:rFonts w:ascii="Calibri" w:eastAsia="Calibri" w:hAnsi="Calibri" w:cs="Calibri"/>
      <w:color w:val="000000"/>
      <w:sz w:val="28"/>
    </w:rPr>
  </w:style>
  <w:style w:type="character" w:customStyle="1" w:styleId="Heading4Char">
    <w:name w:val="Heading 4 Char"/>
    <w:basedOn w:val="DefaultParagraphFont"/>
    <w:link w:val="Heading4"/>
    <w:uiPriority w:val="9"/>
    <w:rsid w:val="00C31C4E"/>
    <w:rPr>
      <w:rFonts w:asciiTheme="majorHAnsi" w:eastAsiaTheme="majorEastAsia" w:hAnsiTheme="majorHAnsi" w:cstheme="majorBidi"/>
      <w:i/>
      <w:iCs/>
      <w:color w:val="2F5496"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46464">
      <w:bodyDiv w:val="1"/>
      <w:marLeft w:val="0"/>
      <w:marRight w:val="0"/>
      <w:marTop w:val="0"/>
      <w:marBottom w:val="0"/>
      <w:divBdr>
        <w:top w:val="none" w:sz="0" w:space="0" w:color="auto"/>
        <w:left w:val="none" w:sz="0" w:space="0" w:color="auto"/>
        <w:bottom w:val="none" w:sz="0" w:space="0" w:color="auto"/>
        <w:right w:val="none" w:sz="0" w:space="0" w:color="auto"/>
      </w:divBdr>
    </w:div>
    <w:div w:id="1080835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newhopegirls.com" TargetMode="External"/><Relationship Id="rId13"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42</Pages>
  <Words>17329</Words>
  <Characters>98779</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cp:lastModifiedBy>virginia porter</cp:lastModifiedBy>
  <cp:revision>2</cp:revision>
  <cp:lastPrinted>2019-02-21T04:39:00Z</cp:lastPrinted>
  <dcterms:created xsi:type="dcterms:W3CDTF">2019-02-21T13:33:00Z</dcterms:created>
  <dcterms:modified xsi:type="dcterms:W3CDTF">2019-02-21T13:33:00Z</dcterms:modified>
</cp:coreProperties>
</file>